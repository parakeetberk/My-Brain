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6F91A" w14:textId="77777777" w:rsidR="00300C48" w:rsidRDefault="00300C48">
      <w:r>
        <w:t>Sales Process-</w:t>
      </w:r>
    </w:p>
    <w:p w14:paraId="5F2777D5" w14:textId="508D7323" w:rsidR="00E830B2" w:rsidRDefault="00300C48">
      <w:r>
        <w:t>Offer accepted –</w:t>
      </w:r>
    </w:p>
    <w:p w14:paraId="36F492C8" w14:textId="6E33E9E2" w:rsidR="00030099" w:rsidRDefault="005610E5" w:rsidP="00300C48">
      <w:pPr>
        <w:pStyle w:val="ListParagraph"/>
        <w:numPr>
          <w:ilvl w:val="0"/>
          <w:numId w:val="1"/>
        </w:numPr>
      </w:pPr>
      <w:r>
        <w:t>Verbal offer is accepted -</w:t>
      </w:r>
      <w:r w:rsidR="00030099">
        <w:t>Write out purchase agreement</w:t>
      </w:r>
    </w:p>
    <w:p w14:paraId="2A873D32" w14:textId="3B7D02D2" w:rsidR="00300C48" w:rsidRDefault="005610E5" w:rsidP="00300C48">
      <w:pPr>
        <w:pStyle w:val="ListParagraph"/>
        <w:numPr>
          <w:ilvl w:val="0"/>
          <w:numId w:val="1"/>
        </w:numPr>
      </w:pPr>
      <w:r>
        <w:t xml:space="preserve">Submit </w:t>
      </w:r>
      <w:r w:rsidR="00300C48">
        <w:t>Offer form – (</w:t>
      </w:r>
      <w:proofErr w:type="spellStart"/>
      <w:r w:rsidR="00300C48">
        <w:t>jotform</w:t>
      </w:r>
      <w:proofErr w:type="spellEnd"/>
      <w:r w:rsidR="00300C48">
        <w:t xml:space="preserve">) </w:t>
      </w:r>
    </w:p>
    <w:p w14:paraId="371D377A" w14:textId="4552CD22" w:rsidR="00300C48" w:rsidRDefault="00300C48" w:rsidP="00300C48">
      <w:pPr>
        <w:pStyle w:val="ListParagraph"/>
        <w:numPr>
          <w:ilvl w:val="1"/>
          <w:numId w:val="1"/>
        </w:numPr>
      </w:pPr>
      <w:r>
        <w:t>Purchase agreement is uploaded to offer form and sent in for approval</w:t>
      </w:r>
    </w:p>
    <w:p w14:paraId="1F64EB82" w14:textId="5F59DB45" w:rsidR="00300C48" w:rsidRDefault="004B7466" w:rsidP="00300C48">
      <w:pPr>
        <w:pStyle w:val="ListParagraph"/>
        <w:numPr>
          <w:ilvl w:val="1"/>
          <w:numId w:val="1"/>
        </w:numPr>
      </w:pPr>
      <w:r>
        <w:t xml:space="preserve">Approved or denied (sales) </w:t>
      </w:r>
    </w:p>
    <w:p w14:paraId="27329B79" w14:textId="18D783C4" w:rsidR="004B7466" w:rsidRDefault="004B7466" w:rsidP="004B7466">
      <w:pPr>
        <w:pStyle w:val="ListParagraph"/>
        <w:numPr>
          <w:ilvl w:val="0"/>
          <w:numId w:val="1"/>
        </w:numPr>
      </w:pPr>
      <w:r>
        <w:t>Sale is approved-</w:t>
      </w:r>
    </w:p>
    <w:p w14:paraId="16079BD8" w14:textId="73E82AD1" w:rsidR="004B7466" w:rsidRDefault="004B7466" w:rsidP="004B7466">
      <w:pPr>
        <w:pStyle w:val="ListParagraph"/>
        <w:numPr>
          <w:ilvl w:val="1"/>
          <w:numId w:val="1"/>
        </w:numPr>
      </w:pPr>
      <w:r>
        <w:t>Notification sent to (Tonya) who will change listing to pending sale.</w:t>
      </w:r>
    </w:p>
    <w:p w14:paraId="37222CDD" w14:textId="2CBF8AC3" w:rsidR="004B7466" w:rsidRDefault="004B7466" w:rsidP="004B7466">
      <w:pPr>
        <w:pStyle w:val="ListParagraph"/>
        <w:numPr>
          <w:ilvl w:val="0"/>
          <w:numId w:val="1"/>
        </w:numPr>
      </w:pPr>
      <w:r>
        <w:t>Prospect is given online application link to apply for residency-</w:t>
      </w:r>
    </w:p>
    <w:p w14:paraId="39DF4331" w14:textId="7AD42C1A" w:rsidR="004B7466" w:rsidRDefault="004B7466" w:rsidP="004B7466">
      <w:pPr>
        <w:pStyle w:val="ListParagraph"/>
        <w:numPr>
          <w:ilvl w:val="1"/>
          <w:numId w:val="1"/>
        </w:numPr>
      </w:pPr>
      <w:r>
        <w:t xml:space="preserve">Tonya reviews prospect account to see if they are approved – </w:t>
      </w:r>
    </w:p>
    <w:p w14:paraId="13B74954" w14:textId="68BF6967" w:rsidR="004B7466" w:rsidRDefault="004B7466" w:rsidP="004B7466">
      <w:pPr>
        <w:pStyle w:val="ListParagraph"/>
        <w:numPr>
          <w:ilvl w:val="2"/>
          <w:numId w:val="1"/>
        </w:numPr>
      </w:pPr>
      <w:r>
        <w:t>Yes- move forward with closing documents</w:t>
      </w:r>
      <w:r w:rsidR="00582774">
        <w:t xml:space="preserve">  </w:t>
      </w:r>
    </w:p>
    <w:p w14:paraId="10E735C7" w14:textId="0514B1E6" w:rsidR="00582774" w:rsidRDefault="00582774" w:rsidP="00582774">
      <w:pPr>
        <w:pStyle w:val="ListParagraph"/>
        <w:numPr>
          <w:ilvl w:val="3"/>
          <w:numId w:val="1"/>
        </w:numPr>
      </w:pPr>
      <w:r>
        <w:t>Grab ID for documents</w:t>
      </w:r>
    </w:p>
    <w:p w14:paraId="3E1C93DF" w14:textId="49CDB1AF" w:rsidR="004B7466" w:rsidRDefault="004B7466" w:rsidP="004B7466">
      <w:pPr>
        <w:pStyle w:val="ListParagraph"/>
        <w:numPr>
          <w:ilvl w:val="2"/>
          <w:numId w:val="1"/>
        </w:numPr>
      </w:pPr>
      <w:r>
        <w:t>No- Tonya to update listing back to for sale</w:t>
      </w:r>
    </w:p>
    <w:p w14:paraId="6461467E" w14:textId="53684916" w:rsidR="004B7466" w:rsidRDefault="004B7466" w:rsidP="004B7466">
      <w:pPr>
        <w:pStyle w:val="ListParagraph"/>
        <w:numPr>
          <w:ilvl w:val="0"/>
          <w:numId w:val="1"/>
        </w:numPr>
      </w:pPr>
      <w:r>
        <w:t>Cash sale – moves through too closing docs</w:t>
      </w:r>
    </w:p>
    <w:p w14:paraId="221F9640" w14:textId="25143D8F" w:rsidR="004B7466" w:rsidRDefault="004B7466" w:rsidP="004B7466">
      <w:pPr>
        <w:pStyle w:val="ListParagraph"/>
        <w:numPr>
          <w:ilvl w:val="1"/>
          <w:numId w:val="1"/>
        </w:numPr>
      </w:pPr>
      <w:r>
        <w:t>All closing documents are sent to Melanie by Tonya</w:t>
      </w:r>
      <w:r w:rsidR="00784F63">
        <w:t xml:space="preserve"> via link to closing folder. </w:t>
      </w:r>
    </w:p>
    <w:p w14:paraId="41738029" w14:textId="77777777" w:rsidR="00DF4CE8" w:rsidRDefault="00DF4CE8" w:rsidP="00DF4CE8">
      <w:pPr>
        <w:pStyle w:val="ListParagraph"/>
        <w:numPr>
          <w:ilvl w:val="2"/>
          <w:numId w:val="1"/>
        </w:numPr>
      </w:pPr>
      <w:r>
        <w:t>Closing checklist</w:t>
      </w:r>
    </w:p>
    <w:p w14:paraId="122AA9BF" w14:textId="34266EC0" w:rsidR="00DF4CE8" w:rsidRDefault="00DF4CE8" w:rsidP="00DF4CE8">
      <w:pPr>
        <w:pStyle w:val="ListParagraph"/>
        <w:numPr>
          <w:ilvl w:val="3"/>
          <w:numId w:val="1"/>
        </w:numPr>
      </w:pPr>
      <w:r>
        <w:t>Purchase agreement</w:t>
      </w:r>
    </w:p>
    <w:p w14:paraId="51E14BC1" w14:textId="79273F95" w:rsidR="00DF4CE8" w:rsidRDefault="00DF4CE8" w:rsidP="00DF4CE8">
      <w:pPr>
        <w:pStyle w:val="ListParagraph"/>
        <w:numPr>
          <w:ilvl w:val="3"/>
          <w:numId w:val="1"/>
        </w:numPr>
      </w:pPr>
      <w:r>
        <w:t>Flood addendum</w:t>
      </w:r>
    </w:p>
    <w:p w14:paraId="065266E8" w14:textId="2DAC5040" w:rsidR="00DF4CE8" w:rsidRDefault="00DF4CE8" w:rsidP="00DF4CE8">
      <w:pPr>
        <w:pStyle w:val="ListParagraph"/>
        <w:numPr>
          <w:ilvl w:val="3"/>
          <w:numId w:val="1"/>
        </w:numPr>
      </w:pPr>
      <w:r>
        <w:t>Closing worksheet including sales tax</w:t>
      </w:r>
    </w:p>
    <w:p w14:paraId="51EEF9D0" w14:textId="53E1550E" w:rsidR="00DF4CE8" w:rsidRDefault="00DF4CE8" w:rsidP="00FD72A6">
      <w:pPr>
        <w:pStyle w:val="ListParagraph"/>
        <w:numPr>
          <w:ilvl w:val="3"/>
          <w:numId w:val="1"/>
        </w:numPr>
      </w:pPr>
      <w:r>
        <w:t>Form 500 for SC</w:t>
      </w:r>
    </w:p>
    <w:p w14:paraId="32E7C479" w14:textId="596C9558" w:rsidR="00784F63" w:rsidRDefault="00FD72A6" w:rsidP="00784F63">
      <w:pPr>
        <w:pStyle w:val="ListParagraph"/>
        <w:numPr>
          <w:ilvl w:val="3"/>
          <w:numId w:val="1"/>
        </w:numPr>
      </w:pPr>
      <w:r>
        <w:t xml:space="preserve">Bill of </w:t>
      </w:r>
      <w:proofErr w:type="gramStart"/>
      <w:r>
        <w:t>sale</w:t>
      </w:r>
      <w:proofErr w:type="gramEnd"/>
    </w:p>
    <w:p w14:paraId="144FCEED" w14:textId="248882E3" w:rsidR="00A873FC" w:rsidRDefault="00A873FC" w:rsidP="00FD72A6">
      <w:pPr>
        <w:pStyle w:val="ListParagraph"/>
        <w:numPr>
          <w:ilvl w:val="3"/>
          <w:numId w:val="1"/>
        </w:numPr>
      </w:pPr>
      <w:r>
        <w:t xml:space="preserve">Payment wire or certified bank check. </w:t>
      </w:r>
    </w:p>
    <w:p w14:paraId="3E361F37" w14:textId="77777777" w:rsidR="00CE34A0" w:rsidRDefault="00CE34A0" w:rsidP="00CE34A0"/>
    <w:p w14:paraId="6B042EB3" w14:textId="75729C80" w:rsidR="00DF4CE8" w:rsidRDefault="00DF4CE8" w:rsidP="00DF4CE8">
      <w:pPr>
        <w:pStyle w:val="ListParagraph"/>
        <w:numPr>
          <w:ilvl w:val="1"/>
          <w:numId w:val="1"/>
        </w:numPr>
      </w:pPr>
      <w:r>
        <w:t>Accounting to request pay off letters from lenders</w:t>
      </w:r>
      <w:r w:rsidR="006178F7">
        <w:t xml:space="preserve">- </w:t>
      </w:r>
    </w:p>
    <w:p w14:paraId="0B01B967" w14:textId="2E4C921F" w:rsidR="00DF4CE8" w:rsidRDefault="00DF4CE8" w:rsidP="00DF4CE8">
      <w:pPr>
        <w:pStyle w:val="ListParagraph"/>
        <w:numPr>
          <w:ilvl w:val="2"/>
          <w:numId w:val="1"/>
        </w:numPr>
      </w:pPr>
      <w:r>
        <w:t>Loan payoff confirmations</w:t>
      </w:r>
    </w:p>
    <w:p w14:paraId="6B47B2A3" w14:textId="36097533" w:rsidR="007A00DE" w:rsidRDefault="007A00DE" w:rsidP="00DF4CE8">
      <w:pPr>
        <w:pStyle w:val="ListParagraph"/>
        <w:numPr>
          <w:ilvl w:val="2"/>
          <w:numId w:val="1"/>
        </w:numPr>
      </w:pPr>
      <w:r>
        <w:t>Insurance cancellation</w:t>
      </w:r>
    </w:p>
    <w:p w14:paraId="2BE5E9C1" w14:textId="52D0A75E" w:rsidR="00CE34A0" w:rsidRDefault="00517619" w:rsidP="00CE34A0">
      <w:pPr>
        <w:pStyle w:val="ListParagraph"/>
        <w:numPr>
          <w:ilvl w:val="2"/>
          <w:numId w:val="1"/>
        </w:numPr>
      </w:pPr>
      <w:r>
        <w:t xml:space="preserve">Funds from </w:t>
      </w:r>
      <w:proofErr w:type="gramStart"/>
      <w:r>
        <w:t>buyer</w:t>
      </w:r>
      <w:proofErr w:type="gramEnd"/>
      <w:r>
        <w:t xml:space="preserve"> used first </w:t>
      </w:r>
      <w:r w:rsidR="00B76BE9">
        <w:t xml:space="preserve">for </w:t>
      </w:r>
      <w:r>
        <w:t>balance paid once</w:t>
      </w:r>
      <w:r w:rsidR="00AA15C0">
        <w:t xml:space="preserve"> owed amount is</w:t>
      </w:r>
      <w:r>
        <w:t xml:space="preserve"> verified</w:t>
      </w:r>
      <w:r w:rsidR="00AA15C0">
        <w:t>.</w:t>
      </w:r>
    </w:p>
    <w:p w14:paraId="511F533D" w14:textId="0430D011" w:rsidR="004B7466" w:rsidRDefault="004B7466" w:rsidP="00AA15C0">
      <w:pPr>
        <w:pStyle w:val="ListParagraph"/>
        <w:numPr>
          <w:ilvl w:val="0"/>
          <w:numId w:val="1"/>
        </w:numPr>
      </w:pPr>
      <w:r>
        <w:t>Mortgage sale- prospect given links for mortgage companies to apply</w:t>
      </w:r>
    </w:p>
    <w:p w14:paraId="2410304C" w14:textId="77777777" w:rsidR="00300C48" w:rsidRDefault="00300C48"/>
    <w:p w14:paraId="1AD6035D" w14:textId="77777777" w:rsidR="00300C48" w:rsidRDefault="00300C48"/>
    <w:p w14:paraId="14EBD86C" w14:textId="77777777" w:rsidR="006D43A7" w:rsidRDefault="006D43A7" w:rsidP="00300C48"/>
    <w:p w14:paraId="72D69E47" w14:textId="77777777" w:rsidR="006D43A7" w:rsidRDefault="006D43A7" w:rsidP="00300C48"/>
    <w:p w14:paraId="70D91359" w14:textId="77777777" w:rsidR="006D43A7" w:rsidRDefault="006D43A7" w:rsidP="00300C48"/>
    <w:p w14:paraId="6407EFC9" w14:textId="514DBF2A" w:rsidR="00300C48" w:rsidRPr="006860C4" w:rsidRDefault="00300C48" w:rsidP="00300C48">
      <w:pPr>
        <w:rPr>
          <w:color w:val="EE0000"/>
        </w:rPr>
      </w:pPr>
      <w:r w:rsidRPr="006860C4">
        <w:rPr>
          <w:color w:val="EE0000"/>
        </w:rPr>
        <w:lastRenderedPageBreak/>
        <w:t>Welcome packet for new home buyer-</w:t>
      </w:r>
      <w:r w:rsidR="00FD72A6" w:rsidRPr="006860C4">
        <w:rPr>
          <w:color w:val="EE0000"/>
        </w:rPr>
        <w:t xml:space="preserve"> Melanie</w:t>
      </w:r>
      <w:r w:rsidR="006860C4">
        <w:rPr>
          <w:color w:val="EE0000"/>
        </w:rPr>
        <w:t xml:space="preserve">- is this a link to signable docs? Or is this old school print </w:t>
      </w:r>
      <w:proofErr w:type="gramStart"/>
      <w:r w:rsidR="006860C4">
        <w:rPr>
          <w:color w:val="EE0000"/>
        </w:rPr>
        <w:t>outs</w:t>
      </w:r>
      <w:proofErr w:type="gramEnd"/>
      <w:r w:rsidR="006860C4">
        <w:rPr>
          <w:color w:val="EE0000"/>
        </w:rPr>
        <w:t xml:space="preserve"> mailed and then scanned back. </w:t>
      </w:r>
    </w:p>
    <w:p w14:paraId="1ED02D82" w14:textId="786D728B" w:rsidR="00FD72A6" w:rsidRDefault="00FD72A6" w:rsidP="00300C48">
      <w:r>
        <w:tab/>
        <w:t>Folder/bag/keychain: (return label)</w:t>
      </w:r>
    </w:p>
    <w:p w14:paraId="03E6409F" w14:textId="1998AEFB" w:rsidR="00FD72A6" w:rsidRDefault="00FD72A6" w:rsidP="00FD72A6">
      <w:pPr>
        <w:pStyle w:val="ListParagraph"/>
        <w:numPr>
          <w:ilvl w:val="3"/>
          <w:numId w:val="1"/>
        </w:numPr>
      </w:pPr>
      <w:r>
        <w:t>Welcome letter</w:t>
      </w:r>
    </w:p>
    <w:p w14:paraId="1BC2C39B" w14:textId="43D06C8E" w:rsidR="00FD72A6" w:rsidRDefault="00FD72A6" w:rsidP="00FD72A6">
      <w:pPr>
        <w:pStyle w:val="ListParagraph"/>
        <w:numPr>
          <w:ilvl w:val="3"/>
          <w:numId w:val="1"/>
        </w:numPr>
      </w:pPr>
      <w:r>
        <w:t>Things to do in the area</w:t>
      </w:r>
    </w:p>
    <w:p w14:paraId="10993DDD" w14:textId="2936C639" w:rsidR="00FD72A6" w:rsidRDefault="00FD72A6" w:rsidP="00FD72A6">
      <w:pPr>
        <w:pStyle w:val="ListParagraph"/>
        <w:numPr>
          <w:ilvl w:val="3"/>
          <w:numId w:val="1"/>
        </w:numPr>
      </w:pPr>
      <w:r>
        <w:t xml:space="preserve">Lease </w:t>
      </w:r>
    </w:p>
    <w:p w14:paraId="2056EB6E" w14:textId="00210E9C" w:rsidR="00FD72A6" w:rsidRDefault="00FD72A6" w:rsidP="00FD72A6">
      <w:pPr>
        <w:pStyle w:val="ListParagraph"/>
        <w:numPr>
          <w:ilvl w:val="3"/>
          <w:numId w:val="1"/>
        </w:numPr>
      </w:pPr>
      <w:r>
        <w:t>Prospectus</w:t>
      </w:r>
    </w:p>
    <w:p w14:paraId="42B544E8" w14:textId="0371E824" w:rsidR="00FD72A6" w:rsidRDefault="00FD72A6" w:rsidP="00FD72A6">
      <w:pPr>
        <w:pStyle w:val="ListParagraph"/>
        <w:numPr>
          <w:ilvl w:val="3"/>
          <w:numId w:val="1"/>
        </w:numPr>
      </w:pPr>
      <w:r>
        <w:t>Rules and regulations</w:t>
      </w:r>
    </w:p>
    <w:p w14:paraId="7C084174" w14:textId="3621C8CE" w:rsidR="00FD72A6" w:rsidRDefault="00FD72A6" w:rsidP="00FD72A6">
      <w:pPr>
        <w:pStyle w:val="ListParagraph"/>
        <w:numPr>
          <w:ilvl w:val="3"/>
          <w:numId w:val="1"/>
        </w:numPr>
      </w:pPr>
      <w:r>
        <w:t>Purchase agreement</w:t>
      </w:r>
    </w:p>
    <w:p w14:paraId="1FB4C7F6" w14:textId="63F911FC" w:rsidR="00FD72A6" w:rsidRDefault="00FD72A6" w:rsidP="00FD72A6">
      <w:pPr>
        <w:pStyle w:val="ListParagraph"/>
        <w:numPr>
          <w:ilvl w:val="3"/>
          <w:numId w:val="1"/>
        </w:numPr>
      </w:pPr>
      <w:r>
        <w:t>Flood addendum</w:t>
      </w:r>
    </w:p>
    <w:p w14:paraId="108BB6C2" w14:textId="0592DF46" w:rsidR="00FD72A6" w:rsidRDefault="00FD72A6" w:rsidP="00FD72A6">
      <w:pPr>
        <w:pStyle w:val="ListParagraph"/>
        <w:numPr>
          <w:ilvl w:val="3"/>
          <w:numId w:val="1"/>
        </w:numPr>
      </w:pPr>
      <w:r>
        <w:t>Closing worksheet</w:t>
      </w:r>
    </w:p>
    <w:p w14:paraId="12ECA5C0" w14:textId="0AC32617" w:rsidR="00FD72A6" w:rsidRDefault="00FD72A6" w:rsidP="00FD72A6">
      <w:pPr>
        <w:pStyle w:val="ListParagraph"/>
        <w:numPr>
          <w:ilvl w:val="3"/>
          <w:numId w:val="1"/>
        </w:numPr>
      </w:pPr>
      <w:r>
        <w:t xml:space="preserve">Bill of </w:t>
      </w:r>
      <w:proofErr w:type="gramStart"/>
      <w:r>
        <w:t>sale</w:t>
      </w:r>
      <w:proofErr w:type="gramEnd"/>
    </w:p>
    <w:p w14:paraId="354DA9DF" w14:textId="1DCF28E6" w:rsidR="00FD72A6" w:rsidRDefault="00FD72A6" w:rsidP="00FD72A6">
      <w:pPr>
        <w:pStyle w:val="ListParagraph"/>
        <w:numPr>
          <w:ilvl w:val="3"/>
          <w:numId w:val="1"/>
        </w:numPr>
      </w:pPr>
      <w:r>
        <w:t xml:space="preserve"> Home warranty folder</w:t>
      </w:r>
    </w:p>
    <w:p w14:paraId="2C03289B" w14:textId="267F455B" w:rsidR="00FD72A6" w:rsidRDefault="00FD72A6" w:rsidP="00FD72A6">
      <w:pPr>
        <w:pStyle w:val="ListParagraph"/>
        <w:numPr>
          <w:ilvl w:val="3"/>
          <w:numId w:val="1"/>
        </w:numPr>
      </w:pPr>
      <w:r>
        <w:t xml:space="preserve">Referral program etc. </w:t>
      </w:r>
    </w:p>
    <w:p w14:paraId="0C7B3A33" w14:textId="1E3C15AA" w:rsidR="00FD72A6" w:rsidRDefault="00FD72A6" w:rsidP="00FD72A6">
      <w:pPr>
        <w:pStyle w:val="ListParagraph"/>
        <w:numPr>
          <w:ilvl w:val="3"/>
          <w:numId w:val="1"/>
        </w:numPr>
      </w:pPr>
      <w:r>
        <w:t>Power of attorney for title transfer to new buyer</w:t>
      </w:r>
      <w:r w:rsidR="00582774">
        <w:t>- need copy of ID</w:t>
      </w:r>
    </w:p>
    <w:p w14:paraId="4F39742C" w14:textId="69191FBD" w:rsidR="00582774" w:rsidRDefault="00582774" w:rsidP="00582774">
      <w:pPr>
        <w:pStyle w:val="ListParagraph"/>
        <w:numPr>
          <w:ilvl w:val="0"/>
          <w:numId w:val="1"/>
        </w:numPr>
      </w:pPr>
      <w:r>
        <w:t xml:space="preserve">Transaction closed – </w:t>
      </w:r>
    </w:p>
    <w:p w14:paraId="4CD3B2A3" w14:textId="21017554" w:rsidR="00582774" w:rsidRDefault="009A59B8" w:rsidP="00582774">
      <w:pPr>
        <w:pStyle w:val="ListParagraph"/>
        <w:numPr>
          <w:ilvl w:val="1"/>
          <w:numId w:val="1"/>
        </w:numPr>
      </w:pPr>
      <w:r>
        <w:t xml:space="preserve">If all docs are </w:t>
      </w:r>
      <w:proofErr w:type="gramStart"/>
      <w:r>
        <w:t>online</w:t>
      </w:r>
      <w:proofErr w:type="gramEnd"/>
      <w:r>
        <w:t xml:space="preserve"> they are uploaded to RM resident account</w:t>
      </w:r>
      <w:r w:rsidR="00450839">
        <w:t xml:space="preserve">. </w:t>
      </w:r>
      <w:r w:rsidR="00582774">
        <w:t>Manager sending back all closing documents to Melanie</w:t>
      </w:r>
    </w:p>
    <w:p w14:paraId="4ABE62A8" w14:textId="3D296995" w:rsidR="008704BD" w:rsidRDefault="008704BD" w:rsidP="00582774">
      <w:pPr>
        <w:pStyle w:val="ListParagraph"/>
        <w:numPr>
          <w:ilvl w:val="1"/>
          <w:numId w:val="1"/>
        </w:numPr>
      </w:pPr>
      <w:r>
        <w:t xml:space="preserve">Manager is to </w:t>
      </w:r>
      <w:proofErr w:type="gramStart"/>
      <w:r w:rsidR="00450839">
        <w:t>scan</w:t>
      </w:r>
      <w:proofErr w:type="gramEnd"/>
      <w:r w:rsidR="00450839">
        <w:t xml:space="preserve"> make</w:t>
      </w:r>
      <w:ins w:id="0" w:author="Microsoft Word" w:date="2026-04-27T11:05:00Z" w16du:dateUtc="2026-04-27T15:05:00Z">
        <w:r w:rsidR="005E6C5E">
          <w:t xml:space="preserve"> a copy of</w:t>
        </w:r>
      </w:ins>
      <w:r w:rsidR="005E6C5E">
        <w:t xml:space="preserve"> </w:t>
      </w:r>
      <w:r>
        <w:t xml:space="preserve">ALL documents and </w:t>
      </w:r>
      <w:proofErr w:type="gramStart"/>
      <w:r>
        <w:t>upload</w:t>
      </w:r>
      <w:proofErr w:type="gramEnd"/>
      <w:r>
        <w:t xml:space="preserve"> into the property</w:t>
      </w:r>
      <w:r w:rsidR="00450839">
        <w:t xml:space="preserve"> </w:t>
      </w:r>
      <w:proofErr w:type="gramStart"/>
      <w:ins w:id="1" w:author="Microsoft Word" w:date="2026-04-27T11:05:00Z" w16du:dateUtc="2026-04-27T15:05:00Z">
        <w:r w:rsidR="005E6C5E">
          <w:t>create</w:t>
        </w:r>
        <w:proofErr w:type="gramEnd"/>
        <w:r w:rsidR="005E6C5E">
          <w:t xml:space="preserve"> a resident</w:t>
        </w:r>
      </w:ins>
      <w:r w:rsidR="005E6C5E">
        <w:t xml:space="preserve"> </w:t>
      </w:r>
      <w:r>
        <w:t xml:space="preserve">folder under homes sold folder. </w:t>
      </w:r>
    </w:p>
    <w:p w14:paraId="4969D40E" w14:textId="780DCAB5" w:rsidR="00582774" w:rsidRDefault="00582774" w:rsidP="00582774">
      <w:pPr>
        <w:pStyle w:val="ListParagraph"/>
        <w:numPr>
          <w:ilvl w:val="1"/>
          <w:numId w:val="1"/>
        </w:numPr>
      </w:pPr>
      <w:r>
        <w:t xml:space="preserve">Melanie scanning all documents into the system – updating all UDF’s for the sales. </w:t>
      </w:r>
    </w:p>
    <w:p w14:paraId="10AB4FEA" w14:textId="35C53C0C" w:rsidR="00582774" w:rsidRDefault="00582774" w:rsidP="00582774">
      <w:pPr>
        <w:pStyle w:val="ListParagraph"/>
        <w:numPr>
          <w:ilvl w:val="0"/>
          <w:numId w:val="1"/>
        </w:numPr>
      </w:pPr>
      <w:r>
        <w:t>Manager does move in form which will trigger Justin to inactivate the asset</w:t>
      </w:r>
    </w:p>
    <w:p w14:paraId="1D71BEAB" w14:textId="4275C495" w:rsidR="00582774" w:rsidRDefault="00582774" w:rsidP="00582774">
      <w:pPr>
        <w:pStyle w:val="ListParagraph"/>
        <w:numPr>
          <w:ilvl w:val="0"/>
          <w:numId w:val="1"/>
        </w:numPr>
      </w:pPr>
      <w:r>
        <w:t xml:space="preserve">Create closing documentation in </w:t>
      </w:r>
      <w:proofErr w:type="spellStart"/>
      <w:r>
        <w:t>Jotform</w:t>
      </w:r>
      <w:proofErr w:type="spellEnd"/>
      <w:r>
        <w:t xml:space="preserve"> as a notification- </w:t>
      </w:r>
    </w:p>
    <w:p w14:paraId="097C53AB" w14:textId="7995AB0C" w:rsidR="00582774" w:rsidRDefault="00582774" w:rsidP="00582774">
      <w:pPr>
        <w:pStyle w:val="ListParagraph"/>
        <w:numPr>
          <w:ilvl w:val="1"/>
          <w:numId w:val="1"/>
        </w:numPr>
      </w:pPr>
      <w:r>
        <w:t>Include sales price</w:t>
      </w:r>
    </w:p>
    <w:p w14:paraId="2B7BB146" w14:textId="7C54EB9B" w:rsidR="00582774" w:rsidRDefault="00582774" w:rsidP="00582774">
      <w:pPr>
        <w:pStyle w:val="ListParagraph"/>
        <w:numPr>
          <w:ilvl w:val="1"/>
          <w:numId w:val="1"/>
        </w:numPr>
      </w:pPr>
      <w:r>
        <w:t>Sale date</w:t>
      </w:r>
    </w:p>
    <w:p w14:paraId="797EF176" w14:textId="77777777" w:rsidR="00582774" w:rsidRDefault="00582774" w:rsidP="00582774">
      <w:pPr>
        <w:pStyle w:val="ListParagraph"/>
        <w:numPr>
          <w:ilvl w:val="1"/>
          <w:numId w:val="1"/>
        </w:numPr>
      </w:pPr>
    </w:p>
    <w:p w14:paraId="345B49E6" w14:textId="7812D20B" w:rsidR="00582774" w:rsidRDefault="00582774" w:rsidP="00582774">
      <w:pPr>
        <w:pStyle w:val="ListParagraph"/>
        <w:numPr>
          <w:ilvl w:val="0"/>
          <w:numId w:val="1"/>
        </w:numPr>
      </w:pPr>
      <w:r>
        <w:t xml:space="preserve">MAV – follow up </w:t>
      </w:r>
      <w:r w:rsidR="00505D11">
        <w:t>triggers</w:t>
      </w:r>
    </w:p>
    <w:p w14:paraId="774B95B8" w14:textId="77777777" w:rsidR="00505D11" w:rsidRDefault="00505D11" w:rsidP="00505D11"/>
    <w:p w14:paraId="6ECCDDF5" w14:textId="77777777" w:rsidR="00505D11" w:rsidRDefault="00505D11" w:rsidP="00505D11"/>
    <w:p w14:paraId="7D0BF1B0" w14:textId="77777777" w:rsidR="00505D11" w:rsidRDefault="00505D11" w:rsidP="00505D11"/>
    <w:p w14:paraId="09294F5D" w14:textId="77777777" w:rsidR="00FD72A6" w:rsidRDefault="00FD72A6" w:rsidP="00FD72A6">
      <w:pPr>
        <w:pStyle w:val="ListParagraph"/>
        <w:numPr>
          <w:ilvl w:val="0"/>
          <w:numId w:val="1"/>
        </w:numPr>
      </w:pPr>
    </w:p>
    <w:p w14:paraId="2D95A81A" w14:textId="77777777" w:rsidR="00300C48" w:rsidRPr="00300C48" w:rsidRDefault="00300C48" w:rsidP="00300C48"/>
    <w:p w14:paraId="3A90E758" w14:textId="77777777" w:rsidR="00300C48" w:rsidRDefault="00300C48"/>
    <w:sectPr w:rsidR="00300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03853"/>
    <w:multiLevelType w:val="hybridMultilevel"/>
    <w:tmpl w:val="E8FE181E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6409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48"/>
    <w:rsid w:val="00030099"/>
    <w:rsid w:val="00300C48"/>
    <w:rsid w:val="00360052"/>
    <w:rsid w:val="00450839"/>
    <w:rsid w:val="004B7466"/>
    <w:rsid w:val="00505D11"/>
    <w:rsid w:val="00517619"/>
    <w:rsid w:val="005610E5"/>
    <w:rsid w:val="00582774"/>
    <w:rsid w:val="005D4873"/>
    <w:rsid w:val="005E6C5E"/>
    <w:rsid w:val="006178F7"/>
    <w:rsid w:val="006860C4"/>
    <w:rsid w:val="006D43A7"/>
    <w:rsid w:val="00784F63"/>
    <w:rsid w:val="007A00DE"/>
    <w:rsid w:val="008704BD"/>
    <w:rsid w:val="009A59B8"/>
    <w:rsid w:val="00A873FC"/>
    <w:rsid w:val="00AA15C0"/>
    <w:rsid w:val="00B76BE9"/>
    <w:rsid w:val="00C511CD"/>
    <w:rsid w:val="00C713B5"/>
    <w:rsid w:val="00CE34A0"/>
    <w:rsid w:val="00D307AE"/>
    <w:rsid w:val="00DF4CE8"/>
    <w:rsid w:val="00E830B2"/>
    <w:rsid w:val="00ED7FA9"/>
    <w:rsid w:val="00F22D50"/>
    <w:rsid w:val="00FD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0D928"/>
  <w15:chartTrackingRefBased/>
  <w15:docId w15:val="{C83C7B6B-769E-487B-A923-61E50430E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5" ma:contentTypeDescription="Create a new document." ma:contentTypeScope="" ma:versionID="4de38bc70b46bf211a8bca91ccacfa73">
  <xsd:schema xmlns:xsd="http://www.w3.org/2001/XMLSchema" xmlns:xs="http://www.w3.org/2001/XMLSchema" xmlns:p="http://schemas.microsoft.com/office/2006/metadata/properties" xmlns:ns2="8b946ec2-561f-4a03-a63a-0eab221a5776" targetNamespace="http://schemas.microsoft.com/office/2006/metadata/properties" ma:root="true" ma:fieldsID="163cbbbd2a2baced66042b4a09b3616a" ns2:_="">
    <xsd:import namespace="8b946ec2-561f-4a03-a63a-0eab221a5776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8b946ec2-561f-4a03-a63a-0eab221a5776" xsi:nil="true"/>
    <PropertyShortName xmlns="8b946ec2-561f-4a03-a63a-0eab221a5776" xsi:nil="true"/>
  </documentManagement>
</p:properties>
</file>

<file path=customXml/itemProps1.xml><?xml version="1.0" encoding="utf-8"?>
<ds:datastoreItem xmlns:ds="http://schemas.openxmlformats.org/officeDocument/2006/customXml" ds:itemID="{82422744-CCAD-4661-B6F4-24FB7CFC669B}"/>
</file>

<file path=customXml/itemProps2.xml><?xml version="1.0" encoding="utf-8"?>
<ds:datastoreItem xmlns:ds="http://schemas.openxmlformats.org/officeDocument/2006/customXml" ds:itemID="{D0C288B6-A82F-4541-AF91-0A1CE2BD2FF2}"/>
</file>

<file path=customXml/itemProps3.xml><?xml version="1.0" encoding="utf-8"?>
<ds:datastoreItem xmlns:ds="http://schemas.openxmlformats.org/officeDocument/2006/customXml" ds:itemID="{D235E2FA-875A-4A3B-AB6D-2788F2C32FA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Magurne</dc:creator>
  <cp:keywords/>
  <dc:description/>
  <cp:lastModifiedBy>Natalie Magurne</cp:lastModifiedBy>
  <cp:revision>19</cp:revision>
  <dcterms:created xsi:type="dcterms:W3CDTF">2026-04-22T18:01:00Z</dcterms:created>
  <dcterms:modified xsi:type="dcterms:W3CDTF">2026-05-01T14:56:00Z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