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custom.xml" ContentType="application/vnd.openxmlformats-officedocument.custom-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word/webSettings.xml" ContentType="application/vnd.openxmlformats-officedocument.wordprocessingml.webSettings+xml"/>
  <Override PartName="/docProps/app.xml" ContentType="application/vnd.openxmlformats-officedocument.extended-properties+xml"/>
  <Override PartName="/word/people.xml" ContentType="application/vnd.openxmlformats-officedocument.wordprocessingml.people+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810B49" w14:textId="77777777" w:rsidR="005D0AFF" w:rsidRDefault="008A0DBF" w:rsidP="005D0AFF">
      <w:pPr>
        <w:pStyle w:val="Heading1"/>
        <w:spacing w:before="70" w:line="252" w:lineRule="auto"/>
        <w:ind w:left="2880" w:right="2380" w:hanging="3"/>
        <w:jc w:val="center"/>
        <w:rPr>
          <w:b w:val="0"/>
          <w:w w:val="102"/>
        </w:rPr>
      </w:pPr>
      <w:r w:rsidRPr="005D0AFF">
        <w:rPr>
          <w:b w:val="0"/>
          <w:spacing w:val="2"/>
        </w:rPr>
        <w:t>O</w:t>
      </w:r>
      <w:r w:rsidRPr="005D0AFF">
        <w:rPr>
          <w:b w:val="0"/>
          <w:spacing w:val="1"/>
        </w:rPr>
        <w:t>PERAT</w:t>
      </w:r>
      <w:r w:rsidRPr="005D0AFF">
        <w:rPr>
          <w:b w:val="0"/>
        </w:rPr>
        <w:t>I</w:t>
      </w:r>
      <w:r w:rsidRPr="005D0AFF">
        <w:rPr>
          <w:b w:val="0"/>
          <w:spacing w:val="1"/>
        </w:rPr>
        <w:t>N</w:t>
      </w:r>
      <w:r w:rsidRPr="005D0AFF">
        <w:rPr>
          <w:b w:val="0"/>
        </w:rPr>
        <w:t xml:space="preserve">G </w:t>
      </w:r>
      <w:r w:rsidRPr="005D0AFF">
        <w:rPr>
          <w:b w:val="0"/>
          <w:spacing w:val="21"/>
        </w:rPr>
        <w:t>AGREEMENT</w:t>
      </w:r>
      <w:r w:rsidR="00D3642A" w:rsidRPr="005D0AFF">
        <w:rPr>
          <w:b w:val="0"/>
          <w:w w:val="102"/>
        </w:rPr>
        <w:t xml:space="preserve"> </w:t>
      </w:r>
    </w:p>
    <w:p w14:paraId="6B9AC409" w14:textId="77777777" w:rsidR="00E97AA9" w:rsidRPr="005D0AFF" w:rsidRDefault="00D3642A" w:rsidP="005D0AFF">
      <w:pPr>
        <w:pStyle w:val="Heading1"/>
        <w:spacing w:before="70" w:line="252" w:lineRule="auto"/>
        <w:ind w:left="2880" w:right="2380" w:hanging="3"/>
        <w:jc w:val="center"/>
        <w:rPr>
          <w:b w:val="0"/>
          <w:spacing w:val="22"/>
        </w:rPr>
      </w:pPr>
      <w:r w:rsidRPr="005D0AFF">
        <w:rPr>
          <w:b w:val="0"/>
          <w:spacing w:val="2"/>
        </w:rPr>
        <w:t>O</w:t>
      </w:r>
      <w:r w:rsidRPr="005D0AFF">
        <w:rPr>
          <w:b w:val="0"/>
        </w:rPr>
        <w:t>F</w:t>
      </w:r>
      <w:r w:rsidRPr="005D0AFF">
        <w:rPr>
          <w:b w:val="0"/>
          <w:spacing w:val="22"/>
        </w:rPr>
        <w:t xml:space="preserve"> </w:t>
      </w:r>
    </w:p>
    <w:p w14:paraId="2B5F8947" w14:textId="77777777" w:rsidR="000C19C9" w:rsidRDefault="00E97AA9" w:rsidP="005D0AFF">
      <w:pPr>
        <w:pStyle w:val="Heading1"/>
        <w:spacing w:before="70" w:line="252" w:lineRule="auto"/>
        <w:ind w:left="2880" w:right="2380" w:hanging="3"/>
        <w:jc w:val="center"/>
        <w:rPr>
          <w:b w:val="0"/>
          <w:bCs w:val="0"/>
        </w:rPr>
      </w:pPr>
      <w:r>
        <w:rPr>
          <w:spacing w:val="2"/>
        </w:rPr>
        <w:t>LAMBERTON LAKE MHC</w:t>
      </w:r>
      <w:r w:rsidR="00D3642A">
        <w:rPr>
          <w:spacing w:val="21"/>
        </w:rPr>
        <w:t xml:space="preserve"> </w:t>
      </w:r>
      <w:r w:rsidR="00D3642A">
        <w:rPr>
          <w:spacing w:val="1"/>
        </w:rPr>
        <w:t>LL</w:t>
      </w:r>
      <w:r w:rsidR="00D3642A">
        <w:rPr>
          <w:spacing w:val="2"/>
        </w:rPr>
        <w:t>C</w:t>
      </w:r>
      <w:r w:rsidR="00D3642A">
        <w:t>,</w:t>
      </w:r>
    </w:p>
    <w:p w14:paraId="0B2233F3" w14:textId="77777777" w:rsidR="000C19C9" w:rsidRDefault="00D3642A" w:rsidP="005D0AFF">
      <w:pPr>
        <w:spacing w:line="237" w:lineRule="exact"/>
        <w:ind w:left="2880" w:right="2380"/>
        <w:jc w:val="center"/>
        <w:rPr>
          <w:rFonts w:ascii="Times New Roman" w:eastAsia="Times New Roman" w:hAnsi="Times New Roman" w:cs="Times New Roman"/>
          <w:sz w:val="21"/>
          <w:szCs w:val="21"/>
        </w:rPr>
      </w:pPr>
      <w:r>
        <w:rPr>
          <w:rFonts w:ascii="Times New Roman" w:eastAsia="Times New Roman" w:hAnsi="Times New Roman" w:cs="Times New Roman"/>
          <w:b/>
          <w:bCs/>
          <w:sz w:val="21"/>
          <w:szCs w:val="21"/>
        </w:rPr>
        <w:t>A</w:t>
      </w:r>
      <w:r>
        <w:rPr>
          <w:rFonts w:ascii="Times New Roman" w:eastAsia="Times New Roman" w:hAnsi="Times New Roman" w:cs="Times New Roman"/>
          <w:b/>
          <w:bCs/>
          <w:spacing w:val="32"/>
          <w:sz w:val="21"/>
          <w:szCs w:val="21"/>
        </w:rPr>
        <w:t xml:space="preserve"> </w:t>
      </w:r>
      <w:r w:rsidR="005D0AFF">
        <w:rPr>
          <w:rFonts w:ascii="Times New Roman" w:eastAsia="Times New Roman" w:hAnsi="Times New Roman" w:cs="Times New Roman"/>
          <w:b/>
          <w:bCs/>
          <w:sz w:val="21"/>
          <w:szCs w:val="21"/>
        </w:rPr>
        <w:t>MICHIGAN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TE</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AB</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z w:val="21"/>
          <w:szCs w:val="21"/>
        </w:rPr>
        <w:t>Y</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OM</w:t>
      </w:r>
      <w:r>
        <w:rPr>
          <w:rFonts w:ascii="Times New Roman" w:eastAsia="Times New Roman" w:hAnsi="Times New Roman" w:cs="Times New Roman"/>
          <w:b/>
          <w:bCs/>
          <w:spacing w:val="1"/>
          <w:sz w:val="21"/>
          <w:szCs w:val="21"/>
        </w:rPr>
        <w:t>PAN</w:t>
      </w:r>
      <w:r>
        <w:rPr>
          <w:rFonts w:ascii="Times New Roman" w:eastAsia="Times New Roman" w:hAnsi="Times New Roman" w:cs="Times New Roman"/>
          <w:b/>
          <w:bCs/>
          <w:sz w:val="21"/>
          <w:szCs w:val="21"/>
        </w:rPr>
        <w:t>Y</w:t>
      </w:r>
    </w:p>
    <w:p w14:paraId="3A2FABDF" w14:textId="77777777" w:rsidR="000C19C9" w:rsidRDefault="000C19C9">
      <w:pPr>
        <w:spacing w:before="7" w:line="260" w:lineRule="exact"/>
        <w:rPr>
          <w:sz w:val="26"/>
          <w:szCs w:val="26"/>
        </w:rPr>
      </w:pPr>
    </w:p>
    <w:p w14:paraId="51E16580" w14:textId="77777777" w:rsidR="000C19C9" w:rsidRDefault="00D3642A" w:rsidP="00E97AA9">
      <w:pPr>
        <w:pStyle w:val="BodyText"/>
        <w:ind w:left="90" w:firstLine="0"/>
        <w:rPr>
          <w:u w:val="none"/>
        </w:rPr>
      </w:pPr>
      <w:r>
        <w:rPr>
          <w:spacing w:val="1"/>
          <w:u w:val="none"/>
        </w:rPr>
        <w:t>TH</w:t>
      </w:r>
      <w:r>
        <w:rPr>
          <w:u w:val="none"/>
        </w:rPr>
        <w:t>IS</w:t>
      </w:r>
      <w:r>
        <w:rPr>
          <w:spacing w:val="31"/>
          <w:u w:val="none"/>
        </w:rPr>
        <w:t xml:space="preserve"> </w:t>
      </w:r>
      <w:r>
        <w:rPr>
          <w:spacing w:val="1"/>
          <w:u w:val="none"/>
        </w:rPr>
        <w:t>OPERAT</w:t>
      </w:r>
      <w:r>
        <w:rPr>
          <w:u w:val="none"/>
        </w:rPr>
        <w:t>I</w:t>
      </w:r>
      <w:r>
        <w:rPr>
          <w:spacing w:val="1"/>
          <w:u w:val="none"/>
        </w:rPr>
        <w:t>N</w:t>
      </w:r>
      <w:r>
        <w:rPr>
          <w:u w:val="none"/>
        </w:rPr>
        <w:t>G</w:t>
      </w:r>
      <w:r>
        <w:rPr>
          <w:spacing w:val="31"/>
          <w:u w:val="none"/>
        </w:rPr>
        <w:t xml:space="preserve"> </w:t>
      </w:r>
      <w:r>
        <w:rPr>
          <w:spacing w:val="1"/>
          <w:u w:val="none"/>
        </w:rPr>
        <w:t>AGREE</w:t>
      </w:r>
      <w:r>
        <w:rPr>
          <w:spacing w:val="2"/>
          <w:u w:val="none"/>
        </w:rPr>
        <w:t>M</w:t>
      </w:r>
      <w:r>
        <w:rPr>
          <w:spacing w:val="1"/>
          <w:u w:val="none"/>
        </w:rPr>
        <w:t>EN</w:t>
      </w:r>
      <w:r>
        <w:rPr>
          <w:u w:val="none"/>
        </w:rPr>
        <w:t>T</w:t>
      </w:r>
      <w:r>
        <w:rPr>
          <w:spacing w:val="32"/>
          <w:u w:val="none"/>
        </w:rPr>
        <w:t xml:space="preserve"> </w:t>
      </w:r>
      <w:r>
        <w:rPr>
          <w:spacing w:val="1"/>
          <w:u w:val="none"/>
        </w:rPr>
        <w:t>O</w:t>
      </w:r>
      <w:r>
        <w:rPr>
          <w:u w:val="none"/>
        </w:rPr>
        <w:t>F</w:t>
      </w:r>
      <w:r>
        <w:rPr>
          <w:spacing w:val="31"/>
          <w:u w:val="none"/>
        </w:rPr>
        <w:t xml:space="preserve"> </w:t>
      </w:r>
      <w:r w:rsidR="00E97AA9">
        <w:rPr>
          <w:spacing w:val="2"/>
          <w:u w:val="none"/>
        </w:rPr>
        <w:t>LAMBERTON LAKE MHC,</w:t>
      </w:r>
      <w:r>
        <w:rPr>
          <w:spacing w:val="30"/>
          <w:u w:val="none"/>
        </w:rPr>
        <w:t xml:space="preserve"> </w:t>
      </w:r>
      <w:r>
        <w:rPr>
          <w:spacing w:val="1"/>
          <w:u w:val="none"/>
        </w:rPr>
        <w:t>LL</w:t>
      </w:r>
      <w:r>
        <w:rPr>
          <w:u w:val="none"/>
        </w:rPr>
        <w:t>C</w:t>
      </w:r>
      <w:r>
        <w:rPr>
          <w:spacing w:val="32"/>
          <w:u w:val="none"/>
        </w:rPr>
        <w:t xml:space="preserve"> </w:t>
      </w:r>
      <w:r>
        <w:rPr>
          <w:u w:val="none"/>
        </w:rPr>
        <w:t>(t</w:t>
      </w:r>
      <w:r>
        <w:rPr>
          <w:spacing w:val="1"/>
          <w:u w:val="none"/>
        </w:rPr>
        <w:t>h</w:t>
      </w:r>
      <w:r>
        <w:rPr>
          <w:u w:val="none"/>
        </w:rPr>
        <w:t>is</w:t>
      </w:r>
      <w:r>
        <w:rPr>
          <w:spacing w:val="30"/>
          <w:u w:val="none"/>
        </w:rPr>
        <w:t xml:space="preserve"> </w:t>
      </w:r>
      <w:r>
        <w:rPr>
          <w:u w:val="none"/>
        </w:rPr>
        <w:t>“</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0"/>
          <w:u w:val="none"/>
        </w:rPr>
        <w:t xml:space="preserve"> </w:t>
      </w:r>
      <w:r>
        <w:rPr>
          <w:u w:val="none"/>
        </w:rPr>
        <w:t>is</w:t>
      </w:r>
      <w:r>
        <w:rPr>
          <w:spacing w:val="30"/>
          <w:u w:val="none"/>
        </w:rPr>
        <w:t xml:space="preserve"> </w:t>
      </w:r>
      <w:r>
        <w:rPr>
          <w:spacing w:val="2"/>
          <w:u w:val="none"/>
        </w:rPr>
        <w:t>m</w:t>
      </w:r>
      <w:r>
        <w:rPr>
          <w:u w:val="none"/>
        </w:rPr>
        <w:t>a</w:t>
      </w:r>
      <w:r>
        <w:rPr>
          <w:spacing w:val="1"/>
          <w:u w:val="none"/>
        </w:rPr>
        <w:t>d</w:t>
      </w:r>
      <w:r>
        <w:rPr>
          <w:u w:val="none"/>
        </w:rPr>
        <w:t>e</w:t>
      </w:r>
    </w:p>
    <w:p w14:paraId="4EFFB105" w14:textId="77777777" w:rsidR="000C19C9" w:rsidRDefault="00D3642A">
      <w:pPr>
        <w:pStyle w:val="BodyText"/>
        <w:spacing w:before="13" w:line="251" w:lineRule="auto"/>
        <w:ind w:right="115" w:firstLine="0"/>
        <w:jc w:val="both"/>
        <w:rPr>
          <w:u w:val="none"/>
        </w:rPr>
      </w:pPr>
      <w:r>
        <w:rPr>
          <w:u w:val="none"/>
        </w:rPr>
        <w:t>a</w:t>
      </w:r>
      <w:r>
        <w:rPr>
          <w:spacing w:val="1"/>
          <w:u w:val="none"/>
        </w:rPr>
        <w:t>n</w:t>
      </w:r>
      <w:r>
        <w:rPr>
          <w:u w:val="none"/>
        </w:rPr>
        <w:t>d</w:t>
      </w:r>
      <w:r>
        <w:rPr>
          <w:spacing w:val="39"/>
          <w:u w:val="none"/>
        </w:rPr>
        <w:t xml:space="preserve"> </w:t>
      </w:r>
      <w:r>
        <w:rPr>
          <w:u w:val="none"/>
        </w:rPr>
        <w:t>e</w:t>
      </w:r>
      <w:r>
        <w:rPr>
          <w:spacing w:val="1"/>
          <w:u w:val="none"/>
        </w:rPr>
        <w:t>n</w:t>
      </w:r>
      <w:r>
        <w:rPr>
          <w:u w:val="none"/>
        </w:rPr>
        <w:t>tered</w:t>
      </w:r>
      <w:r>
        <w:rPr>
          <w:spacing w:val="40"/>
          <w:u w:val="none"/>
        </w:rPr>
        <w:t xml:space="preserve"> </w:t>
      </w:r>
      <w:r>
        <w:rPr>
          <w:u w:val="none"/>
        </w:rPr>
        <w:t>into</w:t>
      </w:r>
      <w:r>
        <w:rPr>
          <w:spacing w:val="40"/>
          <w:u w:val="none"/>
        </w:rPr>
        <w:t xml:space="preserve"> </w:t>
      </w:r>
      <w:r>
        <w:rPr>
          <w:u w:val="none"/>
        </w:rPr>
        <w:t>as</w:t>
      </w:r>
      <w:r>
        <w:rPr>
          <w:spacing w:val="39"/>
          <w:u w:val="none"/>
        </w:rPr>
        <w:t xml:space="preserve"> </w:t>
      </w:r>
      <w:r>
        <w:rPr>
          <w:u w:val="none"/>
        </w:rPr>
        <w:t>of</w:t>
      </w:r>
      <w:r>
        <w:rPr>
          <w:spacing w:val="39"/>
          <w:u w:val="none"/>
        </w:rPr>
        <w:t xml:space="preserve"> </w:t>
      </w:r>
      <w:r w:rsidR="00E97AA9">
        <w:rPr>
          <w:spacing w:val="1"/>
          <w:u w:val="none"/>
        </w:rPr>
        <w:t>October</w:t>
      </w:r>
      <w:r>
        <w:rPr>
          <w:spacing w:val="38"/>
          <w:u w:val="none"/>
        </w:rPr>
        <w:t xml:space="preserve"> </w:t>
      </w:r>
      <w:r w:rsidR="005D0AFF">
        <w:rPr>
          <w:spacing w:val="1"/>
          <w:u w:val="none"/>
        </w:rPr>
        <w:t>__</w:t>
      </w:r>
      <w:r>
        <w:rPr>
          <w:u w:val="none"/>
        </w:rPr>
        <w:t>,</w:t>
      </w:r>
      <w:r>
        <w:rPr>
          <w:spacing w:val="39"/>
          <w:u w:val="none"/>
        </w:rPr>
        <w:t xml:space="preserve"> </w:t>
      </w:r>
      <w:r>
        <w:rPr>
          <w:spacing w:val="1"/>
          <w:u w:val="none"/>
        </w:rPr>
        <w:t>201</w:t>
      </w:r>
      <w:r w:rsidR="00E97AA9">
        <w:rPr>
          <w:u w:val="none"/>
        </w:rPr>
        <w:t>7</w:t>
      </w:r>
      <w:r>
        <w:rPr>
          <w:u w:val="none"/>
        </w:rPr>
        <w:t>,</w:t>
      </w:r>
      <w:r>
        <w:rPr>
          <w:spacing w:val="39"/>
          <w:u w:val="none"/>
        </w:rPr>
        <w:t xml:space="preserve"> </w:t>
      </w:r>
      <w:r>
        <w:rPr>
          <w:spacing w:val="1"/>
          <w:u w:val="none"/>
        </w:rPr>
        <w:t>b</w:t>
      </w:r>
      <w:r>
        <w:rPr>
          <w:u w:val="none"/>
        </w:rPr>
        <w:t>y</w:t>
      </w:r>
      <w:r>
        <w:rPr>
          <w:spacing w:val="39"/>
          <w:u w:val="none"/>
        </w:rPr>
        <w:t xml:space="preserve"> </w:t>
      </w:r>
      <w:r>
        <w:rPr>
          <w:u w:val="none"/>
        </w:rPr>
        <w:t>a</w:t>
      </w:r>
      <w:r>
        <w:rPr>
          <w:spacing w:val="1"/>
          <w:u w:val="none"/>
        </w:rPr>
        <w:t>n</w:t>
      </w:r>
      <w:r>
        <w:rPr>
          <w:u w:val="none"/>
        </w:rPr>
        <w:t>d</w:t>
      </w:r>
      <w:r>
        <w:rPr>
          <w:spacing w:val="40"/>
          <w:u w:val="none"/>
        </w:rPr>
        <w:t xml:space="preserve"> </w:t>
      </w:r>
      <w:r>
        <w:rPr>
          <w:u w:val="none"/>
        </w:rPr>
        <w:t>a</w:t>
      </w:r>
      <w:r>
        <w:rPr>
          <w:spacing w:val="2"/>
          <w:u w:val="none"/>
        </w:rPr>
        <w:t>m</w:t>
      </w:r>
      <w:r>
        <w:rPr>
          <w:spacing w:val="1"/>
          <w:u w:val="none"/>
        </w:rPr>
        <w:t>on</w:t>
      </w:r>
      <w:r>
        <w:rPr>
          <w:u w:val="none"/>
        </w:rPr>
        <w:t>g</w:t>
      </w:r>
      <w:r>
        <w:rPr>
          <w:spacing w:val="39"/>
          <w:u w:val="none"/>
        </w:rPr>
        <w:t xml:space="preserve"> </w:t>
      </w:r>
      <w:r>
        <w:rPr>
          <w:u w:val="none"/>
        </w:rPr>
        <w:t>t</w:t>
      </w:r>
      <w:r>
        <w:rPr>
          <w:spacing w:val="1"/>
          <w:u w:val="none"/>
        </w:rPr>
        <w:t>h</w:t>
      </w:r>
      <w:r>
        <w:rPr>
          <w:u w:val="none"/>
        </w:rPr>
        <w:t>ose</w:t>
      </w:r>
      <w:r>
        <w:rPr>
          <w:spacing w:val="39"/>
          <w:u w:val="none"/>
        </w:rPr>
        <w:t xml:space="preserve"> </w:t>
      </w:r>
      <w:r>
        <w:rPr>
          <w:u w:val="none"/>
        </w:rPr>
        <w:t>persons</w:t>
      </w:r>
      <w:r>
        <w:rPr>
          <w:spacing w:val="40"/>
          <w:u w:val="none"/>
        </w:rPr>
        <w:t xml:space="preserve"> </w:t>
      </w:r>
      <w:r>
        <w:rPr>
          <w:u w:val="none"/>
        </w:rPr>
        <w:t>set</w:t>
      </w:r>
      <w:r>
        <w:rPr>
          <w:spacing w:val="38"/>
          <w:u w:val="none"/>
        </w:rPr>
        <w:t xml:space="preserve"> </w:t>
      </w:r>
      <w:r>
        <w:rPr>
          <w:u w:val="none"/>
        </w:rPr>
        <w:t>f</w:t>
      </w:r>
      <w:r>
        <w:rPr>
          <w:spacing w:val="1"/>
          <w:u w:val="none"/>
        </w:rPr>
        <w:t>o</w:t>
      </w:r>
      <w:r>
        <w:rPr>
          <w:u w:val="none"/>
        </w:rPr>
        <w:t>rth</w:t>
      </w:r>
      <w:r>
        <w:rPr>
          <w:spacing w:val="40"/>
          <w:u w:val="none"/>
        </w:rPr>
        <w:t xml:space="preserve"> </w:t>
      </w:r>
      <w:r>
        <w:rPr>
          <w:u w:val="none"/>
        </w:rPr>
        <w:t>in</w:t>
      </w:r>
      <w:r>
        <w:rPr>
          <w:spacing w:val="40"/>
          <w:u w:val="none"/>
        </w:rPr>
        <w:t xml:space="preserve"> </w:t>
      </w:r>
      <w:r>
        <w:rPr>
          <w:rFonts w:cs="Times New Roman"/>
          <w:b/>
          <w:bCs/>
          <w:i/>
          <w:spacing w:val="1"/>
        </w:rPr>
        <w:t>Exh</w:t>
      </w:r>
      <w:r>
        <w:rPr>
          <w:rFonts w:cs="Times New Roman"/>
          <w:b/>
          <w:bCs/>
          <w:i/>
        </w:rPr>
        <w:t>i</w:t>
      </w:r>
      <w:r>
        <w:rPr>
          <w:rFonts w:cs="Times New Roman"/>
          <w:b/>
          <w:bCs/>
          <w:i/>
          <w:spacing w:val="1"/>
        </w:rPr>
        <w:t>b</w:t>
      </w:r>
      <w:r>
        <w:rPr>
          <w:rFonts w:cs="Times New Roman"/>
          <w:b/>
          <w:bCs/>
          <w:i/>
        </w:rPr>
        <w:t>it</w:t>
      </w:r>
      <w:r>
        <w:rPr>
          <w:rFonts w:cs="Times New Roman"/>
          <w:b/>
          <w:bCs/>
          <w:i/>
          <w:spacing w:val="38"/>
        </w:rPr>
        <w:t xml:space="preserve"> </w:t>
      </w:r>
      <w:r>
        <w:rPr>
          <w:rFonts w:cs="Times New Roman"/>
          <w:b/>
          <w:bCs/>
          <w:i/>
        </w:rPr>
        <w:t>A</w:t>
      </w:r>
      <w:r>
        <w:rPr>
          <w:rFonts w:cs="Times New Roman"/>
          <w:b/>
          <w:bCs/>
          <w:i/>
          <w:spacing w:val="40"/>
        </w:rPr>
        <w:t xml:space="preserve"> </w:t>
      </w:r>
      <w:r>
        <w:rPr>
          <w:u w:val="none"/>
        </w:rPr>
        <w:t>attac</w:t>
      </w:r>
      <w:r>
        <w:rPr>
          <w:spacing w:val="1"/>
          <w:u w:val="none"/>
        </w:rPr>
        <w:t>h</w:t>
      </w:r>
      <w:r>
        <w:rPr>
          <w:u w:val="none"/>
        </w:rPr>
        <w:t>ed</w:t>
      </w:r>
      <w:r>
        <w:rPr>
          <w:spacing w:val="1"/>
          <w:w w:val="102"/>
          <w:u w:val="none"/>
        </w:rPr>
        <w:t xml:space="preserve"> </w:t>
      </w:r>
      <w:r>
        <w:rPr>
          <w:spacing w:val="1"/>
          <w:u w:val="none"/>
        </w:rPr>
        <w:t>h</w:t>
      </w:r>
      <w:r>
        <w:rPr>
          <w:u w:val="none"/>
        </w:rPr>
        <w:t>ereto</w:t>
      </w:r>
      <w:r>
        <w:rPr>
          <w:spacing w:val="31"/>
          <w:u w:val="none"/>
        </w:rPr>
        <w:t xml:space="preserve"> </w:t>
      </w:r>
      <w:r>
        <w:rPr>
          <w:u w:val="none"/>
        </w:rPr>
        <w:t>(as</w:t>
      </w:r>
      <w:r>
        <w:rPr>
          <w:spacing w:val="30"/>
          <w:u w:val="none"/>
        </w:rPr>
        <w:t xml:space="preserve"> </w:t>
      </w:r>
      <w:r>
        <w:rPr>
          <w:spacing w:val="2"/>
          <w:u w:val="none"/>
        </w:rPr>
        <w:t>m</w:t>
      </w:r>
      <w:r>
        <w:rPr>
          <w:u w:val="none"/>
        </w:rPr>
        <w:t>ay</w:t>
      </w:r>
      <w:r>
        <w:rPr>
          <w:spacing w:val="32"/>
          <w:u w:val="none"/>
        </w:rPr>
        <w:t xml:space="preserve"> </w:t>
      </w:r>
      <w:r>
        <w:rPr>
          <w:spacing w:val="1"/>
          <w:u w:val="none"/>
        </w:rPr>
        <w:t>b</w:t>
      </w:r>
      <w:r>
        <w:rPr>
          <w:u w:val="none"/>
        </w:rPr>
        <w:t>e</w:t>
      </w:r>
      <w:r>
        <w:rPr>
          <w:spacing w:val="31"/>
          <w:u w:val="none"/>
        </w:rPr>
        <w:t xml:space="preserve"> </w:t>
      </w:r>
      <w:r>
        <w:rPr>
          <w:u w:val="none"/>
        </w:rPr>
        <w:t>a</w:t>
      </w:r>
      <w:r>
        <w:rPr>
          <w:spacing w:val="2"/>
          <w:u w:val="none"/>
        </w:rPr>
        <w:t>m</w:t>
      </w:r>
      <w:r>
        <w:rPr>
          <w:u w:val="none"/>
        </w:rPr>
        <w:t>e</w:t>
      </w:r>
      <w:r>
        <w:rPr>
          <w:spacing w:val="1"/>
          <w:u w:val="none"/>
        </w:rPr>
        <w:t>nd</w:t>
      </w:r>
      <w:r>
        <w:rPr>
          <w:u w:val="none"/>
        </w:rPr>
        <w:t>ed</w:t>
      </w:r>
      <w:r>
        <w:rPr>
          <w:spacing w:val="31"/>
          <w:u w:val="none"/>
        </w:rPr>
        <w:t xml:space="preserve"> </w:t>
      </w:r>
      <w:r>
        <w:rPr>
          <w:u w:val="none"/>
        </w:rPr>
        <w:t>fr</w:t>
      </w:r>
      <w:r>
        <w:rPr>
          <w:spacing w:val="1"/>
          <w:u w:val="none"/>
        </w:rPr>
        <w:t>o</w:t>
      </w:r>
      <w:r>
        <w:rPr>
          <w:u w:val="none"/>
        </w:rPr>
        <w:t>m</w:t>
      </w:r>
      <w:r>
        <w:rPr>
          <w:spacing w:val="33"/>
          <w:u w:val="none"/>
        </w:rPr>
        <w:t xml:space="preserve"> </w:t>
      </w:r>
      <w:r>
        <w:rPr>
          <w:u w:val="none"/>
        </w:rPr>
        <w:t>ti</w:t>
      </w:r>
      <w:r>
        <w:rPr>
          <w:spacing w:val="2"/>
          <w:u w:val="none"/>
        </w:rPr>
        <w:t>m</w:t>
      </w:r>
      <w:r>
        <w:rPr>
          <w:u w:val="none"/>
        </w:rPr>
        <w:t>e</w:t>
      </w:r>
      <w:r>
        <w:rPr>
          <w:spacing w:val="31"/>
          <w:u w:val="none"/>
        </w:rPr>
        <w:t xml:space="preserve"> </w:t>
      </w:r>
      <w:r>
        <w:rPr>
          <w:u w:val="none"/>
        </w:rPr>
        <w:t>to</w:t>
      </w:r>
      <w:r>
        <w:rPr>
          <w:spacing w:val="32"/>
          <w:u w:val="none"/>
        </w:rPr>
        <w:t xml:space="preserve"> </w:t>
      </w:r>
      <w:r>
        <w:rPr>
          <w:u w:val="none"/>
        </w:rPr>
        <w:t>ti</w:t>
      </w:r>
      <w:r>
        <w:rPr>
          <w:spacing w:val="2"/>
          <w:u w:val="none"/>
        </w:rPr>
        <w:t>m</w:t>
      </w:r>
      <w:r>
        <w:rPr>
          <w:u w:val="none"/>
        </w:rPr>
        <w:t>e)</w:t>
      </w:r>
      <w:r>
        <w:rPr>
          <w:spacing w:val="30"/>
          <w:u w:val="none"/>
        </w:rPr>
        <w:t xml:space="preserve"> </w:t>
      </w:r>
      <w:r>
        <w:rPr>
          <w:u w:val="none"/>
        </w:rPr>
        <w:t>(t</w:t>
      </w:r>
      <w:r>
        <w:rPr>
          <w:spacing w:val="1"/>
          <w:u w:val="none"/>
        </w:rPr>
        <w:t>h</w:t>
      </w:r>
      <w:r>
        <w:rPr>
          <w:u w:val="none"/>
        </w:rPr>
        <w:t>e</w:t>
      </w:r>
      <w:r>
        <w:rPr>
          <w:spacing w:val="29"/>
          <w:u w:val="none"/>
        </w:rPr>
        <w:t xml:space="preserve"> </w:t>
      </w:r>
      <w:r>
        <w:rPr>
          <w:spacing w:val="1"/>
          <w:u w:val="none"/>
        </w:rPr>
        <w:t>p</w:t>
      </w:r>
      <w:r>
        <w:rPr>
          <w:u w:val="none"/>
        </w:rPr>
        <w:t>ers</w:t>
      </w:r>
      <w:r>
        <w:rPr>
          <w:spacing w:val="1"/>
          <w:u w:val="none"/>
        </w:rPr>
        <w:t>on</w:t>
      </w:r>
      <w:r>
        <w:rPr>
          <w:u w:val="none"/>
        </w:rPr>
        <w:t>s</w:t>
      </w:r>
      <w:r>
        <w:rPr>
          <w:spacing w:val="30"/>
          <w:u w:val="none"/>
        </w:rPr>
        <w:t xml:space="preserve"> </w:t>
      </w:r>
      <w:r>
        <w:rPr>
          <w:u w:val="none"/>
        </w:rPr>
        <w:t>set</w:t>
      </w:r>
      <w:r>
        <w:rPr>
          <w:spacing w:val="30"/>
          <w:u w:val="none"/>
        </w:rPr>
        <w:t xml:space="preserve"> </w:t>
      </w:r>
      <w:r>
        <w:rPr>
          <w:u w:val="none"/>
        </w:rPr>
        <w:t>f</w:t>
      </w:r>
      <w:r>
        <w:rPr>
          <w:spacing w:val="1"/>
          <w:u w:val="none"/>
        </w:rPr>
        <w:t>o</w:t>
      </w:r>
      <w:r>
        <w:rPr>
          <w:u w:val="none"/>
        </w:rPr>
        <w:t>rth</w:t>
      </w:r>
      <w:r>
        <w:rPr>
          <w:spacing w:val="31"/>
          <w:u w:val="none"/>
        </w:rPr>
        <w:t xml:space="preserve"> </w:t>
      </w:r>
      <w:r>
        <w:rPr>
          <w:u w:val="none"/>
        </w:rPr>
        <w:t>in</w:t>
      </w:r>
      <w:r>
        <w:rPr>
          <w:spacing w:val="31"/>
          <w:u w:val="none"/>
        </w:rPr>
        <w:t xml:space="preserve"> </w:t>
      </w:r>
      <w:r>
        <w:rPr>
          <w:rFonts w:cs="Times New Roman"/>
          <w:b/>
          <w:bCs/>
          <w:i/>
          <w:spacing w:val="1"/>
        </w:rPr>
        <w:t>Exh</w:t>
      </w:r>
      <w:r>
        <w:rPr>
          <w:rFonts w:cs="Times New Roman"/>
          <w:b/>
          <w:bCs/>
          <w:i/>
        </w:rPr>
        <w:t>i</w:t>
      </w:r>
      <w:r>
        <w:rPr>
          <w:rFonts w:cs="Times New Roman"/>
          <w:b/>
          <w:bCs/>
          <w:i/>
          <w:spacing w:val="1"/>
        </w:rPr>
        <w:t>b</w:t>
      </w:r>
      <w:r>
        <w:rPr>
          <w:rFonts w:cs="Times New Roman"/>
          <w:b/>
          <w:bCs/>
          <w:i/>
        </w:rPr>
        <w:t>it</w:t>
      </w:r>
      <w:r>
        <w:rPr>
          <w:rFonts w:cs="Times New Roman"/>
          <w:b/>
          <w:bCs/>
          <w:i/>
          <w:spacing w:val="30"/>
        </w:rPr>
        <w:t xml:space="preserve"> </w:t>
      </w:r>
      <w:r>
        <w:rPr>
          <w:rFonts w:cs="Times New Roman"/>
          <w:b/>
          <w:bCs/>
          <w:i/>
        </w:rPr>
        <w:t>A</w:t>
      </w:r>
      <w:r>
        <w:rPr>
          <w:rFonts w:cs="Times New Roman"/>
          <w:b/>
          <w:bCs/>
          <w:i/>
          <w:spacing w:val="32"/>
        </w:rPr>
        <w:t xml:space="preserve"> </w:t>
      </w:r>
      <w:r>
        <w:rPr>
          <w:u w:val="none"/>
        </w:rPr>
        <w:t>attac</w:t>
      </w:r>
      <w:r>
        <w:rPr>
          <w:spacing w:val="1"/>
          <w:u w:val="none"/>
        </w:rPr>
        <w:t>h</w:t>
      </w:r>
      <w:r>
        <w:rPr>
          <w:u w:val="none"/>
        </w:rPr>
        <w:t>ed</w:t>
      </w:r>
      <w:r>
        <w:rPr>
          <w:spacing w:val="31"/>
          <w:u w:val="none"/>
        </w:rPr>
        <w:t xml:space="preserve"> </w:t>
      </w:r>
      <w:r>
        <w:rPr>
          <w:u w:val="none"/>
        </w:rPr>
        <w:t>hereto</w:t>
      </w:r>
      <w:r>
        <w:rPr>
          <w:spacing w:val="31"/>
          <w:u w:val="none"/>
        </w:rPr>
        <w:t xml:space="preserve"> </w:t>
      </w:r>
      <w:r>
        <w:rPr>
          <w:u w:val="none"/>
        </w:rPr>
        <w:t>being</w:t>
      </w:r>
      <w:r>
        <w:rPr>
          <w:w w:val="102"/>
          <w:u w:val="none"/>
        </w:rPr>
        <w:t xml:space="preserve"> </w:t>
      </w:r>
      <w:r>
        <w:rPr>
          <w:u w:val="none"/>
        </w:rPr>
        <w:t>s</w:t>
      </w:r>
      <w:r>
        <w:rPr>
          <w:spacing w:val="1"/>
          <w:u w:val="none"/>
        </w:rPr>
        <w:t>o</w:t>
      </w:r>
      <w:r>
        <w:rPr>
          <w:spacing w:val="2"/>
          <w:u w:val="none"/>
        </w:rPr>
        <w:t>m</w:t>
      </w:r>
      <w:r>
        <w:rPr>
          <w:u w:val="none"/>
        </w:rPr>
        <w:t>eti</w:t>
      </w:r>
      <w:r>
        <w:rPr>
          <w:spacing w:val="2"/>
          <w:u w:val="none"/>
        </w:rPr>
        <w:t>m</w:t>
      </w:r>
      <w:r>
        <w:rPr>
          <w:u w:val="none"/>
        </w:rPr>
        <w:t>es</w:t>
      </w:r>
      <w:r>
        <w:rPr>
          <w:spacing w:val="27"/>
          <w:u w:val="none"/>
        </w:rPr>
        <w:t xml:space="preserve"> </w:t>
      </w:r>
      <w:r>
        <w:rPr>
          <w:u w:val="none"/>
        </w:rPr>
        <w:t>referred</w:t>
      </w:r>
      <w:r>
        <w:rPr>
          <w:spacing w:val="29"/>
          <w:u w:val="none"/>
        </w:rPr>
        <w:t xml:space="preserve"> </w:t>
      </w:r>
      <w:r>
        <w:rPr>
          <w:u w:val="none"/>
        </w:rPr>
        <w:t>to</w:t>
      </w:r>
      <w:r>
        <w:rPr>
          <w:spacing w:val="29"/>
          <w:u w:val="none"/>
        </w:rPr>
        <w:t xml:space="preserve"> </w:t>
      </w:r>
      <w:r>
        <w:rPr>
          <w:spacing w:val="1"/>
          <w:u w:val="none"/>
        </w:rPr>
        <w:t>h</w:t>
      </w:r>
      <w:r>
        <w:rPr>
          <w:u w:val="none"/>
        </w:rPr>
        <w:t>erein</w:t>
      </w:r>
      <w:r>
        <w:rPr>
          <w:spacing w:val="30"/>
          <w:u w:val="none"/>
        </w:rPr>
        <w:t xml:space="preserve"> </w:t>
      </w:r>
      <w:r>
        <w:rPr>
          <w:u w:val="none"/>
        </w:rPr>
        <w:t>c</w:t>
      </w:r>
      <w:r>
        <w:rPr>
          <w:spacing w:val="1"/>
          <w:u w:val="none"/>
        </w:rPr>
        <w:t>o</w:t>
      </w:r>
      <w:r>
        <w:rPr>
          <w:u w:val="none"/>
        </w:rPr>
        <w:t>llecti</w:t>
      </w:r>
      <w:r>
        <w:rPr>
          <w:spacing w:val="1"/>
          <w:u w:val="none"/>
        </w:rPr>
        <w:t>v</w:t>
      </w:r>
      <w:r>
        <w:rPr>
          <w:u w:val="none"/>
        </w:rPr>
        <w:t>ely</w:t>
      </w:r>
      <w:r>
        <w:rPr>
          <w:spacing w:val="29"/>
          <w:u w:val="none"/>
        </w:rPr>
        <w:t xml:space="preserve"> </w:t>
      </w:r>
      <w:r>
        <w:rPr>
          <w:u w:val="none"/>
        </w:rPr>
        <w:t>as</w:t>
      </w:r>
      <w:r>
        <w:rPr>
          <w:spacing w:val="25"/>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o</w:t>
      </w:r>
      <w:r>
        <w:rPr>
          <w:u w:val="none"/>
        </w:rPr>
        <w:t>r</w:t>
      </w:r>
      <w:r>
        <w:rPr>
          <w:spacing w:val="28"/>
          <w:u w:val="none"/>
        </w:rPr>
        <w:t xml:space="preserve"> </w:t>
      </w:r>
      <w:r>
        <w:rPr>
          <w:u w:val="none"/>
        </w:rPr>
        <w:t>i</w:t>
      </w:r>
      <w:r>
        <w:rPr>
          <w:spacing w:val="1"/>
          <w:u w:val="none"/>
        </w:rPr>
        <w:t>nd</w:t>
      </w:r>
      <w:r>
        <w:rPr>
          <w:u w:val="none"/>
        </w:rPr>
        <w:t>i</w:t>
      </w:r>
      <w:r>
        <w:rPr>
          <w:spacing w:val="1"/>
          <w:u w:val="none"/>
        </w:rPr>
        <w:t>v</w:t>
      </w:r>
      <w:r>
        <w:rPr>
          <w:u w:val="none"/>
        </w:rPr>
        <w:t>i</w:t>
      </w:r>
      <w:r>
        <w:rPr>
          <w:spacing w:val="1"/>
          <w:u w:val="none"/>
        </w:rPr>
        <w:t>du</w:t>
      </w:r>
      <w:r>
        <w:rPr>
          <w:u w:val="none"/>
        </w:rPr>
        <w:t>ally</w:t>
      </w:r>
      <w:r>
        <w:rPr>
          <w:spacing w:val="29"/>
          <w:u w:val="none"/>
        </w:rPr>
        <w:t xml:space="preserve"> </w:t>
      </w:r>
      <w:r>
        <w:rPr>
          <w:u w:val="none"/>
        </w:rPr>
        <w:t>as</w:t>
      </w:r>
      <w:r>
        <w:rPr>
          <w:spacing w:val="28"/>
          <w:u w:val="none"/>
        </w:rPr>
        <w:t xml:space="preserve"> </w:t>
      </w:r>
      <w:r>
        <w:rPr>
          <w:u w:val="none"/>
        </w:rPr>
        <w:t>a</w:t>
      </w:r>
      <w:r>
        <w:rPr>
          <w:spacing w:val="27"/>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a</w:t>
      </w:r>
      <w:r>
        <w:rPr>
          <w:spacing w:val="1"/>
          <w:u w:val="none"/>
        </w:rPr>
        <w:t>n</w:t>
      </w:r>
      <w:r>
        <w:rPr>
          <w:u w:val="none"/>
        </w:rPr>
        <w:t>d</w:t>
      </w:r>
      <w:r>
        <w:rPr>
          <w:spacing w:val="29"/>
          <w:u w:val="none"/>
        </w:rPr>
        <w:t xml:space="preserve"> </w:t>
      </w:r>
      <w:r w:rsidR="00E97AA9" w:rsidRPr="007E65FD">
        <w:rPr>
          <w:spacing w:val="1"/>
          <w:u w:val="none"/>
        </w:rPr>
        <w:t xml:space="preserve">BEDROCK </w:t>
      </w:r>
      <w:r w:rsidR="009C313C">
        <w:rPr>
          <w:spacing w:val="1"/>
          <w:u w:val="none"/>
        </w:rPr>
        <w:t>&lt;&gt; EM HOLDINGS</w:t>
      </w:r>
      <w:r w:rsidRPr="007E65FD">
        <w:rPr>
          <w:u w:val="none"/>
        </w:rPr>
        <w:t>,</w:t>
      </w:r>
      <w:r w:rsidRPr="007E65FD">
        <w:rPr>
          <w:spacing w:val="18"/>
          <w:u w:val="none"/>
        </w:rPr>
        <w:t xml:space="preserve"> </w:t>
      </w:r>
      <w:r w:rsidRPr="007E65FD">
        <w:rPr>
          <w:spacing w:val="1"/>
          <w:u w:val="none"/>
        </w:rPr>
        <w:t>LLC</w:t>
      </w:r>
      <w:r w:rsidRPr="007E65FD">
        <w:rPr>
          <w:u w:val="none"/>
        </w:rPr>
        <w:t>,</w:t>
      </w:r>
      <w:r w:rsidRPr="007E65FD">
        <w:rPr>
          <w:spacing w:val="18"/>
          <w:u w:val="none"/>
        </w:rPr>
        <w:t xml:space="preserve"> </w:t>
      </w:r>
      <w:r w:rsidRPr="007E65FD">
        <w:rPr>
          <w:u w:val="none"/>
        </w:rPr>
        <w:t>a</w:t>
      </w:r>
      <w:r w:rsidRPr="007E65FD">
        <w:rPr>
          <w:spacing w:val="17"/>
          <w:u w:val="none"/>
        </w:rPr>
        <w:t xml:space="preserve"> </w:t>
      </w:r>
      <w:r w:rsidRPr="007E65FD">
        <w:rPr>
          <w:spacing w:val="1"/>
          <w:u w:val="none"/>
        </w:rPr>
        <w:t>D</w:t>
      </w:r>
      <w:r w:rsidRPr="007E65FD">
        <w:rPr>
          <w:u w:val="none"/>
        </w:rPr>
        <w:t>ela</w:t>
      </w:r>
      <w:r w:rsidRPr="007E65FD">
        <w:rPr>
          <w:spacing w:val="1"/>
          <w:u w:val="none"/>
        </w:rPr>
        <w:t>w</w:t>
      </w:r>
      <w:r w:rsidRPr="007E65FD">
        <w:rPr>
          <w:u w:val="none"/>
        </w:rPr>
        <w:t>are</w:t>
      </w:r>
      <w:r w:rsidRPr="007E65FD">
        <w:rPr>
          <w:spacing w:val="17"/>
          <w:u w:val="none"/>
        </w:rPr>
        <w:t xml:space="preserve"> </w:t>
      </w:r>
      <w:r w:rsidRPr="007E65FD">
        <w:rPr>
          <w:u w:val="none"/>
        </w:rPr>
        <w:t>li</w:t>
      </w:r>
      <w:r w:rsidRPr="007E65FD">
        <w:rPr>
          <w:spacing w:val="2"/>
          <w:u w:val="none"/>
        </w:rPr>
        <w:t>m</w:t>
      </w:r>
      <w:r w:rsidRPr="007E65FD">
        <w:rPr>
          <w:u w:val="none"/>
        </w:rPr>
        <w:t>it</w:t>
      </w:r>
      <w:r>
        <w:rPr>
          <w:u w:val="none"/>
        </w:rPr>
        <w:t>ed</w:t>
      </w:r>
      <w:r>
        <w:rPr>
          <w:spacing w:val="18"/>
          <w:u w:val="none"/>
        </w:rPr>
        <w:t xml:space="preserve"> </w:t>
      </w:r>
      <w:r>
        <w:rPr>
          <w:u w:val="none"/>
        </w:rPr>
        <w:t>liability</w:t>
      </w:r>
      <w:r>
        <w:rPr>
          <w:spacing w:val="19"/>
          <w:u w:val="none"/>
        </w:rPr>
        <w:t xml:space="preserve"> </w:t>
      </w:r>
      <w:r>
        <w:rPr>
          <w:u w:val="none"/>
        </w:rPr>
        <w:t>co</w:t>
      </w:r>
      <w:r>
        <w:rPr>
          <w:spacing w:val="2"/>
          <w:u w:val="none"/>
        </w:rPr>
        <w:t>m</w:t>
      </w:r>
      <w:r>
        <w:rPr>
          <w:u w:val="none"/>
        </w:rPr>
        <w:t>pany,</w:t>
      </w:r>
      <w:r>
        <w:rPr>
          <w:spacing w:val="18"/>
          <w:u w:val="none"/>
        </w:rPr>
        <w:t xml:space="preserve"> </w:t>
      </w:r>
      <w:r>
        <w:rPr>
          <w:u w:val="none"/>
        </w:rPr>
        <w:t>as</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u w:val="none"/>
        </w:rPr>
        <w:t>in</w:t>
      </w:r>
      <w:r>
        <w:rPr>
          <w:spacing w:val="19"/>
          <w:u w:val="none"/>
        </w:rPr>
        <w:t xml:space="preserve"> </w:t>
      </w:r>
      <w:r>
        <w:rPr>
          <w:spacing w:val="1"/>
          <w:u w:val="none"/>
        </w:rPr>
        <w:t>o</w:t>
      </w:r>
      <w:r>
        <w:rPr>
          <w:u w:val="none"/>
        </w:rPr>
        <w:t>r</w:t>
      </w:r>
      <w:r>
        <w:rPr>
          <w:spacing w:val="1"/>
          <w:u w:val="none"/>
        </w:rPr>
        <w:t>d</w:t>
      </w:r>
      <w:r>
        <w:rPr>
          <w:u w:val="none"/>
        </w:rPr>
        <w:t>er</w:t>
      </w:r>
      <w:r>
        <w:rPr>
          <w:spacing w:val="18"/>
          <w:u w:val="none"/>
        </w:rPr>
        <w:t xml:space="preserve"> </w:t>
      </w:r>
      <w:r>
        <w:rPr>
          <w:u w:val="none"/>
        </w:rPr>
        <w:t>to</w:t>
      </w:r>
      <w:r>
        <w:rPr>
          <w:spacing w:val="20"/>
          <w:u w:val="none"/>
        </w:rPr>
        <w:t xml:space="preserve"> </w:t>
      </w:r>
      <w:r>
        <w:rPr>
          <w:u w:val="none"/>
        </w:rPr>
        <w:t>f</w:t>
      </w:r>
      <w:r>
        <w:rPr>
          <w:spacing w:val="1"/>
          <w:u w:val="none"/>
        </w:rPr>
        <w:t>o</w:t>
      </w:r>
      <w:r>
        <w:rPr>
          <w:u w:val="none"/>
        </w:rPr>
        <w:t>rm</w:t>
      </w:r>
      <w:r>
        <w:rPr>
          <w:spacing w:val="20"/>
          <w:u w:val="none"/>
        </w:rPr>
        <w:t xml:space="preserve"> </w:t>
      </w:r>
      <w:r>
        <w:rPr>
          <w:u w:val="none"/>
        </w:rPr>
        <w:t>a</w:t>
      </w:r>
      <w:r>
        <w:rPr>
          <w:w w:val="102"/>
          <w:u w:val="none"/>
        </w:rPr>
        <w:t xml:space="preserve"> </w:t>
      </w:r>
      <w:r>
        <w:rPr>
          <w:u w:val="none"/>
        </w:rPr>
        <w:t>li</w:t>
      </w:r>
      <w:r>
        <w:rPr>
          <w:spacing w:val="2"/>
          <w:u w:val="none"/>
        </w:rPr>
        <w:t>m</w:t>
      </w:r>
      <w:r>
        <w:rPr>
          <w:u w:val="none"/>
        </w:rPr>
        <w:t>ited</w:t>
      </w:r>
      <w:r>
        <w:rPr>
          <w:spacing w:val="20"/>
          <w:u w:val="none"/>
        </w:rPr>
        <w:t xml:space="preserve"> </w:t>
      </w:r>
      <w:r>
        <w:rPr>
          <w:u w:val="none"/>
        </w:rPr>
        <w:t>liability</w:t>
      </w:r>
      <w:r>
        <w:rPr>
          <w:spacing w:val="21"/>
          <w:u w:val="none"/>
        </w:rPr>
        <w:t xml:space="preserve"> </w:t>
      </w:r>
      <w:r>
        <w:rPr>
          <w:u w:val="none"/>
        </w:rPr>
        <w:t>co</w:t>
      </w:r>
      <w:r>
        <w:rPr>
          <w:spacing w:val="2"/>
          <w:u w:val="none"/>
        </w:rPr>
        <w:t>m</w:t>
      </w:r>
      <w:r>
        <w:rPr>
          <w:u w:val="none"/>
        </w:rPr>
        <w:t>pany</w:t>
      </w:r>
      <w:r>
        <w:rPr>
          <w:spacing w:val="20"/>
          <w:u w:val="none"/>
        </w:rPr>
        <w:t xml:space="preserve"> </w:t>
      </w:r>
      <w:r>
        <w:rPr>
          <w:u w:val="none"/>
        </w:rPr>
        <w:t>(t</w:t>
      </w:r>
      <w:r>
        <w:rPr>
          <w:spacing w:val="1"/>
          <w:u w:val="none"/>
        </w:rPr>
        <w:t>h</w:t>
      </w:r>
      <w:r>
        <w:rPr>
          <w:u w:val="none"/>
        </w:rPr>
        <w:t>e</w:t>
      </w:r>
      <w:r>
        <w:rPr>
          <w:spacing w:val="22"/>
          <w:u w:val="none"/>
        </w:rPr>
        <w:t xml:space="preserve"> </w:t>
      </w:r>
      <w:r>
        <w:rPr>
          <w:u w:val="none"/>
        </w:rPr>
        <w:t>“</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0"/>
          <w:u w:val="none"/>
        </w:rPr>
        <w:t xml:space="preserve"> </w:t>
      </w:r>
      <w:r>
        <w:rPr>
          <w:u w:val="none"/>
        </w:rPr>
        <w:t>la</w:t>
      </w:r>
      <w:r>
        <w:rPr>
          <w:spacing w:val="2"/>
          <w:u w:val="none"/>
        </w:rPr>
        <w:t>w</w:t>
      </w:r>
      <w:r>
        <w:rPr>
          <w:u w:val="none"/>
        </w:rPr>
        <w:t>s</w:t>
      </w:r>
      <w:r>
        <w:rPr>
          <w:spacing w:val="20"/>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state</w:t>
      </w:r>
      <w:r>
        <w:rPr>
          <w:spacing w:val="21"/>
          <w:u w:val="none"/>
        </w:rPr>
        <w:t xml:space="preserve"> </w:t>
      </w:r>
      <w:r>
        <w:rPr>
          <w:u w:val="none"/>
        </w:rPr>
        <w:t>of</w:t>
      </w:r>
      <w:r>
        <w:rPr>
          <w:spacing w:val="20"/>
          <w:u w:val="none"/>
        </w:rPr>
        <w:t xml:space="preserve"> </w:t>
      </w:r>
      <w:r w:rsidR="00E97AA9">
        <w:rPr>
          <w:u w:val="none"/>
        </w:rPr>
        <w:t>Michigan</w:t>
      </w:r>
      <w:r>
        <w:rPr>
          <w:u w:val="none"/>
        </w:rPr>
        <w:t>.</w:t>
      </w:r>
      <w:r>
        <w:rPr>
          <w:spacing w:val="38"/>
          <w:u w:val="none"/>
        </w:rPr>
        <w:t xml:space="preserve"> </w:t>
      </w:r>
      <w:r>
        <w:rPr>
          <w:spacing w:val="1"/>
          <w:u w:val="none"/>
        </w:rPr>
        <w:t>C</w:t>
      </w:r>
      <w:r>
        <w:rPr>
          <w:u w:val="none"/>
        </w:rPr>
        <w:t>a</w:t>
      </w:r>
      <w:r>
        <w:rPr>
          <w:spacing w:val="1"/>
          <w:u w:val="none"/>
        </w:rPr>
        <w:t>p</w:t>
      </w:r>
      <w:r>
        <w:rPr>
          <w:u w:val="none"/>
        </w:rPr>
        <w:t>italized</w:t>
      </w:r>
      <w:r>
        <w:rPr>
          <w:spacing w:val="20"/>
          <w:u w:val="none"/>
        </w:rPr>
        <w:t xml:space="preserve"> </w:t>
      </w:r>
      <w:r>
        <w:rPr>
          <w:u w:val="none"/>
        </w:rPr>
        <w:t>ter</w:t>
      </w:r>
      <w:r>
        <w:rPr>
          <w:spacing w:val="2"/>
          <w:u w:val="none"/>
        </w:rPr>
        <w:t>m</w:t>
      </w:r>
      <w:r>
        <w:rPr>
          <w:u w:val="none"/>
        </w:rPr>
        <w:t>s</w:t>
      </w:r>
      <w:r>
        <w:rPr>
          <w:w w:val="102"/>
          <w:u w:val="none"/>
        </w:rPr>
        <w:t xml:space="preserve"> </w:t>
      </w:r>
      <w:r>
        <w:rPr>
          <w:spacing w:val="1"/>
          <w:u w:val="none"/>
        </w:rPr>
        <w:t>u</w:t>
      </w:r>
      <w:r>
        <w:rPr>
          <w:u w:val="none"/>
        </w:rPr>
        <w:t>sed</w:t>
      </w:r>
      <w:r>
        <w:rPr>
          <w:spacing w:val="18"/>
          <w:u w:val="none"/>
        </w:rPr>
        <w:t xml:space="preserve"> </w:t>
      </w:r>
      <w:r>
        <w:rPr>
          <w:u w:val="none"/>
        </w:rPr>
        <w:t>a</w:t>
      </w:r>
      <w:r>
        <w:rPr>
          <w:spacing w:val="1"/>
          <w:u w:val="none"/>
        </w:rPr>
        <w:t>n</w:t>
      </w:r>
      <w:r>
        <w:rPr>
          <w:u w:val="none"/>
        </w:rPr>
        <w:t>d</w:t>
      </w:r>
      <w:r>
        <w:rPr>
          <w:spacing w:val="18"/>
          <w:u w:val="none"/>
        </w:rPr>
        <w:t xml:space="preserve"> </w:t>
      </w:r>
      <w:r>
        <w:rPr>
          <w:spacing w:val="1"/>
          <w:u w:val="none"/>
        </w:rPr>
        <w:t>no</w:t>
      </w:r>
      <w:r>
        <w:rPr>
          <w:u w:val="none"/>
        </w:rPr>
        <w:t>t</w:t>
      </w:r>
      <w:r>
        <w:rPr>
          <w:spacing w:val="16"/>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9"/>
          <w:u w:val="none"/>
        </w:rPr>
        <w:t xml:space="preserve"> </w:t>
      </w:r>
      <w:r>
        <w:rPr>
          <w:spacing w:val="1"/>
          <w:u w:val="none"/>
        </w:rPr>
        <w:t>d</w:t>
      </w:r>
      <w:r>
        <w:rPr>
          <w:u w:val="none"/>
        </w:rPr>
        <w:t>efi</w:t>
      </w:r>
      <w:r>
        <w:rPr>
          <w:spacing w:val="1"/>
          <w:u w:val="none"/>
        </w:rPr>
        <w:t>n</w:t>
      </w:r>
      <w:r>
        <w:rPr>
          <w:u w:val="none"/>
        </w:rPr>
        <w:t>ed</w:t>
      </w:r>
      <w:r>
        <w:rPr>
          <w:spacing w:val="18"/>
          <w:u w:val="none"/>
        </w:rPr>
        <w:t xml:space="preserve"> </w:t>
      </w:r>
      <w:r>
        <w:rPr>
          <w:spacing w:val="1"/>
          <w:u w:val="none"/>
        </w:rPr>
        <w:t>h</w:t>
      </w:r>
      <w:r>
        <w:rPr>
          <w:u w:val="none"/>
        </w:rPr>
        <w:t>erein</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h</w:t>
      </w:r>
      <w:r>
        <w:rPr>
          <w:u w:val="none"/>
        </w:rPr>
        <w:t>a</w:t>
      </w:r>
      <w:r>
        <w:rPr>
          <w:spacing w:val="1"/>
          <w:u w:val="none"/>
        </w:rPr>
        <w:t>v</w:t>
      </w:r>
      <w:r>
        <w:rPr>
          <w:u w:val="none"/>
        </w:rPr>
        <w:t>e</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ea</w:t>
      </w:r>
      <w:r>
        <w:rPr>
          <w:spacing w:val="1"/>
          <w:u w:val="none"/>
        </w:rPr>
        <w:t>n</w:t>
      </w:r>
      <w:r>
        <w:rPr>
          <w:u w:val="none"/>
        </w:rPr>
        <w:t>i</w:t>
      </w:r>
      <w:r>
        <w:rPr>
          <w:spacing w:val="1"/>
          <w:u w:val="none"/>
        </w:rPr>
        <w:t>ng</w:t>
      </w:r>
      <w:r>
        <w:rPr>
          <w:u w:val="none"/>
        </w:rPr>
        <w:t>s</w:t>
      </w:r>
      <w:r>
        <w:rPr>
          <w:spacing w:val="17"/>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8"/>
          <w:u w:val="none"/>
        </w:rPr>
        <w:t xml:space="preserve"> </w:t>
      </w:r>
      <w:r>
        <w:rPr>
          <w:u w:val="none"/>
        </w:rPr>
        <w:t>in</w:t>
      </w:r>
      <w:r>
        <w:rPr>
          <w:spacing w:val="17"/>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18"/>
        </w:rPr>
        <w:t xml:space="preserve"> </w:t>
      </w:r>
      <w:r>
        <w:rPr>
          <w:rFonts w:cs="Times New Roman"/>
          <w:b/>
          <w:bCs/>
          <w:i/>
        </w:rPr>
        <w:t>A</w:t>
      </w:r>
      <w:r>
        <w:rPr>
          <w:rFonts w:cs="Times New Roman"/>
          <w:b/>
          <w:bCs/>
          <w:i/>
          <w:spacing w:val="18"/>
        </w:rPr>
        <w:t xml:space="preserve"> </w:t>
      </w:r>
      <w:r>
        <w:rPr>
          <w:u w:val="none"/>
        </w:rPr>
        <w:t>attac</w:t>
      </w:r>
      <w:r>
        <w:rPr>
          <w:spacing w:val="1"/>
          <w:u w:val="none"/>
        </w:rPr>
        <w:t>h</w:t>
      </w:r>
      <w:r>
        <w:rPr>
          <w:u w:val="none"/>
        </w:rPr>
        <w:t>ed</w:t>
      </w:r>
      <w:r>
        <w:rPr>
          <w:spacing w:val="18"/>
          <w:u w:val="none"/>
        </w:rPr>
        <w:t xml:space="preserve"> </w:t>
      </w:r>
      <w:r>
        <w:rPr>
          <w:u w:val="none"/>
        </w:rPr>
        <w:t>hereto.</w:t>
      </w:r>
    </w:p>
    <w:p w14:paraId="4236FEA2" w14:textId="77777777" w:rsidR="000C19C9" w:rsidRDefault="000C19C9">
      <w:pPr>
        <w:spacing w:before="2" w:line="240" w:lineRule="exact"/>
        <w:rPr>
          <w:sz w:val="24"/>
          <w:szCs w:val="24"/>
        </w:rPr>
      </w:pPr>
    </w:p>
    <w:p w14:paraId="52D36351" w14:textId="77777777" w:rsidR="000C19C9" w:rsidRDefault="00D3642A">
      <w:pPr>
        <w:pStyle w:val="BodyText"/>
        <w:spacing w:line="248" w:lineRule="auto"/>
        <w:ind w:right="217"/>
        <w:rPr>
          <w:u w:val="none"/>
        </w:rPr>
      </w:pPr>
      <w:r>
        <w:rPr>
          <w:u w:val="none"/>
        </w:rPr>
        <w:t>IN</w:t>
      </w:r>
      <w:r>
        <w:rPr>
          <w:spacing w:val="21"/>
          <w:u w:val="none"/>
        </w:rPr>
        <w:t xml:space="preserve"> </w:t>
      </w:r>
      <w:r>
        <w:rPr>
          <w:spacing w:val="1"/>
          <w:u w:val="none"/>
        </w:rPr>
        <w:t>CONS</w:t>
      </w:r>
      <w:r>
        <w:rPr>
          <w:u w:val="none"/>
        </w:rPr>
        <w:t>I</w:t>
      </w:r>
      <w:r>
        <w:rPr>
          <w:spacing w:val="1"/>
          <w:u w:val="none"/>
        </w:rPr>
        <w:t>DERAT</w:t>
      </w:r>
      <w:r>
        <w:rPr>
          <w:u w:val="none"/>
        </w:rPr>
        <w:t>I</w:t>
      </w:r>
      <w:r>
        <w:rPr>
          <w:spacing w:val="1"/>
          <w:u w:val="none"/>
        </w:rPr>
        <w:t>O</w:t>
      </w:r>
      <w:r>
        <w:rPr>
          <w:u w:val="none"/>
        </w:rPr>
        <w:t>N</w:t>
      </w:r>
      <w:r>
        <w:rPr>
          <w:spacing w:val="22"/>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spacing w:val="1"/>
          <w:u w:val="none"/>
        </w:rPr>
        <w:t>u</w:t>
      </w:r>
      <w:r>
        <w:rPr>
          <w:u w:val="none"/>
        </w:rPr>
        <w:t>t</w:t>
      </w:r>
      <w:r>
        <w:rPr>
          <w:spacing w:val="1"/>
          <w:u w:val="none"/>
        </w:rPr>
        <w:t>u</w:t>
      </w:r>
      <w:r>
        <w:rPr>
          <w:u w:val="none"/>
        </w:rPr>
        <w:t>al</w:t>
      </w:r>
      <w:r>
        <w:rPr>
          <w:spacing w:val="19"/>
          <w:u w:val="none"/>
        </w:rPr>
        <w:t xml:space="preserve"> </w:t>
      </w:r>
      <w:r>
        <w:rPr>
          <w:u w:val="none"/>
        </w:rPr>
        <w:t>c</w:t>
      </w:r>
      <w:r>
        <w:rPr>
          <w:spacing w:val="1"/>
          <w:u w:val="none"/>
        </w:rPr>
        <w:t>ov</w:t>
      </w:r>
      <w:r>
        <w:rPr>
          <w:u w:val="none"/>
        </w:rPr>
        <w:t>e</w:t>
      </w:r>
      <w:r>
        <w:rPr>
          <w:spacing w:val="1"/>
          <w:u w:val="none"/>
        </w:rPr>
        <w:t>n</w:t>
      </w:r>
      <w:r>
        <w:rPr>
          <w:u w:val="none"/>
        </w:rPr>
        <w:t>a</w:t>
      </w:r>
      <w:r>
        <w:rPr>
          <w:spacing w:val="1"/>
          <w:u w:val="none"/>
        </w:rPr>
        <w:t>n</w:t>
      </w:r>
      <w:r>
        <w:rPr>
          <w:u w:val="none"/>
        </w:rPr>
        <w:t>ts</w:t>
      </w:r>
      <w:r>
        <w:rPr>
          <w:spacing w:val="19"/>
          <w:u w:val="none"/>
        </w:rPr>
        <w:t xml:space="preserve"> </w:t>
      </w:r>
      <w:r>
        <w:rPr>
          <w:u w:val="none"/>
        </w:rPr>
        <w:t>a</w:t>
      </w:r>
      <w:r>
        <w:rPr>
          <w:spacing w:val="1"/>
          <w:u w:val="none"/>
        </w:rPr>
        <w:t>n</w:t>
      </w:r>
      <w:r>
        <w:rPr>
          <w:u w:val="none"/>
        </w:rPr>
        <w:t>d</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r</w:t>
      </w:r>
      <w:r>
        <w:rPr>
          <w:spacing w:val="1"/>
          <w:u w:val="none"/>
        </w:rPr>
        <w:t>o</w:t>
      </w:r>
      <w:r>
        <w:rPr>
          <w:spacing w:val="2"/>
          <w:u w:val="none"/>
        </w:rPr>
        <w:t>m</w:t>
      </w:r>
      <w:r>
        <w:rPr>
          <w:u w:val="none"/>
        </w:rPr>
        <w:t>ises</w:t>
      </w:r>
      <w:r>
        <w:rPr>
          <w:spacing w:val="19"/>
          <w:u w:val="none"/>
        </w:rPr>
        <w:t xml:space="preserve"> </w:t>
      </w:r>
      <w:r>
        <w:rPr>
          <w:spacing w:val="2"/>
          <w:u w:val="none"/>
        </w:rPr>
        <w:t>m</w:t>
      </w:r>
      <w:r>
        <w:rPr>
          <w:u w:val="none"/>
        </w:rPr>
        <w:t>a</w:t>
      </w:r>
      <w:r>
        <w:rPr>
          <w:spacing w:val="1"/>
          <w:u w:val="none"/>
        </w:rPr>
        <w:t>d</w:t>
      </w:r>
      <w:r>
        <w:rPr>
          <w:u w:val="none"/>
        </w:rPr>
        <w:t>e</w:t>
      </w:r>
      <w:r>
        <w:rPr>
          <w:spacing w:val="20"/>
          <w:u w:val="none"/>
        </w:rPr>
        <w:t xml:space="preserve"> </w:t>
      </w:r>
      <w:r>
        <w:rPr>
          <w:spacing w:val="1"/>
          <w:u w:val="none"/>
        </w:rPr>
        <w:t>h</w:t>
      </w:r>
      <w:r>
        <w:rPr>
          <w:u w:val="none"/>
        </w:rPr>
        <w:t>erei</w:t>
      </w:r>
      <w:r>
        <w:rPr>
          <w:spacing w:val="1"/>
          <w:u w:val="none"/>
        </w:rPr>
        <w:t>n</w:t>
      </w:r>
      <w:r>
        <w:rPr>
          <w:u w:val="none"/>
        </w:rPr>
        <w:t>,</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arties</w:t>
      </w:r>
      <w:r>
        <w:rPr>
          <w:spacing w:val="19"/>
          <w:u w:val="none"/>
        </w:rPr>
        <w:t xml:space="preserve"> </w:t>
      </w:r>
      <w:r>
        <w:rPr>
          <w:spacing w:val="1"/>
          <w:u w:val="none"/>
        </w:rPr>
        <w:t>h</w:t>
      </w:r>
      <w:r>
        <w:rPr>
          <w:u w:val="none"/>
        </w:rPr>
        <w:t>ereto</w:t>
      </w:r>
      <w:r>
        <w:rPr>
          <w:w w:val="102"/>
          <w:u w:val="none"/>
        </w:rPr>
        <w:t xml:space="preserve"> </w:t>
      </w:r>
      <w:r>
        <w:rPr>
          <w:u w:val="none"/>
        </w:rPr>
        <w:t>a</w:t>
      </w:r>
      <w:r>
        <w:rPr>
          <w:spacing w:val="1"/>
          <w:u w:val="none"/>
        </w:rPr>
        <w:t>g</w:t>
      </w:r>
      <w:r>
        <w:rPr>
          <w:u w:val="none"/>
        </w:rPr>
        <w:t>ree</w:t>
      </w:r>
      <w:r>
        <w:rPr>
          <w:spacing w:val="23"/>
          <w:u w:val="none"/>
        </w:rPr>
        <w:t xml:space="preserve"> </w:t>
      </w:r>
      <w:r>
        <w:rPr>
          <w:u w:val="none"/>
        </w:rPr>
        <w:t>as</w:t>
      </w:r>
      <w:r>
        <w:rPr>
          <w:spacing w:val="22"/>
          <w:u w:val="none"/>
        </w:rPr>
        <w:t xml:space="preserve"> </w:t>
      </w:r>
      <w:r>
        <w:rPr>
          <w:u w:val="none"/>
        </w:rPr>
        <w:t>follo</w:t>
      </w:r>
      <w:r>
        <w:rPr>
          <w:spacing w:val="1"/>
          <w:u w:val="none"/>
        </w:rPr>
        <w:t>w</w:t>
      </w:r>
      <w:r>
        <w:rPr>
          <w:u w:val="none"/>
        </w:rPr>
        <w:t>s:</w:t>
      </w:r>
    </w:p>
    <w:p w14:paraId="12960BCC" w14:textId="77777777" w:rsidR="008A0DBF" w:rsidRDefault="008A0DBF">
      <w:pPr>
        <w:pStyle w:val="BodyText"/>
        <w:spacing w:line="248" w:lineRule="auto"/>
        <w:ind w:right="217"/>
        <w:rPr>
          <w:u w:val="none"/>
        </w:rPr>
      </w:pPr>
    </w:p>
    <w:p w14:paraId="214F3DC5" w14:textId="77777777" w:rsidR="000C19C9" w:rsidRDefault="00D3642A">
      <w:pPr>
        <w:pStyle w:val="Heading1"/>
        <w:ind w:left="0" w:right="11"/>
        <w:jc w:val="center"/>
        <w:rPr>
          <w:b w:val="0"/>
          <w:bCs w:val="0"/>
        </w:rPr>
      </w:pPr>
      <w:r>
        <w:rPr>
          <w:spacing w:val="1"/>
        </w:rPr>
        <w:t>ART</w:t>
      </w:r>
      <w:r>
        <w:t>I</w:t>
      </w:r>
      <w:r>
        <w:rPr>
          <w:spacing w:val="1"/>
        </w:rPr>
        <w:t>CL</w:t>
      </w:r>
      <w:r>
        <w:t>E</w:t>
      </w:r>
      <w:r>
        <w:rPr>
          <w:spacing w:val="31"/>
        </w:rPr>
        <w:t xml:space="preserve"> </w:t>
      </w:r>
      <w:r>
        <w:t>I</w:t>
      </w:r>
    </w:p>
    <w:p w14:paraId="78016BEE" w14:textId="77777777" w:rsidR="000C19C9" w:rsidRDefault="000C19C9">
      <w:pPr>
        <w:spacing w:before="7" w:line="260" w:lineRule="exact"/>
        <w:rPr>
          <w:sz w:val="26"/>
          <w:szCs w:val="26"/>
        </w:rPr>
      </w:pPr>
    </w:p>
    <w:p w14:paraId="69968098" w14:textId="77777777" w:rsidR="000C19C9" w:rsidRDefault="00D3642A">
      <w:pPr>
        <w:numPr>
          <w:ilvl w:val="0"/>
          <w:numId w:val="8"/>
        </w:numPr>
        <w:tabs>
          <w:tab w:val="left" w:pos="824"/>
        </w:tabs>
        <w:ind w:left="824" w:right="5781"/>
        <w:jc w:val="both"/>
        <w:rPr>
          <w:rFonts w:ascii="Times New Roman" w:eastAsia="Times New Roman" w:hAnsi="Times New Roman" w:cs="Times New Roman"/>
          <w:sz w:val="21"/>
          <w:szCs w:val="21"/>
        </w:rPr>
      </w:pP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NTR</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DUCT</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R</w:t>
      </w:r>
      <w:r>
        <w:rPr>
          <w:rFonts w:ascii="Times New Roman" w:eastAsia="Times New Roman" w:hAnsi="Times New Roman" w:cs="Times New Roman"/>
          <w:b/>
          <w:bCs/>
          <w:sz w:val="21"/>
          <w:szCs w:val="21"/>
        </w:rPr>
        <w:t xml:space="preserve">Y </w:t>
      </w:r>
      <w:r>
        <w:rPr>
          <w:rFonts w:ascii="Times New Roman" w:eastAsia="Times New Roman" w:hAnsi="Times New Roman" w:cs="Times New Roman"/>
          <w:b/>
          <w:bCs/>
          <w:spacing w:val="25"/>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ATTER</w:t>
      </w:r>
      <w:r>
        <w:rPr>
          <w:rFonts w:ascii="Times New Roman" w:eastAsia="Times New Roman" w:hAnsi="Times New Roman" w:cs="Times New Roman"/>
          <w:b/>
          <w:bCs/>
          <w:sz w:val="21"/>
          <w:szCs w:val="21"/>
        </w:rPr>
        <w:t>S</w:t>
      </w:r>
    </w:p>
    <w:p w14:paraId="4DD0403A" w14:textId="77777777" w:rsidR="000C19C9" w:rsidRDefault="000C19C9">
      <w:pPr>
        <w:spacing w:before="8" w:line="240" w:lineRule="exact"/>
        <w:rPr>
          <w:sz w:val="24"/>
          <w:szCs w:val="24"/>
        </w:rPr>
      </w:pPr>
    </w:p>
    <w:p w14:paraId="493CD852"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FOR</w:t>
      </w:r>
      <w:r>
        <w:rPr>
          <w:spacing w:val="2"/>
          <w:u w:color="000000"/>
        </w:rPr>
        <w:t>M</w:t>
      </w:r>
      <w:r>
        <w:rPr>
          <w:spacing w:val="1"/>
          <w:u w:color="000000"/>
        </w:rPr>
        <w:t>AT</w:t>
      </w:r>
      <w:r>
        <w:rPr>
          <w:u w:color="000000"/>
        </w:rPr>
        <w:t>I</w:t>
      </w:r>
      <w:r>
        <w:rPr>
          <w:spacing w:val="1"/>
          <w:u w:color="000000"/>
        </w:rPr>
        <w:t>O</w:t>
      </w:r>
      <w:r>
        <w:rPr>
          <w:u w:color="000000"/>
        </w:rPr>
        <w:t>N</w:t>
      </w:r>
      <w:r>
        <w:rPr>
          <w:spacing w:val="43"/>
          <w:u w:color="000000"/>
        </w:rPr>
        <w:t xml:space="preserve"> </w:t>
      </w:r>
      <w:r>
        <w:rPr>
          <w:spacing w:val="1"/>
          <w:u w:color="000000"/>
        </w:rPr>
        <w:t>O</w:t>
      </w:r>
      <w:r>
        <w:rPr>
          <w:u w:color="000000"/>
        </w:rPr>
        <w:t>F</w:t>
      </w:r>
      <w:r>
        <w:rPr>
          <w:spacing w:val="44"/>
          <w:u w:color="000000"/>
        </w:rPr>
        <w:t xml:space="preserve"> </w:t>
      </w:r>
      <w:r>
        <w:rPr>
          <w:spacing w:val="1"/>
          <w:u w:color="000000"/>
        </w:rPr>
        <w:t>CO</w:t>
      </w:r>
      <w:r>
        <w:rPr>
          <w:spacing w:val="2"/>
          <w:u w:color="000000"/>
        </w:rPr>
        <w:t>M</w:t>
      </w:r>
      <w:r>
        <w:rPr>
          <w:spacing w:val="1"/>
          <w:u w:color="000000"/>
        </w:rPr>
        <w:t>PANY</w:t>
      </w:r>
      <w:r>
        <w:rPr>
          <w:u w:val="none"/>
        </w:rPr>
        <w:t>.</w:t>
      </w:r>
      <w:r>
        <w:rPr>
          <w:spacing w:val="43"/>
          <w:u w:val="none"/>
        </w:rPr>
        <w:t xml:space="preserve"> </w:t>
      </w:r>
      <w:r>
        <w:rPr>
          <w:spacing w:val="1"/>
          <w:u w:val="none"/>
        </w:rPr>
        <w:t>Th</w:t>
      </w:r>
      <w:r>
        <w:rPr>
          <w:u w:val="none"/>
        </w:rPr>
        <w:t>e</w:t>
      </w:r>
      <w:r>
        <w:rPr>
          <w:spacing w:val="44"/>
          <w:u w:val="none"/>
        </w:rPr>
        <w:t xml:space="preserve"> </w:t>
      </w:r>
      <w:r>
        <w:rPr>
          <w:spacing w:val="1"/>
          <w:u w:val="none"/>
        </w:rPr>
        <w:t>p</w:t>
      </w:r>
      <w:r>
        <w:rPr>
          <w:u w:val="none"/>
        </w:rPr>
        <w:t>arties</w:t>
      </w:r>
      <w:r>
        <w:rPr>
          <w:spacing w:val="43"/>
          <w:u w:val="none"/>
        </w:rPr>
        <w:t xml:space="preserve"> </w:t>
      </w:r>
      <w:r>
        <w:rPr>
          <w:spacing w:val="1"/>
          <w:u w:val="none"/>
        </w:rPr>
        <w:t>h</w:t>
      </w:r>
      <w:r>
        <w:rPr>
          <w:u w:val="none"/>
        </w:rPr>
        <w:t>a</w:t>
      </w:r>
      <w:r>
        <w:rPr>
          <w:spacing w:val="1"/>
          <w:u w:val="none"/>
        </w:rPr>
        <w:t>v</w:t>
      </w:r>
      <w:r>
        <w:rPr>
          <w:u w:val="none"/>
        </w:rPr>
        <w:t>e</w:t>
      </w:r>
      <w:r>
        <w:rPr>
          <w:spacing w:val="44"/>
          <w:u w:val="none"/>
        </w:rPr>
        <w:t xml:space="preserve"> </w:t>
      </w:r>
      <w:r>
        <w:rPr>
          <w:u w:val="none"/>
        </w:rPr>
        <w:t>f</w:t>
      </w:r>
      <w:r>
        <w:rPr>
          <w:spacing w:val="1"/>
          <w:u w:val="none"/>
        </w:rPr>
        <w:t>o</w:t>
      </w:r>
      <w:r>
        <w:rPr>
          <w:u w:val="none"/>
        </w:rPr>
        <w:t>r</w:t>
      </w:r>
      <w:r>
        <w:rPr>
          <w:spacing w:val="2"/>
          <w:u w:val="none"/>
        </w:rPr>
        <w:t>m</w:t>
      </w:r>
      <w:r>
        <w:rPr>
          <w:u w:val="none"/>
        </w:rPr>
        <w:t>ed</w:t>
      </w:r>
      <w:r>
        <w:rPr>
          <w:spacing w:val="44"/>
          <w:u w:val="none"/>
        </w:rPr>
        <w:t xml:space="preserve"> </w:t>
      </w:r>
      <w:r>
        <w:rPr>
          <w:u w:val="none"/>
        </w:rPr>
        <w:t>t</w:t>
      </w:r>
      <w:r>
        <w:rPr>
          <w:spacing w:val="1"/>
          <w:u w:val="none"/>
        </w:rPr>
        <w:t>h</w:t>
      </w:r>
      <w:r>
        <w:rPr>
          <w:u w:val="none"/>
        </w:rPr>
        <w:t>e</w:t>
      </w:r>
      <w:r>
        <w:rPr>
          <w:spacing w:val="4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4"/>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2"/>
          <w:u w:val="none"/>
        </w:rPr>
        <w:t xml:space="preserve"> </w:t>
      </w:r>
      <w:r>
        <w:rPr>
          <w:u w:val="none"/>
        </w:rPr>
        <w:t>to</w:t>
      </w:r>
      <w:r>
        <w:rPr>
          <w:spacing w:val="44"/>
          <w:u w:val="none"/>
        </w:rPr>
        <w:t xml:space="preserve"> </w:t>
      </w:r>
      <w:r>
        <w:rPr>
          <w:u w:val="none"/>
        </w:rPr>
        <w:t>t</w:t>
      </w:r>
      <w:r>
        <w:rPr>
          <w:spacing w:val="1"/>
          <w:u w:val="none"/>
        </w:rPr>
        <w:t>h</w:t>
      </w:r>
      <w:r>
        <w:rPr>
          <w:u w:val="none"/>
        </w:rPr>
        <w:t>e</w:t>
      </w:r>
      <w:r>
        <w:rPr>
          <w:w w:val="102"/>
          <w:u w:val="none"/>
        </w:rPr>
        <w:t xml:space="preserve"> </w:t>
      </w:r>
      <w:r>
        <w:rPr>
          <w:u w:val="none"/>
        </w:rPr>
        <w:t>la</w:t>
      </w:r>
      <w:r>
        <w:rPr>
          <w:spacing w:val="2"/>
          <w:u w:val="none"/>
        </w:rPr>
        <w:t>w</w:t>
      </w:r>
      <w:r>
        <w:rPr>
          <w:u w:val="none"/>
        </w:rPr>
        <w:t>s</w:t>
      </w:r>
      <w:r>
        <w:rPr>
          <w:spacing w:val="15"/>
          <w:u w:val="none"/>
        </w:rPr>
        <w:t xml:space="preserve"> </w:t>
      </w:r>
      <w:r>
        <w:rPr>
          <w:u w:val="none"/>
        </w:rPr>
        <w:t>of</w:t>
      </w:r>
      <w:r>
        <w:rPr>
          <w:spacing w:val="15"/>
          <w:u w:val="none"/>
        </w:rPr>
        <w:t xml:space="preserve"> </w:t>
      </w:r>
      <w:r>
        <w:rPr>
          <w:u w:val="none"/>
        </w:rPr>
        <w:t>t</w:t>
      </w:r>
      <w:r>
        <w:rPr>
          <w:spacing w:val="1"/>
          <w:u w:val="none"/>
        </w:rPr>
        <w:t>h</w:t>
      </w:r>
      <w:r>
        <w:rPr>
          <w:u w:val="none"/>
        </w:rPr>
        <w:t>e</w:t>
      </w:r>
      <w:r>
        <w:rPr>
          <w:spacing w:val="15"/>
          <w:u w:val="none"/>
        </w:rPr>
        <w:t xml:space="preserve"> </w:t>
      </w:r>
      <w:r>
        <w:rPr>
          <w:u w:val="none"/>
        </w:rPr>
        <w:t>state</w:t>
      </w:r>
      <w:r>
        <w:rPr>
          <w:spacing w:val="15"/>
          <w:u w:val="none"/>
        </w:rPr>
        <w:t xml:space="preserve"> </w:t>
      </w:r>
      <w:r>
        <w:rPr>
          <w:u w:val="none"/>
        </w:rPr>
        <w:t>of</w:t>
      </w:r>
      <w:r>
        <w:rPr>
          <w:spacing w:val="13"/>
          <w:u w:val="none"/>
        </w:rPr>
        <w:t xml:space="preserve"> </w:t>
      </w:r>
      <w:r w:rsidR="00E97AA9">
        <w:rPr>
          <w:u w:val="none"/>
        </w:rPr>
        <w:t>Michigan</w:t>
      </w:r>
      <w:r>
        <w:rPr>
          <w:u w:val="none"/>
        </w:rPr>
        <w:t xml:space="preserve">. </w:t>
      </w:r>
      <w:r>
        <w:rPr>
          <w:spacing w:val="28"/>
          <w:u w:val="none"/>
        </w:rPr>
        <w:t xml:space="preserve"> </w:t>
      </w:r>
      <w:r>
        <w:rPr>
          <w:spacing w:val="1"/>
          <w:u w:val="none"/>
        </w:rPr>
        <w:t>Th</w:t>
      </w:r>
      <w:r>
        <w:rPr>
          <w:u w:val="none"/>
        </w:rPr>
        <w:t>e</w:t>
      </w:r>
      <w:r>
        <w:rPr>
          <w:spacing w:val="15"/>
          <w:u w:val="none"/>
        </w:rPr>
        <w:t xml:space="preserve"> </w:t>
      </w:r>
      <w:r>
        <w:rPr>
          <w:spacing w:val="1"/>
          <w:u w:val="none"/>
        </w:rPr>
        <w:t>n</w:t>
      </w:r>
      <w:r>
        <w:rPr>
          <w:u w:val="none"/>
        </w:rPr>
        <w:t>a</w:t>
      </w:r>
      <w:r>
        <w:rPr>
          <w:spacing w:val="2"/>
          <w:u w:val="none"/>
        </w:rPr>
        <w:t>m</w:t>
      </w:r>
      <w:r>
        <w:rPr>
          <w:u w:val="none"/>
        </w:rPr>
        <w:t>e</w:t>
      </w:r>
      <w:r>
        <w:rPr>
          <w:spacing w:val="15"/>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5"/>
          <w:u w:val="none"/>
        </w:rPr>
        <w:t xml:space="preserve"> </w:t>
      </w:r>
      <w:r>
        <w:rPr>
          <w:u w:val="none"/>
        </w:rPr>
        <w:t>is</w:t>
      </w:r>
      <w:r>
        <w:rPr>
          <w:spacing w:val="15"/>
          <w:u w:val="none"/>
        </w:rPr>
        <w:t xml:space="preserve"> </w:t>
      </w:r>
      <w:r w:rsidR="00E97AA9" w:rsidRPr="005D0AFF">
        <w:rPr>
          <w:b/>
          <w:spacing w:val="2"/>
          <w:u w:val="none"/>
        </w:rPr>
        <w:t>LAMBERTON LAKE MHC</w:t>
      </w:r>
      <w:r w:rsidR="005D0AFF">
        <w:rPr>
          <w:b/>
          <w:spacing w:val="2"/>
          <w:u w:val="none"/>
        </w:rPr>
        <w:t>,</w:t>
      </w:r>
      <w:r w:rsidRPr="005D0AFF">
        <w:rPr>
          <w:b/>
          <w:spacing w:val="15"/>
          <w:u w:val="none"/>
        </w:rPr>
        <w:t xml:space="preserve"> </w:t>
      </w:r>
      <w:r w:rsidRPr="005D0AFF">
        <w:rPr>
          <w:b/>
          <w:spacing w:val="1"/>
          <w:u w:val="none"/>
        </w:rPr>
        <w:t>LL</w:t>
      </w:r>
      <w:r w:rsidRPr="005D0AFF">
        <w:rPr>
          <w:b/>
          <w:u w:val="none"/>
        </w:rPr>
        <w:t>C</w:t>
      </w:r>
      <w:r>
        <w:rPr>
          <w:u w:val="none"/>
        </w:rPr>
        <w:t>.</w:t>
      </w:r>
    </w:p>
    <w:p w14:paraId="3E43A72B" w14:textId="77777777" w:rsidR="000C19C9" w:rsidRDefault="000C19C9">
      <w:pPr>
        <w:spacing w:line="240" w:lineRule="exact"/>
        <w:rPr>
          <w:sz w:val="24"/>
          <w:szCs w:val="24"/>
        </w:rPr>
      </w:pPr>
    </w:p>
    <w:p w14:paraId="4470ED3E" w14:textId="77777777" w:rsidR="000C19C9" w:rsidRDefault="00D3642A">
      <w:pPr>
        <w:pStyle w:val="BodyText"/>
        <w:numPr>
          <w:ilvl w:val="1"/>
          <w:numId w:val="8"/>
        </w:numPr>
        <w:tabs>
          <w:tab w:val="left" w:pos="1544"/>
        </w:tabs>
        <w:spacing w:line="250" w:lineRule="auto"/>
        <w:ind w:right="112" w:firstLine="720"/>
        <w:jc w:val="both"/>
        <w:rPr>
          <w:u w:val="none"/>
        </w:rPr>
      </w:pPr>
      <w:r>
        <w:rPr>
          <w:spacing w:val="1"/>
          <w:u w:color="000000"/>
        </w:rPr>
        <w:t>PR</w:t>
      </w:r>
      <w:r>
        <w:rPr>
          <w:u w:color="000000"/>
        </w:rPr>
        <w:t>I</w:t>
      </w:r>
      <w:r>
        <w:rPr>
          <w:spacing w:val="1"/>
          <w:u w:color="000000"/>
        </w:rPr>
        <w:t>NC</w:t>
      </w:r>
      <w:r>
        <w:rPr>
          <w:u w:color="000000"/>
        </w:rPr>
        <w:t>I</w:t>
      </w:r>
      <w:r>
        <w:rPr>
          <w:spacing w:val="1"/>
          <w:u w:color="000000"/>
        </w:rPr>
        <w:t>PA</w:t>
      </w:r>
      <w:r>
        <w:rPr>
          <w:u w:color="000000"/>
        </w:rPr>
        <w:t>L</w:t>
      </w:r>
      <w:r>
        <w:rPr>
          <w:spacing w:val="7"/>
          <w:u w:color="000000"/>
        </w:rPr>
        <w:t xml:space="preserve"> </w:t>
      </w:r>
      <w:r>
        <w:rPr>
          <w:spacing w:val="1"/>
          <w:u w:color="000000"/>
        </w:rPr>
        <w:t>OFF</w:t>
      </w:r>
      <w:r>
        <w:rPr>
          <w:u w:color="000000"/>
        </w:rPr>
        <w:t>I</w:t>
      </w:r>
      <w:r>
        <w:rPr>
          <w:spacing w:val="1"/>
          <w:u w:color="000000"/>
        </w:rPr>
        <w:t>C</w:t>
      </w:r>
      <w:r>
        <w:rPr>
          <w:u w:color="000000"/>
        </w:rPr>
        <w:t>E</w:t>
      </w:r>
      <w:r>
        <w:rPr>
          <w:u w:val="none"/>
        </w:rPr>
        <w:t>.</w:t>
      </w:r>
      <w:r>
        <w:rPr>
          <w:spacing w:val="7"/>
          <w:u w:val="none"/>
        </w:rPr>
        <w:t xml:space="preserve"> </w:t>
      </w:r>
      <w:r>
        <w:rPr>
          <w:spacing w:val="1"/>
          <w:u w:val="none"/>
        </w:rPr>
        <w:t>Th</w:t>
      </w:r>
      <w:r>
        <w:rPr>
          <w:u w:val="none"/>
        </w:rPr>
        <w:t>e</w:t>
      </w:r>
      <w:r>
        <w:rPr>
          <w:spacing w:val="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8"/>
          <w:u w:val="none"/>
        </w:rPr>
        <w:t xml:space="preserve"> </w:t>
      </w:r>
      <w:r>
        <w:rPr>
          <w:u w:val="none"/>
        </w:rPr>
        <w:t>s</w:t>
      </w:r>
      <w:r>
        <w:rPr>
          <w:spacing w:val="1"/>
          <w:u w:val="none"/>
        </w:rPr>
        <w:t>h</w:t>
      </w:r>
      <w:r>
        <w:rPr>
          <w:u w:val="none"/>
        </w:rPr>
        <w:t>all</w:t>
      </w:r>
      <w:r>
        <w:rPr>
          <w:spacing w:val="7"/>
          <w:u w:val="none"/>
        </w:rPr>
        <w:t xml:space="preserve"> </w:t>
      </w:r>
      <w:r>
        <w:rPr>
          <w:spacing w:val="2"/>
          <w:u w:val="none"/>
        </w:rPr>
        <w:t>m</w:t>
      </w:r>
      <w:r>
        <w:rPr>
          <w:u w:val="none"/>
        </w:rPr>
        <w:t>ai</w:t>
      </w:r>
      <w:r>
        <w:rPr>
          <w:spacing w:val="1"/>
          <w:u w:val="none"/>
        </w:rPr>
        <w:t>n</w:t>
      </w:r>
      <w:r>
        <w:rPr>
          <w:u w:val="none"/>
        </w:rPr>
        <w:t>tain</w:t>
      </w:r>
      <w:r>
        <w:rPr>
          <w:spacing w:val="7"/>
          <w:u w:val="none"/>
        </w:rPr>
        <w:t xml:space="preserve"> </w:t>
      </w:r>
      <w:r>
        <w:rPr>
          <w:u w:val="none"/>
        </w:rPr>
        <w:t>its</w:t>
      </w:r>
      <w:r>
        <w:rPr>
          <w:spacing w:val="7"/>
          <w:u w:val="none"/>
        </w:rPr>
        <w:t xml:space="preserve"> </w:t>
      </w:r>
      <w:r>
        <w:rPr>
          <w:spacing w:val="1"/>
          <w:u w:val="none"/>
        </w:rPr>
        <w:t>p</w:t>
      </w:r>
      <w:r>
        <w:rPr>
          <w:u w:val="none"/>
        </w:rPr>
        <w:t>ri</w:t>
      </w:r>
      <w:r>
        <w:rPr>
          <w:spacing w:val="1"/>
          <w:u w:val="none"/>
        </w:rPr>
        <w:t>n</w:t>
      </w:r>
      <w:r>
        <w:rPr>
          <w:u w:val="none"/>
        </w:rPr>
        <w:t>ci</w:t>
      </w:r>
      <w:r>
        <w:rPr>
          <w:spacing w:val="1"/>
          <w:u w:val="none"/>
        </w:rPr>
        <w:t>p</w:t>
      </w:r>
      <w:r>
        <w:rPr>
          <w:u w:val="none"/>
        </w:rPr>
        <w:t>al</w:t>
      </w:r>
      <w:r>
        <w:rPr>
          <w:spacing w:val="7"/>
          <w:u w:val="none"/>
        </w:rPr>
        <w:t xml:space="preserve"> </w:t>
      </w:r>
      <w:r w:rsidR="00E97AA9">
        <w:rPr>
          <w:spacing w:val="1"/>
          <w:u w:val="none"/>
        </w:rPr>
        <w:t>p</w:t>
      </w:r>
      <w:r w:rsidR="00E97AA9">
        <w:rPr>
          <w:u w:val="none"/>
        </w:rPr>
        <w:t xml:space="preserve">lace </w:t>
      </w:r>
      <w:r w:rsidR="00E97AA9">
        <w:rPr>
          <w:spacing w:val="8"/>
          <w:u w:val="none"/>
        </w:rPr>
        <w:t>of</w:t>
      </w:r>
      <w:r w:rsidR="00E97AA9">
        <w:rPr>
          <w:u w:val="none"/>
        </w:rPr>
        <w:t xml:space="preserve"> </w:t>
      </w:r>
      <w:r w:rsidR="005D0AFF">
        <w:rPr>
          <w:spacing w:val="6"/>
          <w:u w:val="none"/>
        </w:rPr>
        <w:t>business</w:t>
      </w:r>
      <w:r w:rsidR="005D0AFF">
        <w:rPr>
          <w:u w:val="none"/>
        </w:rPr>
        <w:t xml:space="preserve"> </w:t>
      </w:r>
      <w:r w:rsidR="005D0AFF">
        <w:rPr>
          <w:spacing w:val="7"/>
          <w:u w:val="none"/>
        </w:rPr>
        <w:t>at</w:t>
      </w:r>
      <w:r>
        <w:rPr>
          <w:w w:val="102"/>
          <w:u w:val="none"/>
        </w:rPr>
        <w:t xml:space="preserve"> </w:t>
      </w:r>
      <w:r w:rsidR="00E97AA9">
        <w:rPr>
          <w:spacing w:val="1"/>
          <w:u w:val="none"/>
        </w:rPr>
        <w:t>10221 River Road, 59831 Potomac, MD 20859</w:t>
      </w:r>
      <w:r>
        <w:rPr>
          <w:u w:val="none"/>
        </w:rPr>
        <w:t>,</w:t>
      </w:r>
      <w:r>
        <w:rPr>
          <w:spacing w:val="9"/>
          <w:u w:val="none"/>
        </w:rPr>
        <w:t xml:space="preserve"> </w:t>
      </w:r>
      <w:r w:rsidR="005D0AFF">
        <w:rPr>
          <w:spacing w:val="1"/>
          <w:u w:val="none"/>
        </w:rPr>
        <w:t>o</w:t>
      </w:r>
      <w:r w:rsidR="005D0AFF">
        <w:rPr>
          <w:u w:val="none"/>
        </w:rPr>
        <w:t xml:space="preserve">r </w:t>
      </w:r>
      <w:r w:rsidR="005D0AFF">
        <w:rPr>
          <w:spacing w:val="8"/>
          <w:u w:val="none"/>
        </w:rPr>
        <w:t>such</w:t>
      </w:r>
      <w:r w:rsidR="005D0AFF">
        <w:rPr>
          <w:u w:val="none"/>
        </w:rPr>
        <w:t xml:space="preserve"> </w:t>
      </w:r>
      <w:r w:rsidR="005D0AFF">
        <w:rPr>
          <w:spacing w:val="10"/>
          <w:u w:val="none"/>
        </w:rPr>
        <w:t>other</w:t>
      </w:r>
      <w:r w:rsidR="005D0AFF">
        <w:rPr>
          <w:u w:val="none"/>
        </w:rPr>
        <w:t xml:space="preserve"> </w:t>
      </w:r>
      <w:r w:rsidR="005D0AFF">
        <w:rPr>
          <w:spacing w:val="8"/>
          <w:u w:val="none"/>
        </w:rPr>
        <w:t>location</w:t>
      </w:r>
      <w:r w:rsidR="005D0AFF">
        <w:rPr>
          <w:u w:val="none"/>
        </w:rPr>
        <w:t xml:space="preserve"> </w:t>
      </w:r>
      <w:r w:rsidR="005D0AFF">
        <w:rPr>
          <w:spacing w:val="10"/>
          <w:u w:val="none"/>
        </w:rPr>
        <w:t>as</w:t>
      </w:r>
      <w:r>
        <w:rPr>
          <w:u w:val="none"/>
        </w:rPr>
        <w:t xml:space="preserve"> </w:t>
      </w:r>
      <w:r>
        <w:rPr>
          <w:spacing w:val="8"/>
          <w:u w:val="none"/>
        </w:rPr>
        <w:t xml:space="preserve"> </w:t>
      </w:r>
      <w:r>
        <w:rPr>
          <w:spacing w:val="2"/>
          <w:u w:val="none"/>
        </w:rPr>
        <w:t>m</w:t>
      </w:r>
      <w:r>
        <w:rPr>
          <w:u w:val="none"/>
        </w:rPr>
        <w:t xml:space="preserve">ay </w:t>
      </w:r>
      <w:r>
        <w:rPr>
          <w:spacing w:val="10"/>
          <w:u w:val="none"/>
        </w:rPr>
        <w:t xml:space="preserve"> </w:t>
      </w:r>
      <w:r>
        <w:rPr>
          <w:spacing w:val="1"/>
          <w:u w:val="none"/>
        </w:rPr>
        <w:t>b</w:t>
      </w:r>
      <w:r>
        <w:rPr>
          <w:u w:val="none"/>
        </w:rPr>
        <w:t>e</w:t>
      </w:r>
      <w:r>
        <w:rPr>
          <w:w w:val="102"/>
          <w:u w:val="none"/>
        </w:rPr>
        <w:t xml:space="preserve"> </w:t>
      </w:r>
      <w:r>
        <w:rPr>
          <w:u w:val="none"/>
        </w:rPr>
        <w:t>a</w:t>
      </w:r>
      <w:r>
        <w:rPr>
          <w:spacing w:val="1"/>
          <w:u w:val="none"/>
        </w:rPr>
        <w:t>g</w:t>
      </w:r>
      <w:r>
        <w:rPr>
          <w:u w:val="none"/>
        </w:rPr>
        <w:t>reed</w:t>
      </w:r>
      <w:r>
        <w:rPr>
          <w:spacing w:val="17"/>
          <w:u w:val="none"/>
        </w:rPr>
        <w:t xml:space="preserve"> </w:t>
      </w:r>
      <w:r>
        <w:rPr>
          <w:u w:val="none"/>
        </w:rPr>
        <w:t>upon</w:t>
      </w:r>
      <w:r>
        <w:rPr>
          <w:spacing w:val="17"/>
          <w:u w:val="none"/>
        </w:rPr>
        <w:t xml:space="preserve"> </w:t>
      </w:r>
      <w:r>
        <w:rPr>
          <w:u w:val="none"/>
        </w:rPr>
        <w:t>from</w:t>
      </w:r>
      <w:r>
        <w:rPr>
          <w:spacing w:val="19"/>
          <w:u w:val="none"/>
        </w:rPr>
        <w:t xml:space="preserve"> </w:t>
      </w:r>
      <w:r>
        <w:rPr>
          <w:u w:val="none"/>
        </w:rPr>
        <w:t>ti</w:t>
      </w:r>
      <w:r>
        <w:rPr>
          <w:spacing w:val="2"/>
          <w:u w:val="none"/>
        </w:rPr>
        <w:t>m</w:t>
      </w:r>
      <w:r>
        <w:rPr>
          <w:u w:val="none"/>
        </w:rPr>
        <w:t>e</w:t>
      </w:r>
      <w:r>
        <w:rPr>
          <w:spacing w:val="18"/>
          <w:u w:val="none"/>
        </w:rPr>
        <w:t xml:space="preserve"> </w:t>
      </w:r>
      <w:r>
        <w:rPr>
          <w:u w:val="none"/>
        </w:rPr>
        <w:t>to</w:t>
      </w:r>
      <w:r>
        <w:rPr>
          <w:spacing w:val="17"/>
          <w:u w:val="none"/>
        </w:rPr>
        <w:t xml:space="preserve"> </w:t>
      </w:r>
      <w:r>
        <w:rPr>
          <w:u w:val="none"/>
        </w:rPr>
        <w:t>ti</w:t>
      </w:r>
      <w:r>
        <w:rPr>
          <w:spacing w:val="2"/>
          <w:u w:val="none"/>
        </w:rPr>
        <w:t>m</w:t>
      </w:r>
      <w:r>
        <w:rPr>
          <w:u w:val="none"/>
        </w:rPr>
        <w:t>e</w:t>
      </w:r>
      <w:r>
        <w:rPr>
          <w:spacing w:val="18"/>
          <w:u w:val="none"/>
        </w:rPr>
        <w:t xml:space="preserve"> </w:t>
      </w:r>
      <w:r>
        <w:rPr>
          <w:u w:val="none"/>
        </w:rPr>
        <w:t>by</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p>
    <w:p w14:paraId="3B4A4E72" w14:textId="77777777" w:rsidR="000C19C9" w:rsidRDefault="000C19C9">
      <w:pPr>
        <w:spacing w:before="3" w:line="240" w:lineRule="exact"/>
        <w:rPr>
          <w:sz w:val="24"/>
          <w:szCs w:val="24"/>
        </w:rPr>
      </w:pPr>
    </w:p>
    <w:p w14:paraId="2CB04CF9" w14:textId="77777777" w:rsidR="000C19C9" w:rsidRDefault="00D3642A">
      <w:pPr>
        <w:pStyle w:val="BodyText"/>
        <w:numPr>
          <w:ilvl w:val="1"/>
          <w:numId w:val="8"/>
        </w:numPr>
        <w:tabs>
          <w:tab w:val="left" w:pos="1544"/>
        </w:tabs>
        <w:spacing w:line="248" w:lineRule="auto"/>
        <w:ind w:right="115" w:firstLine="720"/>
        <w:jc w:val="both"/>
        <w:rPr>
          <w:u w:val="none"/>
        </w:rPr>
      </w:pPr>
      <w:r>
        <w:rPr>
          <w:spacing w:val="1"/>
          <w:u w:color="000000"/>
        </w:rPr>
        <w:t>AGENT</w:t>
      </w:r>
      <w:r>
        <w:rPr>
          <w:spacing w:val="26"/>
          <w:u w:color="000000"/>
        </w:rPr>
        <w:t xml:space="preserve"> </w:t>
      </w:r>
      <w:r>
        <w:rPr>
          <w:spacing w:val="1"/>
          <w:u w:color="000000"/>
        </w:rPr>
        <w:t>FOR</w:t>
      </w:r>
      <w:r>
        <w:rPr>
          <w:spacing w:val="27"/>
          <w:u w:color="000000"/>
        </w:rPr>
        <w:t xml:space="preserve"> </w:t>
      </w:r>
      <w:r>
        <w:rPr>
          <w:spacing w:val="1"/>
          <w:u w:color="000000"/>
        </w:rPr>
        <w:t>SERV</w:t>
      </w:r>
      <w:r>
        <w:rPr>
          <w:u w:color="000000"/>
        </w:rPr>
        <w:t>I</w:t>
      </w:r>
      <w:r>
        <w:rPr>
          <w:spacing w:val="1"/>
          <w:u w:color="000000"/>
        </w:rPr>
        <w:t>C</w:t>
      </w:r>
      <w:r>
        <w:rPr>
          <w:u w:color="000000"/>
        </w:rPr>
        <w:t>E</w:t>
      </w:r>
      <w:r>
        <w:rPr>
          <w:spacing w:val="30"/>
          <w:u w:color="000000"/>
        </w:rPr>
        <w:t xml:space="preserve"> </w:t>
      </w:r>
      <w:r>
        <w:rPr>
          <w:spacing w:val="1"/>
          <w:u w:color="000000"/>
        </w:rPr>
        <w:t>OF</w:t>
      </w:r>
      <w:r>
        <w:rPr>
          <w:spacing w:val="26"/>
          <w:u w:color="000000"/>
        </w:rPr>
        <w:t xml:space="preserve"> </w:t>
      </w:r>
      <w:r>
        <w:rPr>
          <w:spacing w:val="1"/>
          <w:u w:color="000000"/>
        </w:rPr>
        <w:t>PROCES</w:t>
      </w:r>
      <w:r>
        <w:rPr>
          <w:u w:color="000000"/>
        </w:rPr>
        <w:t>S</w:t>
      </w:r>
      <w:r>
        <w:rPr>
          <w:u w:val="none"/>
        </w:rPr>
        <w:t>.</w:t>
      </w:r>
      <w:r>
        <w:rPr>
          <w:spacing w:val="29"/>
          <w:u w:val="none"/>
        </w:rPr>
        <w:t xml:space="preserve"> </w:t>
      </w:r>
      <w:r>
        <w:rPr>
          <w:spacing w:val="1"/>
          <w:u w:val="none"/>
        </w:rPr>
        <w:t>Th</w:t>
      </w:r>
      <w:r>
        <w:rPr>
          <w:u w:val="none"/>
        </w:rPr>
        <w:t>e</w:t>
      </w:r>
      <w:r>
        <w:rPr>
          <w:spacing w:val="31"/>
          <w:u w:val="none"/>
        </w:rPr>
        <w:t xml:space="preserve"> </w:t>
      </w:r>
      <w:r>
        <w:rPr>
          <w:spacing w:val="1"/>
          <w:u w:val="none"/>
        </w:rPr>
        <w:t>n</w:t>
      </w:r>
      <w:r>
        <w:rPr>
          <w:u w:val="none"/>
        </w:rPr>
        <w:t>a</w:t>
      </w:r>
      <w:r>
        <w:rPr>
          <w:spacing w:val="2"/>
          <w:u w:val="none"/>
        </w:rPr>
        <w:t>m</w:t>
      </w:r>
      <w:r>
        <w:rPr>
          <w:u w:val="none"/>
        </w:rPr>
        <w:t>e</w:t>
      </w:r>
      <w:r>
        <w:rPr>
          <w:spacing w:val="30"/>
          <w:u w:val="none"/>
        </w:rPr>
        <w:t xml:space="preserve"> </w:t>
      </w:r>
      <w:r>
        <w:rPr>
          <w:u w:val="none"/>
        </w:rPr>
        <w:t>a</w:t>
      </w:r>
      <w:r>
        <w:rPr>
          <w:spacing w:val="1"/>
          <w:u w:val="none"/>
        </w:rPr>
        <w:t>n</w:t>
      </w:r>
      <w:r>
        <w:rPr>
          <w:u w:val="none"/>
        </w:rPr>
        <w:t>d</w:t>
      </w:r>
      <w:r>
        <w:rPr>
          <w:spacing w:val="30"/>
          <w:u w:val="none"/>
        </w:rPr>
        <w:t xml:space="preserve"> </w:t>
      </w:r>
      <w:r>
        <w:rPr>
          <w:u w:val="none"/>
        </w:rPr>
        <w:t>a</w:t>
      </w:r>
      <w:r>
        <w:rPr>
          <w:spacing w:val="1"/>
          <w:u w:val="none"/>
        </w:rPr>
        <w:t>dd</w:t>
      </w:r>
      <w:r>
        <w:rPr>
          <w:u w:val="none"/>
        </w:rPr>
        <w:t>ress</w:t>
      </w:r>
      <w:r>
        <w:rPr>
          <w:spacing w:val="29"/>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29"/>
          <w:u w:val="none"/>
        </w:rPr>
        <w:t xml:space="preserve"> </w:t>
      </w:r>
      <w:r>
        <w:rPr>
          <w:u w:val="none"/>
        </w:rPr>
        <w:t>a</w:t>
      </w:r>
      <w:r>
        <w:rPr>
          <w:spacing w:val="1"/>
          <w:u w:val="none"/>
        </w:rPr>
        <w:t>g</w:t>
      </w:r>
      <w:r>
        <w:rPr>
          <w:u w:val="none"/>
        </w:rPr>
        <w:t>e</w:t>
      </w:r>
      <w:r>
        <w:rPr>
          <w:spacing w:val="1"/>
          <w:u w:val="none"/>
        </w:rPr>
        <w:t>n</w:t>
      </w:r>
      <w:r>
        <w:rPr>
          <w:u w:val="none"/>
        </w:rPr>
        <w:t>t</w:t>
      </w:r>
      <w:r>
        <w:rPr>
          <w:w w:val="102"/>
          <w:u w:val="none"/>
        </w:rPr>
        <w:t xml:space="preserve"> </w:t>
      </w:r>
      <w:r>
        <w:rPr>
          <w:u w:val="none"/>
        </w:rPr>
        <w:t>f</w:t>
      </w:r>
      <w:r>
        <w:rPr>
          <w:spacing w:val="1"/>
          <w:u w:val="none"/>
        </w:rPr>
        <w:t>o</w:t>
      </w:r>
      <w:r>
        <w:rPr>
          <w:u w:val="none"/>
        </w:rPr>
        <w:t>r</w:t>
      </w:r>
      <w:r>
        <w:rPr>
          <w:spacing w:val="16"/>
          <w:u w:val="none"/>
        </w:rPr>
        <w:t xml:space="preserve"> </w:t>
      </w:r>
      <w:r>
        <w:rPr>
          <w:u w:val="none"/>
        </w:rPr>
        <w:t>ser</w:t>
      </w:r>
      <w:r>
        <w:rPr>
          <w:spacing w:val="1"/>
          <w:u w:val="none"/>
        </w:rPr>
        <w:t>v</w:t>
      </w:r>
      <w:r>
        <w:rPr>
          <w:u w:val="none"/>
        </w:rPr>
        <w:t>ice</w:t>
      </w:r>
      <w:r>
        <w:rPr>
          <w:spacing w:val="18"/>
          <w:u w:val="none"/>
        </w:rPr>
        <w:t xml:space="preserve"> </w:t>
      </w:r>
      <w:r>
        <w:rPr>
          <w:spacing w:val="1"/>
          <w:u w:val="none"/>
        </w:rPr>
        <w:t>o</w:t>
      </w:r>
      <w:r>
        <w:rPr>
          <w:u w:val="none"/>
        </w:rPr>
        <w:t>f</w:t>
      </w:r>
      <w:r>
        <w:rPr>
          <w:spacing w:val="16"/>
          <w:u w:val="none"/>
        </w:rPr>
        <w:t xml:space="preserve"> </w:t>
      </w:r>
      <w:r>
        <w:rPr>
          <w:spacing w:val="1"/>
          <w:u w:val="none"/>
        </w:rPr>
        <w:t>p</w:t>
      </w:r>
      <w:r>
        <w:rPr>
          <w:u w:val="none"/>
        </w:rPr>
        <w:t>r</w:t>
      </w:r>
      <w:r>
        <w:rPr>
          <w:spacing w:val="1"/>
          <w:u w:val="none"/>
        </w:rPr>
        <w:t>o</w:t>
      </w:r>
      <w:r>
        <w:rPr>
          <w:u w:val="none"/>
        </w:rPr>
        <w:t>cess</w:t>
      </w:r>
      <w:r>
        <w:rPr>
          <w:spacing w:val="17"/>
          <w:u w:val="none"/>
        </w:rPr>
        <w:t xml:space="preserve"> </w:t>
      </w:r>
      <w:r>
        <w:rPr>
          <w:u w:val="none"/>
        </w:rPr>
        <w:t>is</w:t>
      </w:r>
      <w:r>
        <w:rPr>
          <w:spacing w:val="16"/>
          <w:u w:val="none"/>
        </w:rPr>
        <w:t xml:space="preserve"> </w:t>
      </w:r>
      <w:r w:rsidR="00E97AA9">
        <w:rPr>
          <w:u w:val="none"/>
        </w:rPr>
        <w:t>____________________________</w:t>
      </w:r>
      <w:r>
        <w:rPr>
          <w:u w:val="none"/>
        </w:rPr>
        <w:t>.</w:t>
      </w:r>
    </w:p>
    <w:p w14:paraId="0285B2F8" w14:textId="77777777" w:rsidR="000C19C9" w:rsidRDefault="000C19C9">
      <w:pPr>
        <w:spacing w:before="5" w:line="240" w:lineRule="exact"/>
        <w:rPr>
          <w:sz w:val="24"/>
          <w:szCs w:val="24"/>
        </w:rPr>
      </w:pPr>
    </w:p>
    <w:p w14:paraId="5E2F84A5" w14:textId="77777777" w:rsidR="000C19C9" w:rsidRDefault="00D3642A">
      <w:pPr>
        <w:pStyle w:val="BodyText"/>
        <w:numPr>
          <w:ilvl w:val="1"/>
          <w:numId w:val="8"/>
        </w:numPr>
        <w:tabs>
          <w:tab w:val="left" w:pos="1544"/>
        </w:tabs>
        <w:spacing w:line="252" w:lineRule="auto"/>
        <w:ind w:right="116" w:firstLine="720"/>
        <w:jc w:val="both"/>
        <w:rPr>
          <w:u w:val="none"/>
        </w:rPr>
      </w:pPr>
      <w:r>
        <w:rPr>
          <w:spacing w:val="1"/>
          <w:u w:color="000000"/>
        </w:rPr>
        <w:t>PER</w:t>
      </w:r>
      <w:r>
        <w:rPr>
          <w:u w:color="000000"/>
        </w:rPr>
        <w:t>I</w:t>
      </w:r>
      <w:r>
        <w:rPr>
          <w:spacing w:val="1"/>
          <w:u w:color="000000"/>
        </w:rPr>
        <w:t>O</w:t>
      </w:r>
      <w:r>
        <w:rPr>
          <w:u w:color="000000"/>
        </w:rPr>
        <w:t>D</w:t>
      </w:r>
      <w:r>
        <w:rPr>
          <w:spacing w:val="22"/>
          <w:u w:color="000000"/>
        </w:rPr>
        <w:t xml:space="preserve"> </w:t>
      </w:r>
      <w:r>
        <w:rPr>
          <w:spacing w:val="1"/>
          <w:u w:color="000000"/>
        </w:rPr>
        <w:t>O</w:t>
      </w:r>
      <w:r>
        <w:rPr>
          <w:u w:color="000000"/>
        </w:rPr>
        <w:t>F</w:t>
      </w:r>
      <w:r>
        <w:rPr>
          <w:spacing w:val="21"/>
          <w:u w:color="000000"/>
        </w:rPr>
        <w:t xml:space="preserve"> </w:t>
      </w:r>
      <w:r>
        <w:rPr>
          <w:spacing w:val="1"/>
          <w:u w:color="000000"/>
        </w:rPr>
        <w:t>DURAT</w:t>
      </w:r>
      <w:r>
        <w:rPr>
          <w:u w:color="000000"/>
        </w:rPr>
        <w:t>I</w:t>
      </w:r>
      <w:r>
        <w:rPr>
          <w:spacing w:val="1"/>
          <w:u w:color="000000"/>
        </w:rPr>
        <w:t>ON</w:t>
      </w:r>
      <w:r>
        <w:rPr>
          <w:u w:val="none"/>
        </w:rPr>
        <w:t>.</w:t>
      </w:r>
      <w:r>
        <w:rPr>
          <w:spacing w:val="20"/>
          <w:u w:val="none"/>
        </w:rPr>
        <w:t xml:space="preserve"> </w:t>
      </w:r>
      <w:r>
        <w:rPr>
          <w:spacing w:val="1"/>
          <w:u w:val="none"/>
        </w:rPr>
        <w:t>Th</w:t>
      </w:r>
      <w:r>
        <w:rPr>
          <w:u w:val="none"/>
        </w:rPr>
        <w:t>e</w:t>
      </w:r>
      <w:r>
        <w:rPr>
          <w:spacing w:val="21"/>
          <w:u w:val="none"/>
        </w:rPr>
        <w:t xml:space="preserve"> </w:t>
      </w:r>
      <w:r>
        <w:rPr>
          <w:spacing w:val="1"/>
          <w:u w:val="none"/>
        </w:rPr>
        <w:t>p</w:t>
      </w:r>
      <w:r>
        <w:rPr>
          <w:u w:val="none"/>
        </w:rPr>
        <w:t>eri</w:t>
      </w:r>
      <w:r>
        <w:rPr>
          <w:spacing w:val="1"/>
          <w:u w:val="none"/>
        </w:rPr>
        <w:t>o</w:t>
      </w:r>
      <w:r>
        <w:rPr>
          <w:u w:val="none"/>
        </w:rPr>
        <w:t>d</w:t>
      </w:r>
      <w:r>
        <w:rPr>
          <w:spacing w:val="22"/>
          <w:u w:val="none"/>
        </w:rPr>
        <w:t xml:space="preserve"> </w:t>
      </w:r>
      <w:r>
        <w:rPr>
          <w:spacing w:val="1"/>
          <w:u w:val="none"/>
        </w:rPr>
        <w:t>o</w:t>
      </w:r>
      <w:r>
        <w:rPr>
          <w:u w:val="none"/>
        </w:rPr>
        <w:t>f</w:t>
      </w:r>
      <w:r>
        <w:rPr>
          <w:spacing w:val="21"/>
          <w:u w:val="none"/>
        </w:rPr>
        <w:t xml:space="preserve"> </w:t>
      </w:r>
      <w:r>
        <w:rPr>
          <w:spacing w:val="1"/>
          <w:u w:val="none"/>
        </w:rPr>
        <w:t>du</w:t>
      </w:r>
      <w:r>
        <w:rPr>
          <w:u w:val="none"/>
        </w:rPr>
        <w:t>rati</w:t>
      </w:r>
      <w:r>
        <w:rPr>
          <w:spacing w:val="1"/>
          <w:u w:val="none"/>
        </w:rPr>
        <w:t>o</w:t>
      </w:r>
      <w:r>
        <w:rPr>
          <w:u w:val="none"/>
        </w:rPr>
        <w:t>n</w:t>
      </w:r>
      <w:r>
        <w:rPr>
          <w:spacing w:val="21"/>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u w:val="none"/>
        </w:rPr>
        <w:t>s</w:t>
      </w:r>
      <w:r>
        <w:rPr>
          <w:spacing w:val="1"/>
          <w:u w:val="none"/>
        </w:rPr>
        <w:t>h</w:t>
      </w:r>
      <w:r>
        <w:rPr>
          <w:u w:val="none"/>
        </w:rPr>
        <w:t>all</w:t>
      </w:r>
      <w:r>
        <w:rPr>
          <w:spacing w:val="20"/>
          <w:u w:val="none"/>
        </w:rPr>
        <w:t xml:space="preserve"> </w:t>
      </w:r>
      <w:r>
        <w:rPr>
          <w:spacing w:val="1"/>
          <w:u w:val="none"/>
        </w:rPr>
        <w:t>b</w:t>
      </w:r>
      <w:r>
        <w:rPr>
          <w:u w:val="none"/>
        </w:rPr>
        <w:t>e</w:t>
      </w:r>
      <w:r>
        <w:rPr>
          <w:spacing w:val="18"/>
          <w:u w:val="none"/>
        </w:rPr>
        <w:t xml:space="preserve"> </w:t>
      </w:r>
      <w:r>
        <w:rPr>
          <w:u w:val="none"/>
        </w:rPr>
        <w:t>in</w:t>
      </w:r>
      <w:r>
        <w:rPr>
          <w:spacing w:val="22"/>
          <w:u w:val="none"/>
        </w:rPr>
        <w:t xml:space="preserve"> </w:t>
      </w:r>
      <w:r>
        <w:rPr>
          <w:u w:val="none"/>
        </w:rPr>
        <w:t>perpet</w:t>
      </w:r>
      <w:r>
        <w:rPr>
          <w:spacing w:val="1"/>
          <w:u w:val="none"/>
        </w:rPr>
        <w:t>u</w:t>
      </w:r>
      <w:r>
        <w:rPr>
          <w:u w:val="none"/>
        </w:rPr>
        <w:t>it</w:t>
      </w:r>
      <w:r>
        <w:rPr>
          <w:spacing w:val="1"/>
          <w:u w:val="none"/>
        </w:rPr>
        <w:t>y</w:t>
      </w:r>
      <w:r>
        <w:rPr>
          <w:u w:val="none"/>
        </w:rPr>
        <w:t>,</w:t>
      </w:r>
      <w:r>
        <w:rPr>
          <w:w w:val="102"/>
          <w:u w:val="none"/>
        </w:rPr>
        <w:t xml:space="preserve"> </w:t>
      </w:r>
      <w:r>
        <w:rPr>
          <w:spacing w:val="1"/>
          <w:u w:val="none"/>
        </w:rPr>
        <w:t>un</w:t>
      </w:r>
      <w:r>
        <w:rPr>
          <w:u w:val="none"/>
        </w:rPr>
        <w:t>less</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6"/>
          <w:u w:val="none"/>
        </w:rPr>
        <w:t xml:space="preserve"> </w:t>
      </w:r>
      <w:r>
        <w:rPr>
          <w:u w:val="none"/>
        </w:rPr>
        <w:t>is</w:t>
      </w:r>
      <w:r>
        <w:rPr>
          <w:spacing w:val="37"/>
          <w:u w:val="none"/>
        </w:rPr>
        <w:t xml:space="preserve"> </w:t>
      </w:r>
      <w:r>
        <w:rPr>
          <w:u w:val="none"/>
        </w:rPr>
        <w:t>ter</w:t>
      </w:r>
      <w:r>
        <w:rPr>
          <w:spacing w:val="2"/>
          <w:u w:val="none"/>
        </w:rPr>
        <w:t>m</w:t>
      </w:r>
      <w:r>
        <w:rPr>
          <w:u w:val="none"/>
        </w:rPr>
        <w:t>i</w:t>
      </w:r>
      <w:r>
        <w:rPr>
          <w:spacing w:val="1"/>
          <w:u w:val="none"/>
        </w:rPr>
        <w:t>n</w:t>
      </w:r>
      <w:r>
        <w:rPr>
          <w:u w:val="none"/>
        </w:rPr>
        <w:t>ated</w:t>
      </w:r>
      <w:r>
        <w:rPr>
          <w:spacing w:val="36"/>
          <w:u w:val="none"/>
        </w:rPr>
        <w:t xml:space="preserve"> </w:t>
      </w:r>
      <w:r>
        <w:rPr>
          <w:spacing w:val="1"/>
          <w:u w:val="none"/>
        </w:rPr>
        <w:t>o</w:t>
      </w:r>
      <w:r>
        <w:rPr>
          <w:u w:val="none"/>
        </w:rPr>
        <w:t>r</w:t>
      </w:r>
      <w:r>
        <w:rPr>
          <w:spacing w:val="36"/>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ed</w:t>
      </w:r>
      <w:r>
        <w:rPr>
          <w:spacing w:val="37"/>
          <w:u w:val="none"/>
        </w:rPr>
        <w:t xml:space="preserve"> </w:t>
      </w:r>
      <w:r>
        <w:rPr>
          <w:u w:val="none"/>
        </w:rPr>
        <w:t>s</w:t>
      </w:r>
      <w:r>
        <w:rPr>
          <w:spacing w:val="1"/>
          <w:u w:val="none"/>
        </w:rPr>
        <w:t>oon</w:t>
      </w:r>
      <w:r>
        <w:rPr>
          <w:u w:val="none"/>
        </w:rPr>
        <w:t>er</w:t>
      </w:r>
      <w:r>
        <w:rPr>
          <w:spacing w:val="36"/>
          <w:u w:val="none"/>
        </w:rPr>
        <w:t xml:space="preserve"> </w:t>
      </w:r>
      <w:r>
        <w:rPr>
          <w:u w:val="none"/>
        </w:rPr>
        <w:t>in</w:t>
      </w:r>
      <w:r>
        <w:rPr>
          <w:spacing w:val="36"/>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7"/>
          <w:u w:val="none"/>
        </w:rPr>
        <w:t xml:space="preserve"> </w:t>
      </w:r>
      <w:r>
        <w:rPr>
          <w:spacing w:val="1"/>
          <w:u w:val="none"/>
        </w:rPr>
        <w:t>w</w:t>
      </w:r>
      <w:r>
        <w:rPr>
          <w:u w:val="none"/>
        </w:rPr>
        <w:t>ith</w:t>
      </w:r>
      <w:r>
        <w:rPr>
          <w:spacing w:val="36"/>
          <w:u w:val="none"/>
        </w:rPr>
        <w:t xml:space="preserve"> </w:t>
      </w:r>
      <w:r>
        <w:rPr>
          <w:u w:val="none"/>
        </w:rPr>
        <w:t>t</w:t>
      </w:r>
      <w:r>
        <w:rPr>
          <w:spacing w:val="1"/>
          <w:u w:val="none"/>
        </w:rPr>
        <w:t>h</w:t>
      </w:r>
      <w:r>
        <w:rPr>
          <w:u w:val="none"/>
        </w:rPr>
        <w:t>e</w:t>
      </w:r>
      <w:r>
        <w:rPr>
          <w:spacing w:val="33"/>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6"/>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6000A2C1" w14:textId="77777777" w:rsidR="000C19C9" w:rsidRDefault="000C19C9">
      <w:pPr>
        <w:spacing w:before="16" w:line="220" w:lineRule="exact"/>
      </w:pPr>
    </w:p>
    <w:p w14:paraId="1370BDC7" w14:textId="77777777" w:rsidR="000C19C9" w:rsidRDefault="00D3642A">
      <w:pPr>
        <w:pStyle w:val="BodyText"/>
        <w:numPr>
          <w:ilvl w:val="1"/>
          <w:numId w:val="8"/>
        </w:numPr>
        <w:tabs>
          <w:tab w:val="left" w:pos="1544"/>
        </w:tabs>
        <w:ind w:left="1544"/>
        <w:rPr>
          <w:u w:val="none"/>
        </w:rPr>
      </w:pPr>
      <w:r>
        <w:rPr>
          <w:spacing w:val="1"/>
          <w:u w:color="000000"/>
        </w:rPr>
        <w:t>PURPOSE</w:t>
      </w:r>
      <w:r>
        <w:rPr>
          <w:u w:color="000000"/>
        </w:rPr>
        <w:t>;</w:t>
      </w:r>
      <w:r>
        <w:rPr>
          <w:spacing w:val="48"/>
          <w:u w:color="000000"/>
        </w:rPr>
        <w:t xml:space="preserve"> </w:t>
      </w:r>
      <w:r>
        <w:rPr>
          <w:spacing w:val="1"/>
          <w:u w:color="000000"/>
        </w:rPr>
        <w:t>PO</w:t>
      </w:r>
      <w:r>
        <w:rPr>
          <w:spacing w:val="2"/>
          <w:u w:color="000000"/>
        </w:rPr>
        <w:t>W</w:t>
      </w:r>
      <w:r>
        <w:rPr>
          <w:spacing w:val="1"/>
          <w:u w:color="000000"/>
        </w:rPr>
        <w:t>ERS;</w:t>
      </w:r>
      <w:r>
        <w:rPr>
          <w:spacing w:val="46"/>
          <w:u w:color="000000"/>
        </w:rPr>
        <w:t xml:space="preserve"> </w:t>
      </w: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ON</w:t>
      </w:r>
      <w:r>
        <w:rPr>
          <w:u w:color="000000"/>
        </w:rPr>
        <w:t>S</w:t>
      </w:r>
      <w:r>
        <w:rPr>
          <w:spacing w:val="50"/>
          <w:u w:color="000000"/>
        </w:rPr>
        <w:t xml:space="preserve"> </w:t>
      </w:r>
      <w:r>
        <w:rPr>
          <w:spacing w:val="1"/>
          <w:u w:color="000000"/>
        </w:rPr>
        <w:t>O</w:t>
      </w:r>
      <w:r>
        <w:rPr>
          <w:u w:color="000000"/>
        </w:rPr>
        <w:t>N</w:t>
      </w:r>
      <w:r>
        <w:rPr>
          <w:spacing w:val="51"/>
          <w:u w:color="000000"/>
        </w:rPr>
        <w:t xml:space="preserve"> </w:t>
      </w:r>
      <w:r>
        <w:rPr>
          <w:spacing w:val="1"/>
          <w:u w:color="000000"/>
        </w:rPr>
        <w:t>PO</w:t>
      </w:r>
      <w:r>
        <w:rPr>
          <w:spacing w:val="2"/>
          <w:u w:color="000000"/>
        </w:rPr>
        <w:t>W</w:t>
      </w:r>
      <w:r>
        <w:rPr>
          <w:spacing w:val="1"/>
          <w:u w:color="000000"/>
        </w:rPr>
        <w:t>ER</w:t>
      </w:r>
      <w:r>
        <w:rPr>
          <w:u w:color="000000"/>
        </w:rPr>
        <w:t>S</w:t>
      </w:r>
      <w:r>
        <w:rPr>
          <w:spacing w:val="50"/>
          <w:u w:color="000000"/>
        </w:rPr>
        <w:t xml:space="preserve"> </w:t>
      </w:r>
      <w:r>
        <w:rPr>
          <w:spacing w:val="1"/>
          <w:u w:color="000000"/>
        </w:rPr>
        <w:t>AN</w:t>
      </w:r>
      <w:r>
        <w:rPr>
          <w:u w:color="000000"/>
        </w:rPr>
        <w:t>D</w:t>
      </w:r>
      <w:r>
        <w:rPr>
          <w:spacing w:val="51"/>
          <w:u w:color="000000"/>
        </w:rPr>
        <w:t xml:space="preserve"> </w:t>
      </w:r>
      <w:r>
        <w:rPr>
          <w:spacing w:val="1"/>
          <w:u w:color="000000"/>
        </w:rPr>
        <w:t>DUT</w:t>
      </w:r>
      <w:r>
        <w:rPr>
          <w:u w:color="000000"/>
        </w:rPr>
        <w:t>I</w:t>
      </w:r>
      <w:r>
        <w:rPr>
          <w:spacing w:val="1"/>
          <w:u w:color="000000"/>
        </w:rPr>
        <w:t>E</w:t>
      </w:r>
      <w:r>
        <w:rPr>
          <w:u w:color="000000"/>
        </w:rPr>
        <w:t>S</w:t>
      </w:r>
      <w:r>
        <w:rPr>
          <w:u w:val="none"/>
        </w:rPr>
        <w:t>.</w:t>
      </w:r>
      <w:r>
        <w:rPr>
          <w:spacing w:val="24"/>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ng</w:t>
      </w:r>
    </w:p>
    <w:p w14:paraId="672D31D7" w14:textId="77777777" w:rsidR="000C19C9" w:rsidRDefault="00D3642A">
      <w:pPr>
        <w:pStyle w:val="BodyText"/>
        <w:spacing w:before="13" w:line="251" w:lineRule="auto"/>
        <w:ind w:right="115" w:firstLine="0"/>
        <w:jc w:val="both"/>
        <w:rPr>
          <w:u w:val="none"/>
        </w:rPr>
      </w:pPr>
      <w:r>
        <w:rPr>
          <w:u w:val="none"/>
        </w:rPr>
        <w:t>a</w:t>
      </w:r>
      <w:r>
        <w:rPr>
          <w:spacing w:val="1"/>
          <w:u w:val="none"/>
        </w:rPr>
        <w:t>n</w:t>
      </w:r>
      <w:r>
        <w:rPr>
          <w:u w:val="none"/>
        </w:rPr>
        <w:t>y</w:t>
      </w:r>
      <w:r>
        <w:rPr>
          <w:spacing w:val="23"/>
          <w:u w:val="none"/>
        </w:rPr>
        <w:t xml:space="preserve"> </w:t>
      </w:r>
      <w:r>
        <w:rPr>
          <w:u w:val="none"/>
        </w:rPr>
        <w:t>c</w:t>
      </w:r>
      <w:r>
        <w:rPr>
          <w:spacing w:val="1"/>
          <w:u w:val="none"/>
        </w:rPr>
        <w:t>o</w:t>
      </w:r>
      <w:r>
        <w:rPr>
          <w:u w:val="none"/>
        </w:rPr>
        <w:t>ntrary</w:t>
      </w:r>
      <w:r>
        <w:rPr>
          <w:spacing w:val="23"/>
          <w:u w:val="none"/>
        </w:rPr>
        <w:t xml:space="preserve"> </w:t>
      </w:r>
      <w:r>
        <w:rPr>
          <w:u w:val="none"/>
        </w:rPr>
        <w:t>provision</w:t>
      </w:r>
      <w:r>
        <w:rPr>
          <w:spacing w:val="24"/>
          <w:u w:val="none"/>
        </w:rPr>
        <w:t xml:space="preserve"> </w:t>
      </w:r>
      <w:r>
        <w:rPr>
          <w:u w:val="none"/>
        </w:rPr>
        <w:t>in</w:t>
      </w:r>
      <w:r>
        <w:rPr>
          <w:spacing w:val="23"/>
          <w:u w:val="none"/>
        </w:rPr>
        <w:t xml:space="preserve"> </w:t>
      </w:r>
      <w:r>
        <w:rPr>
          <w:u w:val="none"/>
        </w:rPr>
        <w:t>this</w:t>
      </w:r>
      <w:r>
        <w:rPr>
          <w:spacing w:val="24"/>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22"/>
          <w:u w:val="none"/>
        </w:rPr>
        <w:t xml:space="preserve"> </w:t>
      </w:r>
      <w:r>
        <w:rPr>
          <w:u w:val="none"/>
        </w:rPr>
        <w:t>the</w:t>
      </w:r>
      <w:r>
        <w:rPr>
          <w:spacing w:val="24"/>
          <w:u w:val="none"/>
        </w:rPr>
        <w:t xml:space="preserve"> </w:t>
      </w:r>
      <w:r>
        <w:rPr>
          <w:spacing w:val="1"/>
          <w:u w:val="none"/>
        </w:rPr>
        <w:t>A</w:t>
      </w:r>
      <w:r>
        <w:rPr>
          <w:u w:val="none"/>
        </w:rPr>
        <w:t>rticles</w:t>
      </w:r>
      <w:r>
        <w:rPr>
          <w:spacing w:val="23"/>
          <w:u w:val="none"/>
        </w:rPr>
        <w:t xml:space="preserve"> </w:t>
      </w:r>
      <w:r>
        <w:rPr>
          <w:u w:val="none"/>
        </w:rPr>
        <w:t>of</w:t>
      </w:r>
      <w:r>
        <w:rPr>
          <w:spacing w:val="24"/>
          <w:u w:val="none"/>
        </w:rPr>
        <w:t xml:space="preserve"> </w:t>
      </w:r>
      <w:r>
        <w:rPr>
          <w:spacing w:val="1"/>
          <w:u w:val="none"/>
        </w:rPr>
        <w:t>O</w:t>
      </w:r>
      <w:r>
        <w:rPr>
          <w:u w:val="none"/>
        </w:rPr>
        <w:t>rga</w:t>
      </w:r>
      <w:r>
        <w:rPr>
          <w:spacing w:val="1"/>
          <w:u w:val="none"/>
        </w:rPr>
        <w:t>n</w:t>
      </w:r>
      <w:r>
        <w:rPr>
          <w:u w:val="none"/>
        </w:rPr>
        <w:t>ization,</w:t>
      </w:r>
      <w:r>
        <w:rPr>
          <w:spacing w:val="22"/>
          <w:u w:val="none"/>
        </w:rPr>
        <w:t xml:space="preserve"> </w:t>
      </w:r>
      <w:r>
        <w:rPr>
          <w:u w:val="none"/>
        </w:rPr>
        <w:t>or</w:t>
      </w:r>
      <w:r>
        <w:rPr>
          <w:spacing w:val="23"/>
          <w:u w:val="none"/>
        </w:rPr>
        <w:t xml:space="preserve"> </w:t>
      </w:r>
      <w:r>
        <w:rPr>
          <w:u w:val="none"/>
        </w:rPr>
        <w:t>a</w:t>
      </w:r>
      <w:r>
        <w:rPr>
          <w:spacing w:val="1"/>
          <w:u w:val="none"/>
        </w:rPr>
        <w:t>n</w:t>
      </w:r>
      <w:r>
        <w:rPr>
          <w:u w:val="none"/>
        </w:rPr>
        <w:t>y</w:t>
      </w:r>
      <w:r>
        <w:rPr>
          <w:spacing w:val="23"/>
          <w:u w:val="none"/>
        </w:rPr>
        <w:t xml:space="preserve"> </w:t>
      </w:r>
      <w:r>
        <w:rPr>
          <w:u w:val="none"/>
        </w:rPr>
        <w:t>other</w:t>
      </w:r>
      <w:r>
        <w:rPr>
          <w:spacing w:val="22"/>
          <w:u w:val="none"/>
        </w:rPr>
        <w:t xml:space="preserve"> </w:t>
      </w:r>
      <w:r>
        <w:rPr>
          <w:u w:val="none"/>
        </w:rPr>
        <w:t>governing</w:t>
      </w:r>
      <w:r>
        <w:rPr>
          <w:spacing w:val="24"/>
          <w:u w:val="none"/>
        </w:rPr>
        <w:t xml:space="preserve"> </w:t>
      </w:r>
      <w:r>
        <w:rPr>
          <w:u w:val="none"/>
        </w:rPr>
        <w:t>or</w:t>
      </w:r>
      <w:r>
        <w:rPr>
          <w:w w:val="102"/>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al</w:t>
      </w:r>
      <w:r>
        <w:rPr>
          <w:spacing w:val="29"/>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32"/>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2"/>
          <w:u w:val="none"/>
        </w:rPr>
        <w:t xml:space="preserve"> </w:t>
      </w:r>
      <w:r>
        <w:rPr>
          <w:spacing w:val="1"/>
          <w:u w:val="none"/>
        </w:rPr>
        <w:t>h</w:t>
      </w:r>
      <w:r>
        <w:rPr>
          <w:u w:val="none"/>
        </w:rPr>
        <w:t>ere</w:t>
      </w:r>
      <w:r>
        <w:rPr>
          <w:spacing w:val="1"/>
          <w:u w:val="none"/>
        </w:rPr>
        <w:t>o</w:t>
      </w:r>
      <w:r>
        <w:rPr>
          <w:u w:val="none"/>
        </w:rPr>
        <w:t>f</w:t>
      </w:r>
      <w:r>
        <w:rPr>
          <w:spacing w:val="32"/>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2"/>
          <w:u w:val="none"/>
        </w:rPr>
        <w:t xml:space="preserve"> </w:t>
      </w:r>
      <w:r>
        <w:rPr>
          <w:u w:val="none"/>
        </w:rPr>
        <w:t>c</w:t>
      </w:r>
      <w:r>
        <w:rPr>
          <w:spacing w:val="1"/>
          <w:u w:val="none"/>
        </w:rPr>
        <w:t>on</w:t>
      </w:r>
      <w:r>
        <w:rPr>
          <w:u w:val="none"/>
        </w:rPr>
        <w:t>trar</w:t>
      </w:r>
      <w:r>
        <w:rPr>
          <w:spacing w:val="1"/>
          <w:u w:val="none"/>
        </w:rPr>
        <w:t>y</w:t>
      </w:r>
      <w:r>
        <w:rPr>
          <w:u w:val="none"/>
        </w:rPr>
        <w:t>,</w:t>
      </w:r>
      <w:r>
        <w:rPr>
          <w:spacing w:val="31"/>
          <w:u w:val="none"/>
        </w:rPr>
        <w:t xml:space="preserve"> </w:t>
      </w:r>
      <w:r>
        <w:rPr>
          <w:u w:val="none"/>
        </w:rPr>
        <w:t>t</w:t>
      </w:r>
      <w:r>
        <w:rPr>
          <w:spacing w:val="1"/>
          <w:u w:val="none"/>
        </w:rPr>
        <w:t>h</w:t>
      </w:r>
      <w:r>
        <w:rPr>
          <w:u w:val="none"/>
        </w:rPr>
        <w:t>e</w:t>
      </w:r>
      <w:r>
        <w:rPr>
          <w:spacing w:val="33"/>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2"/>
          <w:u w:val="none"/>
        </w:rPr>
        <w:t xml:space="preserve"> </w:t>
      </w:r>
      <w:r>
        <w:rPr>
          <w:u w:val="none"/>
        </w:rPr>
        <w:t>s</w:t>
      </w:r>
      <w:r>
        <w:rPr>
          <w:spacing w:val="1"/>
          <w:u w:val="none"/>
        </w:rPr>
        <w:t>h</w:t>
      </w:r>
      <w:r>
        <w:rPr>
          <w:u w:val="none"/>
        </w:rPr>
        <w:t>all</w:t>
      </w:r>
      <w:r>
        <w:rPr>
          <w:spacing w:val="31"/>
          <w:u w:val="none"/>
        </w:rPr>
        <w:t xml:space="preserve"> </w:t>
      </w:r>
      <w:r>
        <w:rPr>
          <w:spacing w:val="1"/>
          <w:u w:val="none"/>
        </w:rPr>
        <w:t>gov</w:t>
      </w:r>
      <w:r>
        <w:rPr>
          <w:u w:val="none"/>
        </w:rPr>
        <w:t>er</w:t>
      </w:r>
      <w:r>
        <w:rPr>
          <w:spacing w:val="1"/>
          <w:u w:val="none"/>
        </w:rPr>
        <w:t>n</w:t>
      </w:r>
      <w:r>
        <w:rPr>
          <w:u w:val="none"/>
        </w:rPr>
        <w:t>:</w:t>
      </w:r>
      <w:r>
        <w:rPr>
          <w:spacing w:val="31"/>
          <w:u w:val="none"/>
        </w:rPr>
        <w:t xml:space="preserve"> </w:t>
      </w:r>
      <w:r>
        <w:rPr>
          <w:spacing w:val="1"/>
          <w:u w:val="none"/>
        </w:rPr>
        <w:t>Th</w:t>
      </w:r>
      <w:r>
        <w:rPr>
          <w:u w:val="none"/>
        </w:rPr>
        <w:t>e</w:t>
      </w:r>
      <w:r>
        <w:rPr>
          <w:spacing w:val="33"/>
          <w:u w:val="none"/>
        </w:rPr>
        <w:t xml:space="preserve"> </w:t>
      </w:r>
      <w:r>
        <w:rPr>
          <w:spacing w:val="1"/>
          <w:u w:val="none"/>
        </w:rPr>
        <w:t>n</w:t>
      </w:r>
      <w:r>
        <w:rPr>
          <w:u w:val="none"/>
        </w:rPr>
        <w:t>at</w:t>
      </w:r>
      <w:r>
        <w:rPr>
          <w:spacing w:val="1"/>
          <w:u w:val="none"/>
        </w:rPr>
        <w:t>u</w:t>
      </w:r>
      <w:r>
        <w:rPr>
          <w:u w:val="none"/>
        </w:rPr>
        <w:t>re</w:t>
      </w:r>
      <w:r>
        <w:rPr>
          <w:w w:val="102"/>
          <w:u w:val="none"/>
        </w:rPr>
        <w:t xml:space="preserve"> </w:t>
      </w:r>
      <w:r>
        <w:rPr>
          <w:u w:val="none"/>
        </w:rPr>
        <w:t>a</w:t>
      </w:r>
      <w:r>
        <w:rPr>
          <w:spacing w:val="1"/>
          <w:u w:val="none"/>
        </w:rPr>
        <w:t>n</w:t>
      </w:r>
      <w:r>
        <w:rPr>
          <w:u w:val="none"/>
        </w:rPr>
        <w:t>d</w:t>
      </w:r>
      <w:r>
        <w:rPr>
          <w:spacing w:val="24"/>
          <w:u w:val="none"/>
        </w:rPr>
        <w:t xml:space="preserve"> </w:t>
      </w:r>
      <w:r>
        <w:rPr>
          <w:u w:val="none"/>
        </w:rPr>
        <w:t>principal</w:t>
      </w:r>
      <w:r>
        <w:rPr>
          <w:spacing w:val="23"/>
          <w:u w:val="none"/>
        </w:rPr>
        <w:t xml:space="preserve"> </w:t>
      </w:r>
      <w:r>
        <w:rPr>
          <w:u w:val="none"/>
        </w:rPr>
        <w:t>purpose</w:t>
      </w:r>
      <w:r>
        <w:rPr>
          <w:spacing w:val="23"/>
          <w:u w:val="none"/>
        </w:rPr>
        <w:t xml:space="preserve"> </w:t>
      </w:r>
      <w:r>
        <w:rPr>
          <w:u w:val="none"/>
        </w:rPr>
        <w:t>of</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w:t>
      </w:r>
      <w:r>
        <w:rPr>
          <w:spacing w:val="2"/>
          <w:u w:val="none"/>
        </w:rPr>
        <w:t>m</w:t>
      </w:r>
      <w:r>
        <w:rPr>
          <w:u w:val="none"/>
        </w:rPr>
        <w:t>pany</w:t>
      </w:r>
      <w:r>
        <w:rPr>
          <w:spacing w:val="24"/>
          <w:u w:val="none"/>
        </w:rPr>
        <w:t xml:space="preserve"> </w:t>
      </w:r>
      <w:r>
        <w:rPr>
          <w:u w:val="none"/>
        </w:rPr>
        <w:t>(t</w:t>
      </w:r>
      <w:r>
        <w:rPr>
          <w:spacing w:val="1"/>
          <w:u w:val="none"/>
        </w:rPr>
        <w:t>h</w:t>
      </w:r>
      <w:r>
        <w:rPr>
          <w:u w:val="none"/>
        </w:rPr>
        <w:t>e</w:t>
      </w:r>
      <w:r>
        <w:rPr>
          <w:spacing w:val="24"/>
          <w:u w:val="none"/>
        </w:rPr>
        <w:t xml:space="preserve"> </w:t>
      </w:r>
      <w:r>
        <w:rPr>
          <w:u w:val="none"/>
        </w:rPr>
        <w:t>“</w:t>
      </w:r>
      <w:r>
        <w:rPr>
          <w:spacing w:val="1"/>
          <w:u w:val="none"/>
        </w:rPr>
        <w:t>Bu</w:t>
      </w:r>
      <w:r>
        <w:rPr>
          <w:u w:val="none"/>
        </w:rPr>
        <w:t>si</w:t>
      </w:r>
      <w:r>
        <w:rPr>
          <w:spacing w:val="1"/>
          <w:u w:val="none"/>
        </w:rPr>
        <w:t>n</w:t>
      </w:r>
      <w:r>
        <w:rPr>
          <w:u w:val="none"/>
        </w:rPr>
        <w:t>ess”)</w:t>
      </w:r>
      <w:r>
        <w:rPr>
          <w:spacing w:val="24"/>
          <w:u w:val="none"/>
        </w:rPr>
        <w:t xml:space="preserve"> </w:t>
      </w:r>
      <w:r>
        <w:rPr>
          <w:u w:val="none"/>
        </w:rPr>
        <w:t>a</w:t>
      </w:r>
      <w:r>
        <w:rPr>
          <w:spacing w:val="1"/>
          <w:u w:val="none"/>
        </w:rPr>
        <w:t>n</w:t>
      </w:r>
      <w:r>
        <w:rPr>
          <w:u w:val="none"/>
        </w:rPr>
        <w:t>d</w:t>
      </w:r>
      <w:r>
        <w:rPr>
          <w:spacing w:val="24"/>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pu</w:t>
      </w:r>
      <w:r>
        <w:rPr>
          <w:u w:val="none"/>
        </w:rPr>
        <w:t>r</w:t>
      </w:r>
      <w:r>
        <w:rPr>
          <w:spacing w:val="1"/>
          <w:u w:val="none"/>
        </w:rPr>
        <w:t>po</w:t>
      </w:r>
      <w:r>
        <w:rPr>
          <w:u w:val="none"/>
        </w:rPr>
        <w:t>ses</w:t>
      </w:r>
      <w:r>
        <w:rPr>
          <w:spacing w:val="23"/>
          <w:u w:val="none"/>
        </w:rPr>
        <w:t xml:space="preserve"> </w:t>
      </w:r>
      <w:r>
        <w:rPr>
          <w:u w:val="none"/>
        </w:rPr>
        <w:t>to</w:t>
      </w:r>
      <w:r>
        <w:rPr>
          <w:spacing w:val="24"/>
          <w:u w:val="none"/>
        </w:rPr>
        <w:t xml:space="preserve"> </w:t>
      </w:r>
      <w:r>
        <w:rPr>
          <w:spacing w:val="1"/>
          <w:u w:val="none"/>
        </w:rPr>
        <w:t>b</w:t>
      </w:r>
      <w:r>
        <w:rPr>
          <w:u w:val="none"/>
        </w:rPr>
        <w:t xml:space="preserve">e </w:t>
      </w:r>
      <w:r>
        <w:rPr>
          <w:spacing w:val="23"/>
          <w:u w:val="none"/>
        </w:rPr>
        <w:t xml:space="preserve"> </w:t>
      </w:r>
      <w:r>
        <w:rPr>
          <w:u w:val="none"/>
        </w:rPr>
        <w:t>c</w:t>
      </w:r>
      <w:r>
        <w:rPr>
          <w:spacing w:val="1"/>
          <w:u w:val="none"/>
        </w:rPr>
        <w:t>ondu</w:t>
      </w:r>
      <w:r>
        <w:rPr>
          <w:u w:val="none"/>
        </w:rPr>
        <w:t xml:space="preserve">cted </w:t>
      </w:r>
      <w:r>
        <w:rPr>
          <w:spacing w:val="24"/>
          <w:u w:val="none"/>
        </w:rPr>
        <w:t xml:space="preserve"> </w:t>
      </w:r>
      <w:r>
        <w:rPr>
          <w:u w:val="none"/>
        </w:rPr>
        <w:t>a</w:t>
      </w:r>
      <w:r>
        <w:rPr>
          <w:spacing w:val="1"/>
          <w:u w:val="none"/>
        </w:rPr>
        <w:t>n</w:t>
      </w:r>
      <w:r>
        <w:rPr>
          <w:u w:val="none"/>
        </w:rPr>
        <w:t>d</w:t>
      </w:r>
      <w:r>
        <w:rPr>
          <w:w w:val="102"/>
          <w:u w:val="none"/>
        </w:rPr>
        <w:t xml:space="preserve"> </w:t>
      </w:r>
      <w:r>
        <w:rPr>
          <w:spacing w:val="1"/>
          <w:u w:val="none"/>
        </w:rPr>
        <w:t>p</w:t>
      </w:r>
      <w:r>
        <w:rPr>
          <w:u w:val="none"/>
        </w:rPr>
        <w:t>r</w:t>
      </w:r>
      <w:r>
        <w:rPr>
          <w:spacing w:val="1"/>
          <w:u w:val="none"/>
        </w:rPr>
        <w:t>o</w:t>
      </w:r>
      <w:r>
        <w:rPr>
          <w:spacing w:val="2"/>
          <w:u w:val="none"/>
        </w:rPr>
        <w:t>m</w:t>
      </w:r>
      <w:r>
        <w:rPr>
          <w:spacing w:val="1"/>
          <w:u w:val="none"/>
        </w:rPr>
        <w:t>o</w:t>
      </w:r>
      <w:r>
        <w:rPr>
          <w:u w:val="none"/>
        </w:rPr>
        <w:t>ted</w:t>
      </w:r>
      <w:r>
        <w:rPr>
          <w:spacing w:val="18"/>
          <w:u w:val="none"/>
        </w:rPr>
        <w:t xml:space="preserve"> </w:t>
      </w:r>
      <w:r>
        <w:rPr>
          <w:spacing w:val="1"/>
          <w:u w:val="none"/>
        </w:rPr>
        <w:t>b</w:t>
      </w:r>
      <w:r>
        <w:rPr>
          <w:u w:val="none"/>
        </w:rPr>
        <w:t>y</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8"/>
          <w:u w:val="none"/>
        </w:rPr>
        <w:t xml:space="preserve"> </w:t>
      </w:r>
      <w:r>
        <w:rPr>
          <w:u w:val="none"/>
        </w:rPr>
        <w:t>is</w:t>
      </w:r>
      <w:r>
        <w:rPr>
          <w:spacing w:val="17"/>
          <w:u w:val="none"/>
        </w:rPr>
        <w:t xml:space="preserve"> </w:t>
      </w:r>
      <w:r>
        <w:rPr>
          <w:u w:val="none"/>
        </w:rPr>
        <w:t>to</w:t>
      </w:r>
      <w:r>
        <w:rPr>
          <w:spacing w:val="19"/>
          <w:u w:val="none"/>
        </w:rPr>
        <w:t xml:space="preserve"> </w:t>
      </w:r>
      <w:r>
        <w:rPr>
          <w:u w:val="none"/>
        </w:rPr>
        <w:t>e</w:t>
      </w:r>
      <w:r>
        <w:rPr>
          <w:spacing w:val="1"/>
          <w:u w:val="none"/>
        </w:rPr>
        <w:t>ng</w:t>
      </w:r>
      <w:r>
        <w:rPr>
          <w:u w:val="none"/>
        </w:rPr>
        <w:t>a</w:t>
      </w:r>
      <w:r>
        <w:rPr>
          <w:spacing w:val="1"/>
          <w:u w:val="none"/>
        </w:rPr>
        <w:t>g</w:t>
      </w:r>
      <w:r>
        <w:rPr>
          <w:u w:val="none"/>
        </w:rPr>
        <w:t>e</w:t>
      </w:r>
      <w:r>
        <w:rPr>
          <w:spacing w:val="19"/>
          <w:u w:val="none"/>
        </w:rPr>
        <w:t xml:space="preserve"> </w:t>
      </w:r>
      <w:r>
        <w:rPr>
          <w:u w:val="none"/>
        </w:rPr>
        <w:t>s</w:t>
      </w:r>
      <w:r>
        <w:rPr>
          <w:spacing w:val="1"/>
          <w:u w:val="none"/>
        </w:rPr>
        <w:t>o</w:t>
      </w:r>
      <w:r>
        <w:rPr>
          <w:u w:val="none"/>
        </w:rPr>
        <w:t>lely</w:t>
      </w:r>
      <w:r>
        <w:rPr>
          <w:spacing w:val="19"/>
          <w:u w:val="none"/>
        </w:rPr>
        <w:t xml:space="preserve"> </w:t>
      </w:r>
      <w:r>
        <w:rPr>
          <w:u w:val="none"/>
        </w:rPr>
        <w:t>in</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18"/>
          <w:u w:val="none"/>
        </w:rPr>
        <w:t xml:space="preserve"> </w:t>
      </w:r>
      <w:r>
        <w:rPr>
          <w:u w:val="none"/>
        </w:rPr>
        <w:t>acti</w:t>
      </w:r>
      <w:r>
        <w:rPr>
          <w:spacing w:val="1"/>
          <w:u w:val="none"/>
        </w:rPr>
        <w:t>v</w:t>
      </w:r>
      <w:r>
        <w:rPr>
          <w:u w:val="none"/>
        </w:rPr>
        <w:t>ities:</w:t>
      </w:r>
    </w:p>
    <w:p w14:paraId="4BDDE7EF" w14:textId="77777777" w:rsidR="000C19C9" w:rsidRDefault="000C19C9">
      <w:pPr>
        <w:spacing w:before="2" w:line="240" w:lineRule="exact"/>
        <w:rPr>
          <w:sz w:val="24"/>
          <w:szCs w:val="24"/>
        </w:rPr>
      </w:pPr>
    </w:p>
    <w:p w14:paraId="1B17AC12" w14:textId="77777777" w:rsidR="000C19C9" w:rsidRDefault="00D3642A">
      <w:pPr>
        <w:pStyle w:val="BodyText"/>
        <w:numPr>
          <w:ilvl w:val="2"/>
          <w:numId w:val="8"/>
        </w:numPr>
        <w:tabs>
          <w:tab w:val="left" w:pos="2264"/>
        </w:tabs>
        <w:spacing w:line="252" w:lineRule="auto"/>
        <w:ind w:right="116" w:firstLine="1440"/>
        <w:jc w:val="both"/>
        <w:rPr>
          <w:u w:val="none"/>
        </w:rPr>
      </w:pPr>
      <w:r>
        <w:rPr>
          <w:spacing w:val="1"/>
          <w:u w:val="none"/>
        </w:rPr>
        <w:t>T</w:t>
      </w:r>
      <w:r>
        <w:rPr>
          <w:u w:val="none"/>
        </w:rPr>
        <w:t>o</w:t>
      </w:r>
      <w:r>
        <w:rPr>
          <w:spacing w:val="12"/>
          <w:u w:val="none"/>
        </w:rPr>
        <w:t xml:space="preserve"> </w:t>
      </w:r>
      <w:r>
        <w:rPr>
          <w:u w:val="none"/>
        </w:rPr>
        <w:t>ac</w:t>
      </w:r>
      <w:r>
        <w:rPr>
          <w:spacing w:val="1"/>
          <w:u w:val="none"/>
        </w:rPr>
        <w:t>qu</w:t>
      </w:r>
      <w:r>
        <w:rPr>
          <w:u w:val="none"/>
        </w:rPr>
        <w:t>ire</w:t>
      </w:r>
      <w:r>
        <w:rPr>
          <w:spacing w:val="12"/>
          <w:u w:val="none"/>
        </w:rPr>
        <w:t xml:space="preserve"> </w:t>
      </w:r>
      <w:r>
        <w:rPr>
          <w:u w:val="none"/>
        </w:rPr>
        <w:t>t</w:t>
      </w:r>
      <w:r>
        <w:rPr>
          <w:spacing w:val="1"/>
          <w:u w:val="none"/>
        </w:rPr>
        <w:t>h</w:t>
      </w:r>
      <w:r>
        <w:rPr>
          <w:u w:val="none"/>
        </w:rPr>
        <w:t>at</w:t>
      </w:r>
      <w:r>
        <w:rPr>
          <w:spacing w:val="12"/>
          <w:u w:val="none"/>
        </w:rPr>
        <w:t xml:space="preserve"> </w:t>
      </w:r>
      <w:r>
        <w:rPr>
          <w:u w:val="none"/>
        </w:rPr>
        <w:t>certain</w:t>
      </w:r>
      <w:r>
        <w:rPr>
          <w:spacing w:val="12"/>
          <w:u w:val="none"/>
        </w:rPr>
        <w:t xml:space="preserve"> </w:t>
      </w:r>
      <w:r>
        <w:rPr>
          <w:u w:val="none"/>
        </w:rPr>
        <w:t>real</w:t>
      </w:r>
      <w:r>
        <w:rPr>
          <w:spacing w:val="11"/>
          <w:u w:val="none"/>
        </w:rPr>
        <w:t xml:space="preserve"> </w:t>
      </w:r>
      <w:r>
        <w:rPr>
          <w:spacing w:val="1"/>
          <w:u w:val="none"/>
        </w:rPr>
        <w:t>p</w:t>
      </w:r>
      <w:r>
        <w:rPr>
          <w:u w:val="none"/>
        </w:rPr>
        <w:t>r</w:t>
      </w:r>
      <w:r>
        <w:rPr>
          <w:spacing w:val="1"/>
          <w:u w:val="none"/>
        </w:rPr>
        <w:t>op</w:t>
      </w:r>
      <w:r>
        <w:rPr>
          <w:u w:val="none"/>
        </w:rPr>
        <w:t>erty</w:t>
      </w:r>
      <w:r>
        <w:rPr>
          <w:spacing w:val="13"/>
          <w:u w:val="none"/>
        </w:rPr>
        <w:t xml:space="preserve"> </w:t>
      </w:r>
      <w:r>
        <w:rPr>
          <w:u w:val="none"/>
        </w:rPr>
        <w:t>a</w:t>
      </w:r>
      <w:r>
        <w:rPr>
          <w:spacing w:val="1"/>
          <w:u w:val="none"/>
        </w:rPr>
        <w:t>n</w:t>
      </w:r>
      <w:r>
        <w:rPr>
          <w:u w:val="none"/>
        </w:rPr>
        <w:t>d</w:t>
      </w:r>
      <w:r>
        <w:rPr>
          <w:spacing w:val="12"/>
          <w:u w:val="none"/>
        </w:rPr>
        <w:t xml:space="preserve"> </w:t>
      </w:r>
      <w:r w:rsidR="005D0AFF">
        <w:rPr>
          <w:u w:val="none"/>
        </w:rPr>
        <w:t xml:space="preserve">related </w:t>
      </w:r>
      <w:r w:rsidR="005D0AFF">
        <w:rPr>
          <w:spacing w:val="13"/>
          <w:u w:val="none"/>
        </w:rPr>
        <w:t>personal</w:t>
      </w:r>
      <w:r w:rsidR="005D0AFF">
        <w:rPr>
          <w:u w:val="none"/>
        </w:rPr>
        <w:t xml:space="preserve"> </w:t>
      </w:r>
      <w:r w:rsidR="008A0DBF">
        <w:rPr>
          <w:spacing w:val="11"/>
          <w:u w:val="none"/>
        </w:rPr>
        <w:t>property</w:t>
      </w:r>
      <w:r w:rsidR="008A0DBF">
        <w:rPr>
          <w:u w:val="none"/>
        </w:rPr>
        <w:t xml:space="preserve"> </w:t>
      </w:r>
      <w:r w:rsidR="008A0DBF">
        <w:rPr>
          <w:spacing w:val="12"/>
          <w:u w:val="none"/>
        </w:rPr>
        <w:t>known</w:t>
      </w:r>
      <w:r>
        <w:rPr>
          <w:u w:val="none"/>
        </w:rPr>
        <w:t xml:space="preserve"> </w:t>
      </w:r>
      <w:r>
        <w:rPr>
          <w:spacing w:val="13"/>
          <w:u w:val="none"/>
        </w:rPr>
        <w:t xml:space="preserve"> </w:t>
      </w:r>
      <w:r>
        <w:rPr>
          <w:u w:val="none"/>
        </w:rPr>
        <w:t>as</w:t>
      </w:r>
      <w:r>
        <w:rPr>
          <w:w w:val="102"/>
          <w:u w:val="none"/>
        </w:rPr>
        <w:t xml:space="preserve"> </w:t>
      </w:r>
      <w:r w:rsidR="00E97AA9">
        <w:rPr>
          <w:spacing w:val="1"/>
          <w:u w:val="none"/>
        </w:rPr>
        <w:t>Lamberton Lake Mobile Home Community</w:t>
      </w:r>
      <w:r>
        <w:rPr>
          <w:spacing w:val="18"/>
          <w:u w:val="none"/>
        </w:rPr>
        <w:t xml:space="preserve"> </w:t>
      </w:r>
      <w:r>
        <w:rPr>
          <w:u w:val="none"/>
        </w:rPr>
        <w:t>l</w:t>
      </w:r>
      <w:r>
        <w:rPr>
          <w:spacing w:val="1"/>
          <w:u w:val="none"/>
        </w:rPr>
        <w:t>o</w:t>
      </w:r>
      <w:r>
        <w:rPr>
          <w:u w:val="none"/>
        </w:rPr>
        <w:t>cated</w:t>
      </w:r>
      <w:r>
        <w:rPr>
          <w:spacing w:val="19"/>
          <w:u w:val="none"/>
        </w:rPr>
        <w:t xml:space="preserve"> </w:t>
      </w:r>
      <w:r>
        <w:rPr>
          <w:u w:val="none"/>
        </w:rPr>
        <w:t>in</w:t>
      </w:r>
      <w:r>
        <w:rPr>
          <w:spacing w:val="19"/>
          <w:u w:val="none"/>
        </w:rPr>
        <w:t xml:space="preserve"> </w:t>
      </w:r>
      <w:r w:rsidR="00E97AA9">
        <w:rPr>
          <w:spacing w:val="2"/>
          <w:u w:val="none"/>
        </w:rPr>
        <w:t>Grand Rapids Michigan</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w:t>
      </w:r>
      <w:r>
        <w:rPr>
          <w:spacing w:val="2"/>
          <w:u w:val="none"/>
        </w:rPr>
        <w:t>M</w:t>
      </w:r>
      <w:r>
        <w:rPr>
          <w:spacing w:val="1"/>
          <w:u w:val="none"/>
        </w:rPr>
        <w:t>HP</w:t>
      </w:r>
      <w:r>
        <w:rPr>
          <w:u w:val="none"/>
        </w:rPr>
        <w:t>”).</w:t>
      </w:r>
    </w:p>
    <w:p w14:paraId="7630E5C2" w14:textId="77777777" w:rsidR="000C19C9" w:rsidRDefault="000C19C9">
      <w:pPr>
        <w:spacing w:before="16" w:line="220" w:lineRule="exact"/>
      </w:pPr>
    </w:p>
    <w:p w14:paraId="4CEB3EA9" w14:textId="77777777" w:rsidR="000C19C9" w:rsidRDefault="00D3642A">
      <w:pPr>
        <w:pStyle w:val="BodyText"/>
        <w:numPr>
          <w:ilvl w:val="2"/>
          <w:numId w:val="8"/>
        </w:numPr>
        <w:tabs>
          <w:tab w:val="left" w:pos="2264"/>
        </w:tabs>
        <w:spacing w:line="252" w:lineRule="auto"/>
        <w:ind w:right="117" w:firstLine="1440"/>
        <w:jc w:val="both"/>
        <w:rPr>
          <w:u w:val="none"/>
        </w:rPr>
      </w:pPr>
      <w:r>
        <w:rPr>
          <w:spacing w:val="1"/>
          <w:u w:val="none"/>
        </w:rPr>
        <w:t>T</w:t>
      </w:r>
      <w:r>
        <w:rPr>
          <w:u w:val="none"/>
        </w:rPr>
        <w:t>o</w:t>
      </w:r>
      <w:r>
        <w:rPr>
          <w:spacing w:val="24"/>
          <w:u w:val="none"/>
        </w:rPr>
        <w:t xml:space="preserve"> </w:t>
      </w:r>
      <w:r>
        <w:rPr>
          <w:spacing w:val="1"/>
          <w:u w:val="none"/>
        </w:rPr>
        <w:t>own</w:t>
      </w:r>
      <w:r>
        <w:rPr>
          <w:u w:val="none"/>
        </w:rPr>
        <w:t>,</w:t>
      </w:r>
      <w:r>
        <w:rPr>
          <w:spacing w:val="22"/>
          <w:u w:val="none"/>
        </w:rPr>
        <w:t xml:space="preserve"> </w:t>
      </w:r>
      <w:r>
        <w:rPr>
          <w:spacing w:val="1"/>
          <w:u w:val="none"/>
        </w:rPr>
        <w:t>ho</w:t>
      </w:r>
      <w:r>
        <w:rPr>
          <w:u w:val="none"/>
        </w:rPr>
        <w:t>l</w:t>
      </w:r>
      <w:r>
        <w:rPr>
          <w:spacing w:val="1"/>
          <w:u w:val="none"/>
        </w:rPr>
        <w:t>d</w:t>
      </w:r>
      <w:r>
        <w:rPr>
          <w:u w:val="none"/>
        </w:rPr>
        <w:t>,</w:t>
      </w:r>
      <w:r>
        <w:rPr>
          <w:spacing w:val="23"/>
          <w:u w:val="none"/>
        </w:rPr>
        <w:t xml:space="preserve"> </w:t>
      </w:r>
      <w:r>
        <w:rPr>
          <w:u w:val="none"/>
        </w:rPr>
        <w:t>sell,</w:t>
      </w:r>
      <w:r>
        <w:rPr>
          <w:spacing w:val="23"/>
          <w:u w:val="none"/>
        </w:rPr>
        <w:t xml:space="preserve"> </w:t>
      </w:r>
      <w:r>
        <w:rPr>
          <w:u w:val="none"/>
        </w:rPr>
        <w:t>assi</w:t>
      </w:r>
      <w:r>
        <w:rPr>
          <w:spacing w:val="1"/>
          <w:u w:val="none"/>
        </w:rPr>
        <w:t>gn</w:t>
      </w:r>
      <w:r>
        <w:rPr>
          <w:u w:val="none"/>
        </w:rPr>
        <w:t>,</w:t>
      </w:r>
      <w:r>
        <w:rPr>
          <w:spacing w:val="23"/>
          <w:u w:val="none"/>
        </w:rPr>
        <w:t xml:space="preserve"> </w:t>
      </w:r>
      <w:r>
        <w:rPr>
          <w:u w:val="none"/>
        </w:rPr>
        <w:t>tra</w:t>
      </w:r>
      <w:r>
        <w:rPr>
          <w:spacing w:val="1"/>
          <w:u w:val="none"/>
        </w:rPr>
        <w:t>n</w:t>
      </w:r>
      <w:r>
        <w:rPr>
          <w:u w:val="none"/>
        </w:rPr>
        <w:t>sfer,</w:t>
      </w:r>
      <w:r>
        <w:rPr>
          <w:spacing w:val="23"/>
          <w:u w:val="none"/>
        </w:rPr>
        <w:t xml:space="preserve"> </w:t>
      </w:r>
      <w:r>
        <w:rPr>
          <w:spacing w:val="1"/>
          <w:u w:val="none"/>
        </w:rPr>
        <w:t>op</w:t>
      </w:r>
      <w:r>
        <w:rPr>
          <w:u w:val="none"/>
        </w:rPr>
        <w:t>erate,</w:t>
      </w:r>
      <w:r>
        <w:rPr>
          <w:spacing w:val="2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3"/>
          <w:u w:val="none"/>
        </w:rPr>
        <w:t xml:space="preserve"> </w:t>
      </w:r>
      <w:r>
        <w:rPr>
          <w:u w:val="none"/>
        </w:rPr>
        <w:t>lease,</w:t>
      </w:r>
      <w:r>
        <w:rPr>
          <w:spacing w:val="23"/>
          <w:u w:val="none"/>
        </w:rPr>
        <w:t xml:space="preserve"> </w:t>
      </w:r>
      <w:r>
        <w:rPr>
          <w:spacing w:val="2"/>
          <w:u w:val="none"/>
        </w:rPr>
        <w:t>m</w:t>
      </w:r>
      <w:r>
        <w:rPr>
          <w:u w:val="none"/>
        </w:rPr>
        <w:t>ort</w:t>
      </w:r>
      <w:r>
        <w:rPr>
          <w:spacing w:val="1"/>
          <w:u w:val="none"/>
        </w:rPr>
        <w:t>g</w:t>
      </w:r>
      <w:r>
        <w:rPr>
          <w:u w:val="none"/>
        </w:rPr>
        <w:t>age,</w:t>
      </w:r>
      <w:r>
        <w:rPr>
          <w:spacing w:val="22"/>
          <w:u w:val="none"/>
        </w:rPr>
        <w:t xml:space="preserve"> </w:t>
      </w:r>
      <w:r>
        <w:rPr>
          <w:u w:val="none"/>
        </w:rPr>
        <w:t>pledge</w:t>
      </w:r>
      <w:r>
        <w:rPr>
          <w:spacing w:val="24"/>
          <w:u w:val="none"/>
        </w:rPr>
        <w:t xml:space="preserve"> </w:t>
      </w:r>
      <w:r>
        <w:rPr>
          <w:u w:val="none"/>
        </w:rPr>
        <w:t>and</w:t>
      </w:r>
      <w:r>
        <w:rPr>
          <w:w w:val="10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0"/>
          <w:u w:val="none"/>
        </w:rPr>
        <w:t xml:space="preserve"> </w:t>
      </w:r>
      <w:r>
        <w:rPr>
          <w:spacing w:val="1"/>
          <w:u w:val="none"/>
        </w:rPr>
        <w:t>d</w:t>
      </w:r>
      <w:r>
        <w:rPr>
          <w:u w:val="none"/>
        </w:rPr>
        <w:t>eal</w:t>
      </w:r>
      <w:r>
        <w:rPr>
          <w:spacing w:val="19"/>
          <w:u w:val="none"/>
        </w:rPr>
        <w:t xml:space="preserve"> </w:t>
      </w:r>
      <w:r>
        <w:rPr>
          <w:spacing w:val="1"/>
          <w:u w:val="none"/>
        </w:rPr>
        <w:t>w</w:t>
      </w:r>
      <w:r>
        <w:rPr>
          <w:u w:val="none"/>
        </w:rPr>
        <w:t>ith</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spacing w:val="1"/>
          <w:u w:val="none"/>
        </w:rPr>
        <w:t>HP</w:t>
      </w:r>
      <w:r>
        <w:rPr>
          <w:u w:val="none"/>
        </w:rPr>
        <w:t>.</w:t>
      </w:r>
    </w:p>
    <w:p w14:paraId="77CFA48B" w14:textId="77777777" w:rsidR="000C19C9" w:rsidRDefault="000C19C9">
      <w:pPr>
        <w:spacing w:line="240" w:lineRule="exact"/>
        <w:rPr>
          <w:sz w:val="24"/>
          <w:szCs w:val="24"/>
        </w:rPr>
      </w:pPr>
    </w:p>
    <w:p w14:paraId="73E86FD0" w14:textId="77777777" w:rsidR="000C19C9" w:rsidRDefault="00D3642A">
      <w:pPr>
        <w:pStyle w:val="BodyText"/>
        <w:numPr>
          <w:ilvl w:val="2"/>
          <w:numId w:val="8"/>
        </w:numPr>
        <w:tabs>
          <w:tab w:val="left" w:pos="2264"/>
        </w:tabs>
        <w:spacing w:line="250" w:lineRule="auto"/>
        <w:ind w:right="116" w:firstLine="1440"/>
        <w:jc w:val="both"/>
        <w:rPr>
          <w:u w:val="none"/>
        </w:rPr>
      </w:pPr>
      <w:r>
        <w:rPr>
          <w:spacing w:val="1"/>
          <w:u w:val="none"/>
        </w:rPr>
        <w:t>T</w:t>
      </w:r>
      <w:r>
        <w:rPr>
          <w:u w:val="none"/>
        </w:rPr>
        <w:t>o</w:t>
      </w:r>
      <w:r>
        <w:rPr>
          <w:spacing w:val="32"/>
          <w:u w:val="none"/>
        </w:rPr>
        <w:t xml:space="preserve"> </w:t>
      </w:r>
      <w:r>
        <w:rPr>
          <w:u w:val="none"/>
        </w:rPr>
        <w:t>e</w:t>
      </w:r>
      <w:r>
        <w:rPr>
          <w:spacing w:val="1"/>
          <w:u w:val="none"/>
        </w:rPr>
        <w:t>x</w:t>
      </w:r>
      <w:r>
        <w:rPr>
          <w:u w:val="none"/>
        </w:rPr>
        <w:t>ercise</w:t>
      </w:r>
      <w:r>
        <w:rPr>
          <w:spacing w:val="32"/>
          <w:u w:val="none"/>
        </w:rPr>
        <w:t xml:space="preserve"> </w:t>
      </w:r>
      <w:r>
        <w:rPr>
          <w:u w:val="none"/>
        </w:rPr>
        <w:t>all</w:t>
      </w:r>
      <w:r>
        <w:rPr>
          <w:spacing w:val="32"/>
          <w:u w:val="none"/>
        </w:rPr>
        <w:t xml:space="preserve"> </w:t>
      </w:r>
      <w:r>
        <w:rPr>
          <w:spacing w:val="1"/>
          <w:u w:val="none"/>
        </w:rPr>
        <w:t>pow</w:t>
      </w:r>
      <w:r>
        <w:rPr>
          <w:u w:val="none"/>
        </w:rPr>
        <w:t>ers</w:t>
      </w:r>
      <w:r>
        <w:rPr>
          <w:spacing w:val="31"/>
          <w:u w:val="none"/>
        </w:rPr>
        <w:t xml:space="preserve"> </w:t>
      </w:r>
      <w:r>
        <w:rPr>
          <w:u w:val="none"/>
        </w:rPr>
        <w:t>e</w:t>
      </w:r>
      <w:r>
        <w:rPr>
          <w:spacing w:val="1"/>
          <w:u w:val="none"/>
        </w:rPr>
        <w:t>n</w:t>
      </w:r>
      <w:r>
        <w:rPr>
          <w:u w:val="none"/>
        </w:rPr>
        <w:t>u</w:t>
      </w:r>
      <w:r>
        <w:rPr>
          <w:spacing w:val="2"/>
          <w:u w:val="none"/>
        </w:rPr>
        <w:t>m</w:t>
      </w:r>
      <w:r>
        <w:rPr>
          <w:u w:val="none"/>
        </w:rPr>
        <w:t>erated</w:t>
      </w:r>
      <w:r>
        <w:rPr>
          <w:spacing w:val="33"/>
          <w:u w:val="none"/>
        </w:rPr>
        <w:t xml:space="preserve"> </w:t>
      </w:r>
      <w:r>
        <w:rPr>
          <w:spacing w:val="1"/>
          <w:u w:val="none"/>
        </w:rPr>
        <w:t>und</w:t>
      </w:r>
      <w:r>
        <w:rPr>
          <w:u w:val="none"/>
        </w:rPr>
        <w:t>er</w:t>
      </w:r>
      <w:r>
        <w:rPr>
          <w:spacing w:val="31"/>
          <w:u w:val="none"/>
        </w:rPr>
        <w:t xml:space="preserve"> </w:t>
      </w:r>
      <w:r>
        <w:rPr>
          <w:u w:val="none"/>
        </w:rPr>
        <w:t>t</w:t>
      </w:r>
      <w:r>
        <w:rPr>
          <w:spacing w:val="1"/>
          <w:u w:val="none"/>
        </w:rPr>
        <w:t>h</w:t>
      </w:r>
      <w:r>
        <w:rPr>
          <w:u w:val="none"/>
        </w:rPr>
        <w:t>e</w:t>
      </w:r>
      <w:r>
        <w:rPr>
          <w:spacing w:val="32"/>
          <w:u w:val="none"/>
        </w:rPr>
        <w:t xml:space="preserve"> </w:t>
      </w:r>
      <w:r>
        <w:rPr>
          <w:u w:val="none"/>
        </w:rPr>
        <w:t>la</w:t>
      </w:r>
      <w:r>
        <w:rPr>
          <w:spacing w:val="1"/>
          <w:u w:val="none"/>
        </w:rPr>
        <w:t>w</w:t>
      </w:r>
      <w:r>
        <w:rPr>
          <w:u w:val="none"/>
        </w:rPr>
        <w:t>s</w:t>
      </w:r>
      <w:r>
        <w:rPr>
          <w:spacing w:val="33"/>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3"/>
          <w:u w:val="none"/>
        </w:rPr>
        <w:t xml:space="preserve"> </w:t>
      </w:r>
      <w:r>
        <w:rPr>
          <w:u w:val="none"/>
        </w:rPr>
        <w:t>state</w:t>
      </w:r>
      <w:r>
        <w:rPr>
          <w:spacing w:val="32"/>
          <w:u w:val="none"/>
        </w:rPr>
        <w:t xml:space="preserve"> </w:t>
      </w:r>
      <w:r>
        <w:rPr>
          <w:spacing w:val="1"/>
          <w:u w:val="none"/>
        </w:rPr>
        <w:t>o</w:t>
      </w:r>
      <w:r>
        <w:rPr>
          <w:u w:val="none"/>
        </w:rPr>
        <w:t>f</w:t>
      </w:r>
      <w:r>
        <w:rPr>
          <w:spacing w:val="30"/>
          <w:u w:val="none"/>
        </w:rPr>
        <w:t xml:space="preserve"> </w:t>
      </w:r>
      <w:r w:rsidR="00E97AA9">
        <w:rPr>
          <w:u w:val="none"/>
        </w:rPr>
        <w:t xml:space="preserve">Michigan </w:t>
      </w:r>
      <w:r>
        <w:rPr>
          <w:spacing w:val="1"/>
          <w:u w:val="none"/>
        </w:rPr>
        <w:t>n</w:t>
      </w:r>
      <w:r>
        <w:rPr>
          <w:u w:val="none"/>
        </w:rPr>
        <w:t>ecessary</w:t>
      </w:r>
      <w:r>
        <w:rPr>
          <w:spacing w:val="21"/>
          <w:u w:val="none"/>
        </w:rPr>
        <w:t xml:space="preserve"> </w:t>
      </w:r>
      <w:r>
        <w:rPr>
          <w:spacing w:val="1"/>
          <w:u w:val="none"/>
        </w:rPr>
        <w:t>o</w:t>
      </w:r>
      <w:r>
        <w:rPr>
          <w:u w:val="none"/>
        </w:rPr>
        <w:t>r</w:t>
      </w:r>
      <w:r>
        <w:rPr>
          <w:spacing w:val="21"/>
          <w:u w:val="none"/>
        </w:rPr>
        <w:t xml:space="preserve"> </w:t>
      </w:r>
      <w:r>
        <w:rPr>
          <w:u w:val="none"/>
        </w:rPr>
        <w:t>c</w:t>
      </w:r>
      <w:r>
        <w:rPr>
          <w:spacing w:val="1"/>
          <w:u w:val="none"/>
        </w:rPr>
        <w:t>onv</w:t>
      </w:r>
      <w:r>
        <w:rPr>
          <w:u w:val="none"/>
        </w:rPr>
        <w:t>e</w:t>
      </w:r>
      <w:r>
        <w:rPr>
          <w:spacing w:val="1"/>
          <w:u w:val="none"/>
        </w:rPr>
        <w:t>n</w:t>
      </w:r>
      <w:r>
        <w:rPr>
          <w:u w:val="none"/>
        </w:rPr>
        <w:t>ie</w:t>
      </w:r>
      <w:r>
        <w:rPr>
          <w:spacing w:val="1"/>
          <w:u w:val="none"/>
        </w:rPr>
        <w:t>n</w:t>
      </w:r>
      <w:r>
        <w:rPr>
          <w:u w:val="none"/>
        </w:rPr>
        <w:t>t</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c</w:t>
      </w:r>
      <w:r>
        <w:rPr>
          <w:spacing w:val="1"/>
          <w:u w:val="none"/>
        </w:rPr>
        <w:t>ondu</w:t>
      </w:r>
      <w:r>
        <w:rPr>
          <w:u w:val="none"/>
        </w:rPr>
        <w:t>ct,</w:t>
      </w:r>
      <w:r>
        <w:rPr>
          <w:spacing w:val="20"/>
          <w:u w:val="none"/>
        </w:rPr>
        <w:t xml:space="preserve"> </w:t>
      </w:r>
      <w:r>
        <w:rPr>
          <w:spacing w:val="1"/>
          <w:u w:val="none"/>
        </w:rPr>
        <w:t>p</w:t>
      </w:r>
      <w:r>
        <w:rPr>
          <w:u w:val="none"/>
        </w:rPr>
        <w:t>r</w:t>
      </w:r>
      <w:r>
        <w:rPr>
          <w:spacing w:val="1"/>
          <w:u w:val="none"/>
        </w:rPr>
        <w:t>o</w:t>
      </w:r>
      <w:r>
        <w:rPr>
          <w:spacing w:val="2"/>
          <w:u w:val="none"/>
        </w:rPr>
        <w:t>m</w:t>
      </w:r>
      <w:r>
        <w:rPr>
          <w:spacing w:val="1"/>
          <w:u w:val="none"/>
        </w:rPr>
        <w:t>o</w:t>
      </w:r>
      <w:r>
        <w:rPr>
          <w:u w:val="none"/>
        </w:rPr>
        <w:t>ti</w:t>
      </w:r>
      <w:r>
        <w:rPr>
          <w:spacing w:val="1"/>
          <w:u w:val="none"/>
        </w:rPr>
        <w:t>o</w:t>
      </w:r>
      <w:r>
        <w:rPr>
          <w:u w:val="none"/>
        </w:rPr>
        <w:t>n</w:t>
      </w:r>
      <w:r>
        <w:rPr>
          <w:spacing w:val="21"/>
          <w:u w:val="none"/>
        </w:rPr>
        <w:t xml:space="preserve"> </w:t>
      </w:r>
      <w:r>
        <w:rPr>
          <w:spacing w:val="1"/>
          <w:u w:val="none"/>
        </w:rPr>
        <w:t>o</w:t>
      </w:r>
      <w:r>
        <w:rPr>
          <w:u w:val="none"/>
        </w:rPr>
        <w:t>r</w:t>
      </w:r>
      <w:r>
        <w:rPr>
          <w:spacing w:val="21"/>
          <w:u w:val="none"/>
        </w:rPr>
        <w:t xml:space="preserve"> </w:t>
      </w:r>
      <w:r>
        <w:rPr>
          <w:u w:val="none"/>
        </w:rPr>
        <w:t>attai</w:t>
      </w:r>
      <w:r>
        <w:rPr>
          <w:spacing w:val="1"/>
          <w:u w:val="none"/>
        </w:rPr>
        <w:t>n</w:t>
      </w:r>
      <w:r>
        <w:rPr>
          <w:spacing w:val="2"/>
          <w:u w:val="none"/>
        </w:rPr>
        <w:t>m</w:t>
      </w:r>
      <w:r>
        <w:rPr>
          <w:u w:val="none"/>
        </w:rPr>
        <w:t>e</w:t>
      </w:r>
      <w:r>
        <w:rPr>
          <w:spacing w:val="1"/>
          <w:u w:val="none"/>
        </w:rPr>
        <w:t>n</w:t>
      </w:r>
      <w:r>
        <w:rPr>
          <w:u w:val="none"/>
        </w:rPr>
        <w:t>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bu</w:t>
      </w:r>
      <w:r>
        <w:rPr>
          <w:u w:val="none"/>
        </w:rPr>
        <w:t>si</w:t>
      </w:r>
      <w:r>
        <w:rPr>
          <w:spacing w:val="1"/>
          <w:u w:val="none"/>
        </w:rPr>
        <w:t>n</w:t>
      </w:r>
      <w:r>
        <w:rPr>
          <w:u w:val="none"/>
        </w:rPr>
        <w:t>ess</w:t>
      </w:r>
      <w:r>
        <w:rPr>
          <w:spacing w:val="21"/>
          <w:u w:val="none"/>
        </w:rPr>
        <w:t xml:space="preserve"> </w:t>
      </w:r>
      <w:r>
        <w:rPr>
          <w:spacing w:val="1"/>
          <w:u w:val="none"/>
        </w:rPr>
        <w:t>o</w:t>
      </w:r>
      <w:r>
        <w:rPr>
          <w:u w:val="none"/>
        </w:rPr>
        <w:t>r</w:t>
      </w:r>
      <w:r>
        <w:rPr>
          <w:spacing w:val="21"/>
          <w:u w:val="none"/>
        </w:rPr>
        <w:t xml:space="preserve"> </w:t>
      </w:r>
      <w:r>
        <w:rPr>
          <w:spacing w:val="1"/>
          <w:u w:val="none"/>
        </w:rPr>
        <w:t>pu</w:t>
      </w:r>
      <w:r>
        <w:rPr>
          <w:u w:val="none"/>
        </w:rPr>
        <w:t>r</w:t>
      </w:r>
      <w:r>
        <w:rPr>
          <w:spacing w:val="1"/>
          <w:u w:val="none"/>
        </w:rPr>
        <w:t>po</w:t>
      </w:r>
      <w:r>
        <w:rPr>
          <w:u w:val="none"/>
        </w:rPr>
        <w:t>ses</w:t>
      </w:r>
      <w:r>
        <w:rPr>
          <w:spacing w:val="21"/>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1"/>
          <w:u w:val="none"/>
        </w:rPr>
        <w:t xml:space="preserve"> </w:t>
      </w:r>
      <w:r>
        <w:rPr>
          <w:u w:val="none"/>
        </w:rPr>
        <w:t>set</w:t>
      </w:r>
      <w:r>
        <w:rPr>
          <w:w w:val="102"/>
          <w:u w:val="none"/>
        </w:rPr>
        <w:t xml:space="preserve"> </w:t>
      </w:r>
      <w:r>
        <w:rPr>
          <w:u w:val="none"/>
        </w:rPr>
        <w:t>f</w:t>
      </w:r>
      <w:r>
        <w:rPr>
          <w:spacing w:val="1"/>
          <w:u w:val="none"/>
        </w:rPr>
        <w:t>o</w:t>
      </w:r>
      <w:r>
        <w:rPr>
          <w:u w:val="none"/>
        </w:rPr>
        <w:t>rth</w:t>
      </w:r>
      <w:r>
        <w:rPr>
          <w:spacing w:val="33"/>
          <w:u w:val="none"/>
        </w:rPr>
        <w:t xml:space="preserve"> </w:t>
      </w:r>
      <w:r>
        <w:rPr>
          <w:spacing w:val="1"/>
          <w:u w:val="none"/>
        </w:rPr>
        <w:t>h</w:t>
      </w:r>
      <w:r>
        <w:rPr>
          <w:u w:val="none"/>
        </w:rPr>
        <w:t>erei</w:t>
      </w:r>
      <w:r>
        <w:rPr>
          <w:spacing w:val="1"/>
          <w:u w:val="none"/>
        </w:rPr>
        <w:t>n</w:t>
      </w:r>
      <w:r>
        <w:rPr>
          <w:u w:val="none"/>
        </w:rPr>
        <w:t>.</w:t>
      </w:r>
    </w:p>
    <w:p w14:paraId="37168090" w14:textId="77777777" w:rsidR="000C19C9" w:rsidRDefault="000C19C9">
      <w:pPr>
        <w:spacing w:before="3" w:line="240" w:lineRule="exact"/>
        <w:rPr>
          <w:sz w:val="24"/>
          <w:szCs w:val="24"/>
        </w:rPr>
      </w:pPr>
    </w:p>
    <w:p w14:paraId="754EF3D8" w14:textId="77777777" w:rsidR="000C19C9" w:rsidRDefault="00D3642A">
      <w:pPr>
        <w:pStyle w:val="BodyText"/>
        <w:numPr>
          <w:ilvl w:val="1"/>
          <w:numId w:val="8"/>
        </w:numPr>
        <w:tabs>
          <w:tab w:val="left" w:pos="1544"/>
        </w:tabs>
        <w:spacing w:line="250" w:lineRule="auto"/>
        <w:ind w:right="114" w:firstLine="720"/>
        <w:jc w:val="both"/>
        <w:rPr>
          <w:u w:val="none"/>
        </w:rPr>
      </w:pPr>
      <w:r>
        <w:rPr>
          <w:spacing w:val="1"/>
          <w:w w:val="102"/>
          <w:u w:color="000000"/>
        </w:rPr>
        <w:t xml:space="preserve"> </w:t>
      </w:r>
      <w:r>
        <w:rPr>
          <w:spacing w:val="1"/>
          <w:u w:color="000000"/>
        </w:rPr>
        <w:t>SEPARATENESS</w:t>
      </w:r>
      <w:r>
        <w:rPr>
          <w:spacing w:val="31"/>
          <w:u w:color="000000"/>
        </w:rPr>
        <w:t xml:space="preserve"> </w:t>
      </w:r>
      <w:r>
        <w:rPr>
          <w:spacing w:val="1"/>
          <w:u w:color="000000"/>
        </w:rPr>
        <w:t>COVENANT</w:t>
      </w:r>
      <w:r>
        <w:rPr>
          <w:u w:color="000000"/>
        </w:rPr>
        <w:t>S</w:t>
      </w:r>
      <w:r>
        <w:rPr>
          <w:u w:val="none"/>
        </w:rPr>
        <w:t>.</w:t>
      </w:r>
      <w:r>
        <w:rPr>
          <w:spacing w:val="34"/>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4"/>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35"/>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c</w:t>
      </w:r>
      <w:r>
        <w:rPr>
          <w:spacing w:val="1"/>
          <w:u w:val="none"/>
        </w:rPr>
        <w:t>on</w:t>
      </w:r>
      <w:r>
        <w:rPr>
          <w:u w:val="none"/>
        </w:rPr>
        <w:t>trary</w:t>
      </w:r>
      <w:r>
        <w:rPr>
          <w:spacing w:val="35"/>
          <w:u w:val="none"/>
        </w:rPr>
        <w:t xml:space="preserve"> </w:t>
      </w:r>
      <w:r>
        <w:rPr>
          <w:u w:val="none"/>
        </w:rPr>
        <w:t>in</w:t>
      </w:r>
      <w:r>
        <w:rPr>
          <w:spacing w:val="35"/>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9"/>
          <w:u w:val="none"/>
        </w:rPr>
        <w:t xml:space="preserve"> </w:t>
      </w:r>
      <w:r>
        <w:rPr>
          <w:u w:val="none"/>
        </w:rPr>
        <w:t>t</w:t>
      </w:r>
      <w:r>
        <w:rPr>
          <w:spacing w:val="1"/>
          <w:u w:val="none"/>
        </w:rPr>
        <w:t>h</w:t>
      </w:r>
      <w:r>
        <w:rPr>
          <w:u w:val="none"/>
        </w:rPr>
        <w:t>e</w:t>
      </w:r>
      <w:r>
        <w:rPr>
          <w:spacing w:val="11"/>
          <w:u w:val="none"/>
        </w:rPr>
        <w:t xml:space="preserve"> </w:t>
      </w:r>
      <w:r>
        <w:rPr>
          <w:spacing w:val="2"/>
          <w:u w:val="none"/>
        </w:rPr>
        <w:t>A</w:t>
      </w:r>
      <w:r>
        <w:rPr>
          <w:u w:val="none"/>
        </w:rPr>
        <w:t>rticles</w:t>
      </w:r>
      <w:r>
        <w:rPr>
          <w:spacing w:val="11"/>
          <w:u w:val="none"/>
        </w:rPr>
        <w:t xml:space="preserve"> </w:t>
      </w:r>
      <w:r>
        <w:rPr>
          <w:u w:val="none"/>
        </w:rPr>
        <w:t>of</w:t>
      </w:r>
      <w:r>
        <w:rPr>
          <w:spacing w:val="11"/>
          <w:u w:val="none"/>
        </w:rPr>
        <w:t xml:space="preserve"> </w:t>
      </w:r>
      <w:r>
        <w:rPr>
          <w:spacing w:val="2"/>
          <w:u w:val="none"/>
        </w:rPr>
        <w:t>O</w:t>
      </w:r>
      <w:r>
        <w:rPr>
          <w:u w:val="none"/>
        </w:rPr>
        <w:t>rganizati</w:t>
      </w:r>
      <w:r>
        <w:rPr>
          <w:spacing w:val="1"/>
          <w:u w:val="none"/>
        </w:rPr>
        <w:t>o</w:t>
      </w:r>
      <w:r>
        <w:rPr>
          <w:u w:val="none"/>
        </w:rPr>
        <w:t>n,</w:t>
      </w:r>
      <w:r>
        <w:rPr>
          <w:spacing w:val="10"/>
          <w:u w:val="none"/>
        </w:rPr>
        <w:t xml:space="preserve"> </w:t>
      </w:r>
      <w:r>
        <w:rPr>
          <w:u w:val="none"/>
        </w:rPr>
        <w:t>or</w:t>
      </w:r>
      <w:r>
        <w:rPr>
          <w:spacing w:val="11"/>
          <w:u w:val="none"/>
        </w:rPr>
        <w:t xml:space="preserve"> </w:t>
      </w:r>
      <w:r>
        <w:rPr>
          <w:u w:val="none"/>
        </w:rPr>
        <w:t>any</w:t>
      </w:r>
      <w:r>
        <w:rPr>
          <w:spacing w:val="11"/>
          <w:u w:val="none"/>
        </w:rPr>
        <w:t xml:space="preserve"> </w:t>
      </w:r>
      <w:r>
        <w:rPr>
          <w:u w:val="none"/>
        </w:rPr>
        <w:t>ot</w:t>
      </w:r>
      <w:r>
        <w:rPr>
          <w:spacing w:val="1"/>
          <w:u w:val="none"/>
        </w:rPr>
        <w:t>h</w:t>
      </w:r>
      <w:r>
        <w:rPr>
          <w:u w:val="none"/>
        </w:rPr>
        <w:t>er</w:t>
      </w:r>
      <w:r>
        <w:rPr>
          <w:spacing w:val="11"/>
          <w:u w:val="none"/>
        </w:rPr>
        <w:t xml:space="preserve"> </w:t>
      </w:r>
      <w:r>
        <w:rPr>
          <w:u w:val="none"/>
        </w:rPr>
        <w:t>governi</w:t>
      </w:r>
      <w:r>
        <w:rPr>
          <w:spacing w:val="1"/>
          <w:u w:val="none"/>
        </w:rPr>
        <w:t>n</w:t>
      </w:r>
      <w:r>
        <w:rPr>
          <w:u w:val="none"/>
        </w:rPr>
        <w:t>g</w:t>
      </w:r>
      <w:r>
        <w:rPr>
          <w:spacing w:val="11"/>
          <w:u w:val="none"/>
        </w:rPr>
        <w:t xml:space="preserve"> </w:t>
      </w:r>
      <w:r>
        <w:rPr>
          <w:u w:val="none"/>
        </w:rPr>
        <w:t>or</w:t>
      </w:r>
      <w:r>
        <w:rPr>
          <w:spacing w:val="11"/>
          <w:u w:val="none"/>
        </w:rPr>
        <w:t xml:space="preserve"> </w:t>
      </w:r>
      <w:r>
        <w:rPr>
          <w:u w:val="none"/>
        </w:rPr>
        <w:t>organizati</w:t>
      </w:r>
      <w:r>
        <w:rPr>
          <w:spacing w:val="1"/>
          <w:u w:val="none"/>
        </w:rPr>
        <w:t>o</w:t>
      </w:r>
      <w:r>
        <w:rPr>
          <w:u w:val="none"/>
        </w:rPr>
        <w:t>nal</w:t>
      </w:r>
      <w:r>
        <w:rPr>
          <w:spacing w:val="10"/>
          <w:u w:val="none"/>
        </w:rPr>
        <w:t xml:space="preserve"> </w:t>
      </w:r>
      <w:r>
        <w:rPr>
          <w:u w:val="none"/>
        </w:rPr>
        <w:t>docu</w:t>
      </w:r>
      <w:r>
        <w:rPr>
          <w:spacing w:val="2"/>
          <w:u w:val="none"/>
        </w:rPr>
        <w:t>m</w:t>
      </w:r>
      <w:r>
        <w:rPr>
          <w:u w:val="none"/>
        </w:rPr>
        <w:t>ents</w:t>
      </w:r>
      <w:r>
        <w:rPr>
          <w:spacing w:val="11"/>
          <w:u w:val="none"/>
        </w:rPr>
        <w:t xml:space="preserve"> </w:t>
      </w:r>
      <w:r>
        <w:rPr>
          <w:u w:val="none"/>
        </w:rPr>
        <w:t>of</w:t>
      </w:r>
      <w:r>
        <w:rPr>
          <w:spacing w:val="11"/>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6"/>
          <w:u w:val="none"/>
        </w:rPr>
        <w:t xml:space="preserve"> </w:t>
      </w:r>
      <w:r>
        <w:rPr>
          <w:u w:val="none"/>
        </w:rPr>
        <w:t>in</w:t>
      </w:r>
      <w:r>
        <w:rPr>
          <w:spacing w:val="37"/>
          <w:u w:val="none"/>
        </w:rPr>
        <w:t xml:space="preserve"> </w:t>
      </w:r>
      <w:r>
        <w:rPr>
          <w:spacing w:val="1"/>
          <w:u w:val="none"/>
        </w:rPr>
        <w:t>o</w:t>
      </w:r>
      <w:r>
        <w:rPr>
          <w:u w:val="none"/>
        </w:rPr>
        <w:t>r</w:t>
      </w:r>
      <w:r>
        <w:rPr>
          <w:spacing w:val="1"/>
          <w:u w:val="none"/>
        </w:rPr>
        <w:t>d</w:t>
      </w:r>
      <w:r>
        <w:rPr>
          <w:u w:val="none"/>
        </w:rPr>
        <w:t>er</w:t>
      </w:r>
      <w:r>
        <w:rPr>
          <w:spacing w:val="38"/>
          <w:u w:val="none"/>
        </w:rPr>
        <w:t xml:space="preserve"> </w:t>
      </w:r>
      <w:r>
        <w:rPr>
          <w:u w:val="none"/>
        </w:rPr>
        <w:t>to</w:t>
      </w:r>
      <w:r>
        <w:rPr>
          <w:spacing w:val="38"/>
          <w:u w:val="none"/>
        </w:rPr>
        <w:t xml:space="preserve"> </w:t>
      </w:r>
      <w:r>
        <w:rPr>
          <w:spacing w:val="1"/>
          <w:u w:val="none"/>
        </w:rPr>
        <w:t>p</w:t>
      </w:r>
      <w:r>
        <w:rPr>
          <w:u w:val="none"/>
        </w:rPr>
        <w:t>reser</w:t>
      </w:r>
      <w:r>
        <w:rPr>
          <w:spacing w:val="1"/>
          <w:u w:val="none"/>
        </w:rPr>
        <w:t>v</w:t>
      </w:r>
      <w:r>
        <w:rPr>
          <w:u w:val="none"/>
        </w:rPr>
        <w:t>e</w:t>
      </w:r>
      <w:r>
        <w:rPr>
          <w:spacing w:val="37"/>
          <w:u w:val="none"/>
        </w:rPr>
        <w:t xml:space="preserve"> </w:t>
      </w:r>
      <w:r>
        <w:rPr>
          <w:u w:val="none"/>
        </w:rPr>
        <w:t>a</w:t>
      </w:r>
      <w:r>
        <w:rPr>
          <w:spacing w:val="1"/>
          <w:u w:val="none"/>
        </w:rPr>
        <w:t>n</w:t>
      </w:r>
      <w:r>
        <w:rPr>
          <w:u w:val="none"/>
        </w:rPr>
        <w:t>d</w:t>
      </w:r>
      <w:r>
        <w:rPr>
          <w:spacing w:val="38"/>
          <w:u w:val="none"/>
        </w:rPr>
        <w:t xml:space="preserve"> </w:t>
      </w:r>
      <w:r>
        <w:rPr>
          <w:u w:val="none"/>
        </w:rPr>
        <w:t>e</w:t>
      </w:r>
      <w:r>
        <w:rPr>
          <w:spacing w:val="1"/>
          <w:u w:val="none"/>
        </w:rPr>
        <w:t>n</w:t>
      </w:r>
      <w:r>
        <w:rPr>
          <w:u w:val="none"/>
        </w:rPr>
        <w:t>s</w:t>
      </w:r>
      <w:r>
        <w:rPr>
          <w:spacing w:val="1"/>
          <w:u w:val="none"/>
        </w:rPr>
        <w:t>u</w:t>
      </w:r>
      <w:r>
        <w:rPr>
          <w:u w:val="none"/>
        </w:rPr>
        <w:t>re</w:t>
      </w:r>
      <w:r>
        <w:rPr>
          <w:spacing w:val="37"/>
          <w:u w:val="none"/>
        </w:rPr>
        <w:t xml:space="preserve"> </w:t>
      </w:r>
      <w:r>
        <w:rPr>
          <w:u w:val="none"/>
        </w:rPr>
        <w:t>its</w:t>
      </w:r>
      <w:r>
        <w:rPr>
          <w:spacing w:val="38"/>
          <w:u w:val="none"/>
        </w:rPr>
        <w:t xml:space="preserve"> </w:t>
      </w:r>
      <w:r>
        <w:rPr>
          <w:u w:val="none"/>
        </w:rPr>
        <w:t>se</w:t>
      </w:r>
      <w:r>
        <w:rPr>
          <w:spacing w:val="1"/>
          <w:u w:val="none"/>
        </w:rPr>
        <w:t>p</w:t>
      </w:r>
      <w:r>
        <w:rPr>
          <w:u w:val="none"/>
        </w:rPr>
        <w:t>arate</w:t>
      </w:r>
      <w:r>
        <w:rPr>
          <w:spacing w:val="37"/>
          <w:u w:val="none"/>
        </w:rPr>
        <w:t xml:space="preserve"> </w:t>
      </w:r>
      <w:r>
        <w:rPr>
          <w:u w:val="none"/>
        </w:rPr>
        <w:t>a</w:t>
      </w:r>
      <w:r>
        <w:rPr>
          <w:spacing w:val="1"/>
          <w:u w:val="none"/>
        </w:rPr>
        <w:t>n</w:t>
      </w:r>
      <w:r>
        <w:rPr>
          <w:u w:val="none"/>
        </w:rPr>
        <w:t>d</w:t>
      </w:r>
      <w:r>
        <w:rPr>
          <w:spacing w:val="38"/>
          <w:u w:val="none"/>
        </w:rPr>
        <w:t xml:space="preserve"> </w:t>
      </w:r>
      <w:r>
        <w:rPr>
          <w:spacing w:val="1"/>
          <w:u w:val="none"/>
        </w:rPr>
        <w:t>d</w:t>
      </w:r>
      <w:r>
        <w:rPr>
          <w:u w:val="none"/>
        </w:rPr>
        <w:t>isti</w:t>
      </w:r>
      <w:r>
        <w:rPr>
          <w:spacing w:val="1"/>
          <w:u w:val="none"/>
        </w:rPr>
        <w:t>n</w:t>
      </w:r>
      <w:r>
        <w:rPr>
          <w:u w:val="none"/>
        </w:rPr>
        <w:t>ct</w:t>
      </w:r>
      <w:r>
        <w:rPr>
          <w:spacing w:val="36"/>
          <w:u w:val="none"/>
        </w:rPr>
        <w:t xml:space="preserve"> </w:t>
      </w:r>
      <w:r>
        <w:rPr>
          <w:u w:val="none"/>
        </w:rPr>
        <w:t>li</w:t>
      </w:r>
      <w:r>
        <w:rPr>
          <w:spacing w:val="2"/>
          <w:u w:val="none"/>
        </w:rPr>
        <w:t>m</w:t>
      </w:r>
      <w:r>
        <w:rPr>
          <w:u w:val="none"/>
        </w:rPr>
        <w:t>ited</w:t>
      </w:r>
      <w:r>
        <w:rPr>
          <w:spacing w:val="38"/>
          <w:u w:val="none"/>
        </w:rPr>
        <w:t xml:space="preserve"> </w:t>
      </w:r>
      <w:r>
        <w:rPr>
          <w:u w:val="none"/>
        </w:rPr>
        <w:t>lia</w:t>
      </w:r>
      <w:r>
        <w:rPr>
          <w:spacing w:val="1"/>
          <w:u w:val="none"/>
        </w:rPr>
        <w:t>b</w:t>
      </w:r>
      <w:r>
        <w:rPr>
          <w:u w:val="none"/>
        </w:rPr>
        <w:t>ility</w:t>
      </w:r>
      <w:r>
        <w:rPr>
          <w:spacing w:val="37"/>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y</w:t>
      </w:r>
      <w:r>
        <w:rPr>
          <w:spacing w:val="37"/>
          <w:u w:val="none"/>
        </w:rPr>
        <w:t xml:space="preserve"> </w:t>
      </w:r>
      <w:r>
        <w:rPr>
          <w:u w:val="none"/>
        </w:rPr>
        <w:t>i</w:t>
      </w:r>
      <w:r>
        <w:rPr>
          <w:spacing w:val="1"/>
          <w:u w:val="none"/>
        </w:rPr>
        <w:t>d</w:t>
      </w:r>
      <w:r>
        <w:rPr>
          <w:u w:val="none"/>
        </w:rPr>
        <w:t>entit</w:t>
      </w:r>
      <w:r>
        <w:rPr>
          <w:spacing w:val="1"/>
          <w:u w:val="none"/>
        </w:rPr>
        <w:t>y</w:t>
      </w:r>
      <w:r>
        <w:rPr>
          <w:u w:val="none"/>
        </w:rPr>
        <w:t>,</w:t>
      </w:r>
      <w:r>
        <w:rPr>
          <w:spacing w:val="37"/>
          <w:u w:val="none"/>
        </w:rPr>
        <w:t xml:space="preserve"> </w:t>
      </w:r>
      <w:r>
        <w:rPr>
          <w:u w:val="none"/>
        </w:rPr>
        <w:t>in</w:t>
      </w:r>
    </w:p>
    <w:p w14:paraId="70ED9602" w14:textId="77777777" w:rsidR="000C19C9" w:rsidRDefault="000C19C9">
      <w:pPr>
        <w:spacing w:line="250" w:lineRule="auto"/>
        <w:jc w:val="both"/>
        <w:sectPr w:rsidR="000C19C9" w:rsidSect="005D0AFF">
          <w:footerReference w:type="default" r:id="rId8"/>
          <w:type w:val="continuous"/>
          <w:pgSz w:w="12240" w:h="15840"/>
          <w:pgMar w:top="810" w:right="1320" w:bottom="940" w:left="1340" w:header="720" w:footer="742" w:gutter="0"/>
          <w:pgNumType w:start="1"/>
          <w:cols w:space="720"/>
        </w:sectPr>
      </w:pPr>
    </w:p>
    <w:p w14:paraId="65A0C455" w14:textId="77777777" w:rsidR="000C19C9" w:rsidRDefault="00D3642A">
      <w:pPr>
        <w:pStyle w:val="BodyText"/>
        <w:spacing w:before="70" w:line="252" w:lineRule="auto"/>
        <w:ind w:right="118" w:firstLine="0"/>
        <w:rPr>
          <w:u w:val="none"/>
        </w:rPr>
      </w:pPr>
      <w:r>
        <w:rPr>
          <w:u w:val="none"/>
        </w:rPr>
        <w:lastRenderedPageBreak/>
        <w:t>a</w:t>
      </w:r>
      <w:r>
        <w:rPr>
          <w:spacing w:val="1"/>
          <w:u w:val="none"/>
        </w:rPr>
        <w:t>d</w:t>
      </w:r>
      <w:r>
        <w:rPr>
          <w:u w:val="none"/>
        </w:rPr>
        <w:t xml:space="preserve">dition </w:t>
      </w:r>
      <w:r>
        <w:rPr>
          <w:spacing w:val="1"/>
          <w:u w:val="none"/>
        </w:rPr>
        <w:t xml:space="preserve"> </w:t>
      </w:r>
      <w:r>
        <w:rPr>
          <w:u w:val="none"/>
        </w:rPr>
        <w:t xml:space="preserve">to </w:t>
      </w:r>
      <w:r>
        <w:rPr>
          <w:spacing w:val="2"/>
          <w:u w:val="none"/>
        </w:rPr>
        <w:t xml:space="preserve"> </w:t>
      </w:r>
      <w:r>
        <w:rPr>
          <w:u w:val="none"/>
        </w:rPr>
        <w:t xml:space="preserve">the </w:t>
      </w:r>
      <w:r>
        <w:rPr>
          <w:spacing w:val="1"/>
          <w:u w:val="none"/>
        </w:rPr>
        <w:t xml:space="preserve"> </w:t>
      </w:r>
      <w:r>
        <w:rPr>
          <w:u w:val="none"/>
        </w:rPr>
        <w:t xml:space="preserve">other </w:t>
      </w:r>
      <w:r>
        <w:rPr>
          <w:spacing w:val="1"/>
          <w:u w:val="none"/>
        </w:rPr>
        <w:t xml:space="preserve"> </w:t>
      </w:r>
      <w:r>
        <w:rPr>
          <w:u w:val="none"/>
        </w:rPr>
        <w:t xml:space="preserve">provisions  set </w:t>
      </w:r>
      <w:r>
        <w:rPr>
          <w:spacing w:val="1"/>
          <w:u w:val="none"/>
        </w:rPr>
        <w:t xml:space="preserve"> </w:t>
      </w:r>
      <w:r>
        <w:rPr>
          <w:u w:val="none"/>
        </w:rPr>
        <w:t xml:space="preserve">forth </w:t>
      </w:r>
      <w:r>
        <w:rPr>
          <w:spacing w:val="2"/>
          <w:u w:val="none"/>
        </w:rPr>
        <w:t xml:space="preserve"> </w:t>
      </w:r>
      <w:r>
        <w:rPr>
          <w:u w:val="none"/>
        </w:rPr>
        <w:t xml:space="preserve">in </w:t>
      </w:r>
      <w:r>
        <w:rPr>
          <w:spacing w:val="2"/>
          <w:u w:val="none"/>
        </w:rPr>
        <w:t xml:space="preserve"> </w:t>
      </w:r>
      <w:r>
        <w:rPr>
          <w:u w:val="none"/>
        </w:rPr>
        <w:t xml:space="preserve">this  </w:t>
      </w:r>
      <w:r>
        <w:rPr>
          <w:spacing w:val="1"/>
          <w:u w:val="none"/>
        </w:rPr>
        <w:t>A</w:t>
      </w:r>
      <w:r>
        <w:rPr>
          <w:u w:val="none"/>
        </w:rPr>
        <w:t>gree</w:t>
      </w:r>
      <w:r>
        <w:rPr>
          <w:spacing w:val="2"/>
          <w:u w:val="none"/>
        </w:rPr>
        <w:t>m</w:t>
      </w:r>
      <w:r>
        <w:rPr>
          <w:u w:val="none"/>
        </w:rPr>
        <w:t>e</w:t>
      </w:r>
      <w:r>
        <w:rPr>
          <w:spacing w:val="1"/>
          <w:u w:val="none"/>
        </w:rPr>
        <w:t>n</w:t>
      </w:r>
      <w:r>
        <w:rPr>
          <w:u w:val="none"/>
        </w:rPr>
        <w:t xml:space="preserve">t, </w:t>
      </w:r>
      <w:r>
        <w:rPr>
          <w:spacing w:val="1"/>
          <w:u w:val="none"/>
        </w:rPr>
        <w:t xml:space="preserve"> </w:t>
      </w:r>
      <w:r>
        <w:rPr>
          <w:u w:val="none"/>
        </w:rPr>
        <w:t xml:space="preserve">the </w:t>
      </w:r>
      <w:r>
        <w:rPr>
          <w:spacing w:val="1"/>
          <w:u w:val="none"/>
        </w:rPr>
        <w:t xml:space="preserve"> C</w:t>
      </w:r>
      <w:r>
        <w:rPr>
          <w:u w:val="none"/>
        </w:rPr>
        <w:t>o</w:t>
      </w:r>
      <w:r>
        <w:rPr>
          <w:spacing w:val="2"/>
          <w:u w:val="none"/>
        </w:rPr>
        <w:t>m</w:t>
      </w:r>
      <w:r>
        <w:rPr>
          <w:u w:val="none"/>
        </w:rPr>
        <w:t>pa</w:t>
      </w:r>
      <w:r>
        <w:rPr>
          <w:spacing w:val="1"/>
          <w:u w:val="none"/>
        </w:rPr>
        <w:t>n</w:t>
      </w:r>
      <w:r>
        <w:rPr>
          <w:u w:val="none"/>
        </w:rPr>
        <w:t xml:space="preserve">y </w:t>
      </w:r>
      <w:r>
        <w:rPr>
          <w:spacing w:val="2"/>
          <w:u w:val="none"/>
        </w:rPr>
        <w:t xml:space="preserve"> </w:t>
      </w:r>
      <w:r>
        <w:rPr>
          <w:u w:val="none"/>
        </w:rPr>
        <w:t>shall  c</w:t>
      </w:r>
      <w:r>
        <w:rPr>
          <w:spacing w:val="1"/>
          <w:u w:val="none"/>
        </w:rPr>
        <w:t>o</w:t>
      </w:r>
      <w:r>
        <w:rPr>
          <w:u w:val="none"/>
        </w:rPr>
        <w:t xml:space="preserve">nduct </w:t>
      </w:r>
      <w:r>
        <w:rPr>
          <w:spacing w:val="1"/>
          <w:u w:val="none"/>
        </w:rPr>
        <w:t xml:space="preserve"> </w:t>
      </w:r>
      <w:r>
        <w:rPr>
          <w:u w:val="none"/>
        </w:rPr>
        <w:t xml:space="preserve">its </w:t>
      </w:r>
      <w:r>
        <w:rPr>
          <w:spacing w:val="1"/>
          <w:u w:val="none"/>
        </w:rPr>
        <w:t xml:space="preserve"> </w:t>
      </w:r>
      <w:r>
        <w:rPr>
          <w:u w:val="none"/>
        </w:rPr>
        <w:t>affairs  in</w:t>
      </w:r>
      <w:r>
        <w:rPr>
          <w:w w:val="102"/>
          <w:u w:val="none"/>
        </w:rPr>
        <w:t xml:space="preserve"> </w:t>
      </w:r>
      <w:r>
        <w:rPr>
          <w:u w:val="none"/>
        </w:rPr>
        <w:t>acc</w:t>
      </w:r>
      <w:r>
        <w:rPr>
          <w:spacing w:val="1"/>
          <w:u w:val="none"/>
        </w:rPr>
        <w:t>o</w:t>
      </w:r>
      <w:r>
        <w:rPr>
          <w:u w:val="none"/>
        </w:rPr>
        <w:t>rda</w:t>
      </w:r>
      <w:r>
        <w:rPr>
          <w:spacing w:val="1"/>
          <w:u w:val="none"/>
        </w:rPr>
        <w:t>n</w:t>
      </w:r>
      <w:r>
        <w:rPr>
          <w:u w:val="none"/>
        </w:rPr>
        <w:t>ce</w:t>
      </w:r>
      <w:r>
        <w:rPr>
          <w:spacing w:val="28"/>
          <w:u w:val="none"/>
        </w:rPr>
        <w:t xml:space="preserve"> </w:t>
      </w:r>
      <w:r>
        <w:rPr>
          <w:spacing w:val="1"/>
          <w:u w:val="none"/>
        </w:rPr>
        <w:t>w</w:t>
      </w:r>
      <w:r>
        <w:rPr>
          <w:u w:val="none"/>
        </w:rPr>
        <w:t>ith</w:t>
      </w:r>
      <w:r>
        <w:rPr>
          <w:spacing w:val="29"/>
          <w:u w:val="none"/>
        </w:rPr>
        <w:t xml:space="preserve"> </w:t>
      </w:r>
      <w:r>
        <w:rPr>
          <w:u w:val="none"/>
        </w:rPr>
        <w:t>the</w:t>
      </w:r>
      <w:r>
        <w:rPr>
          <w:spacing w:val="28"/>
          <w:u w:val="none"/>
        </w:rPr>
        <w:t xml:space="preserve"> </w:t>
      </w:r>
      <w:r>
        <w:rPr>
          <w:u w:val="none"/>
        </w:rPr>
        <w:t>follo</w:t>
      </w:r>
      <w:r>
        <w:rPr>
          <w:spacing w:val="1"/>
          <w:u w:val="none"/>
        </w:rPr>
        <w:t>w</w:t>
      </w:r>
      <w:r>
        <w:rPr>
          <w:u w:val="none"/>
        </w:rPr>
        <w:t>ing</w:t>
      </w:r>
      <w:r>
        <w:rPr>
          <w:spacing w:val="29"/>
          <w:u w:val="none"/>
        </w:rPr>
        <w:t xml:space="preserve"> </w:t>
      </w:r>
      <w:r>
        <w:rPr>
          <w:u w:val="none"/>
        </w:rPr>
        <w:t>provisions:</w:t>
      </w:r>
    </w:p>
    <w:p w14:paraId="6398E996" w14:textId="77777777" w:rsidR="000C19C9" w:rsidRDefault="000C19C9">
      <w:pPr>
        <w:spacing w:before="16" w:line="220" w:lineRule="exact"/>
      </w:pPr>
    </w:p>
    <w:p w14:paraId="7C46113B" w14:textId="77777777" w:rsidR="000C19C9" w:rsidRDefault="00D3642A">
      <w:pPr>
        <w:pStyle w:val="BodyText"/>
        <w:numPr>
          <w:ilvl w:val="2"/>
          <w:numId w:val="8"/>
        </w:numPr>
        <w:tabs>
          <w:tab w:val="left" w:pos="2264"/>
        </w:tabs>
        <w:spacing w:line="252" w:lineRule="auto"/>
        <w:ind w:right="116" w:firstLine="1440"/>
        <w:jc w:val="both"/>
        <w:rPr>
          <w:u w:val="none"/>
        </w:rPr>
      </w:pPr>
      <w:r>
        <w:rPr>
          <w:u w:val="none"/>
        </w:rPr>
        <w:t>It</w:t>
      </w:r>
      <w:r>
        <w:rPr>
          <w:spacing w:val="47"/>
          <w:u w:val="none"/>
        </w:rPr>
        <w:t xml:space="preserve"> </w:t>
      </w:r>
      <w:r>
        <w:rPr>
          <w:spacing w:val="1"/>
          <w:u w:val="none"/>
        </w:rPr>
        <w:t>w</w:t>
      </w:r>
      <w:r>
        <w:rPr>
          <w:u w:val="none"/>
        </w:rPr>
        <w:t>ill</w:t>
      </w:r>
      <w:r>
        <w:rPr>
          <w:spacing w:val="48"/>
          <w:u w:val="none"/>
        </w:rPr>
        <w:t xml:space="preserve"> </w:t>
      </w:r>
      <w:r>
        <w:rPr>
          <w:spacing w:val="1"/>
          <w:u w:val="none"/>
        </w:rPr>
        <w:t>no</w:t>
      </w:r>
      <w:r>
        <w:rPr>
          <w:u w:val="none"/>
        </w:rPr>
        <w:t>t</w:t>
      </w:r>
      <w:r>
        <w:rPr>
          <w:spacing w:val="48"/>
          <w:u w:val="none"/>
        </w:rPr>
        <w:t xml:space="preserve"> </w:t>
      </w:r>
      <w:r>
        <w:rPr>
          <w:u w:val="none"/>
        </w:rPr>
        <w:t>e</w:t>
      </w:r>
      <w:r>
        <w:rPr>
          <w:spacing w:val="1"/>
          <w:u w:val="none"/>
        </w:rPr>
        <w:t>ng</w:t>
      </w:r>
      <w:r>
        <w:rPr>
          <w:u w:val="none"/>
        </w:rPr>
        <w:t>a</w:t>
      </w:r>
      <w:r>
        <w:rPr>
          <w:spacing w:val="1"/>
          <w:u w:val="none"/>
        </w:rPr>
        <w:t>g</w:t>
      </w:r>
      <w:r>
        <w:rPr>
          <w:u w:val="none"/>
        </w:rPr>
        <w:t>e,</w:t>
      </w:r>
      <w:r>
        <w:rPr>
          <w:spacing w:val="47"/>
          <w:u w:val="none"/>
        </w:rPr>
        <w:t xml:space="preserve"> </w:t>
      </w:r>
      <w:r>
        <w:rPr>
          <w:spacing w:val="1"/>
          <w:u w:val="none"/>
        </w:rPr>
        <w:t>d</w:t>
      </w:r>
      <w:r>
        <w:rPr>
          <w:u w:val="none"/>
        </w:rPr>
        <w:t>irectly</w:t>
      </w:r>
      <w:r>
        <w:rPr>
          <w:spacing w:val="49"/>
          <w:u w:val="none"/>
        </w:rPr>
        <w:t xml:space="preserve"> </w:t>
      </w:r>
      <w:r>
        <w:rPr>
          <w:u w:val="none"/>
        </w:rPr>
        <w:t>or</w:t>
      </w:r>
      <w:r>
        <w:rPr>
          <w:spacing w:val="48"/>
          <w:u w:val="none"/>
        </w:rPr>
        <w:t xml:space="preserve"> </w:t>
      </w:r>
      <w:r>
        <w:rPr>
          <w:u w:val="none"/>
        </w:rPr>
        <w:t>i</w:t>
      </w:r>
      <w:r>
        <w:rPr>
          <w:spacing w:val="1"/>
          <w:u w:val="none"/>
        </w:rPr>
        <w:t>n</w:t>
      </w:r>
      <w:r>
        <w:rPr>
          <w:u w:val="none"/>
        </w:rPr>
        <w:t>directl</w:t>
      </w:r>
      <w:r>
        <w:rPr>
          <w:spacing w:val="1"/>
          <w:u w:val="none"/>
        </w:rPr>
        <w:t>y</w:t>
      </w:r>
      <w:r>
        <w:rPr>
          <w:u w:val="none"/>
        </w:rPr>
        <w:t>,</w:t>
      </w:r>
      <w:r>
        <w:rPr>
          <w:spacing w:val="48"/>
          <w:u w:val="none"/>
        </w:rPr>
        <w:t xml:space="preserve"> </w:t>
      </w:r>
      <w:r>
        <w:rPr>
          <w:u w:val="none"/>
        </w:rPr>
        <w:t>in</w:t>
      </w:r>
      <w:r>
        <w:rPr>
          <w:spacing w:val="49"/>
          <w:u w:val="none"/>
        </w:rPr>
        <w:t xml:space="preserve"> </w:t>
      </w:r>
      <w:r>
        <w:rPr>
          <w:u w:val="none"/>
        </w:rPr>
        <w:t>any</w:t>
      </w:r>
      <w:r>
        <w:rPr>
          <w:spacing w:val="48"/>
          <w:u w:val="none"/>
        </w:rPr>
        <w:t xml:space="preserve"> </w:t>
      </w:r>
      <w:r>
        <w:rPr>
          <w:u w:val="none"/>
        </w:rPr>
        <w:t>busi</w:t>
      </w:r>
      <w:r>
        <w:rPr>
          <w:spacing w:val="1"/>
          <w:u w:val="none"/>
        </w:rPr>
        <w:t>n</w:t>
      </w:r>
      <w:r>
        <w:rPr>
          <w:u w:val="none"/>
        </w:rPr>
        <w:t>ess</w:t>
      </w:r>
      <w:r>
        <w:rPr>
          <w:spacing w:val="48"/>
          <w:u w:val="none"/>
        </w:rPr>
        <w:t xml:space="preserve"> </w:t>
      </w:r>
      <w:r>
        <w:rPr>
          <w:u w:val="none"/>
        </w:rPr>
        <w:t>ot</w:t>
      </w:r>
      <w:r>
        <w:rPr>
          <w:spacing w:val="1"/>
          <w:u w:val="none"/>
        </w:rPr>
        <w:t>h</w:t>
      </w:r>
      <w:r>
        <w:rPr>
          <w:u w:val="none"/>
        </w:rPr>
        <w:t>er</w:t>
      </w:r>
      <w:r>
        <w:rPr>
          <w:spacing w:val="48"/>
          <w:u w:val="none"/>
        </w:rPr>
        <w:t xml:space="preserve"> </w:t>
      </w:r>
      <w:r>
        <w:rPr>
          <w:u w:val="none"/>
        </w:rPr>
        <w:t>t</w:t>
      </w:r>
      <w:r>
        <w:rPr>
          <w:spacing w:val="1"/>
          <w:u w:val="none"/>
        </w:rPr>
        <w:t>h</w:t>
      </w:r>
      <w:r>
        <w:rPr>
          <w:u w:val="none"/>
        </w:rPr>
        <w:t>an</w:t>
      </w:r>
      <w:r>
        <w:rPr>
          <w:spacing w:val="49"/>
          <w:u w:val="none"/>
        </w:rPr>
        <w:t xml:space="preserve"> </w:t>
      </w:r>
      <w:r>
        <w:rPr>
          <w:u w:val="none"/>
        </w:rPr>
        <w:t>t</w:t>
      </w:r>
      <w:r>
        <w:rPr>
          <w:spacing w:val="1"/>
          <w:u w:val="none"/>
        </w:rPr>
        <w:t>h</w:t>
      </w:r>
      <w:r>
        <w:rPr>
          <w:u w:val="none"/>
        </w:rPr>
        <w:t>e</w:t>
      </w:r>
      <w:r>
        <w:rPr>
          <w:w w:val="102"/>
          <w:u w:val="none"/>
        </w:rPr>
        <w:t xml:space="preserve"> </w:t>
      </w:r>
      <w:r>
        <w:rPr>
          <w:spacing w:val="1"/>
          <w:u w:val="none"/>
        </w:rPr>
        <w:t>own</w:t>
      </w:r>
      <w:r>
        <w:rPr>
          <w:u w:val="none"/>
        </w:rPr>
        <w:t>ers</w:t>
      </w:r>
      <w:r>
        <w:rPr>
          <w:spacing w:val="1"/>
          <w:u w:val="none"/>
        </w:rPr>
        <w:t>h</w:t>
      </w:r>
      <w:r>
        <w:rPr>
          <w:u w:val="none"/>
        </w:rPr>
        <w:t>i</w:t>
      </w:r>
      <w:r>
        <w:rPr>
          <w:spacing w:val="1"/>
          <w:u w:val="none"/>
        </w:rPr>
        <w:t>p</w:t>
      </w:r>
      <w:r>
        <w:rPr>
          <w:u w:val="none"/>
        </w:rPr>
        <w:t>,</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27"/>
          <w:u w:val="none"/>
        </w:rPr>
        <w:t xml:space="preserve"> </w:t>
      </w:r>
      <w:r>
        <w:rPr>
          <w:u w:val="none"/>
        </w:rPr>
        <w:t>a</w:t>
      </w:r>
      <w:r>
        <w:rPr>
          <w:spacing w:val="1"/>
          <w:u w:val="none"/>
        </w:rPr>
        <w:t>n</w:t>
      </w:r>
      <w:r>
        <w:rPr>
          <w:u w:val="none"/>
        </w:rPr>
        <w:t>d</w:t>
      </w:r>
      <w:r>
        <w:rPr>
          <w:spacing w:val="28"/>
          <w:u w:val="none"/>
        </w:rPr>
        <w:t xml:space="preserve"> </w:t>
      </w:r>
      <w:r>
        <w:rPr>
          <w:spacing w:val="1"/>
          <w:u w:val="none"/>
        </w:rPr>
        <w:t>op</w:t>
      </w:r>
      <w:r>
        <w:rPr>
          <w:u w:val="none"/>
        </w:rPr>
        <w:t>erati</w:t>
      </w:r>
      <w:r>
        <w:rPr>
          <w:spacing w:val="1"/>
          <w:u w:val="none"/>
        </w:rPr>
        <w:t>o</w:t>
      </w:r>
      <w:r>
        <w:rPr>
          <w:u w:val="none"/>
        </w:rPr>
        <w:t>n</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spacing w:val="2"/>
          <w:u w:val="none"/>
        </w:rPr>
        <w:t>M</w:t>
      </w:r>
      <w:r>
        <w:rPr>
          <w:spacing w:val="1"/>
          <w:u w:val="none"/>
        </w:rPr>
        <w:t>H</w:t>
      </w:r>
      <w:r>
        <w:rPr>
          <w:u w:val="none"/>
        </w:rPr>
        <w:t>P</w:t>
      </w:r>
      <w:r>
        <w:rPr>
          <w:spacing w:val="28"/>
          <w:u w:val="none"/>
        </w:rPr>
        <w:t xml:space="preserve"> </w:t>
      </w:r>
      <w:r>
        <w:rPr>
          <w:u w:val="none"/>
        </w:rPr>
        <w:t>a</w:t>
      </w:r>
      <w:r>
        <w:rPr>
          <w:spacing w:val="1"/>
          <w:u w:val="none"/>
        </w:rPr>
        <w:t>n</w:t>
      </w:r>
      <w:r>
        <w:rPr>
          <w:u w:val="none"/>
        </w:rPr>
        <w:t>d</w:t>
      </w:r>
      <w:r>
        <w:rPr>
          <w:spacing w:val="27"/>
          <w:u w:val="none"/>
        </w:rPr>
        <w:t xml:space="preserve"> </w:t>
      </w:r>
      <w:r>
        <w:rPr>
          <w:u w:val="none"/>
        </w:rPr>
        <w:t>the</w:t>
      </w:r>
      <w:r>
        <w:rPr>
          <w:spacing w:val="28"/>
          <w:u w:val="none"/>
        </w:rPr>
        <w:t xml:space="preserve"> </w:t>
      </w:r>
      <w:r>
        <w:rPr>
          <w:u w:val="none"/>
        </w:rPr>
        <w:t>purc</w:t>
      </w:r>
      <w:r>
        <w:rPr>
          <w:spacing w:val="1"/>
          <w:u w:val="none"/>
        </w:rPr>
        <w:t>h</w:t>
      </w:r>
      <w:r>
        <w:rPr>
          <w:u w:val="none"/>
        </w:rPr>
        <w:t>ase</w:t>
      </w:r>
      <w:r>
        <w:rPr>
          <w:spacing w:val="28"/>
          <w:u w:val="none"/>
        </w:rPr>
        <w:t xml:space="preserve"> </w:t>
      </w:r>
      <w:r>
        <w:rPr>
          <w:u w:val="none"/>
        </w:rPr>
        <w:t>a</w:t>
      </w:r>
      <w:r>
        <w:rPr>
          <w:spacing w:val="1"/>
          <w:u w:val="none"/>
        </w:rPr>
        <w:t>n</w:t>
      </w:r>
      <w:r>
        <w:rPr>
          <w:u w:val="none"/>
        </w:rPr>
        <w:t>d</w:t>
      </w:r>
      <w:r>
        <w:rPr>
          <w:spacing w:val="28"/>
          <w:u w:val="none"/>
        </w:rPr>
        <w:t xml:space="preserve"> </w:t>
      </w:r>
      <w:r>
        <w:rPr>
          <w:u w:val="none"/>
        </w:rPr>
        <w:t>sale</w:t>
      </w:r>
      <w:r>
        <w:rPr>
          <w:spacing w:val="28"/>
          <w:u w:val="none"/>
        </w:rPr>
        <w:t xml:space="preserve"> </w:t>
      </w:r>
      <w:r>
        <w:rPr>
          <w:u w:val="none"/>
        </w:rPr>
        <w:t>a</w:t>
      </w:r>
      <w:r>
        <w:rPr>
          <w:spacing w:val="1"/>
          <w:u w:val="none"/>
        </w:rPr>
        <w:t>n</w:t>
      </w:r>
      <w:r>
        <w:rPr>
          <w:u w:val="none"/>
        </w:rPr>
        <w:t>d/or</w:t>
      </w:r>
      <w:r>
        <w:rPr>
          <w:spacing w:val="26"/>
          <w:u w:val="none"/>
        </w:rPr>
        <w:t xml:space="preserve"> </w:t>
      </w:r>
      <w:r>
        <w:rPr>
          <w:u w:val="none"/>
        </w:rPr>
        <w:t>fina</w:t>
      </w:r>
      <w:r>
        <w:rPr>
          <w:spacing w:val="1"/>
          <w:u w:val="none"/>
        </w:rPr>
        <w:t>n</w:t>
      </w:r>
      <w:r>
        <w:rPr>
          <w:u w:val="none"/>
        </w:rPr>
        <w:t>cing</w:t>
      </w:r>
      <w:r>
        <w:rPr>
          <w:spacing w:val="28"/>
          <w:u w:val="none"/>
        </w:rPr>
        <w:t xml:space="preserve"> </w:t>
      </w:r>
      <w:r>
        <w:rPr>
          <w:u w:val="none"/>
        </w:rPr>
        <w:t>of</w:t>
      </w:r>
      <w:r>
        <w:rPr>
          <w:spacing w:val="27"/>
          <w:u w:val="none"/>
        </w:rPr>
        <w:t xml:space="preserve"> </w:t>
      </w:r>
      <w:r>
        <w:rPr>
          <w:spacing w:val="2"/>
          <w:u w:val="none"/>
        </w:rPr>
        <w:t>m</w:t>
      </w:r>
      <w:r>
        <w:rPr>
          <w:u w:val="none"/>
        </w:rPr>
        <w:t>obile</w:t>
      </w:r>
      <w:r>
        <w:rPr>
          <w:w w:val="102"/>
          <w:u w:val="none"/>
        </w:rPr>
        <w:t xml:space="preserve"> </w:t>
      </w:r>
      <w:r>
        <w:rPr>
          <w:spacing w:val="1"/>
          <w:u w:val="none"/>
        </w:rPr>
        <w:t>ho</w:t>
      </w:r>
      <w:r>
        <w:rPr>
          <w:spacing w:val="2"/>
          <w:u w:val="none"/>
        </w:rPr>
        <w:t>m</w:t>
      </w:r>
      <w:r>
        <w:rPr>
          <w:u w:val="none"/>
        </w:rPr>
        <w:t>e</w:t>
      </w:r>
      <w:r>
        <w:rPr>
          <w:spacing w:val="16"/>
          <w:u w:val="none"/>
        </w:rPr>
        <w:t xml:space="preserve"> </w:t>
      </w:r>
      <w:r>
        <w:rPr>
          <w:spacing w:val="1"/>
          <w:u w:val="none"/>
        </w:rPr>
        <w:t>un</w:t>
      </w:r>
      <w:r>
        <w:rPr>
          <w:u w:val="none"/>
        </w:rPr>
        <w:t>its</w:t>
      </w:r>
      <w:r>
        <w:rPr>
          <w:spacing w:val="16"/>
          <w:u w:val="none"/>
        </w:rPr>
        <w:t xml:space="preserve"> </w:t>
      </w:r>
      <w:r>
        <w:rPr>
          <w:u w:val="none"/>
        </w:rPr>
        <w:t>sit</w:t>
      </w:r>
      <w:r>
        <w:rPr>
          <w:spacing w:val="1"/>
          <w:u w:val="none"/>
        </w:rPr>
        <w:t>u</w:t>
      </w:r>
      <w:r>
        <w:rPr>
          <w:u w:val="none"/>
        </w:rPr>
        <w:t>ate</w:t>
      </w:r>
      <w:r>
        <w:rPr>
          <w:spacing w:val="1"/>
          <w:u w:val="none"/>
        </w:rPr>
        <w:t>d</w:t>
      </w:r>
      <w:r>
        <w:rPr>
          <w:u w:val="none"/>
        </w:rPr>
        <w:t>,</w:t>
      </w:r>
      <w:r>
        <w:rPr>
          <w:spacing w:val="16"/>
          <w:u w:val="none"/>
        </w:rPr>
        <w:t xml:space="preserve"> </w:t>
      </w:r>
      <w:r>
        <w:rPr>
          <w:spacing w:val="1"/>
          <w:u w:val="none"/>
        </w:rPr>
        <w:t>o</w:t>
      </w:r>
      <w:r>
        <w:rPr>
          <w:u w:val="none"/>
        </w:rPr>
        <w:t>r</w:t>
      </w:r>
      <w:r>
        <w:rPr>
          <w:spacing w:val="15"/>
          <w:u w:val="none"/>
        </w:rPr>
        <w:t xml:space="preserve"> </w:t>
      </w:r>
      <w:r>
        <w:rPr>
          <w:u w:val="none"/>
        </w:rPr>
        <w:t>i</w:t>
      </w:r>
      <w:r>
        <w:rPr>
          <w:spacing w:val="1"/>
          <w:u w:val="none"/>
        </w:rPr>
        <w:t>n</w:t>
      </w:r>
      <w:r>
        <w:rPr>
          <w:u w:val="none"/>
        </w:rPr>
        <w:t>te</w:t>
      </w:r>
      <w:r>
        <w:rPr>
          <w:spacing w:val="1"/>
          <w:u w:val="none"/>
        </w:rPr>
        <w:t>nd</w:t>
      </w:r>
      <w:r>
        <w:rPr>
          <w:u w:val="none"/>
        </w:rPr>
        <w:t>ed</w:t>
      </w:r>
      <w:r>
        <w:rPr>
          <w:spacing w:val="17"/>
          <w:u w:val="none"/>
        </w:rPr>
        <w:t xml:space="preserve"> </w:t>
      </w:r>
      <w:r>
        <w:rPr>
          <w:u w:val="none"/>
        </w:rPr>
        <w:t>to</w:t>
      </w:r>
      <w:r>
        <w:rPr>
          <w:spacing w:val="17"/>
          <w:u w:val="none"/>
        </w:rPr>
        <w:t xml:space="preserve"> </w:t>
      </w:r>
      <w:r>
        <w:rPr>
          <w:spacing w:val="1"/>
          <w:u w:val="none"/>
        </w:rPr>
        <w:t>b</w:t>
      </w:r>
      <w:r>
        <w:rPr>
          <w:u w:val="none"/>
        </w:rPr>
        <w:t>e</w:t>
      </w:r>
      <w:r>
        <w:rPr>
          <w:spacing w:val="17"/>
          <w:u w:val="none"/>
        </w:rPr>
        <w:t xml:space="preserve"> </w:t>
      </w:r>
      <w:r>
        <w:rPr>
          <w:u w:val="none"/>
        </w:rPr>
        <w:t>sit</w:t>
      </w:r>
      <w:r>
        <w:rPr>
          <w:spacing w:val="1"/>
          <w:u w:val="none"/>
        </w:rPr>
        <w:t>u</w:t>
      </w:r>
      <w:r>
        <w:rPr>
          <w:u w:val="none"/>
        </w:rPr>
        <w:t>ated</w:t>
      </w:r>
      <w:r>
        <w:rPr>
          <w:spacing w:val="16"/>
          <w:u w:val="none"/>
        </w:rPr>
        <w:t xml:space="preserve"> </w:t>
      </w:r>
      <w:r>
        <w:rPr>
          <w:spacing w:val="1"/>
          <w:u w:val="none"/>
        </w:rPr>
        <w:t>o</w:t>
      </w:r>
      <w:r>
        <w:rPr>
          <w:u w:val="none"/>
        </w:rPr>
        <w:t>n</w:t>
      </w:r>
      <w:r>
        <w:rPr>
          <w:spacing w:val="17"/>
          <w:u w:val="none"/>
        </w:rPr>
        <w:t xml:space="preserve"> </w:t>
      </w:r>
      <w:r>
        <w:rPr>
          <w:u w:val="none"/>
        </w:rPr>
        <w:t>t</w:t>
      </w:r>
      <w:r>
        <w:rPr>
          <w:spacing w:val="1"/>
          <w:u w:val="none"/>
        </w:rPr>
        <w:t>h</w:t>
      </w:r>
      <w:r>
        <w:rPr>
          <w:u w:val="none"/>
        </w:rPr>
        <w:t>e</w:t>
      </w:r>
      <w:r>
        <w:rPr>
          <w:spacing w:val="16"/>
          <w:u w:val="none"/>
        </w:rPr>
        <w:t xml:space="preserve"> </w:t>
      </w:r>
      <w:r>
        <w:rPr>
          <w:spacing w:val="2"/>
          <w:u w:val="none"/>
        </w:rPr>
        <w:t>M</w:t>
      </w:r>
      <w:r>
        <w:rPr>
          <w:spacing w:val="1"/>
          <w:u w:val="none"/>
        </w:rPr>
        <w:t>HP</w:t>
      </w:r>
      <w:r>
        <w:rPr>
          <w:u w:val="none"/>
        </w:rPr>
        <w:t>.</w:t>
      </w:r>
    </w:p>
    <w:p w14:paraId="270FFA4C" w14:textId="77777777" w:rsidR="000C19C9" w:rsidRDefault="000C19C9">
      <w:pPr>
        <w:spacing w:line="240" w:lineRule="exact"/>
        <w:rPr>
          <w:sz w:val="24"/>
          <w:szCs w:val="24"/>
        </w:rPr>
      </w:pPr>
    </w:p>
    <w:p w14:paraId="2B0204CF" w14:textId="77777777" w:rsidR="000C19C9" w:rsidRDefault="00D3642A">
      <w:pPr>
        <w:pStyle w:val="BodyText"/>
        <w:numPr>
          <w:ilvl w:val="2"/>
          <w:numId w:val="8"/>
        </w:numPr>
        <w:tabs>
          <w:tab w:val="left" w:pos="2264"/>
        </w:tabs>
        <w:spacing w:line="251" w:lineRule="auto"/>
        <w:ind w:right="116" w:firstLine="1440"/>
        <w:jc w:val="both"/>
        <w:rPr>
          <w:u w:val="none"/>
        </w:rPr>
      </w:pPr>
      <w:r>
        <w:rPr>
          <w:u w:val="none"/>
        </w:rPr>
        <w:t>It</w:t>
      </w:r>
      <w:r>
        <w:rPr>
          <w:spacing w:val="14"/>
          <w:u w:val="none"/>
        </w:rPr>
        <w:t xml:space="preserve"> </w:t>
      </w:r>
      <w:r>
        <w:rPr>
          <w:spacing w:val="1"/>
          <w:u w:val="none"/>
        </w:rPr>
        <w:t>w</w:t>
      </w:r>
      <w:r>
        <w:rPr>
          <w:u w:val="none"/>
        </w:rPr>
        <w:t>ill</w:t>
      </w:r>
      <w:r>
        <w:rPr>
          <w:spacing w:val="14"/>
          <w:u w:val="none"/>
        </w:rPr>
        <w:t xml:space="preserve"> </w:t>
      </w:r>
      <w:r>
        <w:rPr>
          <w:spacing w:val="1"/>
          <w:u w:val="none"/>
        </w:rPr>
        <w:t>no</w:t>
      </w:r>
      <w:r>
        <w:rPr>
          <w:u w:val="none"/>
        </w:rPr>
        <w:t>t</w:t>
      </w:r>
      <w:r>
        <w:rPr>
          <w:spacing w:val="14"/>
          <w:u w:val="none"/>
        </w:rPr>
        <w:t xml:space="preserve"> </w:t>
      </w:r>
      <w:r>
        <w:rPr>
          <w:u w:val="none"/>
        </w:rPr>
        <w:t>e</w:t>
      </w:r>
      <w:r>
        <w:rPr>
          <w:spacing w:val="1"/>
          <w:u w:val="none"/>
        </w:rPr>
        <w:t>n</w:t>
      </w:r>
      <w:r>
        <w:rPr>
          <w:u w:val="none"/>
        </w:rPr>
        <w:t>ter</w:t>
      </w:r>
      <w:r>
        <w:rPr>
          <w:spacing w:val="14"/>
          <w:u w:val="none"/>
        </w:rPr>
        <w:t xml:space="preserve"> </w:t>
      </w:r>
      <w:r>
        <w:rPr>
          <w:u w:val="none"/>
        </w:rPr>
        <w:t>i</w:t>
      </w:r>
      <w:r>
        <w:rPr>
          <w:spacing w:val="1"/>
          <w:u w:val="none"/>
        </w:rPr>
        <w:t>n</w:t>
      </w:r>
      <w:r>
        <w:rPr>
          <w:u w:val="none"/>
        </w:rPr>
        <w:t>to</w:t>
      </w:r>
      <w:r>
        <w:rPr>
          <w:spacing w:val="16"/>
          <w:u w:val="none"/>
        </w:rPr>
        <w:t xml:space="preserve"> </w:t>
      </w:r>
      <w:r>
        <w:rPr>
          <w:u w:val="none"/>
        </w:rPr>
        <w:t>a</w:t>
      </w:r>
      <w:r>
        <w:rPr>
          <w:spacing w:val="1"/>
          <w:u w:val="none"/>
        </w:rPr>
        <w:t>n</w:t>
      </w:r>
      <w:r>
        <w:rPr>
          <w:u w:val="none"/>
        </w:rPr>
        <w:t>y</w:t>
      </w:r>
      <w:r>
        <w:rPr>
          <w:spacing w:val="15"/>
          <w:u w:val="none"/>
        </w:rPr>
        <w:t xml:space="preserve"> </w:t>
      </w:r>
      <w:r>
        <w:rPr>
          <w:u w:val="none"/>
        </w:rPr>
        <w:t>c</w:t>
      </w:r>
      <w:r>
        <w:rPr>
          <w:spacing w:val="1"/>
          <w:u w:val="none"/>
        </w:rPr>
        <w:t>on</w:t>
      </w:r>
      <w:r>
        <w:rPr>
          <w:u w:val="none"/>
        </w:rPr>
        <w:t>tract</w:t>
      </w:r>
      <w:r>
        <w:rPr>
          <w:spacing w:val="15"/>
          <w:u w:val="none"/>
        </w:rPr>
        <w:t xml:space="preserve"> </w:t>
      </w:r>
      <w:r>
        <w:rPr>
          <w:spacing w:val="1"/>
          <w:u w:val="none"/>
        </w:rPr>
        <w:t>o</w:t>
      </w:r>
      <w:r>
        <w:rPr>
          <w:u w:val="none"/>
        </w:rPr>
        <w:t>r</w:t>
      </w:r>
      <w:r>
        <w:rPr>
          <w:spacing w:val="14"/>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14"/>
          <w:u w:val="none"/>
        </w:rPr>
        <w:t xml:space="preserve"> </w:t>
      </w:r>
      <w:r>
        <w:rPr>
          <w:spacing w:val="2"/>
          <w:u w:val="none"/>
        </w:rPr>
        <w:t>w</w:t>
      </w:r>
      <w:r>
        <w:rPr>
          <w:u w:val="none"/>
        </w:rPr>
        <w:t>ith</w:t>
      </w:r>
      <w:r>
        <w:rPr>
          <w:spacing w:val="16"/>
          <w:u w:val="none"/>
        </w:rPr>
        <w:t xml:space="preserve"> </w:t>
      </w:r>
      <w:r>
        <w:rPr>
          <w:u w:val="none"/>
        </w:rPr>
        <w:t>any</w:t>
      </w:r>
      <w:r>
        <w:rPr>
          <w:spacing w:val="15"/>
          <w:u w:val="none"/>
        </w:rPr>
        <w:t xml:space="preserve"> </w:t>
      </w:r>
      <w:r>
        <w:rPr>
          <w:spacing w:val="2"/>
          <w:u w:val="none"/>
        </w:rPr>
        <w:t>A</w:t>
      </w:r>
      <w:r>
        <w:rPr>
          <w:u w:val="none"/>
        </w:rPr>
        <w:t>ffiliate</w:t>
      </w:r>
      <w:r>
        <w:rPr>
          <w:spacing w:val="15"/>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5"/>
          <w:u w:val="none"/>
        </w:rPr>
        <w:t xml:space="preserve"> </w:t>
      </w:r>
      <w:r>
        <w:rPr>
          <w:spacing w:val="1"/>
          <w:u w:val="none"/>
        </w:rPr>
        <w:t>C</w:t>
      </w:r>
      <w:r>
        <w:rPr>
          <w:u w:val="none"/>
        </w:rPr>
        <w:t>o</w:t>
      </w:r>
      <w:r>
        <w:rPr>
          <w:spacing w:val="2"/>
          <w:u w:val="none"/>
        </w:rPr>
        <w:t>m</w:t>
      </w:r>
      <w:r>
        <w:rPr>
          <w:u w:val="none"/>
        </w:rPr>
        <w:t>pany</w:t>
      </w:r>
      <w:r>
        <w:rPr>
          <w:w w:val="102"/>
          <w:u w:val="none"/>
        </w:rPr>
        <w:t xml:space="preserve"> </w:t>
      </w:r>
      <w:r>
        <w:rPr>
          <w:spacing w:val="1"/>
          <w:u w:val="none"/>
        </w:rPr>
        <w:t>o</w:t>
      </w:r>
      <w:r>
        <w:rPr>
          <w:u w:val="none"/>
        </w:rPr>
        <w:t>r</w:t>
      </w:r>
      <w:r>
        <w:rPr>
          <w:spacing w:val="23"/>
          <w:u w:val="none"/>
        </w:rPr>
        <w:t xml:space="preserve"> </w:t>
      </w:r>
      <w:r>
        <w:rPr>
          <w:u w:val="none"/>
        </w:rPr>
        <w:t>a</w:t>
      </w:r>
      <w:r>
        <w:rPr>
          <w:spacing w:val="1"/>
          <w:u w:val="none"/>
        </w:rPr>
        <w:t>n</w:t>
      </w:r>
      <w:r>
        <w:rPr>
          <w:u w:val="none"/>
        </w:rPr>
        <w:t>y</w:t>
      </w:r>
      <w:r>
        <w:rPr>
          <w:spacing w:val="24"/>
          <w:u w:val="none"/>
        </w:rPr>
        <w:t xml:space="preserve"> </w:t>
      </w:r>
      <w:r>
        <w:rPr>
          <w:u w:val="none"/>
        </w:rPr>
        <w:t>c</w:t>
      </w:r>
      <w:r>
        <w:rPr>
          <w:spacing w:val="1"/>
          <w:u w:val="none"/>
        </w:rPr>
        <w:t>o</w:t>
      </w:r>
      <w:r>
        <w:rPr>
          <w:u w:val="none"/>
        </w:rPr>
        <w:t>nstitue</w:t>
      </w:r>
      <w:r>
        <w:rPr>
          <w:spacing w:val="1"/>
          <w:u w:val="none"/>
        </w:rPr>
        <w:t>n</w:t>
      </w:r>
      <w:r>
        <w:rPr>
          <w:u w:val="none"/>
        </w:rPr>
        <w:t>t</w:t>
      </w:r>
      <w:r>
        <w:rPr>
          <w:spacing w:val="23"/>
          <w:u w:val="none"/>
        </w:rPr>
        <w:t xml:space="preserve"> </w:t>
      </w:r>
      <w:r>
        <w:rPr>
          <w:u w:val="none"/>
        </w:rPr>
        <w:t>party</w:t>
      </w:r>
      <w:r>
        <w:rPr>
          <w:spacing w:val="25"/>
          <w:u w:val="none"/>
        </w:rPr>
        <w:t xml:space="preserve"> </w:t>
      </w:r>
      <w:r>
        <w:rPr>
          <w:u w:val="none"/>
        </w:rPr>
        <w:t>of</w:t>
      </w:r>
      <w:r>
        <w:rPr>
          <w:spacing w:val="23"/>
          <w:u w:val="none"/>
        </w:rPr>
        <w:t xml:space="preserve"> </w:t>
      </w:r>
      <w:r>
        <w:rPr>
          <w:u w:val="none"/>
        </w:rPr>
        <w:t>the</w:t>
      </w:r>
      <w:r>
        <w:rPr>
          <w:spacing w:val="24"/>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5"/>
          <w:u w:val="none"/>
        </w:rPr>
        <w:t xml:space="preserve"> </w:t>
      </w:r>
      <w:r>
        <w:rPr>
          <w:u w:val="none"/>
        </w:rPr>
        <w:t>e</w:t>
      </w:r>
      <w:r>
        <w:rPr>
          <w:spacing w:val="1"/>
          <w:u w:val="none"/>
        </w:rPr>
        <w:t>x</w:t>
      </w:r>
      <w:r>
        <w:rPr>
          <w:u w:val="none"/>
        </w:rPr>
        <w:t>ce</w:t>
      </w:r>
      <w:r>
        <w:rPr>
          <w:spacing w:val="1"/>
          <w:u w:val="none"/>
        </w:rPr>
        <w:t>p</w:t>
      </w:r>
      <w:r>
        <w:rPr>
          <w:u w:val="none"/>
        </w:rPr>
        <w:t>t</w:t>
      </w:r>
      <w:r>
        <w:rPr>
          <w:spacing w:val="23"/>
          <w:u w:val="none"/>
        </w:rPr>
        <w:t xml:space="preserve"> </w:t>
      </w:r>
      <w:r>
        <w:rPr>
          <w:u w:val="none"/>
        </w:rPr>
        <w:t>upon</w:t>
      </w:r>
      <w:r>
        <w:rPr>
          <w:spacing w:val="24"/>
          <w:u w:val="none"/>
        </w:rPr>
        <w:t xml:space="preserve"> </w:t>
      </w:r>
      <w:r>
        <w:rPr>
          <w:u w:val="none"/>
        </w:rPr>
        <w:t>ter</w:t>
      </w:r>
      <w:r>
        <w:rPr>
          <w:spacing w:val="2"/>
          <w:u w:val="none"/>
        </w:rPr>
        <w:t>m</w:t>
      </w:r>
      <w:r>
        <w:rPr>
          <w:u w:val="none"/>
        </w:rPr>
        <w:t>s</w:t>
      </w:r>
      <w:r>
        <w:rPr>
          <w:spacing w:val="24"/>
          <w:u w:val="none"/>
        </w:rPr>
        <w:t xml:space="preserve"> </w:t>
      </w:r>
      <w:r>
        <w:rPr>
          <w:u w:val="none"/>
        </w:rPr>
        <w:t>a</w:t>
      </w:r>
      <w:r>
        <w:rPr>
          <w:spacing w:val="1"/>
          <w:u w:val="none"/>
        </w:rPr>
        <w:t>n</w:t>
      </w:r>
      <w:r>
        <w:rPr>
          <w:u w:val="none"/>
        </w:rPr>
        <w:t>d</w:t>
      </w:r>
      <w:r>
        <w:rPr>
          <w:spacing w:val="24"/>
          <w:u w:val="none"/>
        </w:rPr>
        <w:t xml:space="preserve"> </w:t>
      </w:r>
      <w:r>
        <w:rPr>
          <w:u w:val="none"/>
        </w:rPr>
        <w:t>c</w:t>
      </w:r>
      <w:r>
        <w:rPr>
          <w:spacing w:val="1"/>
          <w:u w:val="none"/>
        </w:rPr>
        <w:t>o</w:t>
      </w:r>
      <w:r>
        <w:rPr>
          <w:u w:val="none"/>
        </w:rPr>
        <w:t>nditions</w:t>
      </w:r>
      <w:r>
        <w:rPr>
          <w:spacing w:val="23"/>
          <w:u w:val="none"/>
        </w:rPr>
        <w:t xml:space="preserve"> </w:t>
      </w:r>
      <w:r>
        <w:rPr>
          <w:u w:val="none"/>
        </w:rPr>
        <w:t>that</w:t>
      </w:r>
      <w:r>
        <w:rPr>
          <w:spacing w:val="23"/>
          <w:u w:val="none"/>
        </w:rPr>
        <w:t xml:space="preserve"> </w:t>
      </w:r>
      <w:r>
        <w:rPr>
          <w:u w:val="none"/>
        </w:rPr>
        <w:t>are</w:t>
      </w:r>
      <w:r>
        <w:rPr>
          <w:spacing w:val="25"/>
          <w:u w:val="none"/>
        </w:rPr>
        <w:t xml:space="preserve"> </w:t>
      </w:r>
      <w:r>
        <w:rPr>
          <w:u w:val="none"/>
        </w:rPr>
        <w:t>c</w:t>
      </w:r>
      <w:r>
        <w:rPr>
          <w:spacing w:val="1"/>
          <w:u w:val="none"/>
        </w:rPr>
        <w:t>o</w:t>
      </w:r>
      <w:r>
        <w:rPr>
          <w:spacing w:val="2"/>
          <w:u w:val="none"/>
        </w:rPr>
        <w:t>mm</w:t>
      </w:r>
      <w:r>
        <w:rPr>
          <w:u w:val="none"/>
        </w:rPr>
        <w:t>ercially</w:t>
      </w:r>
      <w:r>
        <w:rPr>
          <w:w w:val="102"/>
          <w:u w:val="none"/>
        </w:rPr>
        <w:t xml:space="preserve"> </w:t>
      </w:r>
      <w:r>
        <w:rPr>
          <w:u w:val="none"/>
        </w:rPr>
        <w:t>reas</w:t>
      </w:r>
      <w:r>
        <w:rPr>
          <w:spacing w:val="1"/>
          <w:u w:val="none"/>
        </w:rPr>
        <w:t>on</w:t>
      </w:r>
      <w:r>
        <w:rPr>
          <w:u w:val="none"/>
        </w:rPr>
        <w:t>a</w:t>
      </w:r>
      <w:r>
        <w:rPr>
          <w:spacing w:val="1"/>
          <w:u w:val="none"/>
        </w:rPr>
        <w:t>b</w:t>
      </w:r>
      <w:r>
        <w:rPr>
          <w:u w:val="none"/>
        </w:rPr>
        <w:t>le</w:t>
      </w:r>
      <w:r>
        <w:rPr>
          <w:spacing w:val="21"/>
          <w:u w:val="none"/>
        </w:rPr>
        <w:t xml:space="preserve"> </w:t>
      </w:r>
      <w:r>
        <w:rPr>
          <w:u w:val="none"/>
        </w:rPr>
        <w:t>a</w:t>
      </w:r>
      <w:r>
        <w:rPr>
          <w:spacing w:val="1"/>
          <w:u w:val="none"/>
        </w:rPr>
        <w:t>n</w:t>
      </w:r>
      <w:r>
        <w:rPr>
          <w:u w:val="none"/>
        </w:rPr>
        <w:t>d</w:t>
      </w:r>
      <w:r>
        <w:rPr>
          <w:spacing w:val="22"/>
          <w:u w:val="none"/>
        </w:rPr>
        <w:t xml:space="preserve"> </w:t>
      </w:r>
      <w:r>
        <w:rPr>
          <w:u w:val="none"/>
        </w:rPr>
        <w:t>s</w:t>
      </w:r>
      <w:r>
        <w:rPr>
          <w:spacing w:val="1"/>
          <w:u w:val="none"/>
        </w:rPr>
        <w:t>ub</w:t>
      </w:r>
      <w:r>
        <w:rPr>
          <w:u w:val="none"/>
        </w:rPr>
        <w:t>sta</w:t>
      </w:r>
      <w:r>
        <w:rPr>
          <w:spacing w:val="1"/>
          <w:u w:val="none"/>
        </w:rPr>
        <w:t>n</w:t>
      </w:r>
      <w:r>
        <w:rPr>
          <w:u w:val="none"/>
        </w:rPr>
        <w:t>tially</w:t>
      </w:r>
      <w:r>
        <w:rPr>
          <w:spacing w:val="21"/>
          <w:u w:val="none"/>
        </w:rPr>
        <w:t xml:space="preserve"> </w:t>
      </w:r>
      <w:r>
        <w:rPr>
          <w:u w:val="none"/>
        </w:rPr>
        <w:t>si</w:t>
      </w:r>
      <w:r>
        <w:rPr>
          <w:spacing w:val="2"/>
          <w:u w:val="none"/>
        </w:rPr>
        <w:t>m</w:t>
      </w:r>
      <w:r>
        <w:rPr>
          <w:u w:val="none"/>
        </w:rPr>
        <w:t>ilar</w:t>
      </w:r>
      <w:r>
        <w:rPr>
          <w:spacing w:val="22"/>
          <w:u w:val="none"/>
        </w:rPr>
        <w:t xml:space="preserve"> </w:t>
      </w:r>
      <w:r>
        <w:rPr>
          <w:u w:val="none"/>
        </w:rPr>
        <w:t>to</w:t>
      </w:r>
      <w:r>
        <w:rPr>
          <w:spacing w:val="22"/>
          <w:u w:val="none"/>
        </w:rPr>
        <w:t xml:space="preserve"> </w:t>
      </w:r>
      <w:r>
        <w:rPr>
          <w:u w:val="none"/>
        </w:rPr>
        <w:t>t</w:t>
      </w:r>
      <w:r>
        <w:rPr>
          <w:spacing w:val="1"/>
          <w:u w:val="none"/>
        </w:rPr>
        <w:t>ho</w:t>
      </w:r>
      <w:r>
        <w:rPr>
          <w:u w:val="none"/>
        </w:rPr>
        <w:t>se</w:t>
      </w:r>
      <w:r>
        <w:rPr>
          <w:spacing w:val="21"/>
          <w:u w:val="none"/>
        </w:rPr>
        <w:t xml:space="preserve"> </w:t>
      </w:r>
      <w:r>
        <w:rPr>
          <w:u w:val="none"/>
        </w:rPr>
        <w:t>t</w:t>
      </w:r>
      <w:r>
        <w:rPr>
          <w:spacing w:val="1"/>
          <w:u w:val="none"/>
        </w:rPr>
        <w:t>h</w:t>
      </w:r>
      <w:r>
        <w:rPr>
          <w:u w:val="none"/>
        </w:rPr>
        <w:t>at</w:t>
      </w:r>
      <w:r>
        <w:rPr>
          <w:spacing w:val="22"/>
          <w:u w:val="none"/>
        </w:rPr>
        <w:t xml:space="preserve"> </w:t>
      </w:r>
      <w:r>
        <w:rPr>
          <w:spacing w:val="1"/>
          <w:u w:val="none"/>
        </w:rPr>
        <w:t>wou</w:t>
      </w:r>
      <w:r>
        <w:rPr>
          <w:u w:val="none"/>
        </w:rPr>
        <w:t>ld</w:t>
      </w:r>
      <w:r>
        <w:rPr>
          <w:spacing w:val="22"/>
          <w:u w:val="none"/>
        </w:rPr>
        <w:t xml:space="preserve"> </w:t>
      </w:r>
      <w:r>
        <w:rPr>
          <w:spacing w:val="1"/>
          <w:u w:val="none"/>
        </w:rPr>
        <w:t>b</w:t>
      </w:r>
      <w:r>
        <w:rPr>
          <w:u w:val="none"/>
        </w:rPr>
        <w:t>e</w:t>
      </w:r>
      <w:r>
        <w:rPr>
          <w:spacing w:val="21"/>
          <w:u w:val="none"/>
        </w:rPr>
        <w:t xml:space="preserve"> </w:t>
      </w:r>
      <w:r>
        <w:rPr>
          <w:u w:val="none"/>
        </w:rPr>
        <w:t>a</w:t>
      </w:r>
      <w:r>
        <w:rPr>
          <w:spacing w:val="1"/>
          <w:u w:val="none"/>
        </w:rPr>
        <w:t>v</w:t>
      </w:r>
      <w:r>
        <w:rPr>
          <w:u w:val="none"/>
        </w:rPr>
        <w:t>aila</w:t>
      </w:r>
      <w:r>
        <w:rPr>
          <w:spacing w:val="1"/>
          <w:u w:val="none"/>
        </w:rPr>
        <w:t>b</w:t>
      </w:r>
      <w:r>
        <w:rPr>
          <w:u w:val="none"/>
        </w:rPr>
        <w:t>le</w:t>
      </w:r>
      <w:r>
        <w:rPr>
          <w:spacing w:val="22"/>
          <w:u w:val="none"/>
        </w:rPr>
        <w:t xml:space="preserve"> </w:t>
      </w:r>
      <w:r>
        <w:rPr>
          <w:spacing w:val="1"/>
          <w:u w:val="none"/>
        </w:rPr>
        <w:t>o</w:t>
      </w:r>
      <w:r>
        <w:rPr>
          <w:u w:val="none"/>
        </w:rPr>
        <w:t>n</w:t>
      </w:r>
      <w:r>
        <w:rPr>
          <w:spacing w:val="22"/>
          <w:u w:val="none"/>
        </w:rPr>
        <w:t xml:space="preserve"> </w:t>
      </w:r>
      <w:r>
        <w:rPr>
          <w:u w:val="none"/>
        </w:rPr>
        <w:t>an</w:t>
      </w:r>
      <w:r>
        <w:rPr>
          <w:spacing w:val="21"/>
          <w:u w:val="none"/>
        </w:rPr>
        <w:t xml:space="preserve"> </w:t>
      </w:r>
      <w:r>
        <w:rPr>
          <w:u w:val="none"/>
        </w:rPr>
        <w:t>ar</w:t>
      </w:r>
      <w:r>
        <w:rPr>
          <w:spacing w:val="2"/>
          <w:u w:val="none"/>
        </w:rPr>
        <w:t>m</w:t>
      </w:r>
      <w:r>
        <w:rPr>
          <w:spacing w:val="-2"/>
          <w:u w:val="none"/>
        </w:rPr>
        <w:t>s</w:t>
      </w:r>
      <w:r>
        <w:rPr>
          <w:u w:val="none"/>
        </w:rPr>
        <w:t>-</w:t>
      </w:r>
      <w:r w:rsidR="008A0DBF">
        <w:rPr>
          <w:u w:val="none"/>
        </w:rPr>
        <w:t xml:space="preserve">length </w:t>
      </w:r>
      <w:r w:rsidR="008A0DBF">
        <w:rPr>
          <w:spacing w:val="22"/>
          <w:u w:val="none"/>
        </w:rPr>
        <w:t>basis</w:t>
      </w:r>
      <w:r w:rsidR="008A0DBF">
        <w:rPr>
          <w:u w:val="none"/>
        </w:rPr>
        <w:t xml:space="preserve"> </w:t>
      </w:r>
      <w:r w:rsidR="008A0DBF">
        <w:rPr>
          <w:spacing w:val="22"/>
          <w:u w:val="none"/>
        </w:rPr>
        <w:t>with</w:t>
      </w:r>
      <w:r>
        <w:rPr>
          <w:spacing w:val="1"/>
          <w:w w:val="102"/>
          <w:u w:val="none"/>
        </w:rPr>
        <w:t xml:space="preserve"> </w:t>
      </w:r>
      <w:r>
        <w:rPr>
          <w:spacing w:val="1"/>
          <w:u w:val="none"/>
        </w:rPr>
        <w:t>un</w:t>
      </w:r>
      <w:r>
        <w:rPr>
          <w:u w:val="none"/>
        </w:rPr>
        <w:t>related</w:t>
      </w:r>
      <w:r>
        <w:rPr>
          <w:spacing w:val="31"/>
          <w:u w:val="none"/>
        </w:rPr>
        <w:t xml:space="preserve"> </w:t>
      </w:r>
      <w:r>
        <w:rPr>
          <w:u w:val="none"/>
        </w:rPr>
        <w:t>t</w:t>
      </w:r>
      <w:r>
        <w:rPr>
          <w:spacing w:val="1"/>
          <w:u w:val="none"/>
        </w:rPr>
        <w:t>h</w:t>
      </w:r>
      <w:r>
        <w:rPr>
          <w:u w:val="none"/>
        </w:rPr>
        <w:t>ird</w:t>
      </w:r>
      <w:r>
        <w:rPr>
          <w:spacing w:val="31"/>
          <w:u w:val="none"/>
        </w:rPr>
        <w:t xml:space="preserve"> </w:t>
      </w:r>
      <w:r>
        <w:rPr>
          <w:spacing w:val="1"/>
          <w:u w:val="none"/>
        </w:rPr>
        <w:t>p</w:t>
      </w:r>
      <w:r>
        <w:rPr>
          <w:u w:val="none"/>
        </w:rPr>
        <w:t>arties.</w:t>
      </w:r>
    </w:p>
    <w:p w14:paraId="077F52D1" w14:textId="77777777" w:rsidR="000C19C9" w:rsidRDefault="000C19C9">
      <w:pPr>
        <w:spacing w:before="17" w:line="220" w:lineRule="exact"/>
      </w:pPr>
    </w:p>
    <w:p w14:paraId="3A98D8B1" w14:textId="77777777" w:rsidR="000C19C9" w:rsidRDefault="00D3642A">
      <w:pPr>
        <w:pStyle w:val="BodyText"/>
        <w:numPr>
          <w:ilvl w:val="2"/>
          <w:numId w:val="8"/>
        </w:numPr>
        <w:tabs>
          <w:tab w:val="left" w:pos="2264"/>
        </w:tabs>
        <w:spacing w:line="252" w:lineRule="auto"/>
        <w:ind w:right="116" w:firstLine="1440"/>
        <w:jc w:val="both"/>
        <w:rPr>
          <w:u w:val="none"/>
        </w:rPr>
      </w:pPr>
      <w:r>
        <w:rPr>
          <w:u w:val="none"/>
        </w:rPr>
        <w:t>It</w:t>
      </w:r>
      <w:r>
        <w:rPr>
          <w:spacing w:val="52"/>
          <w:u w:val="none"/>
        </w:rPr>
        <w:t xml:space="preserve"> </w:t>
      </w:r>
      <w:r>
        <w:rPr>
          <w:u w:val="none"/>
        </w:rPr>
        <w:t>has</w:t>
      </w:r>
      <w:r>
        <w:rPr>
          <w:spacing w:val="52"/>
          <w:u w:val="none"/>
        </w:rPr>
        <w:t xml:space="preserve"> </w:t>
      </w:r>
      <w:r>
        <w:rPr>
          <w:u w:val="none"/>
        </w:rPr>
        <w:t xml:space="preserve">not  </w:t>
      </w:r>
      <w:r>
        <w:rPr>
          <w:spacing w:val="2"/>
          <w:u w:val="none"/>
        </w:rPr>
        <w:t>m</w:t>
      </w:r>
      <w:r>
        <w:rPr>
          <w:u w:val="none"/>
        </w:rPr>
        <w:t>ade and</w:t>
      </w:r>
      <w:r>
        <w:rPr>
          <w:spacing w:val="1"/>
          <w:u w:val="none"/>
        </w:rPr>
        <w:t xml:space="preserve"> </w:t>
      </w:r>
      <w:r>
        <w:rPr>
          <w:spacing w:val="2"/>
          <w:u w:val="none"/>
        </w:rPr>
        <w:t>w</w:t>
      </w:r>
      <w:r>
        <w:rPr>
          <w:u w:val="none"/>
        </w:rPr>
        <w:t xml:space="preserve">ill  not  </w:t>
      </w:r>
      <w:r>
        <w:rPr>
          <w:spacing w:val="2"/>
          <w:u w:val="none"/>
        </w:rPr>
        <w:t>m</w:t>
      </w:r>
      <w:r>
        <w:rPr>
          <w:u w:val="none"/>
        </w:rPr>
        <w:t>ake any</w:t>
      </w:r>
      <w:r>
        <w:rPr>
          <w:spacing w:val="1"/>
          <w:u w:val="none"/>
        </w:rPr>
        <w:t xml:space="preserve"> </w:t>
      </w:r>
      <w:r>
        <w:rPr>
          <w:u w:val="none"/>
        </w:rPr>
        <w:t>l</w:t>
      </w:r>
      <w:r>
        <w:rPr>
          <w:spacing w:val="1"/>
          <w:u w:val="none"/>
        </w:rPr>
        <w:t>o</w:t>
      </w:r>
      <w:r>
        <w:rPr>
          <w:u w:val="none"/>
        </w:rPr>
        <w:t>ans  or  advances</w:t>
      </w:r>
      <w:r>
        <w:rPr>
          <w:spacing w:val="52"/>
          <w:u w:val="none"/>
        </w:rPr>
        <w:t xml:space="preserve"> </w:t>
      </w:r>
      <w:r>
        <w:rPr>
          <w:u w:val="none"/>
        </w:rPr>
        <w:t>to</w:t>
      </w:r>
      <w:r>
        <w:rPr>
          <w:spacing w:val="1"/>
          <w:u w:val="none"/>
        </w:rPr>
        <w:t xml:space="preserve"> </w:t>
      </w:r>
      <w:r>
        <w:rPr>
          <w:u w:val="none"/>
        </w:rPr>
        <w:t>any t</w:t>
      </w:r>
      <w:r>
        <w:rPr>
          <w:spacing w:val="1"/>
          <w:u w:val="none"/>
        </w:rPr>
        <w:t>h</w:t>
      </w:r>
      <w:r>
        <w:rPr>
          <w:u w:val="none"/>
        </w:rPr>
        <w:t>ird</w:t>
      </w:r>
      <w:r>
        <w:rPr>
          <w:spacing w:val="1"/>
          <w:u w:val="none"/>
        </w:rPr>
        <w:t xml:space="preserve"> </w:t>
      </w:r>
      <w:r>
        <w:rPr>
          <w:u w:val="none"/>
        </w:rPr>
        <w:t>part</w:t>
      </w:r>
      <w:r>
        <w:rPr>
          <w:spacing w:val="1"/>
          <w:u w:val="none"/>
        </w:rPr>
        <w:t>y</w:t>
      </w:r>
      <w:r>
        <w:rPr>
          <w:u w:val="none"/>
        </w:rPr>
        <w:t>,</w:t>
      </w:r>
      <w:r>
        <w:rPr>
          <w:w w:val="102"/>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22"/>
          <w:u w:val="none"/>
        </w:rPr>
        <w:t xml:space="preserve"> </w:t>
      </w:r>
      <w:r>
        <w:rPr>
          <w:u w:val="none"/>
        </w:rPr>
        <w:t>any</w:t>
      </w:r>
      <w:r>
        <w:rPr>
          <w:spacing w:val="22"/>
          <w:u w:val="none"/>
        </w:rPr>
        <w:t xml:space="preserve"> </w:t>
      </w:r>
      <w:r>
        <w:rPr>
          <w:spacing w:val="1"/>
          <w:u w:val="none"/>
        </w:rPr>
        <w:t>A</w:t>
      </w:r>
      <w:r>
        <w:rPr>
          <w:u w:val="none"/>
        </w:rPr>
        <w:t>ffiliate</w:t>
      </w:r>
      <w:r>
        <w:rPr>
          <w:spacing w:val="22"/>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14BDE40E" w14:textId="77777777" w:rsidR="000C19C9" w:rsidRDefault="000C19C9">
      <w:pPr>
        <w:spacing w:line="240" w:lineRule="exact"/>
        <w:rPr>
          <w:sz w:val="24"/>
          <w:szCs w:val="24"/>
        </w:rPr>
      </w:pPr>
    </w:p>
    <w:p w14:paraId="53E2BA30" w14:textId="77777777" w:rsidR="000C19C9" w:rsidRDefault="00D3642A">
      <w:pPr>
        <w:pStyle w:val="BodyText"/>
        <w:numPr>
          <w:ilvl w:val="2"/>
          <w:numId w:val="8"/>
        </w:numPr>
        <w:tabs>
          <w:tab w:val="left" w:pos="2264"/>
        </w:tabs>
        <w:spacing w:line="248" w:lineRule="auto"/>
        <w:ind w:right="116" w:firstLine="1440"/>
        <w:jc w:val="both"/>
        <w:rPr>
          <w:u w:val="none"/>
        </w:rPr>
      </w:pPr>
      <w:r>
        <w:rPr>
          <w:u w:val="none"/>
        </w:rPr>
        <w:t>It</w:t>
      </w:r>
      <w:r>
        <w:rPr>
          <w:spacing w:val="37"/>
          <w:u w:val="none"/>
        </w:rPr>
        <w:t xml:space="preserve"> </w:t>
      </w:r>
      <w:r>
        <w:rPr>
          <w:u w:val="none"/>
        </w:rPr>
        <w:t>is</w:t>
      </w:r>
      <w:r>
        <w:rPr>
          <w:spacing w:val="37"/>
          <w:u w:val="none"/>
        </w:rPr>
        <w:t xml:space="preserve"> </w:t>
      </w:r>
      <w:r>
        <w:rPr>
          <w:u w:val="none"/>
        </w:rPr>
        <w:t>a</w:t>
      </w:r>
      <w:r>
        <w:rPr>
          <w:spacing w:val="1"/>
          <w:u w:val="none"/>
        </w:rPr>
        <w:t>n</w:t>
      </w:r>
      <w:r>
        <w:rPr>
          <w:u w:val="none"/>
        </w:rPr>
        <w:t>d</w:t>
      </w:r>
      <w:r>
        <w:rPr>
          <w:spacing w:val="38"/>
          <w:u w:val="none"/>
        </w:rPr>
        <w:t xml:space="preserve"> </w:t>
      </w:r>
      <w:r>
        <w:rPr>
          <w:spacing w:val="1"/>
          <w:u w:val="none"/>
        </w:rPr>
        <w:t>w</w:t>
      </w:r>
      <w:r>
        <w:rPr>
          <w:u w:val="none"/>
        </w:rPr>
        <w:t>ill</w:t>
      </w:r>
      <w:r>
        <w:rPr>
          <w:spacing w:val="37"/>
          <w:u w:val="none"/>
        </w:rPr>
        <w:t xml:space="preserve"> </w:t>
      </w:r>
      <w:r>
        <w:rPr>
          <w:u w:val="none"/>
        </w:rPr>
        <w:t>re</w:t>
      </w:r>
      <w:r>
        <w:rPr>
          <w:spacing w:val="2"/>
          <w:u w:val="none"/>
        </w:rPr>
        <w:t>m</w:t>
      </w:r>
      <w:r>
        <w:rPr>
          <w:u w:val="none"/>
        </w:rPr>
        <w:t>ain</w:t>
      </w:r>
      <w:r>
        <w:rPr>
          <w:spacing w:val="38"/>
          <w:u w:val="none"/>
        </w:rPr>
        <w:t xml:space="preserve"> </w:t>
      </w:r>
      <w:r>
        <w:rPr>
          <w:u w:val="none"/>
        </w:rPr>
        <w:t>s</w:t>
      </w:r>
      <w:r>
        <w:rPr>
          <w:spacing w:val="1"/>
          <w:u w:val="none"/>
        </w:rPr>
        <w:t>o</w:t>
      </w:r>
      <w:r>
        <w:rPr>
          <w:u w:val="none"/>
        </w:rPr>
        <w:t>l</w:t>
      </w:r>
      <w:r>
        <w:rPr>
          <w:spacing w:val="1"/>
          <w:u w:val="none"/>
        </w:rPr>
        <w:t>v</w:t>
      </w:r>
      <w:r>
        <w:rPr>
          <w:u w:val="none"/>
        </w:rPr>
        <w:t>e</w:t>
      </w:r>
      <w:r>
        <w:rPr>
          <w:spacing w:val="1"/>
          <w:u w:val="none"/>
        </w:rPr>
        <w:t>n</w:t>
      </w:r>
      <w:r>
        <w:rPr>
          <w:u w:val="none"/>
        </w:rPr>
        <w:t>t</w:t>
      </w:r>
      <w:r>
        <w:rPr>
          <w:spacing w:val="38"/>
          <w:u w:val="none"/>
        </w:rPr>
        <w:t xml:space="preserve"> </w:t>
      </w:r>
      <w:r>
        <w:rPr>
          <w:u w:val="none"/>
        </w:rPr>
        <w:t>a</w:t>
      </w:r>
      <w:r>
        <w:rPr>
          <w:spacing w:val="1"/>
          <w:u w:val="none"/>
        </w:rPr>
        <w:t>n</w:t>
      </w:r>
      <w:r>
        <w:rPr>
          <w:u w:val="none"/>
        </w:rPr>
        <w:t>d</w:t>
      </w:r>
      <w:r>
        <w:rPr>
          <w:spacing w:val="38"/>
          <w:u w:val="none"/>
        </w:rPr>
        <w:t xml:space="preserve"> </w:t>
      </w:r>
      <w:r>
        <w:rPr>
          <w:spacing w:val="1"/>
          <w:u w:val="none"/>
        </w:rPr>
        <w:t>w</w:t>
      </w:r>
      <w:r>
        <w:rPr>
          <w:u w:val="none"/>
        </w:rPr>
        <w:t>ill</w:t>
      </w:r>
      <w:r>
        <w:rPr>
          <w:spacing w:val="37"/>
          <w:u w:val="none"/>
        </w:rPr>
        <w:t xml:space="preserve"> </w:t>
      </w:r>
      <w:r>
        <w:rPr>
          <w:spacing w:val="1"/>
          <w:u w:val="none"/>
        </w:rPr>
        <w:t>p</w:t>
      </w:r>
      <w:r>
        <w:rPr>
          <w:u w:val="none"/>
        </w:rPr>
        <w:t>ay</w:t>
      </w:r>
      <w:r>
        <w:rPr>
          <w:spacing w:val="38"/>
          <w:u w:val="none"/>
        </w:rPr>
        <w:t xml:space="preserve"> </w:t>
      </w:r>
      <w:r>
        <w:rPr>
          <w:u w:val="none"/>
        </w:rPr>
        <w:t>its</w:t>
      </w:r>
      <w:r>
        <w:rPr>
          <w:spacing w:val="37"/>
          <w:u w:val="none"/>
        </w:rPr>
        <w:t xml:space="preserve"> </w:t>
      </w:r>
      <w:r>
        <w:rPr>
          <w:spacing w:val="1"/>
          <w:u w:val="none"/>
        </w:rPr>
        <w:t>d</w:t>
      </w:r>
      <w:r>
        <w:rPr>
          <w:u w:val="none"/>
        </w:rPr>
        <w:t>e</w:t>
      </w:r>
      <w:r>
        <w:rPr>
          <w:spacing w:val="1"/>
          <w:u w:val="none"/>
        </w:rPr>
        <w:t>b</w:t>
      </w:r>
      <w:r>
        <w:rPr>
          <w:u w:val="none"/>
        </w:rPr>
        <w:t>ts</w:t>
      </w:r>
      <w:r>
        <w:rPr>
          <w:spacing w:val="37"/>
          <w:u w:val="none"/>
        </w:rPr>
        <w:t xml:space="preserve"> </w:t>
      </w:r>
      <w:r>
        <w:rPr>
          <w:u w:val="none"/>
        </w:rPr>
        <w:t>a</w:t>
      </w:r>
      <w:r>
        <w:rPr>
          <w:spacing w:val="1"/>
          <w:u w:val="none"/>
        </w:rPr>
        <w:t>n</w:t>
      </w:r>
      <w:r>
        <w:rPr>
          <w:u w:val="none"/>
        </w:rPr>
        <w:t>d</w:t>
      </w:r>
      <w:r>
        <w:rPr>
          <w:spacing w:val="38"/>
          <w:u w:val="none"/>
        </w:rPr>
        <w:t xml:space="preserve"> </w:t>
      </w:r>
      <w:r>
        <w:rPr>
          <w:u w:val="none"/>
        </w:rPr>
        <w:t>lia</w:t>
      </w:r>
      <w:r>
        <w:rPr>
          <w:spacing w:val="1"/>
          <w:u w:val="none"/>
        </w:rPr>
        <w:t>b</w:t>
      </w:r>
      <w:r>
        <w:rPr>
          <w:u w:val="none"/>
        </w:rPr>
        <w:t>ilities</w:t>
      </w:r>
      <w:r>
        <w:rPr>
          <w:spacing w:val="37"/>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36"/>
          <w:u w:val="none"/>
        </w:rPr>
        <w:t xml:space="preserve"> </w:t>
      </w:r>
      <w:r>
        <w:rPr>
          <w:u w:val="none"/>
        </w:rPr>
        <w:t>as</w:t>
      </w:r>
      <w:r>
        <w:rPr>
          <w:w w:val="102"/>
          <w:u w:val="none"/>
        </w:rPr>
        <w:t xml:space="preserve"> </w:t>
      </w:r>
      <w:r>
        <w:rPr>
          <w:u w:val="none"/>
        </w:rPr>
        <w:t>a</w:t>
      </w:r>
      <w:r>
        <w:rPr>
          <w:spacing w:val="1"/>
          <w:u w:val="none"/>
        </w:rPr>
        <w:t>p</w:t>
      </w:r>
      <w:r>
        <w:rPr>
          <w:u w:val="none"/>
        </w:rPr>
        <w:t>plica</w:t>
      </w:r>
      <w:r>
        <w:rPr>
          <w:spacing w:val="1"/>
          <w:u w:val="none"/>
        </w:rPr>
        <w:t>b</w:t>
      </w:r>
      <w:r>
        <w:rPr>
          <w:u w:val="none"/>
        </w:rPr>
        <w:t>le,</w:t>
      </w:r>
      <w:r>
        <w:rPr>
          <w:spacing w:val="18"/>
          <w:u w:val="none"/>
        </w:rPr>
        <w:t xml:space="preserve"> </w:t>
      </w:r>
      <w:r>
        <w:rPr>
          <w:u w:val="none"/>
        </w:rPr>
        <w:t>s</w:t>
      </w:r>
      <w:r>
        <w:rPr>
          <w:spacing w:val="1"/>
          <w:u w:val="none"/>
        </w:rPr>
        <w:t>h</w:t>
      </w:r>
      <w:r>
        <w:rPr>
          <w:u w:val="none"/>
        </w:rPr>
        <w:t>ared</w:t>
      </w:r>
      <w:r>
        <w:rPr>
          <w:spacing w:val="20"/>
          <w:u w:val="none"/>
        </w:rPr>
        <w:t xml:space="preserve"> </w:t>
      </w:r>
      <w:r>
        <w:rPr>
          <w:spacing w:val="1"/>
          <w:u w:val="none"/>
        </w:rPr>
        <w:t>p</w:t>
      </w:r>
      <w:r>
        <w:rPr>
          <w:u w:val="none"/>
        </w:rPr>
        <w:t>ers</w:t>
      </w:r>
      <w:r>
        <w:rPr>
          <w:spacing w:val="1"/>
          <w:u w:val="none"/>
        </w:rPr>
        <w:t>onn</w:t>
      </w:r>
      <w:r>
        <w:rPr>
          <w:u w:val="none"/>
        </w:rPr>
        <w:t>el</w:t>
      </w:r>
      <w:r>
        <w:rPr>
          <w:spacing w:val="18"/>
          <w:u w:val="none"/>
        </w:rPr>
        <w:t xml:space="preserve"> </w:t>
      </w:r>
      <w:r>
        <w:rPr>
          <w:u w:val="none"/>
        </w:rPr>
        <w:t>a</w:t>
      </w:r>
      <w:r>
        <w:rPr>
          <w:spacing w:val="1"/>
          <w:u w:val="none"/>
        </w:rPr>
        <w:t>n</w:t>
      </w:r>
      <w:r>
        <w:rPr>
          <w:u w:val="none"/>
        </w:rPr>
        <w:t>d</w:t>
      </w:r>
      <w:r>
        <w:rPr>
          <w:spacing w:val="20"/>
          <w:u w:val="none"/>
        </w:rPr>
        <w:t xml:space="preserve"> </w:t>
      </w:r>
      <w:r>
        <w:rPr>
          <w:spacing w:val="1"/>
          <w:u w:val="none"/>
        </w:rPr>
        <w:t>ov</w:t>
      </w:r>
      <w:r>
        <w:rPr>
          <w:u w:val="none"/>
        </w:rPr>
        <w:t>er</w:t>
      </w:r>
      <w:r>
        <w:rPr>
          <w:spacing w:val="1"/>
          <w:u w:val="none"/>
        </w:rPr>
        <w:t>h</w:t>
      </w:r>
      <w:r>
        <w:rPr>
          <w:u w:val="none"/>
        </w:rPr>
        <w:t>ead</w:t>
      </w:r>
      <w:r>
        <w:rPr>
          <w:spacing w:val="19"/>
          <w:u w:val="none"/>
        </w:rPr>
        <w:t xml:space="preserve"> </w:t>
      </w:r>
      <w:r>
        <w:rPr>
          <w:u w:val="none"/>
        </w:rPr>
        <w:t>e</w:t>
      </w:r>
      <w:r>
        <w:rPr>
          <w:spacing w:val="1"/>
          <w:u w:val="none"/>
        </w:rPr>
        <w:t>xp</w:t>
      </w:r>
      <w:r>
        <w:rPr>
          <w:u w:val="none"/>
        </w:rPr>
        <w:t>e</w:t>
      </w:r>
      <w:r>
        <w:rPr>
          <w:spacing w:val="1"/>
          <w:u w:val="none"/>
        </w:rPr>
        <w:t>n</w:t>
      </w:r>
      <w:r>
        <w:rPr>
          <w:u w:val="none"/>
        </w:rPr>
        <w:t>ses)</w:t>
      </w:r>
      <w:r>
        <w:rPr>
          <w:spacing w:val="19"/>
          <w:u w:val="none"/>
        </w:rPr>
        <w:t xml:space="preserve"> </w:t>
      </w:r>
      <w:r>
        <w:rPr>
          <w:u w:val="none"/>
        </w:rPr>
        <w:t>fr</w:t>
      </w:r>
      <w:r>
        <w:rPr>
          <w:spacing w:val="1"/>
          <w:u w:val="none"/>
        </w:rPr>
        <w:t>o</w:t>
      </w:r>
      <w:r>
        <w:rPr>
          <w:u w:val="none"/>
        </w:rPr>
        <w:t>m</w:t>
      </w:r>
      <w:r>
        <w:rPr>
          <w:spacing w:val="21"/>
          <w:u w:val="none"/>
        </w:rPr>
        <w:t xml:space="preserve"> </w:t>
      </w:r>
      <w:r>
        <w:rPr>
          <w:u w:val="none"/>
        </w:rPr>
        <w:t>its</w:t>
      </w:r>
      <w:r>
        <w:rPr>
          <w:spacing w:val="20"/>
          <w:u w:val="none"/>
        </w:rPr>
        <w:t xml:space="preserve"> </w:t>
      </w:r>
      <w:r>
        <w:rPr>
          <w:u w:val="none"/>
        </w:rPr>
        <w:t>assets</w:t>
      </w:r>
      <w:r>
        <w:rPr>
          <w:spacing w:val="19"/>
          <w:u w:val="none"/>
        </w:rPr>
        <w:t xml:space="preserve"> </w:t>
      </w:r>
      <w:r>
        <w:rPr>
          <w:u w:val="none"/>
        </w:rPr>
        <w:t>as</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sa</w:t>
      </w:r>
      <w:r>
        <w:rPr>
          <w:spacing w:val="2"/>
          <w:u w:val="none"/>
        </w:rPr>
        <w:t>m</w:t>
      </w:r>
      <w:r>
        <w:rPr>
          <w:u w:val="none"/>
        </w:rPr>
        <w:t>e</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ec</w:t>
      </w:r>
      <w:r>
        <w:rPr>
          <w:spacing w:val="1"/>
          <w:u w:val="none"/>
        </w:rPr>
        <w:t>o</w:t>
      </w:r>
      <w:r>
        <w:rPr>
          <w:spacing w:val="2"/>
          <w:u w:val="none"/>
        </w:rPr>
        <w:t>m</w:t>
      </w:r>
      <w:r>
        <w:rPr>
          <w:u w:val="none"/>
        </w:rPr>
        <w:t>e</w:t>
      </w:r>
      <w:r>
        <w:rPr>
          <w:spacing w:val="19"/>
          <w:u w:val="none"/>
        </w:rPr>
        <w:t xml:space="preserve"> </w:t>
      </w:r>
      <w:r>
        <w:rPr>
          <w:spacing w:val="1"/>
          <w:u w:val="none"/>
        </w:rPr>
        <w:t>du</w:t>
      </w:r>
      <w:r>
        <w:rPr>
          <w:u w:val="none"/>
        </w:rPr>
        <w:t>e.</w:t>
      </w:r>
    </w:p>
    <w:p w14:paraId="3C0D99C1" w14:textId="77777777" w:rsidR="000C19C9" w:rsidRDefault="000C19C9">
      <w:pPr>
        <w:spacing w:before="5" w:line="240" w:lineRule="exact"/>
        <w:rPr>
          <w:sz w:val="24"/>
          <w:szCs w:val="24"/>
        </w:rPr>
      </w:pPr>
    </w:p>
    <w:p w14:paraId="70D0648A" w14:textId="77777777" w:rsidR="000C19C9" w:rsidRDefault="00D3642A">
      <w:pPr>
        <w:pStyle w:val="BodyText"/>
        <w:numPr>
          <w:ilvl w:val="2"/>
          <w:numId w:val="8"/>
        </w:numPr>
        <w:tabs>
          <w:tab w:val="left" w:pos="2264"/>
        </w:tabs>
        <w:spacing w:line="252" w:lineRule="auto"/>
        <w:ind w:right="114" w:firstLine="1440"/>
        <w:jc w:val="both"/>
        <w:rPr>
          <w:u w:val="none"/>
        </w:rPr>
      </w:pPr>
      <w:r>
        <w:rPr>
          <w:u w:val="none"/>
        </w:rPr>
        <w:t>It</w:t>
      </w:r>
      <w:r>
        <w:rPr>
          <w:spacing w:val="52"/>
          <w:u w:val="none"/>
        </w:rPr>
        <w:t xml:space="preserve"> </w:t>
      </w:r>
      <w:r>
        <w:rPr>
          <w:spacing w:val="1"/>
          <w:u w:val="none"/>
        </w:rPr>
        <w:t>h</w:t>
      </w:r>
      <w:r>
        <w:rPr>
          <w:u w:val="none"/>
        </w:rPr>
        <w:t xml:space="preserve">as  </w:t>
      </w:r>
      <w:r>
        <w:rPr>
          <w:spacing w:val="1"/>
          <w:u w:val="none"/>
        </w:rPr>
        <w:t>don</w:t>
      </w:r>
      <w:r>
        <w:rPr>
          <w:u w:val="none"/>
        </w:rPr>
        <w:t xml:space="preserve">e  </w:t>
      </w:r>
      <w:r>
        <w:rPr>
          <w:spacing w:val="1"/>
          <w:u w:val="none"/>
        </w:rPr>
        <w:t>o</w:t>
      </w:r>
      <w:r>
        <w:rPr>
          <w:u w:val="none"/>
        </w:rPr>
        <w:t>r</w:t>
      </w:r>
      <w:r>
        <w:rPr>
          <w:spacing w:val="52"/>
          <w:u w:val="none"/>
        </w:rPr>
        <w:t xml:space="preserve"> </w:t>
      </w:r>
      <w:r>
        <w:rPr>
          <w:u w:val="none"/>
        </w:rPr>
        <w:t>ca</w:t>
      </w:r>
      <w:r>
        <w:rPr>
          <w:spacing w:val="1"/>
          <w:u w:val="none"/>
        </w:rPr>
        <w:t>u</w:t>
      </w:r>
      <w:r>
        <w:rPr>
          <w:u w:val="none"/>
        </w:rPr>
        <w:t>sed</w:t>
      </w:r>
      <w:r>
        <w:rPr>
          <w:spacing w:val="1"/>
          <w:u w:val="none"/>
        </w:rPr>
        <w:t xml:space="preserve"> </w:t>
      </w:r>
      <w:r>
        <w:rPr>
          <w:u w:val="none"/>
        </w:rPr>
        <w:t>to</w:t>
      </w:r>
      <w:r>
        <w:rPr>
          <w:spacing w:val="1"/>
          <w:u w:val="none"/>
        </w:rPr>
        <w:t xml:space="preserve"> b</w:t>
      </w:r>
      <w:r>
        <w:rPr>
          <w:u w:val="none"/>
        </w:rPr>
        <w:t xml:space="preserve">e  </w:t>
      </w:r>
      <w:r>
        <w:rPr>
          <w:spacing w:val="1"/>
          <w:u w:val="none"/>
        </w:rPr>
        <w:t>don</w:t>
      </w:r>
      <w:r>
        <w:rPr>
          <w:u w:val="none"/>
        </w:rPr>
        <w:t>e  a</w:t>
      </w:r>
      <w:r>
        <w:rPr>
          <w:spacing w:val="1"/>
          <w:u w:val="none"/>
        </w:rPr>
        <w:t>n</w:t>
      </w:r>
      <w:r>
        <w:rPr>
          <w:u w:val="none"/>
        </w:rPr>
        <w:t>d</w:t>
      </w:r>
      <w:r>
        <w:rPr>
          <w:spacing w:val="1"/>
          <w:u w:val="none"/>
        </w:rPr>
        <w:t xml:space="preserve"> w</w:t>
      </w:r>
      <w:r>
        <w:rPr>
          <w:u w:val="none"/>
        </w:rPr>
        <w:t xml:space="preserve">ill  </w:t>
      </w:r>
      <w:r>
        <w:rPr>
          <w:spacing w:val="1"/>
          <w:u w:val="none"/>
        </w:rPr>
        <w:t>d</w:t>
      </w:r>
      <w:r>
        <w:rPr>
          <w:u w:val="none"/>
        </w:rPr>
        <w:t>o all  t</w:t>
      </w:r>
      <w:r>
        <w:rPr>
          <w:spacing w:val="1"/>
          <w:u w:val="none"/>
        </w:rPr>
        <w:t>h</w:t>
      </w:r>
      <w:r>
        <w:rPr>
          <w:u w:val="none"/>
        </w:rPr>
        <w:t>i</w:t>
      </w:r>
      <w:r>
        <w:rPr>
          <w:spacing w:val="1"/>
          <w:u w:val="none"/>
        </w:rPr>
        <w:t>ng</w:t>
      </w:r>
      <w:r>
        <w:rPr>
          <w:u w:val="none"/>
        </w:rPr>
        <w:t xml:space="preserve">s  </w:t>
      </w:r>
      <w:r>
        <w:rPr>
          <w:spacing w:val="1"/>
          <w:u w:val="none"/>
        </w:rPr>
        <w:t>n</w:t>
      </w:r>
      <w:r>
        <w:rPr>
          <w:u w:val="none"/>
        </w:rPr>
        <w:t>ecessary</w:t>
      </w:r>
      <w:r>
        <w:rPr>
          <w:spacing w:val="1"/>
          <w:u w:val="none"/>
        </w:rPr>
        <w:t xml:space="preserve"> </w:t>
      </w:r>
      <w:r>
        <w:rPr>
          <w:u w:val="none"/>
        </w:rPr>
        <w:t>to</w:t>
      </w:r>
      <w:r>
        <w:rPr>
          <w:spacing w:val="1"/>
          <w:u w:val="none"/>
        </w:rPr>
        <w:t xml:space="preserve"> ob</w:t>
      </w:r>
      <w:r>
        <w:rPr>
          <w:u w:val="none"/>
        </w:rPr>
        <w:t>ser</w:t>
      </w:r>
      <w:r>
        <w:rPr>
          <w:spacing w:val="1"/>
          <w:u w:val="none"/>
        </w:rPr>
        <w:t>v</w:t>
      </w:r>
      <w:r>
        <w:rPr>
          <w:u w:val="none"/>
        </w:rPr>
        <w:t>e</w:t>
      </w:r>
      <w:r>
        <w:rPr>
          <w:w w:val="102"/>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al</w:t>
      </w:r>
      <w:r>
        <w:rPr>
          <w:spacing w:val="28"/>
          <w:u w:val="none"/>
        </w:rPr>
        <w:t xml:space="preserve"> </w:t>
      </w:r>
      <w:r>
        <w:rPr>
          <w:u w:val="none"/>
        </w:rPr>
        <w:t>f</w:t>
      </w:r>
      <w:r>
        <w:rPr>
          <w:spacing w:val="1"/>
          <w:u w:val="none"/>
        </w:rPr>
        <w:t>o</w:t>
      </w:r>
      <w:r>
        <w:rPr>
          <w:u w:val="none"/>
        </w:rPr>
        <w:t>r</w:t>
      </w:r>
      <w:r>
        <w:rPr>
          <w:spacing w:val="2"/>
          <w:u w:val="none"/>
        </w:rPr>
        <w:t>m</w:t>
      </w:r>
      <w:r>
        <w:rPr>
          <w:u w:val="none"/>
        </w:rPr>
        <w:t>alities</w:t>
      </w:r>
      <w:r>
        <w:rPr>
          <w:spacing w:val="29"/>
          <w:u w:val="none"/>
        </w:rPr>
        <w:t xml:space="preserve"> </w:t>
      </w:r>
      <w:r>
        <w:rPr>
          <w:u w:val="none"/>
        </w:rPr>
        <w:t>a</w:t>
      </w:r>
      <w:r>
        <w:rPr>
          <w:spacing w:val="1"/>
          <w:u w:val="none"/>
        </w:rPr>
        <w:t>n</w:t>
      </w:r>
      <w:r>
        <w:rPr>
          <w:u w:val="none"/>
        </w:rPr>
        <w:t>d</w:t>
      </w:r>
      <w:r>
        <w:rPr>
          <w:spacing w:val="30"/>
          <w:u w:val="none"/>
        </w:rPr>
        <w:t xml:space="preserve"> </w:t>
      </w:r>
      <w:r>
        <w:rPr>
          <w:spacing w:val="1"/>
          <w:u w:val="none"/>
        </w:rPr>
        <w:t>p</w:t>
      </w:r>
      <w:r>
        <w:rPr>
          <w:u w:val="none"/>
        </w:rPr>
        <w:t>reser</w:t>
      </w:r>
      <w:r>
        <w:rPr>
          <w:spacing w:val="1"/>
          <w:u w:val="none"/>
        </w:rPr>
        <w:t>v</w:t>
      </w:r>
      <w:r>
        <w:rPr>
          <w:u w:val="none"/>
        </w:rPr>
        <w:t>e</w:t>
      </w:r>
      <w:r>
        <w:rPr>
          <w:spacing w:val="28"/>
          <w:u w:val="none"/>
        </w:rPr>
        <w:t xml:space="preserve"> </w:t>
      </w:r>
      <w:r>
        <w:rPr>
          <w:u w:val="none"/>
        </w:rPr>
        <w:t>t</w:t>
      </w:r>
      <w:r>
        <w:rPr>
          <w:spacing w:val="1"/>
          <w:u w:val="none"/>
        </w:rPr>
        <w:t>h</w:t>
      </w:r>
      <w:r>
        <w:rPr>
          <w:u w:val="none"/>
        </w:rPr>
        <w:t>e</w:t>
      </w:r>
      <w:r>
        <w:rPr>
          <w:spacing w:val="30"/>
          <w:u w:val="none"/>
        </w:rPr>
        <w:t xml:space="preserve"> </w:t>
      </w:r>
      <w:r>
        <w:rPr>
          <w:spacing w:val="1"/>
          <w:u w:val="none"/>
        </w:rPr>
        <w:t>C</w:t>
      </w:r>
      <w:r>
        <w:rPr>
          <w:u w:val="none"/>
        </w:rPr>
        <w:t>o</w:t>
      </w:r>
      <w:r>
        <w:rPr>
          <w:spacing w:val="2"/>
          <w:u w:val="none"/>
        </w:rPr>
        <w:t>m</w:t>
      </w:r>
      <w:r>
        <w:rPr>
          <w:u w:val="none"/>
        </w:rPr>
        <w:t>pan</w:t>
      </w:r>
      <w:r>
        <w:rPr>
          <w:spacing w:val="1"/>
          <w:u w:val="none"/>
        </w:rPr>
        <w:t>y</w:t>
      </w:r>
      <w:r>
        <w:rPr>
          <w:u w:val="none"/>
        </w:rPr>
        <w:t>’s</w:t>
      </w:r>
      <w:r>
        <w:rPr>
          <w:spacing w:val="30"/>
          <w:u w:val="none"/>
        </w:rPr>
        <w:t xml:space="preserve"> </w:t>
      </w:r>
      <w:r>
        <w:rPr>
          <w:u w:val="none"/>
        </w:rPr>
        <w:t>e</w:t>
      </w:r>
      <w:r>
        <w:rPr>
          <w:spacing w:val="1"/>
          <w:u w:val="none"/>
        </w:rPr>
        <w:t>x</w:t>
      </w:r>
      <w:r>
        <w:rPr>
          <w:u w:val="none"/>
        </w:rPr>
        <w:t>iste</w:t>
      </w:r>
      <w:r>
        <w:rPr>
          <w:spacing w:val="1"/>
          <w:u w:val="none"/>
        </w:rPr>
        <w:t>n</w:t>
      </w:r>
      <w:r>
        <w:rPr>
          <w:u w:val="none"/>
        </w:rPr>
        <w:t>ce.</w:t>
      </w:r>
    </w:p>
    <w:p w14:paraId="05AE03C3" w14:textId="77777777" w:rsidR="000C19C9" w:rsidRDefault="000C19C9">
      <w:pPr>
        <w:spacing w:line="240" w:lineRule="exact"/>
        <w:rPr>
          <w:sz w:val="24"/>
          <w:szCs w:val="24"/>
        </w:rPr>
      </w:pPr>
    </w:p>
    <w:p w14:paraId="7FD30C9A" w14:textId="77777777" w:rsidR="000C19C9" w:rsidRDefault="00D3642A">
      <w:pPr>
        <w:pStyle w:val="BodyText"/>
        <w:numPr>
          <w:ilvl w:val="2"/>
          <w:numId w:val="8"/>
        </w:numPr>
        <w:tabs>
          <w:tab w:val="left" w:pos="2264"/>
        </w:tabs>
        <w:spacing w:line="250" w:lineRule="auto"/>
        <w:ind w:right="115" w:firstLine="1440"/>
        <w:jc w:val="both"/>
        <w:rPr>
          <w:u w:val="none"/>
        </w:rPr>
      </w:pPr>
      <w:r>
        <w:rPr>
          <w:u w:val="none"/>
        </w:rPr>
        <w:t>It</w:t>
      </w:r>
      <w:r>
        <w:rPr>
          <w:spacing w:val="32"/>
          <w:u w:val="none"/>
        </w:rPr>
        <w:t xml:space="preserve"> </w:t>
      </w:r>
      <w:r>
        <w:rPr>
          <w:spacing w:val="1"/>
          <w:u w:val="none"/>
        </w:rPr>
        <w:t>w</w:t>
      </w:r>
      <w:r>
        <w:rPr>
          <w:u w:val="none"/>
        </w:rPr>
        <w:t>ill</w:t>
      </w:r>
      <w:r>
        <w:rPr>
          <w:spacing w:val="33"/>
          <w:u w:val="none"/>
        </w:rPr>
        <w:t xml:space="preserve"> </w:t>
      </w:r>
      <w:r>
        <w:rPr>
          <w:spacing w:val="2"/>
          <w:u w:val="none"/>
        </w:rPr>
        <w:t>m</w:t>
      </w:r>
      <w:r>
        <w:rPr>
          <w:u w:val="none"/>
        </w:rPr>
        <w:t>ai</w:t>
      </w:r>
      <w:r>
        <w:rPr>
          <w:spacing w:val="1"/>
          <w:u w:val="none"/>
        </w:rPr>
        <w:t>n</w:t>
      </w:r>
      <w:r>
        <w:rPr>
          <w:u w:val="none"/>
        </w:rPr>
        <w:t>tain</w:t>
      </w:r>
      <w:r>
        <w:rPr>
          <w:spacing w:val="32"/>
          <w:u w:val="none"/>
        </w:rPr>
        <w:t xml:space="preserve"> </w:t>
      </w:r>
      <w:r>
        <w:rPr>
          <w:u w:val="none"/>
        </w:rPr>
        <w:t>all</w:t>
      </w:r>
      <w:r>
        <w:rPr>
          <w:spacing w:val="33"/>
          <w:u w:val="none"/>
        </w:rPr>
        <w:t xml:space="preserve"> </w:t>
      </w:r>
      <w:r>
        <w:rPr>
          <w:spacing w:val="1"/>
          <w:u w:val="none"/>
        </w:rPr>
        <w:t>o</w:t>
      </w:r>
      <w:r>
        <w:rPr>
          <w:u w:val="none"/>
        </w:rPr>
        <w:t>f</w:t>
      </w:r>
      <w:r>
        <w:rPr>
          <w:spacing w:val="33"/>
          <w:u w:val="none"/>
        </w:rPr>
        <w:t xml:space="preserve"> </w:t>
      </w:r>
      <w:r>
        <w:rPr>
          <w:u w:val="none"/>
        </w:rPr>
        <w:t>its</w:t>
      </w:r>
      <w:r>
        <w:rPr>
          <w:spacing w:val="32"/>
          <w:u w:val="none"/>
        </w:rPr>
        <w:t xml:space="preserve"> </w:t>
      </w:r>
      <w:r>
        <w:rPr>
          <w:spacing w:val="1"/>
          <w:u w:val="none"/>
        </w:rPr>
        <w:t>book</w:t>
      </w:r>
      <w:r>
        <w:rPr>
          <w:u w:val="none"/>
        </w:rPr>
        <w:t>s,</w:t>
      </w:r>
      <w:r>
        <w:rPr>
          <w:spacing w:val="32"/>
          <w:u w:val="none"/>
        </w:rPr>
        <w:t xml:space="preserve"> </w:t>
      </w:r>
      <w:r>
        <w:rPr>
          <w:u w:val="none"/>
        </w:rPr>
        <w:t>rec</w:t>
      </w:r>
      <w:r>
        <w:rPr>
          <w:spacing w:val="1"/>
          <w:u w:val="none"/>
        </w:rPr>
        <w:t>o</w:t>
      </w:r>
      <w:r>
        <w:rPr>
          <w:u w:val="none"/>
        </w:rPr>
        <w:t>r</w:t>
      </w:r>
      <w:r>
        <w:rPr>
          <w:spacing w:val="1"/>
          <w:u w:val="none"/>
        </w:rPr>
        <w:t>d</w:t>
      </w:r>
      <w:r>
        <w:rPr>
          <w:u w:val="none"/>
        </w:rPr>
        <w:t>s,</w:t>
      </w:r>
      <w:r>
        <w:rPr>
          <w:spacing w:val="31"/>
          <w:u w:val="none"/>
        </w:rPr>
        <w:t xml:space="preserve"> </w:t>
      </w:r>
      <w:r>
        <w:rPr>
          <w:u w:val="none"/>
        </w:rPr>
        <w:t>fi</w:t>
      </w:r>
      <w:r>
        <w:rPr>
          <w:spacing w:val="1"/>
          <w:u w:val="none"/>
        </w:rPr>
        <w:t>n</w:t>
      </w:r>
      <w:r>
        <w:rPr>
          <w:u w:val="none"/>
        </w:rPr>
        <w:t>a</w:t>
      </w:r>
      <w:r>
        <w:rPr>
          <w:spacing w:val="1"/>
          <w:u w:val="none"/>
        </w:rPr>
        <w:t>n</w:t>
      </w:r>
      <w:r>
        <w:rPr>
          <w:u w:val="none"/>
        </w:rPr>
        <w:t>cial</w:t>
      </w:r>
      <w:r>
        <w:rPr>
          <w:spacing w:val="33"/>
          <w:u w:val="none"/>
        </w:rPr>
        <w:t xml:space="preserve"> </w:t>
      </w:r>
      <w:r>
        <w:rPr>
          <w:u w:val="none"/>
        </w:rPr>
        <w:t>state</w:t>
      </w:r>
      <w:r>
        <w:rPr>
          <w:spacing w:val="2"/>
          <w:u w:val="none"/>
        </w:rPr>
        <w:t>m</w:t>
      </w:r>
      <w:r>
        <w:rPr>
          <w:u w:val="none"/>
        </w:rPr>
        <w:t>e</w:t>
      </w:r>
      <w:r>
        <w:rPr>
          <w:spacing w:val="1"/>
          <w:u w:val="none"/>
        </w:rPr>
        <w:t>n</w:t>
      </w:r>
      <w:r>
        <w:rPr>
          <w:u w:val="none"/>
        </w:rPr>
        <w:t>ts</w:t>
      </w:r>
      <w:r>
        <w:rPr>
          <w:spacing w:val="33"/>
          <w:u w:val="none"/>
        </w:rPr>
        <w:t xml:space="preserve"> </w:t>
      </w:r>
      <w:r>
        <w:rPr>
          <w:u w:val="none"/>
        </w:rPr>
        <w:t>a</w:t>
      </w:r>
      <w:r>
        <w:rPr>
          <w:spacing w:val="1"/>
          <w:u w:val="none"/>
        </w:rPr>
        <w:t>n</w:t>
      </w:r>
      <w:r>
        <w:rPr>
          <w:u w:val="none"/>
        </w:rPr>
        <w:t>d</w:t>
      </w:r>
      <w:r>
        <w:rPr>
          <w:spacing w:val="33"/>
          <w:u w:val="none"/>
        </w:rPr>
        <w:t xml:space="preserve"> </w:t>
      </w:r>
      <w:r>
        <w:rPr>
          <w:spacing w:val="1"/>
          <w:u w:val="none"/>
        </w:rPr>
        <w:t>b</w:t>
      </w:r>
      <w:r>
        <w:rPr>
          <w:u w:val="none"/>
        </w:rPr>
        <w:t>a</w:t>
      </w:r>
      <w:r>
        <w:rPr>
          <w:spacing w:val="1"/>
          <w:u w:val="none"/>
        </w:rPr>
        <w:t>n</w:t>
      </w:r>
      <w:r>
        <w:rPr>
          <w:u w:val="none"/>
        </w:rPr>
        <w:t>k</w:t>
      </w:r>
      <w:r>
        <w:rPr>
          <w:spacing w:val="34"/>
          <w:u w:val="none"/>
        </w:rPr>
        <w:t xml:space="preserve"> </w:t>
      </w:r>
      <w:r>
        <w:rPr>
          <w:u w:val="none"/>
        </w:rPr>
        <w:t>acc</w:t>
      </w:r>
      <w:r>
        <w:rPr>
          <w:spacing w:val="1"/>
          <w:u w:val="none"/>
        </w:rPr>
        <w:t>oun</w:t>
      </w:r>
      <w:r>
        <w:rPr>
          <w:u w:val="none"/>
        </w:rPr>
        <w:t>ts</w:t>
      </w:r>
      <w:r>
        <w:rPr>
          <w:w w:val="102"/>
          <w:u w:val="none"/>
        </w:rPr>
        <w:t xml:space="preserve"> </w:t>
      </w:r>
      <w:r>
        <w:rPr>
          <w:u w:val="none"/>
        </w:rPr>
        <w:t>se</w:t>
      </w:r>
      <w:r>
        <w:rPr>
          <w:spacing w:val="1"/>
          <w:u w:val="none"/>
        </w:rPr>
        <w:t>p</w:t>
      </w:r>
      <w:r>
        <w:rPr>
          <w:u w:val="none"/>
        </w:rPr>
        <w:t>arate</w:t>
      </w:r>
      <w:r>
        <w:rPr>
          <w:spacing w:val="16"/>
          <w:u w:val="none"/>
        </w:rPr>
        <w:t xml:space="preserve"> </w:t>
      </w:r>
      <w:r>
        <w:rPr>
          <w:u w:val="none"/>
        </w:rPr>
        <w:t>fr</w:t>
      </w:r>
      <w:r>
        <w:rPr>
          <w:spacing w:val="1"/>
          <w:u w:val="none"/>
        </w:rPr>
        <w:t>o</w:t>
      </w:r>
      <w:r>
        <w:rPr>
          <w:u w:val="none"/>
        </w:rPr>
        <w:t>m</w:t>
      </w:r>
      <w:r>
        <w:rPr>
          <w:spacing w:val="19"/>
          <w:u w:val="none"/>
        </w:rPr>
        <w:t xml:space="preserve"> </w:t>
      </w:r>
      <w:r>
        <w:rPr>
          <w:u w:val="none"/>
        </w:rPr>
        <w:t>t</w:t>
      </w:r>
      <w:r>
        <w:rPr>
          <w:spacing w:val="1"/>
          <w:u w:val="none"/>
        </w:rPr>
        <w:t>ho</w:t>
      </w:r>
      <w:r>
        <w:rPr>
          <w:u w:val="none"/>
        </w:rPr>
        <w:t>se</w:t>
      </w:r>
      <w:r>
        <w:rPr>
          <w:spacing w:val="16"/>
          <w:u w:val="none"/>
        </w:rPr>
        <w:t xml:space="preserve"> </w:t>
      </w:r>
      <w:r>
        <w:rPr>
          <w:spacing w:val="1"/>
          <w:u w:val="none"/>
        </w:rPr>
        <w:t>o</w:t>
      </w:r>
      <w:r>
        <w:rPr>
          <w:u w:val="none"/>
        </w:rPr>
        <w:t>f</w:t>
      </w:r>
      <w:r>
        <w:rPr>
          <w:spacing w:val="17"/>
          <w:u w:val="none"/>
        </w:rPr>
        <w:t xml:space="preserve"> </w:t>
      </w:r>
      <w:r>
        <w:rPr>
          <w:u w:val="none"/>
        </w:rPr>
        <w:t>its</w:t>
      </w:r>
      <w:r>
        <w:rPr>
          <w:spacing w:val="16"/>
          <w:u w:val="none"/>
        </w:rPr>
        <w:t xml:space="preserve"> </w:t>
      </w:r>
      <w:r>
        <w:rPr>
          <w:spacing w:val="1"/>
          <w:u w:val="none"/>
        </w:rPr>
        <w:t>A</w:t>
      </w:r>
      <w:r>
        <w:rPr>
          <w:u w:val="none"/>
        </w:rPr>
        <w:t>ffiliate(s)</w:t>
      </w:r>
      <w:r>
        <w:rPr>
          <w:spacing w:val="16"/>
          <w:u w:val="none"/>
        </w:rPr>
        <w:t xml:space="preserve"> </w:t>
      </w:r>
      <w:r>
        <w:rPr>
          <w:u w:val="none"/>
        </w:rPr>
        <w:t>a</w:t>
      </w:r>
      <w:r>
        <w:rPr>
          <w:spacing w:val="1"/>
          <w:u w:val="none"/>
        </w:rPr>
        <w:t>n</w:t>
      </w:r>
      <w:r>
        <w:rPr>
          <w:u w:val="none"/>
        </w:rPr>
        <w:t>d</w:t>
      </w:r>
      <w:r>
        <w:rPr>
          <w:spacing w:val="18"/>
          <w:u w:val="none"/>
        </w:rPr>
        <w:t xml:space="preserve"> </w:t>
      </w:r>
      <w:r>
        <w:rPr>
          <w:u w:val="none"/>
        </w:rPr>
        <w:t>a</w:t>
      </w:r>
      <w:r>
        <w:rPr>
          <w:spacing w:val="1"/>
          <w:u w:val="none"/>
        </w:rPr>
        <w:t>n</w:t>
      </w:r>
      <w:r>
        <w:rPr>
          <w:u w:val="none"/>
        </w:rPr>
        <w:t>y</w:t>
      </w:r>
      <w:r>
        <w:rPr>
          <w:spacing w:val="18"/>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16"/>
          <w:u w:val="none"/>
        </w:rPr>
        <w:t xml:space="preserve"> </w:t>
      </w:r>
      <w:r>
        <w:rPr>
          <w:spacing w:val="1"/>
          <w:u w:val="none"/>
        </w:rPr>
        <w:t>p</w:t>
      </w:r>
      <w:r>
        <w:rPr>
          <w:u w:val="none"/>
        </w:rPr>
        <w:t>arty</w:t>
      </w:r>
      <w:r>
        <w:rPr>
          <w:spacing w:val="18"/>
          <w:u w:val="none"/>
        </w:rPr>
        <w:t xml:space="preserve"> </w:t>
      </w:r>
      <w:r>
        <w:rPr>
          <w:u w:val="none"/>
        </w:rPr>
        <w:t>a</w:t>
      </w:r>
      <w:r>
        <w:rPr>
          <w:spacing w:val="1"/>
          <w:u w:val="none"/>
        </w:rPr>
        <w:t>n</w:t>
      </w:r>
      <w:r>
        <w:rPr>
          <w:u w:val="none"/>
        </w:rPr>
        <w:t>d</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w</w:t>
      </w:r>
      <w:r>
        <w:rPr>
          <w:u w:val="none"/>
        </w:rPr>
        <w:t>ill</w:t>
      </w:r>
      <w:r>
        <w:rPr>
          <w:spacing w:val="17"/>
          <w:u w:val="none"/>
        </w:rPr>
        <w:t xml:space="preserve"> </w:t>
      </w:r>
      <w:r>
        <w:rPr>
          <w:u w:val="none"/>
        </w:rPr>
        <w:t>file</w:t>
      </w:r>
      <w:r>
        <w:rPr>
          <w:spacing w:val="16"/>
          <w:u w:val="none"/>
        </w:rPr>
        <w:t xml:space="preserve"> </w:t>
      </w:r>
      <w:r>
        <w:rPr>
          <w:u w:val="none"/>
        </w:rPr>
        <w:t>its</w:t>
      </w:r>
      <w:r>
        <w:rPr>
          <w:spacing w:val="16"/>
          <w:u w:val="none"/>
        </w:rPr>
        <w:t xml:space="preserve"> </w:t>
      </w:r>
      <w:r>
        <w:rPr>
          <w:spacing w:val="1"/>
          <w:u w:val="none"/>
        </w:rPr>
        <w:t>ow</w:t>
      </w:r>
      <w:r>
        <w:rPr>
          <w:u w:val="none"/>
        </w:rPr>
        <w:t>n</w:t>
      </w:r>
      <w:r>
        <w:rPr>
          <w:spacing w:val="18"/>
          <w:u w:val="none"/>
        </w:rPr>
        <w:t xml:space="preserve"> </w:t>
      </w:r>
      <w:r>
        <w:rPr>
          <w:u w:val="none"/>
        </w:rPr>
        <w:t>se</w:t>
      </w:r>
      <w:r>
        <w:rPr>
          <w:spacing w:val="1"/>
          <w:u w:val="none"/>
        </w:rPr>
        <w:t>p</w:t>
      </w:r>
      <w:r>
        <w:rPr>
          <w:u w:val="none"/>
        </w:rPr>
        <w:t>arate</w:t>
      </w:r>
      <w:r>
        <w:rPr>
          <w:w w:val="102"/>
          <w:u w:val="none"/>
        </w:rPr>
        <w:t xml:space="preserve"> </w:t>
      </w:r>
      <w:r>
        <w:rPr>
          <w:u w:val="none"/>
        </w:rPr>
        <w:t>tax</w:t>
      </w:r>
      <w:r>
        <w:rPr>
          <w:spacing w:val="20"/>
          <w:u w:val="none"/>
        </w:rPr>
        <w:t xml:space="preserve"> </w:t>
      </w:r>
      <w:r>
        <w:rPr>
          <w:u w:val="none"/>
        </w:rPr>
        <w:t>ret</w:t>
      </w:r>
      <w:r>
        <w:rPr>
          <w:spacing w:val="1"/>
          <w:u w:val="none"/>
        </w:rPr>
        <w:t>u</w:t>
      </w:r>
      <w:r>
        <w:rPr>
          <w:u w:val="none"/>
        </w:rPr>
        <w:t>rns.</w:t>
      </w:r>
      <w:r>
        <w:rPr>
          <w:spacing w:val="19"/>
          <w:u w:val="none"/>
        </w:rPr>
        <w:t xml:space="preserve"> </w:t>
      </w:r>
      <w:r>
        <w:rPr>
          <w:u w:val="none"/>
        </w:rPr>
        <w:t>It</w:t>
      </w:r>
      <w:r>
        <w:rPr>
          <w:spacing w:val="20"/>
          <w:u w:val="none"/>
        </w:rPr>
        <w:t xml:space="preserve"> </w:t>
      </w:r>
      <w:r>
        <w:rPr>
          <w:u w:val="none"/>
        </w:rPr>
        <w:t>s</w:t>
      </w:r>
      <w:r>
        <w:rPr>
          <w:spacing w:val="1"/>
          <w:u w:val="none"/>
        </w:rPr>
        <w:t>h</w:t>
      </w:r>
      <w:r>
        <w:rPr>
          <w:u w:val="none"/>
        </w:rPr>
        <w:t>all</w:t>
      </w:r>
      <w:r>
        <w:rPr>
          <w:spacing w:val="19"/>
          <w:u w:val="none"/>
        </w:rPr>
        <w:t xml:space="preserve"> </w:t>
      </w:r>
      <w:r>
        <w:rPr>
          <w:spacing w:val="2"/>
          <w:u w:val="none"/>
        </w:rPr>
        <w:t>m</w:t>
      </w:r>
      <w:r>
        <w:rPr>
          <w:u w:val="none"/>
        </w:rPr>
        <w:t>ai</w:t>
      </w:r>
      <w:r>
        <w:rPr>
          <w:spacing w:val="1"/>
          <w:u w:val="none"/>
        </w:rPr>
        <w:t>n</w:t>
      </w:r>
      <w:r>
        <w:rPr>
          <w:u w:val="none"/>
        </w:rPr>
        <w:t>tain</w:t>
      </w:r>
      <w:r>
        <w:rPr>
          <w:spacing w:val="21"/>
          <w:u w:val="none"/>
        </w:rPr>
        <w:t xml:space="preserve"> </w:t>
      </w:r>
      <w:r>
        <w:rPr>
          <w:u w:val="none"/>
        </w:rPr>
        <w:t>its</w:t>
      </w:r>
      <w:r>
        <w:rPr>
          <w:spacing w:val="20"/>
          <w:u w:val="none"/>
        </w:rPr>
        <w:t xml:space="preserve"> </w:t>
      </w:r>
      <w:r>
        <w:rPr>
          <w:spacing w:val="1"/>
          <w:u w:val="none"/>
        </w:rPr>
        <w:t>book</w:t>
      </w:r>
      <w:r>
        <w:rPr>
          <w:u w:val="none"/>
        </w:rPr>
        <w:t>s,</w:t>
      </w:r>
      <w:r>
        <w:rPr>
          <w:spacing w:val="20"/>
          <w:u w:val="none"/>
        </w:rPr>
        <w:t xml:space="preserve"> </w:t>
      </w:r>
      <w:r>
        <w:rPr>
          <w:u w:val="none"/>
        </w:rPr>
        <w:t>rec</w:t>
      </w:r>
      <w:r>
        <w:rPr>
          <w:spacing w:val="1"/>
          <w:u w:val="none"/>
        </w:rPr>
        <w:t>o</w:t>
      </w:r>
      <w:r>
        <w:rPr>
          <w:u w:val="none"/>
        </w:rPr>
        <w:t>r</w:t>
      </w:r>
      <w:r>
        <w:rPr>
          <w:spacing w:val="1"/>
          <w:u w:val="none"/>
        </w:rPr>
        <w:t>d</w:t>
      </w:r>
      <w:r>
        <w:rPr>
          <w:u w:val="none"/>
        </w:rPr>
        <w:t>s,</w:t>
      </w:r>
      <w:r>
        <w:rPr>
          <w:spacing w:val="19"/>
          <w:u w:val="none"/>
        </w:rPr>
        <w:t xml:space="preserve"> </w:t>
      </w:r>
      <w:r>
        <w:rPr>
          <w:u w:val="none"/>
        </w:rPr>
        <w:t>res</w:t>
      </w:r>
      <w:r>
        <w:rPr>
          <w:spacing w:val="1"/>
          <w:u w:val="none"/>
        </w:rPr>
        <w:t>o</w:t>
      </w:r>
      <w:r>
        <w:rPr>
          <w:u w:val="none"/>
        </w:rPr>
        <w:t>l</w:t>
      </w:r>
      <w:r>
        <w:rPr>
          <w:spacing w:val="1"/>
          <w:u w:val="none"/>
        </w:rPr>
        <w:t>u</w:t>
      </w:r>
      <w:r>
        <w:rPr>
          <w:u w:val="none"/>
        </w:rPr>
        <w:t>ti</w:t>
      </w:r>
      <w:r>
        <w:rPr>
          <w:spacing w:val="1"/>
          <w:u w:val="none"/>
        </w:rPr>
        <w:t>on</w:t>
      </w:r>
      <w:r>
        <w:rPr>
          <w:u w:val="none"/>
        </w:rPr>
        <w:t>s</w:t>
      </w:r>
      <w:r>
        <w:rPr>
          <w:spacing w:val="21"/>
          <w:u w:val="none"/>
        </w:rPr>
        <w:t xml:space="preserve"> </w:t>
      </w:r>
      <w:r>
        <w:rPr>
          <w:u w:val="none"/>
        </w:rPr>
        <w:t>a</w:t>
      </w:r>
      <w:r>
        <w:rPr>
          <w:spacing w:val="1"/>
          <w:u w:val="none"/>
        </w:rPr>
        <w:t>n</w:t>
      </w:r>
      <w:r>
        <w:rPr>
          <w:u w:val="none"/>
        </w:rPr>
        <w:t>d</w:t>
      </w:r>
      <w:r>
        <w:rPr>
          <w:spacing w:val="20"/>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spacing w:val="21"/>
          <w:u w:val="none"/>
        </w:rPr>
        <w:t xml:space="preserve"> </w:t>
      </w:r>
      <w:r>
        <w:rPr>
          <w:u w:val="none"/>
        </w:rPr>
        <w:t>as</w:t>
      </w:r>
      <w:r>
        <w:rPr>
          <w:spacing w:val="20"/>
          <w:u w:val="none"/>
        </w:rPr>
        <w:t xml:space="preserve"> </w:t>
      </w:r>
      <w:r>
        <w:rPr>
          <w:spacing w:val="1"/>
          <w:u w:val="none"/>
        </w:rPr>
        <w:t>o</w:t>
      </w:r>
      <w:r>
        <w:rPr>
          <w:u w:val="none"/>
        </w:rPr>
        <w:t>fficial</w:t>
      </w:r>
      <w:r>
        <w:rPr>
          <w:spacing w:val="20"/>
          <w:u w:val="none"/>
        </w:rPr>
        <w:t xml:space="preserve"> </w:t>
      </w:r>
      <w:r>
        <w:rPr>
          <w:u w:val="none"/>
        </w:rPr>
        <w:t>r</w:t>
      </w:r>
      <w:r>
        <w:rPr>
          <w:spacing w:val="-1"/>
          <w:u w:val="none"/>
        </w:rPr>
        <w:t>e</w:t>
      </w:r>
      <w:r>
        <w:rPr>
          <w:u w:val="none"/>
        </w:rPr>
        <w:t>c</w:t>
      </w:r>
      <w:r>
        <w:rPr>
          <w:spacing w:val="1"/>
          <w:u w:val="none"/>
        </w:rPr>
        <w:t>o</w:t>
      </w:r>
      <w:r>
        <w:rPr>
          <w:u w:val="none"/>
        </w:rPr>
        <w:t>rds.</w:t>
      </w:r>
    </w:p>
    <w:p w14:paraId="5E977C0F" w14:textId="77777777" w:rsidR="000C19C9" w:rsidRDefault="000C19C9">
      <w:pPr>
        <w:spacing w:before="3" w:line="240" w:lineRule="exact"/>
        <w:rPr>
          <w:sz w:val="24"/>
          <w:szCs w:val="24"/>
        </w:rPr>
      </w:pPr>
    </w:p>
    <w:p w14:paraId="747F3F10" w14:textId="77777777" w:rsidR="000C19C9" w:rsidRDefault="00D3642A">
      <w:pPr>
        <w:pStyle w:val="BodyText"/>
        <w:numPr>
          <w:ilvl w:val="2"/>
          <w:numId w:val="8"/>
        </w:numPr>
        <w:tabs>
          <w:tab w:val="left" w:pos="2264"/>
        </w:tabs>
        <w:spacing w:line="251" w:lineRule="auto"/>
        <w:ind w:right="112" w:firstLine="1440"/>
        <w:jc w:val="both"/>
        <w:rPr>
          <w:u w:val="none"/>
        </w:rPr>
      </w:pPr>
      <w:r>
        <w:rPr>
          <w:u w:val="none"/>
        </w:rPr>
        <w:t>It</w:t>
      </w:r>
      <w:r>
        <w:rPr>
          <w:spacing w:val="50"/>
          <w:u w:val="none"/>
        </w:rPr>
        <w:t xml:space="preserve"> </w:t>
      </w:r>
      <w:r>
        <w:rPr>
          <w:spacing w:val="1"/>
          <w:u w:val="none"/>
        </w:rPr>
        <w:t>w</w:t>
      </w:r>
      <w:r>
        <w:rPr>
          <w:u w:val="none"/>
        </w:rPr>
        <w:t>ill</w:t>
      </w:r>
      <w:r>
        <w:rPr>
          <w:spacing w:val="50"/>
          <w:u w:val="none"/>
        </w:rPr>
        <w:t xml:space="preserve"> </w:t>
      </w:r>
      <w:r>
        <w:rPr>
          <w:spacing w:val="1"/>
          <w:u w:val="none"/>
        </w:rPr>
        <w:t>b</w:t>
      </w:r>
      <w:r>
        <w:rPr>
          <w:u w:val="none"/>
        </w:rPr>
        <w:t>e,</w:t>
      </w:r>
      <w:r>
        <w:rPr>
          <w:spacing w:val="49"/>
          <w:u w:val="none"/>
        </w:rPr>
        <w:t xml:space="preserve"> </w:t>
      </w:r>
      <w:r>
        <w:rPr>
          <w:u w:val="none"/>
        </w:rPr>
        <w:t>a</w:t>
      </w:r>
      <w:r>
        <w:rPr>
          <w:spacing w:val="1"/>
          <w:u w:val="none"/>
        </w:rPr>
        <w:t>n</w:t>
      </w:r>
      <w:r>
        <w:rPr>
          <w:u w:val="none"/>
        </w:rPr>
        <w:t>d</w:t>
      </w:r>
      <w:r>
        <w:rPr>
          <w:spacing w:val="50"/>
          <w:u w:val="none"/>
        </w:rPr>
        <w:t xml:space="preserve"> </w:t>
      </w:r>
      <w:r>
        <w:rPr>
          <w:u w:val="none"/>
        </w:rPr>
        <w:t>at</w:t>
      </w:r>
      <w:r>
        <w:rPr>
          <w:spacing w:val="50"/>
          <w:u w:val="none"/>
        </w:rPr>
        <w:t xml:space="preserve"> </w:t>
      </w:r>
      <w:r>
        <w:rPr>
          <w:u w:val="none"/>
        </w:rPr>
        <w:t>all</w:t>
      </w:r>
      <w:r>
        <w:rPr>
          <w:spacing w:val="51"/>
          <w:u w:val="none"/>
        </w:rPr>
        <w:t xml:space="preserve"> </w:t>
      </w:r>
      <w:r>
        <w:rPr>
          <w:u w:val="none"/>
        </w:rPr>
        <w:t>ti</w:t>
      </w:r>
      <w:r>
        <w:rPr>
          <w:spacing w:val="2"/>
          <w:u w:val="none"/>
        </w:rPr>
        <w:t>m</w:t>
      </w:r>
      <w:r>
        <w:rPr>
          <w:u w:val="none"/>
        </w:rPr>
        <w:t>es</w:t>
      </w:r>
      <w:r>
        <w:rPr>
          <w:spacing w:val="50"/>
          <w:u w:val="none"/>
        </w:rPr>
        <w:t xml:space="preserve"> </w:t>
      </w:r>
      <w:r>
        <w:rPr>
          <w:spacing w:val="1"/>
          <w:u w:val="none"/>
        </w:rPr>
        <w:t>w</w:t>
      </w:r>
      <w:r>
        <w:rPr>
          <w:u w:val="none"/>
        </w:rPr>
        <w:t>ill</w:t>
      </w:r>
      <w:r>
        <w:rPr>
          <w:spacing w:val="50"/>
          <w:u w:val="none"/>
        </w:rPr>
        <w:t xml:space="preserve"> </w:t>
      </w:r>
      <w:r>
        <w:rPr>
          <w:spacing w:val="1"/>
          <w:u w:val="none"/>
        </w:rPr>
        <w:t>ho</w:t>
      </w:r>
      <w:r>
        <w:rPr>
          <w:u w:val="none"/>
        </w:rPr>
        <w:t>ld</w:t>
      </w:r>
      <w:r>
        <w:rPr>
          <w:spacing w:val="50"/>
          <w:u w:val="none"/>
        </w:rPr>
        <w:t xml:space="preserve"> </w:t>
      </w:r>
      <w:r>
        <w:rPr>
          <w:u w:val="none"/>
        </w:rPr>
        <w:t>itself</w:t>
      </w:r>
      <w:r>
        <w:rPr>
          <w:spacing w:val="50"/>
          <w:u w:val="none"/>
        </w:rPr>
        <w:t xml:space="preserve"> </w:t>
      </w:r>
      <w:r>
        <w:rPr>
          <w:spacing w:val="1"/>
          <w:u w:val="none"/>
        </w:rPr>
        <w:t>ou</w:t>
      </w:r>
      <w:r>
        <w:rPr>
          <w:u w:val="none"/>
        </w:rPr>
        <w:t>t</w:t>
      </w:r>
      <w:r>
        <w:rPr>
          <w:spacing w:val="51"/>
          <w:u w:val="none"/>
        </w:rPr>
        <w:t xml:space="preserve"> </w:t>
      </w:r>
      <w:r>
        <w:rPr>
          <w:u w:val="none"/>
        </w:rPr>
        <w:t>to</w:t>
      </w:r>
      <w:r>
        <w:rPr>
          <w:spacing w:val="50"/>
          <w:u w:val="none"/>
        </w:rPr>
        <w:t xml:space="preserve"> </w:t>
      </w:r>
      <w:r>
        <w:rPr>
          <w:u w:val="none"/>
        </w:rPr>
        <w:t>t</w:t>
      </w:r>
      <w:r>
        <w:rPr>
          <w:spacing w:val="1"/>
          <w:u w:val="none"/>
        </w:rPr>
        <w:t>h</w:t>
      </w:r>
      <w:r>
        <w:rPr>
          <w:u w:val="none"/>
        </w:rPr>
        <w:t>e</w:t>
      </w:r>
      <w:r>
        <w:rPr>
          <w:spacing w:val="50"/>
          <w:u w:val="none"/>
        </w:rPr>
        <w:t xml:space="preserve"> </w:t>
      </w:r>
      <w:r>
        <w:rPr>
          <w:spacing w:val="1"/>
          <w:u w:val="none"/>
        </w:rPr>
        <w:t>pub</w:t>
      </w:r>
      <w:r>
        <w:rPr>
          <w:u w:val="none"/>
        </w:rPr>
        <w:t>lic</w:t>
      </w:r>
      <w:r>
        <w:rPr>
          <w:spacing w:val="50"/>
          <w:u w:val="none"/>
        </w:rPr>
        <w:t xml:space="preserve"> </w:t>
      </w:r>
      <w:r>
        <w:rPr>
          <w:u w:val="none"/>
        </w:rPr>
        <w:t>as,</w:t>
      </w:r>
      <w:r>
        <w:rPr>
          <w:spacing w:val="49"/>
          <w:u w:val="none"/>
        </w:rPr>
        <w:t xml:space="preserve"> </w:t>
      </w:r>
      <w:r>
        <w:rPr>
          <w:u w:val="none"/>
        </w:rPr>
        <w:t>a</w:t>
      </w:r>
      <w:r>
        <w:rPr>
          <w:spacing w:val="51"/>
          <w:u w:val="none"/>
        </w:rPr>
        <w:t xml:space="preserve"> </w:t>
      </w:r>
      <w:r>
        <w:rPr>
          <w:u w:val="none"/>
        </w:rPr>
        <w:t>le</w:t>
      </w:r>
      <w:r>
        <w:rPr>
          <w:spacing w:val="1"/>
          <w:u w:val="none"/>
        </w:rPr>
        <w:t>g</w:t>
      </w:r>
      <w:r>
        <w:rPr>
          <w:u w:val="none"/>
        </w:rPr>
        <w:t>al</w:t>
      </w:r>
      <w:r>
        <w:rPr>
          <w:spacing w:val="50"/>
          <w:u w:val="none"/>
        </w:rPr>
        <w:t xml:space="preserve"> </w:t>
      </w:r>
      <w:r>
        <w:rPr>
          <w:u w:val="none"/>
        </w:rPr>
        <w:t>e</w:t>
      </w:r>
      <w:r>
        <w:rPr>
          <w:spacing w:val="1"/>
          <w:u w:val="none"/>
        </w:rPr>
        <w:t>n</w:t>
      </w:r>
      <w:r>
        <w:rPr>
          <w:u w:val="none"/>
        </w:rPr>
        <w:t>tity</w:t>
      </w:r>
      <w:r>
        <w:rPr>
          <w:w w:val="102"/>
          <w:u w:val="none"/>
        </w:rPr>
        <w:t xml:space="preserve"> </w:t>
      </w:r>
      <w:r>
        <w:rPr>
          <w:u w:val="none"/>
        </w:rPr>
        <w:t>se</w:t>
      </w:r>
      <w:r>
        <w:rPr>
          <w:spacing w:val="1"/>
          <w:u w:val="none"/>
        </w:rPr>
        <w:t>p</w:t>
      </w:r>
      <w:r>
        <w:rPr>
          <w:u w:val="none"/>
        </w:rPr>
        <w:t>arate</w:t>
      </w:r>
      <w:r>
        <w:rPr>
          <w:spacing w:val="20"/>
          <w:u w:val="none"/>
        </w:rPr>
        <w:t xml:space="preserve"> </w:t>
      </w:r>
      <w:r>
        <w:rPr>
          <w:u w:val="none"/>
        </w:rPr>
        <w:t>a</w:t>
      </w:r>
      <w:r>
        <w:rPr>
          <w:spacing w:val="1"/>
          <w:u w:val="none"/>
        </w:rPr>
        <w:t>n</w:t>
      </w:r>
      <w:r>
        <w:rPr>
          <w:u w:val="none"/>
        </w:rPr>
        <w:t>d</w:t>
      </w:r>
      <w:r>
        <w:rPr>
          <w:spacing w:val="20"/>
          <w:u w:val="none"/>
        </w:rPr>
        <w:t xml:space="preserve"> </w:t>
      </w:r>
      <w:r>
        <w:rPr>
          <w:spacing w:val="1"/>
          <w:u w:val="none"/>
        </w:rPr>
        <w:t>d</w:t>
      </w:r>
      <w:r>
        <w:rPr>
          <w:u w:val="none"/>
        </w:rPr>
        <w:t>isti</w:t>
      </w:r>
      <w:r>
        <w:rPr>
          <w:spacing w:val="1"/>
          <w:u w:val="none"/>
        </w:rPr>
        <w:t>n</w:t>
      </w:r>
      <w:r>
        <w:rPr>
          <w:u w:val="none"/>
        </w:rPr>
        <w:t>ct</w:t>
      </w:r>
      <w:r>
        <w:rPr>
          <w:spacing w:val="20"/>
          <w:u w:val="none"/>
        </w:rPr>
        <w:t xml:space="preserve"> </w:t>
      </w:r>
      <w:r>
        <w:rPr>
          <w:u w:val="none"/>
        </w:rPr>
        <w:t>fr</w:t>
      </w:r>
      <w:r>
        <w:rPr>
          <w:spacing w:val="1"/>
          <w:u w:val="none"/>
        </w:rPr>
        <w:t>o</w:t>
      </w:r>
      <w:r>
        <w:rPr>
          <w:u w:val="none"/>
        </w:rPr>
        <w:t>m</w:t>
      </w:r>
      <w:r>
        <w:rPr>
          <w:spacing w:val="21"/>
          <w:u w:val="none"/>
        </w:rPr>
        <w:t xml:space="preserve"> </w:t>
      </w:r>
      <w:r>
        <w:rPr>
          <w:u w:val="none"/>
        </w:rPr>
        <w:t>a</w:t>
      </w:r>
      <w:r>
        <w:rPr>
          <w:spacing w:val="1"/>
          <w:u w:val="none"/>
        </w:rPr>
        <w:t>n</w:t>
      </w:r>
      <w:r>
        <w:rPr>
          <w:u w:val="none"/>
        </w:rPr>
        <w:t>y</w:t>
      </w:r>
      <w:r>
        <w:rPr>
          <w:spacing w:val="21"/>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u w:val="none"/>
        </w:rPr>
        <w:t>e</w:t>
      </w:r>
      <w:r>
        <w:rPr>
          <w:spacing w:val="1"/>
          <w:u w:val="none"/>
        </w:rPr>
        <w:t>n</w:t>
      </w:r>
      <w:r>
        <w:rPr>
          <w:u w:val="none"/>
        </w:rPr>
        <w:t>tit</w:t>
      </w:r>
      <w:r>
        <w:rPr>
          <w:spacing w:val="1"/>
          <w:u w:val="none"/>
        </w:rPr>
        <w:t>y</w:t>
      </w:r>
      <w:r>
        <w:rPr>
          <w:u w:val="none"/>
        </w:rPr>
        <w:t>,</w:t>
      </w:r>
      <w:r>
        <w:rPr>
          <w:spacing w:val="2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0"/>
          <w:u w:val="none"/>
        </w:rPr>
        <w:t xml:space="preserve"> </w:t>
      </w:r>
      <w:r>
        <w:rPr>
          <w:u w:val="none"/>
        </w:rPr>
        <w:t>a</w:t>
      </w:r>
      <w:r>
        <w:rPr>
          <w:spacing w:val="1"/>
          <w:u w:val="none"/>
        </w:rPr>
        <w:t>n</w:t>
      </w:r>
      <w:r>
        <w:rPr>
          <w:u w:val="none"/>
        </w:rPr>
        <w:t>y</w:t>
      </w:r>
      <w:r>
        <w:rPr>
          <w:spacing w:val="21"/>
          <w:u w:val="none"/>
        </w:rPr>
        <w:t xml:space="preserve"> </w:t>
      </w:r>
      <w:r>
        <w:rPr>
          <w:spacing w:val="1"/>
          <w:u w:val="none"/>
        </w:rPr>
        <w:t>A</w:t>
      </w:r>
      <w:r>
        <w:rPr>
          <w:u w:val="none"/>
        </w:rPr>
        <w:t>ffiliate</w:t>
      </w:r>
      <w:r>
        <w:rPr>
          <w:spacing w:val="21"/>
          <w:u w:val="none"/>
        </w:rPr>
        <w:t xml:space="preserve"> </w:t>
      </w:r>
      <w:r>
        <w:rPr>
          <w:spacing w:val="1"/>
          <w:u w:val="none"/>
        </w:rPr>
        <w:t>o</w:t>
      </w:r>
      <w:r>
        <w:rPr>
          <w:u w:val="none"/>
        </w:rPr>
        <w:t>r</w:t>
      </w:r>
      <w:r>
        <w:rPr>
          <w:spacing w:val="19"/>
          <w:u w:val="none"/>
        </w:rPr>
        <w:t xml:space="preserve"> </w:t>
      </w:r>
      <w:r>
        <w:rPr>
          <w:u w:val="none"/>
        </w:rPr>
        <w:t>a</w:t>
      </w:r>
      <w:r>
        <w:rPr>
          <w:spacing w:val="1"/>
          <w:u w:val="none"/>
        </w:rPr>
        <w:t>n</w:t>
      </w:r>
      <w:r>
        <w:rPr>
          <w:u w:val="none"/>
        </w:rPr>
        <w:t>y</w:t>
      </w:r>
      <w:r>
        <w:rPr>
          <w:spacing w:val="21"/>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20"/>
          <w:u w:val="none"/>
        </w:rPr>
        <w:t xml:space="preserve"> </w:t>
      </w:r>
      <w:r>
        <w:rPr>
          <w:spacing w:val="1"/>
          <w:u w:val="none"/>
        </w:rPr>
        <w:t>p</w:t>
      </w:r>
      <w:r>
        <w:rPr>
          <w:u w:val="none"/>
        </w:rPr>
        <w:t>arty</w:t>
      </w:r>
      <w:r>
        <w:rPr>
          <w:spacing w:val="21"/>
          <w:u w:val="none"/>
        </w:rPr>
        <w:t xml:space="preserve"> </w:t>
      </w:r>
      <w:r>
        <w:rPr>
          <w:spacing w:val="1"/>
          <w:u w:val="none"/>
        </w:rPr>
        <w:t>o</w:t>
      </w:r>
      <w:r>
        <w:rPr>
          <w:u w:val="none"/>
        </w:rPr>
        <w:t xml:space="preserve">f </w:t>
      </w:r>
      <w:r>
        <w:rPr>
          <w:spacing w:val="19"/>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1"/>
          <w:u w:val="none"/>
        </w:rPr>
        <w:t xml:space="preserve"> </w:t>
      </w:r>
      <w:r>
        <w:rPr>
          <w:u w:val="none"/>
        </w:rPr>
        <w:t>s</w:t>
      </w:r>
      <w:r>
        <w:rPr>
          <w:spacing w:val="1"/>
          <w:u w:val="none"/>
        </w:rPr>
        <w:t>h</w:t>
      </w:r>
      <w:r>
        <w:rPr>
          <w:u w:val="none"/>
        </w:rPr>
        <w:t>all</w:t>
      </w:r>
      <w:r>
        <w:rPr>
          <w:spacing w:val="20"/>
          <w:u w:val="none"/>
        </w:rPr>
        <w:t xml:space="preserve"> </w:t>
      </w:r>
      <w:r>
        <w:rPr>
          <w:u w:val="none"/>
        </w:rPr>
        <w:t>c</w:t>
      </w:r>
      <w:r>
        <w:rPr>
          <w:spacing w:val="1"/>
          <w:u w:val="none"/>
        </w:rPr>
        <w:t>o</w:t>
      </w:r>
      <w:r>
        <w:rPr>
          <w:u w:val="none"/>
        </w:rPr>
        <w:t>rrect</w:t>
      </w:r>
      <w:r>
        <w:rPr>
          <w:spacing w:val="21"/>
          <w:u w:val="none"/>
        </w:rPr>
        <w:t xml:space="preserve"> </w:t>
      </w:r>
      <w:r>
        <w:rPr>
          <w:u w:val="none"/>
        </w:rPr>
        <w:t>a</w:t>
      </w:r>
      <w:r>
        <w:rPr>
          <w:spacing w:val="1"/>
          <w:u w:val="none"/>
        </w:rPr>
        <w:t>n</w:t>
      </w:r>
      <w:r>
        <w:rPr>
          <w:u w:val="none"/>
        </w:rPr>
        <w:t>y</w:t>
      </w:r>
      <w:r>
        <w:rPr>
          <w:spacing w:val="21"/>
          <w:u w:val="none"/>
        </w:rPr>
        <w:t xml:space="preserve"> </w:t>
      </w:r>
      <w:r>
        <w:rPr>
          <w:spacing w:val="1"/>
          <w:u w:val="none"/>
        </w:rPr>
        <w:t>know</w:t>
      </w:r>
      <w:r>
        <w:rPr>
          <w:u w:val="none"/>
        </w:rPr>
        <w:t>n</w:t>
      </w:r>
      <w:r>
        <w:rPr>
          <w:spacing w:val="23"/>
          <w:u w:val="none"/>
        </w:rPr>
        <w:t xml:space="preserve"> </w:t>
      </w:r>
      <w:r>
        <w:rPr>
          <w:spacing w:val="2"/>
          <w:u w:val="none"/>
        </w:rPr>
        <w:t>m</w:t>
      </w:r>
      <w:r>
        <w:rPr>
          <w:u w:val="none"/>
        </w:rPr>
        <w:t>is</w:t>
      </w:r>
      <w:r>
        <w:rPr>
          <w:spacing w:val="1"/>
          <w:u w:val="none"/>
        </w:rPr>
        <w:t>und</w:t>
      </w:r>
      <w:r>
        <w:rPr>
          <w:u w:val="none"/>
        </w:rPr>
        <w:t>ersta</w:t>
      </w:r>
      <w:r>
        <w:rPr>
          <w:spacing w:val="1"/>
          <w:u w:val="none"/>
        </w:rPr>
        <w:t>nd</w:t>
      </w:r>
      <w:r>
        <w:rPr>
          <w:u w:val="none"/>
        </w:rPr>
        <w:t>i</w:t>
      </w:r>
      <w:r>
        <w:rPr>
          <w:spacing w:val="1"/>
          <w:u w:val="none"/>
        </w:rPr>
        <w:t>n</w:t>
      </w:r>
      <w:r>
        <w:rPr>
          <w:u w:val="none"/>
        </w:rPr>
        <w:t>g</w:t>
      </w:r>
      <w:r>
        <w:rPr>
          <w:spacing w:val="22"/>
          <w:u w:val="none"/>
        </w:rPr>
        <w:t xml:space="preserve"> </w:t>
      </w:r>
      <w:r>
        <w:rPr>
          <w:u w:val="none"/>
        </w:rPr>
        <w:t>re</w:t>
      </w:r>
      <w:r>
        <w:rPr>
          <w:spacing w:val="1"/>
          <w:u w:val="none"/>
        </w:rPr>
        <w:t>g</w:t>
      </w:r>
      <w:r>
        <w:rPr>
          <w:u w:val="none"/>
        </w:rPr>
        <w:t>ar</w:t>
      </w:r>
      <w:r>
        <w:rPr>
          <w:spacing w:val="1"/>
          <w:u w:val="none"/>
        </w:rPr>
        <w:t>d</w:t>
      </w:r>
      <w:r>
        <w:rPr>
          <w:u w:val="none"/>
        </w:rPr>
        <w:t>i</w:t>
      </w:r>
      <w:r>
        <w:rPr>
          <w:spacing w:val="1"/>
          <w:u w:val="none"/>
        </w:rPr>
        <w:t>n</w:t>
      </w:r>
      <w:r>
        <w:rPr>
          <w:u w:val="none"/>
        </w:rPr>
        <w:t>g</w:t>
      </w:r>
      <w:r>
        <w:rPr>
          <w:spacing w:val="22"/>
          <w:u w:val="none"/>
        </w:rPr>
        <w:t xml:space="preserve"> </w:t>
      </w:r>
      <w:r>
        <w:rPr>
          <w:u w:val="none"/>
        </w:rPr>
        <w:t>its</w:t>
      </w:r>
      <w:r>
        <w:rPr>
          <w:spacing w:val="21"/>
          <w:u w:val="none"/>
        </w:rPr>
        <w:t xml:space="preserve"> </w:t>
      </w:r>
      <w:r>
        <w:rPr>
          <w:u w:val="none"/>
        </w:rPr>
        <w:t>stat</w:t>
      </w:r>
      <w:r>
        <w:rPr>
          <w:spacing w:val="1"/>
          <w:u w:val="none"/>
        </w:rPr>
        <w:t>u</w:t>
      </w:r>
      <w:r>
        <w:rPr>
          <w:u w:val="none"/>
        </w:rPr>
        <w:t>s</w:t>
      </w:r>
      <w:r>
        <w:rPr>
          <w:spacing w:val="21"/>
          <w:u w:val="none"/>
        </w:rPr>
        <w:t xml:space="preserve"> </w:t>
      </w:r>
      <w:r>
        <w:rPr>
          <w:u w:val="none"/>
        </w:rPr>
        <w:t>as</w:t>
      </w:r>
      <w:r>
        <w:rPr>
          <w:spacing w:val="21"/>
          <w:u w:val="none"/>
        </w:rPr>
        <w:t xml:space="preserve"> </w:t>
      </w:r>
      <w:r>
        <w:rPr>
          <w:u w:val="none"/>
        </w:rPr>
        <w:t xml:space="preserve">a </w:t>
      </w:r>
      <w:r>
        <w:rPr>
          <w:spacing w:val="21"/>
          <w:u w:val="none"/>
        </w:rPr>
        <w:t xml:space="preserve"> </w:t>
      </w:r>
      <w:r>
        <w:rPr>
          <w:u w:val="none"/>
        </w:rPr>
        <w:t xml:space="preserve">separate </w:t>
      </w:r>
      <w:r>
        <w:rPr>
          <w:spacing w:val="21"/>
          <w:u w:val="none"/>
        </w:rPr>
        <w:t xml:space="preserve"> </w:t>
      </w:r>
      <w:r>
        <w:rPr>
          <w:u w:val="none"/>
        </w:rPr>
        <w:t>entit</w:t>
      </w:r>
      <w:r>
        <w:rPr>
          <w:spacing w:val="1"/>
          <w:u w:val="none"/>
        </w:rPr>
        <w:t>y</w:t>
      </w:r>
      <w:r>
        <w:rPr>
          <w:u w:val="none"/>
        </w:rPr>
        <w:t xml:space="preserve">, </w:t>
      </w:r>
      <w:r>
        <w:rPr>
          <w:spacing w:val="21"/>
          <w:u w:val="none"/>
        </w:rPr>
        <w:t xml:space="preserve"> </w:t>
      </w:r>
      <w:r>
        <w:rPr>
          <w:u w:val="none"/>
        </w:rPr>
        <w:t>shall</w:t>
      </w:r>
      <w:r>
        <w:rPr>
          <w:spacing w:val="1"/>
          <w:w w:val="102"/>
          <w:u w:val="none"/>
        </w:rPr>
        <w:t xml:space="preserve"> </w:t>
      </w:r>
      <w:r>
        <w:rPr>
          <w:u w:val="none"/>
        </w:rPr>
        <w:t>c</w:t>
      </w:r>
      <w:r>
        <w:rPr>
          <w:spacing w:val="1"/>
          <w:u w:val="none"/>
        </w:rPr>
        <w:t>o</w:t>
      </w:r>
      <w:r>
        <w:rPr>
          <w:u w:val="none"/>
        </w:rPr>
        <w:t>nduct</w:t>
      </w:r>
      <w:r>
        <w:rPr>
          <w:spacing w:val="43"/>
          <w:u w:val="none"/>
        </w:rPr>
        <w:t xml:space="preserve"> </w:t>
      </w:r>
      <w:r>
        <w:rPr>
          <w:u w:val="none"/>
        </w:rPr>
        <w:t>a</w:t>
      </w:r>
      <w:r>
        <w:rPr>
          <w:spacing w:val="1"/>
          <w:u w:val="none"/>
        </w:rPr>
        <w:t>n</w:t>
      </w:r>
      <w:r>
        <w:rPr>
          <w:u w:val="none"/>
        </w:rPr>
        <w:t>d</w:t>
      </w:r>
      <w:r>
        <w:rPr>
          <w:spacing w:val="46"/>
          <w:u w:val="none"/>
        </w:rPr>
        <w:t xml:space="preserve"> </w:t>
      </w:r>
      <w:r>
        <w:rPr>
          <w:u w:val="none"/>
        </w:rPr>
        <w:t>operate</w:t>
      </w:r>
      <w:r>
        <w:rPr>
          <w:spacing w:val="45"/>
          <w:u w:val="none"/>
        </w:rPr>
        <w:t xml:space="preserve"> </w:t>
      </w:r>
      <w:r>
        <w:rPr>
          <w:u w:val="none"/>
        </w:rPr>
        <w:t>its</w:t>
      </w:r>
      <w:r>
        <w:rPr>
          <w:spacing w:val="45"/>
          <w:u w:val="none"/>
        </w:rPr>
        <w:t xml:space="preserve"> </w:t>
      </w:r>
      <w:r>
        <w:rPr>
          <w:u w:val="none"/>
        </w:rPr>
        <w:t>business</w:t>
      </w:r>
      <w:r>
        <w:rPr>
          <w:spacing w:val="45"/>
          <w:u w:val="none"/>
        </w:rPr>
        <w:t xml:space="preserve"> </w:t>
      </w:r>
      <w:r>
        <w:rPr>
          <w:u w:val="none"/>
        </w:rPr>
        <w:t>in</w:t>
      </w:r>
      <w:r>
        <w:rPr>
          <w:spacing w:val="45"/>
          <w:u w:val="none"/>
        </w:rPr>
        <w:t xml:space="preserve"> </w:t>
      </w:r>
      <w:r>
        <w:rPr>
          <w:u w:val="none"/>
        </w:rPr>
        <w:t>its</w:t>
      </w:r>
      <w:r>
        <w:rPr>
          <w:spacing w:val="46"/>
          <w:u w:val="none"/>
        </w:rPr>
        <w:t xml:space="preserve"> </w:t>
      </w:r>
      <w:r>
        <w:rPr>
          <w:spacing w:val="1"/>
          <w:u w:val="none"/>
        </w:rPr>
        <w:t>ow</w:t>
      </w:r>
      <w:r>
        <w:rPr>
          <w:u w:val="none"/>
        </w:rPr>
        <w:t>n</w:t>
      </w:r>
      <w:r>
        <w:rPr>
          <w:spacing w:val="45"/>
          <w:u w:val="none"/>
        </w:rPr>
        <w:t xml:space="preserve"> </w:t>
      </w:r>
      <w:r>
        <w:rPr>
          <w:spacing w:val="1"/>
          <w:u w:val="none"/>
        </w:rPr>
        <w:t>n</w:t>
      </w:r>
      <w:r>
        <w:rPr>
          <w:u w:val="none"/>
        </w:rPr>
        <w:t>a</w:t>
      </w:r>
      <w:r>
        <w:rPr>
          <w:spacing w:val="2"/>
          <w:u w:val="none"/>
        </w:rPr>
        <w:t>m</w:t>
      </w:r>
      <w:r>
        <w:rPr>
          <w:u w:val="none"/>
        </w:rPr>
        <w:t>e,</w:t>
      </w:r>
      <w:r>
        <w:rPr>
          <w:spacing w:val="44"/>
          <w:u w:val="none"/>
        </w:rPr>
        <w:t xml:space="preserve"> </w:t>
      </w:r>
      <w:r>
        <w:rPr>
          <w:u w:val="none"/>
        </w:rPr>
        <w:t>s</w:t>
      </w:r>
      <w:r>
        <w:rPr>
          <w:spacing w:val="1"/>
          <w:u w:val="none"/>
        </w:rPr>
        <w:t>h</w:t>
      </w:r>
      <w:r>
        <w:rPr>
          <w:u w:val="none"/>
        </w:rPr>
        <w:t>all</w:t>
      </w:r>
      <w:r>
        <w:rPr>
          <w:spacing w:val="45"/>
          <w:u w:val="none"/>
        </w:rPr>
        <w:t xml:space="preserve"> </w:t>
      </w:r>
      <w:r>
        <w:rPr>
          <w:spacing w:val="1"/>
          <w:u w:val="none"/>
        </w:rPr>
        <w:t>no</w:t>
      </w:r>
      <w:r>
        <w:rPr>
          <w:u w:val="none"/>
        </w:rPr>
        <w:t>t</w:t>
      </w:r>
      <w:r>
        <w:rPr>
          <w:spacing w:val="45"/>
          <w:u w:val="none"/>
        </w:rPr>
        <w:t xml:space="preserve"> </w:t>
      </w:r>
      <w:r>
        <w:rPr>
          <w:u w:val="none"/>
        </w:rPr>
        <w:t>i</w:t>
      </w:r>
      <w:r>
        <w:rPr>
          <w:spacing w:val="1"/>
          <w:u w:val="none"/>
        </w:rPr>
        <w:t>d</w:t>
      </w:r>
      <w:r>
        <w:rPr>
          <w:u w:val="none"/>
        </w:rPr>
        <w:t>e</w:t>
      </w:r>
      <w:r>
        <w:rPr>
          <w:spacing w:val="1"/>
          <w:u w:val="none"/>
        </w:rPr>
        <w:t>n</w:t>
      </w:r>
      <w:r>
        <w:rPr>
          <w:u w:val="none"/>
        </w:rPr>
        <w:t>tify</w:t>
      </w:r>
      <w:r>
        <w:rPr>
          <w:spacing w:val="45"/>
          <w:u w:val="none"/>
        </w:rPr>
        <w:t xml:space="preserve"> </w:t>
      </w:r>
      <w:r>
        <w:rPr>
          <w:u w:val="none"/>
        </w:rPr>
        <w:t>itself</w:t>
      </w:r>
      <w:r>
        <w:rPr>
          <w:spacing w:val="45"/>
          <w:u w:val="none"/>
        </w:rPr>
        <w:t xml:space="preserve"> </w:t>
      </w:r>
      <w:r>
        <w:rPr>
          <w:spacing w:val="1"/>
          <w:u w:val="none"/>
        </w:rPr>
        <w:t>o</w:t>
      </w:r>
      <w:r>
        <w:rPr>
          <w:u w:val="none"/>
        </w:rPr>
        <w:t>r</w:t>
      </w:r>
      <w:r>
        <w:rPr>
          <w:spacing w:val="46"/>
          <w:u w:val="none"/>
        </w:rPr>
        <w:t xml:space="preserve"> </w:t>
      </w:r>
      <w:r>
        <w:rPr>
          <w:u w:val="none"/>
        </w:rPr>
        <w:t>a</w:t>
      </w:r>
      <w:r>
        <w:rPr>
          <w:spacing w:val="1"/>
          <w:u w:val="none"/>
        </w:rPr>
        <w:t>n</w:t>
      </w:r>
      <w:r>
        <w:rPr>
          <w:u w:val="none"/>
        </w:rPr>
        <w:t>y</w:t>
      </w:r>
      <w:r>
        <w:rPr>
          <w:spacing w:val="45"/>
          <w:u w:val="none"/>
        </w:rPr>
        <w:t xml:space="preserve"> </w:t>
      </w:r>
      <w:r>
        <w:rPr>
          <w:spacing w:val="1"/>
          <w:u w:val="none"/>
        </w:rPr>
        <w:t>o</w:t>
      </w:r>
      <w:r>
        <w:rPr>
          <w:u w:val="none"/>
        </w:rPr>
        <w:t>f</w:t>
      </w:r>
      <w:r>
        <w:rPr>
          <w:spacing w:val="45"/>
          <w:u w:val="none"/>
        </w:rPr>
        <w:t xml:space="preserve"> </w:t>
      </w:r>
      <w:r>
        <w:rPr>
          <w:u w:val="none"/>
        </w:rPr>
        <w:t>its</w:t>
      </w:r>
      <w:r>
        <w:rPr>
          <w:spacing w:val="45"/>
          <w:u w:val="none"/>
        </w:rPr>
        <w:t xml:space="preserve"> </w:t>
      </w:r>
      <w:r>
        <w:rPr>
          <w:spacing w:val="1"/>
          <w:u w:val="none"/>
        </w:rPr>
        <w:t>A</w:t>
      </w:r>
      <w:r>
        <w:rPr>
          <w:u w:val="none"/>
        </w:rPr>
        <w:t>ffiliates</w:t>
      </w:r>
      <w:r>
        <w:rPr>
          <w:spacing w:val="45"/>
          <w:u w:val="none"/>
        </w:rPr>
        <w:t xml:space="preserve"> </w:t>
      </w:r>
      <w:r>
        <w:rPr>
          <w:u w:val="none"/>
        </w:rPr>
        <w:t>as</w:t>
      </w:r>
      <w:r>
        <w:rPr>
          <w:spacing w:val="45"/>
          <w:u w:val="none"/>
        </w:rPr>
        <w:t xml:space="preserve"> </w:t>
      </w:r>
      <w:r>
        <w:rPr>
          <w:u w:val="none"/>
        </w:rPr>
        <w:t>a</w:t>
      </w:r>
      <w:r>
        <w:rPr>
          <w:w w:val="102"/>
          <w:u w:val="none"/>
        </w:rPr>
        <w:t xml:space="preserve"> </w:t>
      </w:r>
      <w:r>
        <w:rPr>
          <w:spacing w:val="1"/>
          <w:u w:val="none"/>
        </w:rPr>
        <w:t>d</w:t>
      </w:r>
      <w:r>
        <w:rPr>
          <w:u w:val="none"/>
        </w:rPr>
        <w:t>i</w:t>
      </w:r>
      <w:r>
        <w:rPr>
          <w:spacing w:val="1"/>
          <w:u w:val="none"/>
        </w:rPr>
        <w:t>v</w:t>
      </w:r>
      <w:r>
        <w:rPr>
          <w:u w:val="none"/>
        </w:rPr>
        <w:t>isi</w:t>
      </w:r>
      <w:r>
        <w:rPr>
          <w:spacing w:val="1"/>
          <w:u w:val="none"/>
        </w:rPr>
        <w:t>o</w:t>
      </w:r>
      <w:r>
        <w:rPr>
          <w:u w:val="none"/>
        </w:rPr>
        <w:t xml:space="preserve">n </w:t>
      </w:r>
      <w:r>
        <w:rPr>
          <w:spacing w:val="1"/>
          <w:u w:val="none"/>
        </w:rPr>
        <w:t>o</w:t>
      </w:r>
      <w:r>
        <w:rPr>
          <w:u w:val="none"/>
        </w:rPr>
        <w:t>r</w:t>
      </w:r>
      <w:r>
        <w:rPr>
          <w:spacing w:val="1"/>
          <w:u w:val="none"/>
        </w:rPr>
        <w:t xml:space="preserve"> p</w:t>
      </w:r>
      <w:r>
        <w:rPr>
          <w:u w:val="none"/>
        </w:rPr>
        <w:t xml:space="preserve">art  </w:t>
      </w:r>
      <w:r>
        <w:rPr>
          <w:spacing w:val="1"/>
          <w:u w:val="none"/>
        </w:rPr>
        <w:t>o</w:t>
      </w:r>
      <w:r>
        <w:rPr>
          <w:u w:val="none"/>
        </w:rPr>
        <w:t>f</w:t>
      </w:r>
      <w:r>
        <w:rPr>
          <w:spacing w:val="1"/>
          <w:u w:val="none"/>
        </w:rPr>
        <w:t xml:space="preserve"> </w:t>
      </w:r>
      <w:r>
        <w:rPr>
          <w:u w:val="none"/>
        </w:rPr>
        <w:t>t</w:t>
      </w:r>
      <w:r>
        <w:rPr>
          <w:spacing w:val="1"/>
          <w:u w:val="none"/>
        </w:rPr>
        <w:t>h</w:t>
      </w:r>
      <w:r>
        <w:rPr>
          <w:u w:val="none"/>
        </w:rPr>
        <w:t>e</w:t>
      </w:r>
      <w:r>
        <w:rPr>
          <w:spacing w:val="1"/>
          <w:u w:val="none"/>
        </w:rPr>
        <w:t xml:space="preserve"> o</w:t>
      </w:r>
      <w:r>
        <w:rPr>
          <w:u w:val="none"/>
        </w:rPr>
        <w:t>t</w:t>
      </w:r>
      <w:r>
        <w:rPr>
          <w:spacing w:val="1"/>
          <w:u w:val="none"/>
        </w:rPr>
        <w:t>h</w:t>
      </w:r>
      <w:r>
        <w:rPr>
          <w:u w:val="none"/>
        </w:rPr>
        <w:t>er</w:t>
      </w:r>
      <w:r>
        <w:rPr>
          <w:spacing w:val="1"/>
          <w:u w:val="none"/>
        </w:rPr>
        <w:t xml:space="preserve"> </w:t>
      </w:r>
      <w:r>
        <w:rPr>
          <w:u w:val="none"/>
        </w:rPr>
        <w:t>a</w:t>
      </w:r>
      <w:r>
        <w:rPr>
          <w:spacing w:val="1"/>
          <w:u w:val="none"/>
        </w:rPr>
        <w:t>n</w:t>
      </w:r>
      <w:r>
        <w:rPr>
          <w:u w:val="none"/>
        </w:rPr>
        <w:t>d s</w:t>
      </w:r>
      <w:r>
        <w:rPr>
          <w:spacing w:val="1"/>
          <w:u w:val="none"/>
        </w:rPr>
        <w:t>h</w:t>
      </w:r>
      <w:r>
        <w:rPr>
          <w:u w:val="none"/>
        </w:rPr>
        <w:t xml:space="preserve">all  </w:t>
      </w:r>
      <w:r>
        <w:rPr>
          <w:spacing w:val="2"/>
          <w:u w:val="none"/>
        </w:rPr>
        <w:t>m</w:t>
      </w:r>
      <w:r>
        <w:rPr>
          <w:u w:val="none"/>
        </w:rPr>
        <w:t>ai</w:t>
      </w:r>
      <w:r>
        <w:rPr>
          <w:spacing w:val="1"/>
          <w:u w:val="none"/>
        </w:rPr>
        <w:t>n</w:t>
      </w:r>
      <w:r>
        <w:rPr>
          <w:u w:val="none"/>
        </w:rPr>
        <w:t>tain</w:t>
      </w:r>
      <w:r>
        <w:rPr>
          <w:spacing w:val="1"/>
          <w:u w:val="none"/>
        </w:rPr>
        <w:t xml:space="preserve"> </w:t>
      </w:r>
      <w:r>
        <w:rPr>
          <w:u w:val="none"/>
        </w:rPr>
        <w:t>a</w:t>
      </w:r>
      <w:r>
        <w:rPr>
          <w:spacing w:val="1"/>
          <w:u w:val="none"/>
        </w:rPr>
        <w:t>n</w:t>
      </w:r>
      <w:r>
        <w:rPr>
          <w:u w:val="none"/>
        </w:rPr>
        <w:t>d</w:t>
      </w:r>
      <w:r>
        <w:rPr>
          <w:spacing w:val="1"/>
          <w:u w:val="none"/>
        </w:rPr>
        <w:t xml:space="preserve"> u</w:t>
      </w:r>
      <w:r>
        <w:rPr>
          <w:u w:val="none"/>
        </w:rPr>
        <w:t>tilize</w:t>
      </w:r>
      <w:r>
        <w:rPr>
          <w:spacing w:val="1"/>
          <w:u w:val="none"/>
        </w:rPr>
        <w:t xml:space="preserve"> </w:t>
      </w:r>
      <w:r>
        <w:rPr>
          <w:u w:val="none"/>
        </w:rPr>
        <w:t>a se</w:t>
      </w:r>
      <w:r>
        <w:rPr>
          <w:spacing w:val="1"/>
          <w:u w:val="none"/>
        </w:rPr>
        <w:t>p</w:t>
      </w:r>
      <w:r>
        <w:rPr>
          <w:u w:val="none"/>
        </w:rPr>
        <w:t>arate</w:t>
      </w:r>
      <w:r>
        <w:rPr>
          <w:spacing w:val="1"/>
          <w:u w:val="none"/>
        </w:rPr>
        <w:t xml:space="preserve"> </w:t>
      </w:r>
      <w:r>
        <w:rPr>
          <w:u w:val="none"/>
        </w:rPr>
        <w:t>tele</w:t>
      </w:r>
      <w:r>
        <w:rPr>
          <w:spacing w:val="1"/>
          <w:u w:val="none"/>
        </w:rPr>
        <w:t>phon</w:t>
      </w:r>
      <w:r>
        <w:rPr>
          <w:u w:val="none"/>
        </w:rPr>
        <w:t>e</w:t>
      </w:r>
      <w:r>
        <w:rPr>
          <w:spacing w:val="1"/>
          <w:u w:val="none"/>
        </w:rPr>
        <w:t xml:space="preserve"> nu</w:t>
      </w:r>
      <w:r>
        <w:rPr>
          <w:spacing w:val="2"/>
          <w:u w:val="none"/>
        </w:rPr>
        <w:t>m</w:t>
      </w:r>
      <w:r>
        <w:rPr>
          <w:spacing w:val="1"/>
          <w:u w:val="none"/>
        </w:rPr>
        <w:t>b</w:t>
      </w:r>
      <w:r>
        <w:rPr>
          <w:u w:val="none"/>
        </w:rPr>
        <w:t>er</w:t>
      </w:r>
      <w:r>
        <w:rPr>
          <w:spacing w:val="1"/>
          <w:u w:val="none"/>
        </w:rPr>
        <w:t xml:space="preserve"> </w:t>
      </w:r>
      <w:r>
        <w:rPr>
          <w:u w:val="none"/>
        </w:rPr>
        <w:t>a</w:t>
      </w:r>
      <w:r>
        <w:rPr>
          <w:spacing w:val="1"/>
          <w:u w:val="none"/>
        </w:rPr>
        <w:t>n</w:t>
      </w:r>
      <w:r>
        <w:rPr>
          <w:u w:val="none"/>
        </w:rPr>
        <w:t>d</w:t>
      </w:r>
      <w:r>
        <w:rPr>
          <w:spacing w:val="1"/>
          <w:u w:val="none"/>
        </w:rPr>
        <w:t xml:space="preserve"> </w:t>
      </w:r>
      <w:r>
        <w:rPr>
          <w:u w:val="none"/>
        </w:rPr>
        <w:t>se</w:t>
      </w:r>
      <w:r>
        <w:rPr>
          <w:spacing w:val="1"/>
          <w:u w:val="none"/>
        </w:rPr>
        <w:t>p</w:t>
      </w:r>
      <w:r>
        <w:rPr>
          <w:u w:val="none"/>
        </w:rPr>
        <w:t>arate</w:t>
      </w:r>
      <w:r>
        <w:rPr>
          <w:w w:val="102"/>
          <w:u w:val="none"/>
        </w:rPr>
        <w:t xml:space="preserve"> </w:t>
      </w:r>
      <w:r>
        <w:rPr>
          <w:u w:val="none"/>
        </w:rPr>
        <w:t>stati</w:t>
      </w:r>
      <w:r>
        <w:rPr>
          <w:spacing w:val="1"/>
          <w:u w:val="none"/>
        </w:rPr>
        <w:t>on</w:t>
      </w:r>
      <w:r>
        <w:rPr>
          <w:u w:val="none"/>
        </w:rPr>
        <w:t>er</w:t>
      </w:r>
      <w:r>
        <w:rPr>
          <w:spacing w:val="1"/>
          <w:u w:val="none"/>
        </w:rPr>
        <w:t>y</w:t>
      </w:r>
      <w:r>
        <w:rPr>
          <w:u w:val="none"/>
        </w:rPr>
        <w:t>,</w:t>
      </w:r>
      <w:r>
        <w:rPr>
          <w:spacing w:val="27"/>
          <w:u w:val="none"/>
        </w:rPr>
        <w:t xml:space="preserve"> </w:t>
      </w:r>
      <w:r>
        <w:rPr>
          <w:u w:val="none"/>
        </w:rPr>
        <w:t>in</w:t>
      </w:r>
      <w:r>
        <w:rPr>
          <w:spacing w:val="1"/>
          <w:u w:val="none"/>
        </w:rPr>
        <w:t>vo</w:t>
      </w:r>
      <w:r>
        <w:rPr>
          <w:u w:val="none"/>
        </w:rPr>
        <w:t>ices</w:t>
      </w:r>
      <w:r>
        <w:rPr>
          <w:spacing w:val="28"/>
          <w:u w:val="none"/>
        </w:rPr>
        <w:t xml:space="preserve"> </w:t>
      </w:r>
      <w:r>
        <w:rPr>
          <w:u w:val="none"/>
        </w:rPr>
        <w:t>a</w:t>
      </w:r>
      <w:r>
        <w:rPr>
          <w:spacing w:val="1"/>
          <w:u w:val="none"/>
        </w:rPr>
        <w:t>n</w:t>
      </w:r>
      <w:r>
        <w:rPr>
          <w:u w:val="none"/>
        </w:rPr>
        <w:t>d</w:t>
      </w:r>
      <w:r>
        <w:rPr>
          <w:spacing w:val="30"/>
          <w:u w:val="none"/>
        </w:rPr>
        <w:t xml:space="preserve"> </w:t>
      </w:r>
      <w:r>
        <w:rPr>
          <w:u w:val="none"/>
        </w:rPr>
        <w:t>c</w:t>
      </w:r>
      <w:r>
        <w:rPr>
          <w:spacing w:val="1"/>
          <w:u w:val="none"/>
        </w:rPr>
        <w:t>h</w:t>
      </w:r>
      <w:r>
        <w:rPr>
          <w:u w:val="none"/>
        </w:rPr>
        <w:t>ec</w:t>
      </w:r>
      <w:r>
        <w:rPr>
          <w:spacing w:val="1"/>
          <w:u w:val="none"/>
        </w:rPr>
        <w:t>k</w:t>
      </w:r>
      <w:r>
        <w:rPr>
          <w:u w:val="none"/>
        </w:rPr>
        <w:t>s.</w:t>
      </w:r>
    </w:p>
    <w:p w14:paraId="50A32D11" w14:textId="77777777" w:rsidR="000C19C9" w:rsidRDefault="000C19C9">
      <w:pPr>
        <w:spacing w:before="2" w:line="240" w:lineRule="exact"/>
        <w:rPr>
          <w:sz w:val="24"/>
          <w:szCs w:val="24"/>
        </w:rPr>
      </w:pPr>
    </w:p>
    <w:p w14:paraId="1F04C084" w14:textId="77777777" w:rsidR="000C19C9" w:rsidRDefault="00D3642A">
      <w:pPr>
        <w:pStyle w:val="BodyText"/>
        <w:numPr>
          <w:ilvl w:val="2"/>
          <w:numId w:val="8"/>
        </w:numPr>
        <w:tabs>
          <w:tab w:val="left" w:pos="2264"/>
        </w:tabs>
        <w:spacing w:line="252" w:lineRule="auto"/>
        <w:ind w:right="116" w:firstLine="1440"/>
        <w:jc w:val="both"/>
        <w:rPr>
          <w:u w:val="none"/>
        </w:rPr>
      </w:pPr>
      <w:r>
        <w:rPr>
          <w:u w:val="none"/>
        </w:rPr>
        <w:t>It</w:t>
      </w:r>
      <w:r>
        <w:rPr>
          <w:spacing w:val="26"/>
          <w:u w:val="none"/>
        </w:rPr>
        <w:t xml:space="preserve"> </w:t>
      </w:r>
      <w:r>
        <w:rPr>
          <w:spacing w:val="1"/>
          <w:u w:val="none"/>
        </w:rPr>
        <w:t>w</w:t>
      </w:r>
      <w:r>
        <w:rPr>
          <w:u w:val="none"/>
        </w:rPr>
        <w:t>ill</w:t>
      </w:r>
      <w:r>
        <w:rPr>
          <w:spacing w:val="27"/>
          <w:u w:val="none"/>
        </w:rPr>
        <w:t xml:space="preserve"> </w:t>
      </w:r>
      <w:r>
        <w:rPr>
          <w:spacing w:val="2"/>
          <w:u w:val="none"/>
        </w:rPr>
        <w:t>m</w:t>
      </w:r>
      <w:r>
        <w:rPr>
          <w:u w:val="none"/>
        </w:rPr>
        <w:t>ai</w:t>
      </w:r>
      <w:r>
        <w:rPr>
          <w:spacing w:val="1"/>
          <w:u w:val="none"/>
        </w:rPr>
        <w:t>n</w:t>
      </w:r>
      <w:r>
        <w:rPr>
          <w:u w:val="none"/>
        </w:rPr>
        <w:t>tain</w:t>
      </w:r>
      <w:r>
        <w:rPr>
          <w:spacing w:val="28"/>
          <w:u w:val="none"/>
        </w:rPr>
        <w:t xml:space="preserve"> </w:t>
      </w:r>
      <w:r>
        <w:rPr>
          <w:u w:val="none"/>
        </w:rPr>
        <w:t>a</w:t>
      </w:r>
      <w:r>
        <w:rPr>
          <w:spacing w:val="1"/>
          <w:u w:val="none"/>
        </w:rPr>
        <w:t>d</w:t>
      </w:r>
      <w:r>
        <w:rPr>
          <w:u w:val="none"/>
        </w:rPr>
        <w:t>e</w:t>
      </w:r>
      <w:r>
        <w:rPr>
          <w:spacing w:val="1"/>
          <w:u w:val="none"/>
        </w:rPr>
        <w:t>qu</w:t>
      </w:r>
      <w:r>
        <w:rPr>
          <w:u w:val="none"/>
        </w:rPr>
        <w:t>ate</w:t>
      </w:r>
      <w:r>
        <w:rPr>
          <w:spacing w:val="28"/>
          <w:u w:val="none"/>
        </w:rPr>
        <w:t xml:space="preserve"> </w:t>
      </w:r>
      <w:r>
        <w:rPr>
          <w:u w:val="none"/>
        </w:rPr>
        <w:t>ca</w:t>
      </w:r>
      <w:r>
        <w:rPr>
          <w:spacing w:val="1"/>
          <w:u w:val="none"/>
        </w:rPr>
        <w:t>p</w:t>
      </w:r>
      <w:r>
        <w:rPr>
          <w:u w:val="none"/>
        </w:rPr>
        <w:t>ital</w:t>
      </w:r>
      <w:r>
        <w:rPr>
          <w:spacing w:val="27"/>
          <w:u w:val="none"/>
        </w:rPr>
        <w:t xml:space="preserve"> </w:t>
      </w:r>
      <w:r>
        <w:rPr>
          <w:u w:val="none"/>
        </w:rPr>
        <w:t>f</w:t>
      </w:r>
      <w:r>
        <w:rPr>
          <w:spacing w:val="1"/>
          <w:u w:val="none"/>
        </w:rPr>
        <w:t>o</w:t>
      </w:r>
      <w:r>
        <w:rPr>
          <w:u w:val="none"/>
        </w:rPr>
        <w:t>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no</w:t>
      </w:r>
      <w:r>
        <w:rPr>
          <w:u w:val="none"/>
        </w:rPr>
        <w:t>r</w:t>
      </w:r>
      <w:r>
        <w:rPr>
          <w:spacing w:val="2"/>
          <w:u w:val="none"/>
        </w:rPr>
        <w:t>m</w:t>
      </w:r>
      <w:r>
        <w:rPr>
          <w:u w:val="none"/>
        </w:rPr>
        <w:t xml:space="preserve">al </w:t>
      </w:r>
      <w:r>
        <w:rPr>
          <w:spacing w:val="27"/>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 xml:space="preserve">s </w:t>
      </w:r>
      <w:r>
        <w:rPr>
          <w:spacing w:val="28"/>
          <w:u w:val="none"/>
        </w:rPr>
        <w:t xml:space="preserve"> </w:t>
      </w:r>
      <w:r>
        <w:rPr>
          <w:u w:val="none"/>
        </w:rPr>
        <w:t>reas</w:t>
      </w:r>
      <w:r>
        <w:rPr>
          <w:spacing w:val="1"/>
          <w:u w:val="none"/>
        </w:rPr>
        <w:t>on</w:t>
      </w:r>
      <w:r>
        <w:rPr>
          <w:u w:val="none"/>
        </w:rPr>
        <w:t>a</w:t>
      </w:r>
      <w:r>
        <w:rPr>
          <w:spacing w:val="1"/>
          <w:u w:val="none"/>
        </w:rPr>
        <w:t>b</w:t>
      </w:r>
      <w:r>
        <w:rPr>
          <w:u w:val="none"/>
        </w:rPr>
        <w:t>ly</w:t>
      </w:r>
      <w:r>
        <w:rPr>
          <w:w w:val="102"/>
          <w:u w:val="none"/>
        </w:rPr>
        <w:t xml:space="preserve"> </w:t>
      </w:r>
      <w:r>
        <w:rPr>
          <w:u w:val="none"/>
        </w:rPr>
        <w:t>f</w:t>
      </w:r>
      <w:r>
        <w:rPr>
          <w:spacing w:val="1"/>
          <w:u w:val="none"/>
        </w:rPr>
        <w:t>o</w:t>
      </w:r>
      <w:r>
        <w:rPr>
          <w:u w:val="none"/>
        </w:rPr>
        <w:t>reseea</w:t>
      </w:r>
      <w:r>
        <w:rPr>
          <w:spacing w:val="1"/>
          <w:u w:val="none"/>
        </w:rPr>
        <w:t>b</w:t>
      </w:r>
      <w:r>
        <w:rPr>
          <w:u w:val="none"/>
        </w:rPr>
        <w:t>le</w:t>
      </w:r>
      <w:r>
        <w:rPr>
          <w:spacing w:val="18"/>
          <w:u w:val="none"/>
        </w:rPr>
        <w:t xml:space="preserve"> </w:t>
      </w:r>
      <w:r>
        <w:rPr>
          <w:u w:val="none"/>
        </w:rPr>
        <w:t>in</w:t>
      </w:r>
      <w:r>
        <w:rPr>
          <w:spacing w:val="18"/>
          <w:u w:val="none"/>
        </w:rPr>
        <w:t xml:space="preserve"> </w:t>
      </w:r>
      <w:r>
        <w:rPr>
          <w:u w:val="none"/>
        </w:rPr>
        <w:t>a</w:t>
      </w:r>
      <w:r>
        <w:rPr>
          <w:spacing w:val="18"/>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spacing w:val="1"/>
          <w:u w:val="none"/>
        </w:rPr>
        <w:t>o</w:t>
      </w:r>
      <w:r>
        <w:rPr>
          <w:u w:val="none"/>
        </w:rPr>
        <w:t>f</w:t>
      </w:r>
      <w:r>
        <w:rPr>
          <w:spacing w:val="17"/>
          <w:u w:val="none"/>
        </w:rPr>
        <w:t xml:space="preserve"> </w:t>
      </w:r>
      <w:r>
        <w:rPr>
          <w:u w:val="none"/>
        </w:rPr>
        <w:t>its</w:t>
      </w:r>
      <w:r>
        <w:rPr>
          <w:spacing w:val="17"/>
          <w:u w:val="none"/>
        </w:rPr>
        <w:t xml:space="preserve"> </w:t>
      </w:r>
      <w:r>
        <w:rPr>
          <w:u w:val="none"/>
        </w:rPr>
        <w:t>size</w:t>
      </w:r>
      <w:r>
        <w:rPr>
          <w:spacing w:val="18"/>
          <w:u w:val="none"/>
        </w:rPr>
        <w:t xml:space="preserve"> </w:t>
      </w:r>
      <w:r>
        <w:rPr>
          <w:u w:val="none"/>
        </w:rPr>
        <w:t>a</w:t>
      </w:r>
      <w:r>
        <w:rPr>
          <w:spacing w:val="1"/>
          <w:u w:val="none"/>
        </w:rPr>
        <w:t>n</w:t>
      </w:r>
      <w:r>
        <w:rPr>
          <w:u w:val="none"/>
        </w:rPr>
        <w:t>d</w:t>
      </w:r>
      <w:r>
        <w:rPr>
          <w:spacing w:val="19"/>
          <w:u w:val="none"/>
        </w:rPr>
        <w:t xml:space="preserve"> </w:t>
      </w:r>
      <w:r>
        <w:rPr>
          <w:u w:val="none"/>
        </w:rPr>
        <w:t>c</w:t>
      </w:r>
      <w:r>
        <w:rPr>
          <w:spacing w:val="1"/>
          <w:u w:val="none"/>
        </w:rPr>
        <w:t>h</w:t>
      </w:r>
      <w:r>
        <w:rPr>
          <w:u w:val="none"/>
        </w:rPr>
        <w:t>aracter</w:t>
      </w:r>
      <w:r>
        <w:rPr>
          <w:spacing w:val="17"/>
          <w:u w:val="none"/>
        </w:rPr>
        <w:t xml:space="preserve"> </w:t>
      </w:r>
      <w:r>
        <w:rPr>
          <w:u w:val="none"/>
        </w:rPr>
        <w:t>a</w:t>
      </w:r>
      <w:r>
        <w:rPr>
          <w:spacing w:val="1"/>
          <w:u w:val="none"/>
        </w:rPr>
        <w:t>n</w:t>
      </w:r>
      <w:r>
        <w:rPr>
          <w:u w:val="none"/>
        </w:rPr>
        <w:t>d</w:t>
      </w:r>
      <w:r>
        <w:rPr>
          <w:spacing w:val="18"/>
          <w:u w:val="none"/>
        </w:rPr>
        <w:t xml:space="preserve"> </w:t>
      </w:r>
      <w:r>
        <w:rPr>
          <w:u w:val="none"/>
        </w:rPr>
        <w:t>in</w:t>
      </w:r>
      <w:r>
        <w:rPr>
          <w:spacing w:val="18"/>
          <w:u w:val="none"/>
        </w:rPr>
        <w:t xml:space="preserve"> </w:t>
      </w:r>
      <w:r>
        <w:rPr>
          <w:u w:val="none"/>
        </w:rPr>
        <w:t>li</w:t>
      </w:r>
      <w:r>
        <w:rPr>
          <w:spacing w:val="1"/>
          <w:u w:val="none"/>
        </w:rPr>
        <w:t>gh</w:t>
      </w:r>
      <w:r>
        <w:rPr>
          <w:u w:val="none"/>
        </w:rPr>
        <w:t>t</w:t>
      </w:r>
      <w:r>
        <w:rPr>
          <w:spacing w:val="17"/>
          <w:u w:val="none"/>
        </w:rPr>
        <w:t xml:space="preserve"> </w:t>
      </w:r>
      <w:r>
        <w:rPr>
          <w:spacing w:val="1"/>
          <w:u w:val="none"/>
        </w:rPr>
        <w:t>o</w:t>
      </w:r>
      <w:r>
        <w:rPr>
          <w:u w:val="none"/>
        </w:rPr>
        <w:t>f</w:t>
      </w:r>
      <w:r>
        <w:rPr>
          <w:spacing w:val="17"/>
          <w:u w:val="none"/>
        </w:rPr>
        <w:t xml:space="preserve"> </w:t>
      </w:r>
      <w:r>
        <w:rPr>
          <w:u w:val="none"/>
        </w:rPr>
        <w:t>its</w:t>
      </w:r>
      <w:r>
        <w:rPr>
          <w:spacing w:val="17"/>
          <w:u w:val="none"/>
        </w:rPr>
        <w:t xml:space="preserve"> </w:t>
      </w:r>
      <w:r>
        <w:rPr>
          <w:u w:val="none"/>
        </w:rPr>
        <w:t>c</w:t>
      </w:r>
      <w:r>
        <w:rPr>
          <w:spacing w:val="1"/>
          <w:u w:val="none"/>
        </w:rPr>
        <w:t>on</w:t>
      </w:r>
      <w:r>
        <w:rPr>
          <w:u w:val="none"/>
        </w:rPr>
        <w:t>te</w:t>
      </w:r>
      <w:r>
        <w:rPr>
          <w:spacing w:val="2"/>
          <w:u w:val="none"/>
        </w:rPr>
        <w:t>m</w:t>
      </w:r>
      <w:r>
        <w:rPr>
          <w:spacing w:val="1"/>
          <w:u w:val="none"/>
        </w:rPr>
        <w:t>p</w:t>
      </w:r>
      <w:r>
        <w:rPr>
          <w:u w:val="none"/>
        </w:rPr>
        <w:t>lated</w:t>
      </w:r>
      <w:r>
        <w:rPr>
          <w:spacing w:val="18"/>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spacing w:val="1"/>
          <w:u w:val="none"/>
        </w:rPr>
        <w:t>op</w:t>
      </w:r>
      <w:r>
        <w:rPr>
          <w:u w:val="none"/>
        </w:rPr>
        <w:t>erati</w:t>
      </w:r>
      <w:r>
        <w:rPr>
          <w:spacing w:val="1"/>
          <w:u w:val="none"/>
        </w:rPr>
        <w:t>on</w:t>
      </w:r>
      <w:r>
        <w:rPr>
          <w:u w:val="none"/>
        </w:rPr>
        <w:t>s.</w:t>
      </w:r>
    </w:p>
    <w:p w14:paraId="145A4B8B" w14:textId="77777777" w:rsidR="000C19C9" w:rsidRDefault="000C19C9">
      <w:pPr>
        <w:spacing w:before="16" w:line="220" w:lineRule="exact"/>
      </w:pPr>
    </w:p>
    <w:p w14:paraId="6710C0D3" w14:textId="77777777" w:rsidR="000C19C9" w:rsidRDefault="00D3642A">
      <w:pPr>
        <w:pStyle w:val="BodyText"/>
        <w:numPr>
          <w:ilvl w:val="2"/>
          <w:numId w:val="8"/>
        </w:numPr>
        <w:tabs>
          <w:tab w:val="left" w:pos="2264"/>
        </w:tabs>
        <w:spacing w:line="252" w:lineRule="auto"/>
        <w:ind w:right="114" w:firstLine="1440"/>
        <w:jc w:val="both"/>
        <w:rPr>
          <w:u w:val="none"/>
        </w:rPr>
      </w:pPr>
      <w:r>
        <w:rPr>
          <w:u w:val="none"/>
        </w:rPr>
        <w:t>It</w:t>
      </w:r>
      <w:r>
        <w:rPr>
          <w:spacing w:val="35"/>
          <w:u w:val="none"/>
        </w:rPr>
        <w:t xml:space="preserve"> </w:t>
      </w:r>
      <w:r>
        <w:rPr>
          <w:spacing w:val="1"/>
          <w:u w:val="none"/>
        </w:rPr>
        <w:t>w</w:t>
      </w:r>
      <w:r>
        <w:rPr>
          <w:u w:val="none"/>
        </w:rPr>
        <w:t>ill</w:t>
      </w:r>
      <w:r>
        <w:rPr>
          <w:spacing w:val="35"/>
          <w:u w:val="none"/>
        </w:rPr>
        <w:t xml:space="preserve"> </w:t>
      </w:r>
      <w:r>
        <w:rPr>
          <w:spacing w:val="1"/>
          <w:u w:val="none"/>
        </w:rPr>
        <w:t>no</w:t>
      </w:r>
      <w:r>
        <w:rPr>
          <w:u w:val="none"/>
        </w:rPr>
        <w:t>t</w:t>
      </w:r>
      <w:r>
        <w:rPr>
          <w:spacing w:val="35"/>
          <w:u w:val="none"/>
        </w:rPr>
        <w:t xml:space="preserve"> </w:t>
      </w:r>
      <w:r>
        <w:rPr>
          <w:u w:val="none"/>
        </w:rPr>
        <w:t>c</w:t>
      </w:r>
      <w:r>
        <w:rPr>
          <w:spacing w:val="1"/>
          <w:u w:val="none"/>
        </w:rPr>
        <w:t>o</w:t>
      </w:r>
      <w:r>
        <w:rPr>
          <w:spacing w:val="2"/>
          <w:u w:val="none"/>
        </w:rPr>
        <w:t>mm</w:t>
      </w:r>
      <w:r>
        <w:rPr>
          <w:u w:val="none"/>
        </w:rPr>
        <w:t>i</w:t>
      </w:r>
      <w:r>
        <w:rPr>
          <w:spacing w:val="1"/>
          <w:u w:val="none"/>
        </w:rPr>
        <w:t>ng</w:t>
      </w:r>
      <w:r>
        <w:rPr>
          <w:u w:val="none"/>
        </w:rPr>
        <w:t>le</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f</w:t>
      </w:r>
      <w:r>
        <w:rPr>
          <w:spacing w:val="1"/>
          <w:u w:val="none"/>
        </w:rPr>
        <w:t>und</w:t>
      </w:r>
      <w:r>
        <w:rPr>
          <w:u w:val="none"/>
        </w:rPr>
        <w:t>s</w:t>
      </w:r>
      <w:r>
        <w:rPr>
          <w:spacing w:val="36"/>
          <w:u w:val="none"/>
        </w:rPr>
        <w:t xml:space="preserve"> </w:t>
      </w:r>
      <w:r>
        <w:rPr>
          <w:u w:val="none"/>
        </w:rPr>
        <w:t>a</w:t>
      </w:r>
      <w:r>
        <w:rPr>
          <w:spacing w:val="1"/>
          <w:u w:val="none"/>
        </w:rPr>
        <w:t>n</w:t>
      </w:r>
      <w:r>
        <w:rPr>
          <w:u w:val="none"/>
        </w:rPr>
        <w:t>d</w:t>
      </w:r>
      <w:r>
        <w:rPr>
          <w:spacing w:val="36"/>
          <w:u w:val="none"/>
        </w:rPr>
        <w:t xml:space="preserve"> </w:t>
      </w:r>
      <w:r>
        <w:rPr>
          <w:spacing w:val="1"/>
          <w:u w:val="none"/>
        </w:rPr>
        <w:t>o</w:t>
      </w:r>
      <w:r>
        <w:rPr>
          <w:u w:val="none"/>
        </w:rPr>
        <w:t>t</w:t>
      </w:r>
      <w:r>
        <w:rPr>
          <w:spacing w:val="1"/>
          <w:u w:val="none"/>
        </w:rPr>
        <w:t>h</w:t>
      </w:r>
      <w:r>
        <w:rPr>
          <w:u w:val="none"/>
        </w:rPr>
        <w:t>er</w:t>
      </w:r>
      <w:r>
        <w:rPr>
          <w:spacing w:val="35"/>
          <w:u w:val="none"/>
        </w:rPr>
        <w:t xml:space="preserve"> </w:t>
      </w:r>
      <w:r>
        <w:rPr>
          <w:u w:val="none"/>
        </w:rPr>
        <w:t>assets</w:t>
      </w:r>
      <w:r>
        <w:rPr>
          <w:spacing w:val="37"/>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Comp</w:t>
      </w:r>
      <w:r>
        <w:rPr>
          <w:u w:val="none"/>
        </w:rPr>
        <w:t>a</w:t>
      </w:r>
      <w:r>
        <w:rPr>
          <w:spacing w:val="1"/>
          <w:u w:val="none"/>
        </w:rPr>
        <w:t>n</w:t>
      </w:r>
      <w:r>
        <w:rPr>
          <w:u w:val="none"/>
        </w:rPr>
        <w:t>y</w:t>
      </w:r>
      <w:r>
        <w:rPr>
          <w:spacing w:val="36"/>
          <w:u w:val="none"/>
        </w:rPr>
        <w:t xml:space="preserve"> </w:t>
      </w:r>
      <w:r>
        <w:rPr>
          <w:spacing w:val="1"/>
          <w:u w:val="none"/>
        </w:rPr>
        <w:t>w</w:t>
      </w:r>
      <w:r>
        <w:rPr>
          <w:u w:val="none"/>
        </w:rPr>
        <w:t>ith</w:t>
      </w:r>
      <w:r>
        <w:rPr>
          <w:spacing w:val="36"/>
          <w:u w:val="none"/>
        </w:rPr>
        <w:t xml:space="preserve"> </w:t>
      </w:r>
      <w:r>
        <w:rPr>
          <w:u w:val="none"/>
        </w:rPr>
        <w:t>t</w:t>
      </w:r>
      <w:r>
        <w:rPr>
          <w:spacing w:val="1"/>
          <w:u w:val="none"/>
        </w:rPr>
        <w:t>ho</w:t>
      </w:r>
      <w:r>
        <w:rPr>
          <w:u w:val="none"/>
        </w:rPr>
        <w:t>se</w:t>
      </w:r>
      <w:r>
        <w:rPr>
          <w:spacing w:val="37"/>
          <w:u w:val="none"/>
        </w:rPr>
        <w:t xml:space="preserve"> </w:t>
      </w:r>
      <w:r>
        <w:rPr>
          <w:spacing w:val="1"/>
          <w:u w:val="none"/>
        </w:rPr>
        <w:t>of</w:t>
      </w:r>
      <w:r>
        <w:rPr>
          <w:spacing w:val="2"/>
          <w:w w:val="102"/>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8"/>
          <w:u w:val="none"/>
        </w:rPr>
        <w:t xml:space="preserve"> </w:t>
      </w:r>
      <w:r>
        <w:rPr>
          <w:spacing w:val="1"/>
          <w:u w:val="none"/>
        </w:rPr>
        <w:t>o</w:t>
      </w:r>
      <w:r>
        <w:rPr>
          <w:u w:val="none"/>
        </w:rPr>
        <w:t>r</w:t>
      </w:r>
      <w:r>
        <w:rPr>
          <w:spacing w:val="17"/>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17"/>
          <w:u w:val="none"/>
        </w:rPr>
        <w:t xml:space="preserve"> </w:t>
      </w:r>
      <w:r>
        <w:rPr>
          <w:spacing w:val="1"/>
          <w:u w:val="none"/>
        </w:rPr>
        <w:t>p</w:t>
      </w:r>
      <w:r>
        <w:rPr>
          <w:u w:val="none"/>
        </w:rPr>
        <w:t>art</w:t>
      </w:r>
      <w:r>
        <w:rPr>
          <w:spacing w:val="1"/>
          <w:u w:val="none"/>
        </w:rPr>
        <w:t>y</w:t>
      </w:r>
      <w:r>
        <w:rPr>
          <w:u w:val="none"/>
        </w:rPr>
        <w:t>,</w:t>
      </w:r>
      <w:r>
        <w:rPr>
          <w:spacing w:val="17"/>
          <w:u w:val="none"/>
        </w:rPr>
        <w:t xml:space="preserve"> </w:t>
      </w:r>
      <w:r>
        <w:rPr>
          <w:spacing w:val="1"/>
          <w:u w:val="none"/>
        </w:rPr>
        <w:t>o</w:t>
      </w:r>
      <w:r>
        <w:rPr>
          <w:u w:val="none"/>
        </w:rPr>
        <w:t>r</w:t>
      </w:r>
      <w:r>
        <w:rPr>
          <w:spacing w:val="17"/>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9"/>
          <w:u w:val="none"/>
        </w:rPr>
        <w:t xml:space="preserve"> </w:t>
      </w:r>
      <w:r>
        <w:rPr>
          <w:spacing w:val="1"/>
          <w:u w:val="none"/>
        </w:rPr>
        <w:t>o</w:t>
      </w:r>
      <w:r>
        <w:rPr>
          <w:u w:val="none"/>
        </w:rPr>
        <w:t>f</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c</w:t>
      </w:r>
      <w:r>
        <w:rPr>
          <w:spacing w:val="1"/>
          <w:u w:val="none"/>
        </w:rPr>
        <w:t>on</w:t>
      </w:r>
      <w:r>
        <w:rPr>
          <w:u w:val="none"/>
        </w:rPr>
        <w:t>stit</w:t>
      </w:r>
      <w:r>
        <w:rPr>
          <w:spacing w:val="1"/>
          <w:u w:val="none"/>
        </w:rPr>
        <w:t>u</w:t>
      </w:r>
      <w:r>
        <w:rPr>
          <w:u w:val="none"/>
        </w:rPr>
        <w:t>e</w:t>
      </w:r>
      <w:r>
        <w:rPr>
          <w:spacing w:val="1"/>
          <w:u w:val="none"/>
        </w:rPr>
        <w:t>n</w:t>
      </w:r>
      <w:r>
        <w:rPr>
          <w:u w:val="none"/>
        </w:rPr>
        <w:t>t</w:t>
      </w:r>
      <w:r>
        <w:rPr>
          <w:spacing w:val="17"/>
          <w:u w:val="none"/>
        </w:rPr>
        <w:t xml:space="preserve"> </w:t>
      </w:r>
      <w:r>
        <w:rPr>
          <w:spacing w:val="1"/>
          <w:u w:val="none"/>
        </w:rPr>
        <w:t>p</w:t>
      </w:r>
      <w:r>
        <w:rPr>
          <w:u w:val="none"/>
        </w:rPr>
        <w:t>art</w:t>
      </w:r>
      <w:r>
        <w:rPr>
          <w:spacing w:val="1"/>
          <w:u w:val="none"/>
        </w:rPr>
        <w:t>y</w:t>
      </w:r>
      <w:r>
        <w:rPr>
          <w:u w:val="none"/>
        </w:rPr>
        <w:t>,</w:t>
      </w:r>
      <w:r>
        <w:rPr>
          <w:spacing w:val="17"/>
          <w:u w:val="none"/>
        </w:rPr>
        <w:t xml:space="preserve"> </w:t>
      </w:r>
      <w:r>
        <w:rPr>
          <w:spacing w:val="1"/>
          <w:u w:val="none"/>
        </w:rPr>
        <w:t>o</w:t>
      </w:r>
      <w:r>
        <w:rPr>
          <w:u w:val="none"/>
        </w:rPr>
        <w:t>r</w:t>
      </w:r>
      <w:r>
        <w:rPr>
          <w:spacing w:val="17"/>
          <w:u w:val="none"/>
        </w:rPr>
        <w:t xml:space="preserve"> </w:t>
      </w:r>
      <w:r>
        <w:rPr>
          <w:u w:val="none"/>
        </w:rPr>
        <w:t>a</w:t>
      </w:r>
      <w:r>
        <w:rPr>
          <w:spacing w:val="1"/>
          <w:u w:val="none"/>
        </w:rPr>
        <w:t>n</w:t>
      </w:r>
      <w:r>
        <w:rPr>
          <w:u w:val="none"/>
        </w:rPr>
        <w:t>y</w:t>
      </w:r>
      <w:r>
        <w:rPr>
          <w:spacing w:val="18"/>
          <w:u w:val="none"/>
        </w:rPr>
        <w:t xml:space="preserve"> </w:t>
      </w:r>
      <w:r>
        <w:rPr>
          <w:spacing w:val="1"/>
          <w:u w:val="none"/>
        </w:rPr>
        <w:t>o</w:t>
      </w:r>
      <w:r>
        <w:rPr>
          <w:u w:val="none"/>
        </w:rPr>
        <w:t>t</w:t>
      </w:r>
      <w:r>
        <w:rPr>
          <w:spacing w:val="1"/>
          <w:u w:val="none"/>
        </w:rPr>
        <w:t>h</w:t>
      </w:r>
      <w:r>
        <w:rPr>
          <w:u w:val="none"/>
        </w:rPr>
        <w:t>er</w:t>
      </w:r>
      <w:r>
        <w:rPr>
          <w:spacing w:val="17"/>
          <w:u w:val="none"/>
        </w:rPr>
        <w:t xml:space="preserve"> </w:t>
      </w:r>
      <w:r>
        <w:rPr>
          <w:spacing w:val="1"/>
          <w:u w:val="none"/>
        </w:rPr>
        <w:t>p</w:t>
      </w:r>
      <w:r>
        <w:rPr>
          <w:u w:val="none"/>
        </w:rPr>
        <w:t>ers</w:t>
      </w:r>
      <w:r>
        <w:rPr>
          <w:spacing w:val="1"/>
          <w:u w:val="none"/>
        </w:rPr>
        <w:t>on</w:t>
      </w:r>
      <w:r>
        <w:rPr>
          <w:u w:val="none"/>
        </w:rPr>
        <w:t>.</w:t>
      </w:r>
    </w:p>
    <w:p w14:paraId="08C25ABD" w14:textId="77777777" w:rsidR="000C19C9" w:rsidRDefault="000C19C9">
      <w:pPr>
        <w:spacing w:line="240" w:lineRule="exact"/>
        <w:rPr>
          <w:sz w:val="24"/>
          <w:szCs w:val="24"/>
        </w:rPr>
      </w:pPr>
    </w:p>
    <w:p w14:paraId="231FB058" w14:textId="77777777" w:rsidR="000C19C9" w:rsidRDefault="00D3642A">
      <w:pPr>
        <w:pStyle w:val="BodyText"/>
        <w:numPr>
          <w:ilvl w:val="2"/>
          <w:numId w:val="8"/>
        </w:numPr>
        <w:tabs>
          <w:tab w:val="left" w:pos="2264"/>
        </w:tabs>
        <w:spacing w:line="250" w:lineRule="auto"/>
        <w:ind w:right="114" w:firstLine="1440"/>
        <w:jc w:val="both"/>
        <w:rPr>
          <w:u w:val="none"/>
        </w:rPr>
      </w:pPr>
      <w:r>
        <w:rPr>
          <w:u w:val="none"/>
        </w:rPr>
        <w:t>It</w:t>
      </w:r>
      <w:r>
        <w:rPr>
          <w:spacing w:val="32"/>
          <w:u w:val="none"/>
        </w:rPr>
        <w:t xml:space="preserve"> </w:t>
      </w:r>
      <w:r>
        <w:rPr>
          <w:spacing w:val="1"/>
          <w:u w:val="none"/>
        </w:rPr>
        <w:t>h</w:t>
      </w:r>
      <w:r>
        <w:rPr>
          <w:u w:val="none"/>
        </w:rPr>
        <w:t>as</w:t>
      </w:r>
      <w:r>
        <w:rPr>
          <w:spacing w:val="34"/>
          <w:u w:val="none"/>
        </w:rPr>
        <w:t xml:space="preserve"> </w:t>
      </w:r>
      <w:r>
        <w:rPr>
          <w:u w:val="none"/>
        </w:rPr>
        <w:t>a</w:t>
      </w:r>
      <w:r>
        <w:rPr>
          <w:spacing w:val="1"/>
          <w:u w:val="none"/>
        </w:rPr>
        <w:t>n</w:t>
      </w:r>
      <w:r>
        <w:rPr>
          <w:u w:val="none"/>
        </w:rPr>
        <w:t>d</w:t>
      </w:r>
      <w:r>
        <w:rPr>
          <w:spacing w:val="34"/>
          <w:u w:val="none"/>
        </w:rPr>
        <w:t xml:space="preserve"> </w:t>
      </w:r>
      <w:r>
        <w:rPr>
          <w:spacing w:val="1"/>
          <w:u w:val="none"/>
        </w:rPr>
        <w:t>w</w:t>
      </w:r>
      <w:r>
        <w:rPr>
          <w:u w:val="none"/>
        </w:rPr>
        <w:t>ill</w:t>
      </w:r>
      <w:r>
        <w:rPr>
          <w:spacing w:val="33"/>
          <w:u w:val="none"/>
        </w:rPr>
        <w:t xml:space="preserve"> </w:t>
      </w:r>
      <w:r>
        <w:rPr>
          <w:spacing w:val="2"/>
          <w:u w:val="none"/>
        </w:rPr>
        <w:t>m</w:t>
      </w:r>
      <w:r>
        <w:rPr>
          <w:u w:val="none"/>
        </w:rPr>
        <w:t>ai</w:t>
      </w:r>
      <w:r>
        <w:rPr>
          <w:spacing w:val="1"/>
          <w:u w:val="none"/>
        </w:rPr>
        <w:t>n</w:t>
      </w:r>
      <w:r>
        <w:rPr>
          <w:u w:val="none"/>
        </w:rPr>
        <w:t>tain</w:t>
      </w:r>
      <w:r>
        <w:rPr>
          <w:spacing w:val="34"/>
          <w:u w:val="none"/>
        </w:rPr>
        <w:t xml:space="preserve"> </w:t>
      </w:r>
      <w:r>
        <w:rPr>
          <w:u w:val="none"/>
        </w:rPr>
        <w:t>its</w:t>
      </w:r>
      <w:r>
        <w:rPr>
          <w:spacing w:val="34"/>
          <w:u w:val="none"/>
        </w:rPr>
        <w:t xml:space="preserve"> </w:t>
      </w:r>
      <w:r>
        <w:rPr>
          <w:u w:val="none"/>
        </w:rPr>
        <w:t>assets</w:t>
      </w:r>
      <w:r>
        <w:rPr>
          <w:spacing w:val="34"/>
          <w:u w:val="none"/>
        </w:rPr>
        <w:t xml:space="preserve"> </w:t>
      </w:r>
      <w:r>
        <w:rPr>
          <w:u w:val="none"/>
        </w:rPr>
        <w:t>in</w:t>
      </w:r>
      <w:r>
        <w:rPr>
          <w:spacing w:val="34"/>
          <w:u w:val="none"/>
        </w:rPr>
        <w:t xml:space="preserve"> </w:t>
      </w:r>
      <w:r>
        <w:rPr>
          <w:u w:val="none"/>
        </w:rPr>
        <w:t>s</w:t>
      </w:r>
      <w:r>
        <w:rPr>
          <w:spacing w:val="1"/>
          <w:u w:val="none"/>
        </w:rPr>
        <w:t>u</w:t>
      </w:r>
      <w:r>
        <w:rPr>
          <w:u w:val="none"/>
        </w:rPr>
        <w:t>ch</w:t>
      </w:r>
      <w:r>
        <w:rPr>
          <w:spacing w:val="33"/>
          <w:u w:val="none"/>
        </w:rPr>
        <w:t xml:space="preserve"> </w:t>
      </w:r>
      <w:r>
        <w:rPr>
          <w:u w:val="none"/>
        </w:rPr>
        <w:t>a</w:t>
      </w:r>
      <w:r>
        <w:rPr>
          <w:spacing w:val="34"/>
          <w:u w:val="none"/>
        </w:rPr>
        <w:t xml:space="preserve"> </w:t>
      </w:r>
      <w:r>
        <w:rPr>
          <w:spacing w:val="2"/>
          <w:u w:val="none"/>
        </w:rPr>
        <w:t>m</w:t>
      </w:r>
      <w:r>
        <w:rPr>
          <w:u w:val="none"/>
        </w:rPr>
        <w:t>a</w:t>
      </w:r>
      <w:r>
        <w:rPr>
          <w:spacing w:val="1"/>
          <w:u w:val="none"/>
        </w:rPr>
        <w:t>nn</w:t>
      </w:r>
      <w:r>
        <w:rPr>
          <w:u w:val="none"/>
        </w:rPr>
        <w:t>er</w:t>
      </w:r>
      <w:r>
        <w:rPr>
          <w:spacing w:val="34"/>
          <w:u w:val="none"/>
        </w:rPr>
        <w:t xml:space="preserve"> </w:t>
      </w:r>
      <w:r>
        <w:rPr>
          <w:u w:val="none"/>
        </w:rPr>
        <w:t>t</w:t>
      </w:r>
      <w:r>
        <w:rPr>
          <w:spacing w:val="1"/>
          <w:u w:val="none"/>
        </w:rPr>
        <w:t>h</w:t>
      </w:r>
      <w:r>
        <w:rPr>
          <w:u w:val="none"/>
        </w:rPr>
        <w:t>at</w:t>
      </w:r>
      <w:r>
        <w:rPr>
          <w:spacing w:val="33"/>
          <w:u w:val="none"/>
        </w:rPr>
        <w:t xml:space="preserve"> </w:t>
      </w:r>
      <w:r>
        <w:rPr>
          <w:u w:val="none"/>
        </w:rPr>
        <w:t>it</w:t>
      </w:r>
      <w:r>
        <w:rPr>
          <w:spacing w:val="33"/>
          <w:u w:val="none"/>
        </w:rPr>
        <w:t xml:space="preserve"> </w:t>
      </w:r>
      <w:r>
        <w:rPr>
          <w:spacing w:val="1"/>
          <w:u w:val="none"/>
        </w:rPr>
        <w:t>w</w:t>
      </w:r>
      <w:r>
        <w:rPr>
          <w:u w:val="none"/>
        </w:rPr>
        <w:t>ill</w:t>
      </w:r>
      <w:r>
        <w:rPr>
          <w:spacing w:val="33"/>
          <w:u w:val="none"/>
        </w:rPr>
        <w:t xml:space="preserve"> </w:t>
      </w:r>
      <w:r>
        <w:rPr>
          <w:spacing w:val="1"/>
          <w:u w:val="none"/>
        </w:rPr>
        <w:t>no</w:t>
      </w:r>
      <w:r>
        <w:rPr>
          <w:u w:val="none"/>
        </w:rPr>
        <w:t>t</w:t>
      </w:r>
      <w:r>
        <w:rPr>
          <w:spacing w:val="32"/>
          <w:u w:val="none"/>
        </w:rPr>
        <w:t xml:space="preserve"> </w:t>
      </w:r>
      <w:r>
        <w:rPr>
          <w:spacing w:val="1"/>
          <w:u w:val="none"/>
        </w:rPr>
        <w:t>b</w:t>
      </w:r>
      <w:r>
        <w:rPr>
          <w:u w:val="none"/>
        </w:rPr>
        <w:t>e</w:t>
      </w:r>
      <w:r>
        <w:rPr>
          <w:spacing w:val="34"/>
          <w:u w:val="none"/>
        </w:rPr>
        <w:t xml:space="preserve"> </w:t>
      </w:r>
      <w:r>
        <w:rPr>
          <w:u w:val="none"/>
        </w:rPr>
        <w:t>c</w:t>
      </w:r>
      <w:r>
        <w:rPr>
          <w:spacing w:val="1"/>
          <w:u w:val="none"/>
        </w:rPr>
        <w:t>o</w:t>
      </w:r>
      <w:r>
        <w:rPr>
          <w:u w:val="none"/>
        </w:rPr>
        <w:t>stly</w:t>
      </w:r>
      <w:r>
        <w:rPr>
          <w:spacing w:val="34"/>
          <w:u w:val="none"/>
        </w:rPr>
        <w:t xml:space="preserve"> </w:t>
      </w:r>
      <w:r>
        <w:rPr>
          <w:spacing w:val="1"/>
          <w:u w:val="none"/>
        </w:rPr>
        <w:t>o</w:t>
      </w:r>
      <w:r>
        <w:rPr>
          <w:u w:val="none"/>
        </w:rPr>
        <w:t>r</w:t>
      </w:r>
      <w:r>
        <w:rPr>
          <w:w w:val="102"/>
          <w:u w:val="none"/>
        </w:rPr>
        <w:t xml:space="preserve"> </w:t>
      </w:r>
      <w:r>
        <w:rPr>
          <w:spacing w:val="1"/>
          <w:u w:val="none"/>
        </w:rPr>
        <w:t>d</w:t>
      </w:r>
      <w:r>
        <w:rPr>
          <w:u w:val="none"/>
        </w:rPr>
        <w:t>iffic</w:t>
      </w:r>
      <w:r>
        <w:rPr>
          <w:spacing w:val="1"/>
          <w:u w:val="none"/>
        </w:rPr>
        <w:t>u</w:t>
      </w:r>
      <w:r>
        <w:rPr>
          <w:u w:val="none"/>
        </w:rPr>
        <w:t>lt</w:t>
      </w:r>
      <w:r>
        <w:rPr>
          <w:spacing w:val="21"/>
          <w:u w:val="none"/>
        </w:rPr>
        <w:t xml:space="preserve"> </w:t>
      </w:r>
      <w:r>
        <w:rPr>
          <w:u w:val="none"/>
        </w:rPr>
        <w:t>to</w:t>
      </w:r>
      <w:r>
        <w:rPr>
          <w:spacing w:val="23"/>
          <w:u w:val="none"/>
        </w:rPr>
        <w:t xml:space="preserve"> </w:t>
      </w:r>
      <w:r>
        <w:rPr>
          <w:u w:val="none"/>
        </w:rPr>
        <w:t>se</w:t>
      </w:r>
      <w:r>
        <w:rPr>
          <w:spacing w:val="1"/>
          <w:u w:val="none"/>
        </w:rPr>
        <w:t>g</w:t>
      </w:r>
      <w:r>
        <w:rPr>
          <w:u w:val="none"/>
        </w:rPr>
        <w:t>re</w:t>
      </w:r>
      <w:r>
        <w:rPr>
          <w:spacing w:val="1"/>
          <w:u w:val="none"/>
        </w:rPr>
        <w:t>g</w:t>
      </w:r>
      <w:r>
        <w:rPr>
          <w:u w:val="none"/>
        </w:rPr>
        <w:t>ate,</w:t>
      </w:r>
      <w:r>
        <w:rPr>
          <w:spacing w:val="22"/>
          <w:u w:val="none"/>
        </w:rPr>
        <w:t xml:space="preserve"> </w:t>
      </w:r>
      <w:r>
        <w:rPr>
          <w:u w:val="none"/>
        </w:rPr>
        <w:t>ascertain</w:t>
      </w:r>
      <w:r>
        <w:rPr>
          <w:spacing w:val="22"/>
          <w:u w:val="none"/>
        </w:rPr>
        <w:t xml:space="preserve"> </w:t>
      </w:r>
      <w:r>
        <w:rPr>
          <w:spacing w:val="1"/>
          <w:u w:val="none"/>
        </w:rPr>
        <w:t>o</w:t>
      </w:r>
      <w:r>
        <w:rPr>
          <w:u w:val="none"/>
        </w:rPr>
        <w:t>r</w:t>
      </w:r>
      <w:r>
        <w:rPr>
          <w:spacing w:val="22"/>
          <w:u w:val="none"/>
        </w:rPr>
        <w:t xml:space="preserve"> </w:t>
      </w:r>
      <w:r>
        <w:rPr>
          <w:u w:val="none"/>
        </w:rPr>
        <w:t>i</w:t>
      </w:r>
      <w:r>
        <w:rPr>
          <w:spacing w:val="1"/>
          <w:u w:val="none"/>
        </w:rPr>
        <w:t>d</w:t>
      </w:r>
      <w:r>
        <w:rPr>
          <w:u w:val="none"/>
        </w:rPr>
        <w:t>e</w:t>
      </w:r>
      <w:r>
        <w:rPr>
          <w:spacing w:val="1"/>
          <w:u w:val="none"/>
        </w:rPr>
        <w:t>n</w:t>
      </w:r>
      <w:r>
        <w:rPr>
          <w:u w:val="none"/>
        </w:rPr>
        <w:t>tify</w:t>
      </w:r>
      <w:r>
        <w:rPr>
          <w:spacing w:val="23"/>
          <w:u w:val="none"/>
        </w:rPr>
        <w:t xml:space="preserve"> </w:t>
      </w:r>
      <w:r>
        <w:rPr>
          <w:u w:val="none"/>
        </w:rPr>
        <w:t>its</w:t>
      </w:r>
      <w:r>
        <w:rPr>
          <w:spacing w:val="23"/>
          <w:u w:val="none"/>
        </w:rPr>
        <w:t xml:space="preserve"> </w:t>
      </w:r>
      <w:r>
        <w:rPr>
          <w:u w:val="none"/>
        </w:rPr>
        <w:t>i</w:t>
      </w:r>
      <w:r>
        <w:rPr>
          <w:spacing w:val="1"/>
          <w:u w:val="none"/>
        </w:rPr>
        <w:t>nd</w:t>
      </w:r>
      <w:r>
        <w:rPr>
          <w:spacing w:val="-1"/>
          <w:u w:val="none"/>
        </w:rPr>
        <w:t>i</w:t>
      </w:r>
      <w:r>
        <w:rPr>
          <w:spacing w:val="1"/>
          <w:u w:val="none"/>
        </w:rPr>
        <w:t>v</w:t>
      </w:r>
      <w:r>
        <w:rPr>
          <w:u w:val="none"/>
        </w:rPr>
        <w:t>i</w:t>
      </w:r>
      <w:r>
        <w:rPr>
          <w:spacing w:val="1"/>
          <w:u w:val="none"/>
        </w:rPr>
        <w:t>du</w:t>
      </w:r>
      <w:r>
        <w:rPr>
          <w:u w:val="none"/>
        </w:rPr>
        <w:t>al</w:t>
      </w:r>
      <w:r>
        <w:rPr>
          <w:spacing w:val="21"/>
          <w:u w:val="none"/>
        </w:rPr>
        <w:t xml:space="preserve"> </w:t>
      </w:r>
      <w:r>
        <w:rPr>
          <w:u w:val="none"/>
        </w:rPr>
        <w:t>asset</w:t>
      </w:r>
      <w:r>
        <w:rPr>
          <w:spacing w:val="22"/>
          <w:u w:val="none"/>
        </w:rPr>
        <w:t xml:space="preserve"> </w:t>
      </w:r>
      <w:r>
        <w:rPr>
          <w:spacing w:val="1"/>
          <w:u w:val="none"/>
        </w:rPr>
        <w:t>o</w:t>
      </w:r>
      <w:r>
        <w:rPr>
          <w:u w:val="none"/>
        </w:rPr>
        <w:t>r</w:t>
      </w:r>
      <w:r>
        <w:rPr>
          <w:spacing w:val="22"/>
          <w:u w:val="none"/>
        </w:rPr>
        <w:t xml:space="preserve"> </w:t>
      </w:r>
      <w:r>
        <w:rPr>
          <w:u w:val="none"/>
        </w:rPr>
        <w:t>assets,</w:t>
      </w:r>
      <w:r>
        <w:rPr>
          <w:spacing w:val="21"/>
          <w:u w:val="none"/>
        </w:rPr>
        <w:t xml:space="preserve"> </w:t>
      </w:r>
      <w:r>
        <w:rPr>
          <w:u w:val="none"/>
        </w:rPr>
        <w:t>as</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case</w:t>
      </w:r>
      <w:r>
        <w:rPr>
          <w:spacing w:val="23"/>
          <w:u w:val="none"/>
        </w:rPr>
        <w:t xml:space="preserve"> </w:t>
      </w:r>
      <w:r>
        <w:rPr>
          <w:spacing w:val="2"/>
          <w:u w:val="none"/>
        </w:rPr>
        <w:t>m</w:t>
      </w:r>
      <w:r>
        <w:rPr>
          <w:u w:val="none"/>
        </w:rPr>
        <w:t>ay</w:t>
      </w:r>
      <w:r>
        <w:rPr>
          <w:spacing w:val="23"/>
          <w:u w:val="none"/>
        </w:rPr>
        <w:t xml:space="preserve"> </w:t>
      </w:r>
      <w:r>
        <w:rPr>
          <w:spacing w:val="1"/>
          <w:u w:val="none"/>
        </w:rPr>
        <w:t>b</w:t>
      </w:r>
      <w:r>
        <w:rPr>
          <w:u w:val="none"/>
        </w:rPr>
        <w:t>e,</w:t>
      </w:r>
      <w:r>
        <w:rPr>
          <w:spacing w:val="21"/>
          <w:u w:val="none"/>
        </w:rPr>
        <w:t xml:space="preserve"> </w:t>
      </w:r>
      <w:r>
        <w:rPr>
          <w:u w:val="none"/>
        </w:rPr>
        <w:t>fr</w:t>
      </w:r>
      <w:r>
        <w:rPr>
          <w:spacing w:val="1"/>
          <w:u w:val="none"/>
        </w:rPr>
        <w:t>o</w:t>
      </w:r>
      <w:r>
        <w:rPr>
          <w:u w:val="none"/>
        </w:rPr>
        <w:t>m</w:t>
      </w:r>
      <w:r>
        <w:rPr>
          <w:spacing w:val="24"/>
          <w:u w:val="none"/>
        </w:rPr>
        <w:t xml:space="preserve"> </w:t>
      </w:r>
      <w:r>
        <w:rPr>
          <w:u w:val="none"/>
        </w:rPr>
        <w:t>t</w:t>
      </w:r>
      <w:r>
        <w:rPr>
          <w:spacing w:val="1"/>
          <w:u w:val="none"/>
        </w:rPr>
        <w:t>ho</w:t>
      </w:r>
      <w:r>
        <w:rPr>
          <w:u w:val="none"/>
        </w:rPr>
        <w:t>se</w:t>
      </w:r>
      <w:r>
        <w:rPr>
          <w:spacing w:val="23"/>
          <w:u w:val="none"/>
        </w:rPr>
        <w:t xml:space="preserve"> </w:t>
      </w:r>
      <w:r>
        <w:rPr>
          <w:spacing w:val="1"/>
          <w:u w:val="none"/>
        </w:rPr>
        <w:t>of</w:t>
      </w:r>
      <w:r>
        <w:rPr>
          <w:spacing w:val="2"/>
          <w:w w:val="102"/>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8"/>
          <w:u w:val="none"/>
        </w:rPr>
        <w:t xml:space="preserve"> </w:t>
      </w:r>
      <w:r>
        <w:rPr>
          <w:u w:val="none"/>
        </w:rPr>
        <w:t>or</w:t>
      </w:r>
      <w:r>
        <w:rPr>
          <w:spacing w:val="17"/>
          <w:u w:val="none"/>
        </w:rPr>
        <w:t xml:space="preserve"> </w:t>
      </w:r>
      <w:r>
        <w:rPr>
          <w:u w:val="none"/>
        </w:rPr>
        <w:t>c</w:t>
      </w:r>
      <w:r>
        <w:rPr>
          <w:spacing w:val="1"/>
          <w:u w:val="none"/>
        </w:rPr>
        <w:t>o</w:t>
      </w:r>
      <w:r>
        <w:rPr>
          <w:u w:val="none"/>
        </w:rPr>
        <w:t>nstitue</w:t>
      </w:r>
      <w:r>
        <w:rPr>
          <w:spacing w:val="1"/>
          <w:u w:val="none"/>
        </w:rPr>
        <w:t>n</w:t>
      </w:r>
      <w:r>
        <w:rPr>
          <w:u w:val="none"/>
        </w:rPr>
        <w:t>t</w:t>
      </w:r>
      <w:r>
        <w:rPr>
          <w:spacing w:val="17"/>
          <w:u w:val="none"/>
        </w:rPr>
        <w:t xml:space="preserve"> </w:t>
      </w:r>
      <w:r>
        <w:rPr>
          <w:u w:val="none"/>
        </w:rPr>
        <w:t>party,</w:t>
      </w:r>
      <w:r>
        <w:rPr>
          <w:spacing w:val="17"/>
          <w:u w:val="none"/>
        </w:rPr>
        <w:t xml:space="preserve"> </w:t>
      </w:r>
      <w:r>
        <w:rPr>
          <w:u w:val="none"/>
        </w:rPr>
        <w:t>or</w:t>
      </w:r>
      <w:r>
        <w:rPr>
          <w:spacing w:val="17"/>
          <w:u w:val="none"/>
        </w:rPr>
        <w:t xml:space="preserve"> </w:t>
      </w:r>
      <w:r>
        <w:rPr>
          <w:u w:val="none"/>
        </w:rPr>
        <w:t>a</w:t>
      </w:r>
      <w:r>
        <w:rPr>
          <w:spacing w:val="1"/>
          <w:u w:val="none"/>
        </w:rPr>
        <w:t>n</w:t>
      </w:r>
      <w:r>
        <w:rPr>
          <w:u w:val="none"/>
        </w:rPr>
        <w:t>y</w:t>
      </w:r>
      <w:r>
        <w:rPr>
          <w:spacing w:val="18"/>
          <w:u w:val="none"/>
        </w:rPr>
        <w:t xml:space="preserve"> </w:t>
      </w:r>
      <w:r>
        <w:rPr>
          <w:spacing w:val="1"/>
          <w:u w:val="none"/>
        </w:rPr>
        <w:t>A</w:t>
      </w:r>
      <w:r>
        <w:rPr>
          <w:u w:val="none"/>
        </w:rPr>
        <w:t>ffiliate</w:t>
      </w:r>
      <w:r>
        <w:rPr>
          <w:spacing w:val="19"/>
          <w:u w:val="none"/>
        </w:rPr>
        <w:t xml:space="preserve"> </w:t>
      </w:r>
      <w:r>
        <w:rPr>
          <w:u w:val="none"/>
        </w:rPr>
        <w:t>of</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c</w:t>
      </w:r>
      <w:r>
        <w:rPr>
          <w:spacing w:val="1"/>
          <w:u w:val="none"/>
        </w:rPr>
        <w:t>o</w:t>
      </w:r>
      <w:r>
        <w:rPr>
          <w:u w:val="none"/>
        </w:rPr>
        <w:t>nstitue</w:t>
      </w:r>
      <w:r>
        <w:rPr>
          <w:spacing w:val="1"/>
          <w:u w:val="none"/>
        </w:rPr>
        <w:t>n</w:t>
      </w:r>
      <w:r>
        <w:rPr>
          <w:u w:val="none"/>
        </w:rPr>
        <w:t>t</w:t>
      </w:r>
      <w:r>
        <w:rPr>
          <w:spacing w:val="17"/>
          <w:u w:val="none"/>
        </w:rPr>
        <w:t xml:space="preserve"> </w:t>
      </w:r>
      <w:r>
        <w:rPr>
          <w:u w:val="none"/>
        </w:rPr>
        <w:t>party,</w:t>
      </w:r>
      <w:r>
        <w:rPr>
          <w:spacing w:val="17"/>
          <w:u w:val="none"/>
        </w:rPr>
        <w:t xml:space="preserve"> </w:t>
      </w:r>
      <w:r>
        <w:rPr>
          <w:u w:val="none"/>
        </w:rPr>
        <w:t>or</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other</w:t>
      </w:r>
      <w:r>
        <w:rPr>
          <w:spacing w:val="17"/>
          <w:u w:val="none"/>
        </w:rPr>
        <w:t xml:space="preserve"> </w:t>
      </w:r>
      <w:r>
        <w:rPr>
          <w:u w:val="none"/>
        </w:rPr>
        <w:t>person.</w:t>
      </w:r>
    </w:p>
    <w:p w14:paraId="11BCF5D7" w14:textId="77777777" w:rsidR="000C19C9" w:rsidRDefault="000C19C9">
      <w:pPr>
        <w:spacing w:before="5" w:line="160" w:lineRule="exact"/>
        <w:rPr>
          <w:sz w:val="16"/>
          <w:szCs w:val="16"/>
        </w:rPr>
      </w:pPr>
    </w:p>
    <w:p w14:paraId="192FF2BA" w14:textId="77777777" w:rsidR="000C19C9" w:rsidRDefault="000C19C9">
      <w:pPr>
        <w:spacing w:line="160" w:lineRule="exact"/>
        <w:rPr>
          <w:sz w:val="16"/>
          <w:szCs w:val="16"/>
        </w:rPr>
        <w:sectPr w:rsidR="000C19C9">
          <w:pgSz w:w="12240" w:h="15840"/>
          <w:pgMar w:top="1380" w:right="1320" w:bottom="940" w:left="1340" w:header="0" w:footer="742" w:gutter="0"/>
          <w:cols w:space="720"/>
        </w:sectPr>
      </w:pPr>
    </w:p>
    <w:p w14:paraId="5F7F9732" w14:textId="77777777" w:rsidR="000C19C9" w:rsidRDefault="000C19C9">
      <w:pPr>
        <w:spacing w:before="2" w:line="130" w:lineRule="exact"/>
        <w:rPr>
          <w:sz w:val="13"/>
          <w:szCs w:val="13"/>
        </w:rPr>
      </w:pPr>
    </w:p>
    <w:p w14:paraId="3CD839E6" w14:textId="77777777" w:rsidR="000C19C9" w:rsidRDefault="000C19C9">
      <w:pPr>
        <w:spacing w:line="200" w:lineRule="exact"/>
        <w:rPr>
          <w:sz w:val="20"/>
          <w:szCs w:val="20"/>
        </w:rPr>
      </w:pPr>
    </w:p>
    <w:p w14:paraId="4E31F323" w14:textId="77777777" w:rsidR="000C19C9" w:rsidRDefault="00D3642A">
      <w:pPr>
        <w:pStyle w:val="BodyText"/>
        <w:ind w:firstLine="0"/>
        <w:rPr>
          <w:u w:val="none"/>
        </w:rPr>
      </w:pPr>
      <w:r>
        <w:rPr>
          <w:u w:val="none"/>
        </w:rPr>
        <w:t>e</w:t>
      </w:r>
      <w:r>
        <w:rPr>
          <w:spacing w:val="2"/>
          <w:u w:val="none"/>
        </w:rPr>
        <w:t>m</w:t>
      </w:r>
      <w:r>
        <w:rPr>
          <w:u w:val="none"/>
        </w:rPr>
        <w:t>ployees.</w:t>
      </w:r>
    </w:p>
    <w:p w14:paraId="6D496399" w14:textId="77777777" w:rsidR="000C19C9" w:rsidRDefault="00D3642A">
      <w:pPr>
        <w:pStyle w:val="BodyText"/>
        <w:numPr>
          <w:ilvl w:val="2"/>
          <w:numId w:val="8"/>
        </w:numPr>
        <w:tabs>
          <w:tab w:val="left" w:pos="824"/>
        </w:tabs>
        <w:spacing w:before="77"/>
        <w:ind w:left="824"/>
        <w:rPr>
          <w:u w:val="none"/>
        </w:rPr>
      </w:pPr>
      <w:r>
        <w:rPr>
          <w:u w:val="none"/>
        </w:rPr>
        <w:br w:type="column"/>
      </w:r>
      <w:r>
        <w:rPr>
          <w:u w:val="none"/>
        </w:rPr>
        <w:lastRenderedPageBreak/>
        <w:t xml:space="preserve">It </w:t>
      </w:r>
      <w:r>
        <w:rPr>
          <w:spacing w:val="31"/>
          <w:u w:val="none"/>
        </w:rPr>
        <w:t xml:space="preserve"> </w:t>
      </w:r>
      <w:r>
        <w:rPr>
          <w:u w:val="none"/>
        </w:rPr>
        <w:t>s</w:t>
      </w:r>
      <w:r>
        <w:rPr>
          <w:spacing w:val="1"/>
          <w:u w:val="none"/>
        </w:rPr>
        <w:t>h</w:t>
      </w:r>
      <w:r>
        <w:rPr>
          <w:u w:val="none"/>
        </w:rPr>
        <w:t xml:space="preserve">all </w:t>
      </w:r>
      <w:r>
        <w:rPr>
          <w:spacing w:val="32"/>
          <w:u w:val="none"/>
        </w:rPr>
        <w:t xml:space="preserve"> </w:t>
      </w:r>
      <w:r>
        <w:rPr>
          <w:spacing w:val="1"/>
          <w:u w:val="none"/>
        </w:rPr>
        <w:t>p</w:t>
      </w:r>
      <w:r>
        <w:rPr>
          <w:u w:val="none"/>
        </w:rPr>
        <w:t xml:space="preserve">ay </w:t>
      </w:r>
      <w:r>
        <w:rPr>
          <w:spacing w:val="33"/>
          <w:u w:val="none"/>
        </w:rPr>
        <w:t xml:space="preserve"> </w:t>
      </w:r>
      <w:r>
        <w:rPr>
          <w:u w:val="none"/>
        </w:rPr>
        <w:t>a</w:t>
      </w:r>
      <w:r>
        <w:rPr>
          <w:spacing w:val="1"/>
          <w:u w:val="none"/>
        </w:rPr>
        <w:t>n</w:t>
      </w:r>
      <w:r>
        <w:rPr>
          <w:u w:val="none"/>
        </w:rPr>
        <w:t xml:space="preserve">y </w:t>
      </w:r>
      <w:r>
        <w:rPr>
          <w:spacing w:val="34"/>
          <w:u w:val="none"/>
        </w:rPr>
        <w:t xml:space="preserve"> </w:t>
      </w:r>
      <w:r>
        <w:rPr>
          <w:u w:val="none"/>
        </w:rPr>
        <w:t>lia</w:t>
      </w:r>
      <w:r>
        <w:rPr>
          <w:spacing w:val="1"/>
          <w:u w:val="none"/>
        </w:rPr>
        <w:t>b</w:t>
      </w:r>
      <w:r>
        <w:rPr>
          <w:u w:val="none"/>
        </w:rPr>
        <w:t xml:space="preserve">ilities </w:t>
      </w:r>
      <w:r>
        <w:rPr>
          <w:spacing w:val="33"/>
          <w:u w:val="none"/>
        </w:rPr>
        <w:t xml:space="preserve"> </w:t>
      </w:r>
      <w:r>
        <w:rPr>
          <w:spacing w:val="1"/>
          <w:u w:val="none"/>
        </w:rPr>
        <w:t>ou</w:t>
      </w:r>
      <w:r>
        <w:rPr>
          <w:u w:val="none"/>
        </w:rPr>
        <w:t xml:space="preserve">t </w:t>
      </w:r>
      <w:r>
        <w:rPr>
          <w:spacing w:val="32"/>
          <w:u w:val="none"/>
        </w:rPr>
        <w:t xml:space="preserve"> </w:t>
      </w:r>
      <w:r>
        <w:rPr>
          <w:spacing w:val="1"/>
          <w:u w:val="none"/>
        </w:rPr>
        <w:t>o</w:t>
      </w:r>
      <w:r>
        <w:rPr>
          <w:u w:val="none"/>
        </w:rPr>
        <w:t xml:space="preserve">f </w:t>
      </w:r>
      <w:r>
        <w:rPr>
          <w:spacing w:val="33"/>
          <w:u w:val="none"/>
        </w:rPr>
        <w:t xml:space="preserve"> </w:t>
      </w:r>
      <w:r>
        <w:rPr>
          <w:u w:val="none"/>
        </w:rPr>
        <w:t xml:space="preserve">its </w:t>
      </w:r>
      <w:r>
        <w:rPr>
          <w:spacing w:val="33"/>
          <w:u w:val="none"/>
        </w:rPr>
        <w:t xml:space="preserve"> </w:t>
      </w:r>
      <w:r>
        <w:rPr>
          <w:spacing w:val="1"/>
          <w:u w:val="none"/>
        </w:rPr>
        <w:t>ow</w:t>
      </w:r>
      <w:r>
        <w:rPr>
          <w:u w:val="none"/>
        </w:rPr>
        <w:t xml:space="preserve">n </w:t>
      </w:r>
      <w:r>
        <w:rPr>
          <w:spacing w:val="33"/>
          <w:u w:val="none"/>
        </w:rPr>
        <w:t xml:space="preserve"> </w:t>
      </w:r>
      <w:r>
        <w:rPr>
          <w:u w:val="none"/>
        </w:rPr>
        <w:t>f</w:t>
      </w:r>
      <w:r>
        <w:rPr>
          <w:spacing w:val="1"/>
          <w:u w:val="none"/>
        </w:rPr>
        <w:t>und</w:t>
      </w:r>
      <w:r>
        <w:rPr>
          <w:u w:val="none"/>
        </w:rPr>
        <w:t xml:space="preserve">s, </w:t>
      </w:r>
      <w:r>
        <w:rPr>
          <w:spacing w:val="3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 xml:space="preserve">g </w:t>
      </w:r>
      <w:r>
        <w:rPr>
          <w:spacing w:val="33"/>
          <w:u w:val="none"/>
        </w:rPr>
        <w:t xml:space="preserve"> </w:t>
      </w:r>
      <w:r>
        <w:rPr>
          <w:u w:val="none"/>
        </w:rPr>
        <w:t xml:space="preserve">salaries </w:t>
      </w:r>
      <w:r>
        <w:rPr>
          <w:spacing w:val="20"/>
          <w:u w:val="none"/>
        </w:rPr>
        <w:t xml:space="preserve"> </w:t>
      </w:r>
      <w:r>
        <w:rPr>
          <w:spacing w:val="1"/>
          <w:u w:val="none"/>
        </w:rPr>
        <w:t>o</w:t>
      </w:r>
      <w:r>
        <w:rPr>
          <w:u w:val="none"/>
        </w:rPr>
        <w:t xml:space="preserve">f </w:t>
      </w:r>
      <w:r>
        <w:rPr>
          <w:spacing w:val="32"/>
          <w:u w:val="none"/>
        </w:rPr>
        <w:t xml:space="preserve"> </w:t>
      </w:r>
      <w:r>
        <w:rPr>
          <w:u w:val="none"/>
        </w:rPr>
        <w:t>a</w:t>
      </w:r>
      <w:r>
        <w:rPr>
          <w:spacing w:val="1"/>
          <w:u w:val="none"/>
        </w:rPr>
        <w:t>n</w:t>
      </w:r>
      <w:r>
        <w:rPr>
          <w:u w:val="none"/>
        </w:rPr>
        <w:t>y</w:t>
      </w:r>
    </w:p>
    <w:p w14:paraId="337ED546" w14:textId="77777777" w:rsidR="000C19C9" w:rsidRDefault="000C19C9">
      <w:pPr>
        <w:sectPr w:rsidR="000C19C9">
          <w:type w:val="continuous"/>
          <w:pgSz w:w="12240" w:h="15840"/>
          <w:pgMar w:top="1380" w:right="1320" w:bottom="940" w:left="1340" w:header="720" w:footer="720" w:gutter="0"/>
          <w:cols w:num="2" w:space="720" w:equalWidth="0">
            <w:col w:w="1100" w:space="340"/>
            <w:col w:w="8140"/>
          </w:cols>
        </w:sectPr>
      </w:pPr>
    </w:p>
    <w:p w14:paraId="23C8BF77" w14:textId="77777777" w:rsidR="000C19C9" w:rsidRDefault="000C19C9">
      <w:pPr>
        <w:spacing w:line="170" w:lineRule="exact"/>
        <w:rPr>
          <w:sz w:val="17"/>
          <w:szCs w:val="17"/>
        </w:rPr>
      </w:pPr>
    </w:p>
    <w:p w14:paraId="6765F452" w14:textId="77777777" w:rsidR="000C19C9" w:rsidRDefault="00D3642A">
      <w:pPr>
        <w:pStyle w:val="BodyText"/>
        <w:numPr>
          <w:ilvl w:val="2"/>
          <w:numId w:val="8"/>
        </w:numPr>
        <w:tabs>
          <w:tab w:val="left" w:pos="2264"/>
        </w:tabs>
        <w:spacing w:before="77" w:line="252" w:lineRule="auto"/>
        <w:ind w:right="117" w:firstLine="1440"/>
        <w:rPr>
          <w:u w:val="none"/>
        </w:rPr>
      </w:pPr>
      <w:r>
        <w:rPr>
          <w:u w:val="none"/>
        </w:rPr>
        <w:t>It</w:t>
      </w:r>
      <w:r>
        <w:rPr>
          <w:spacing w:val="45"/>
          <w:u w:val="none"/>
        </w:rPr>
        <w:t xml:space="preserve"> </w:t>
      </w:r>
      <w:r>
        <w:rPr>
          <w:u w:val="none"/>
        </w:rPr>
        <w:t>s</w:t>
      </w:r>
      <w:r>
        <w:rPr>
          <w:spacing w:val="1"/>
          <w:u w:val="none"/>
        </w:rPr>
        <w:t>h</w:t>
      </w:r>
      <w:r>
        <w:rPr>
          <w:u w:val="none"/>
        </w:rPr>
        <w:t>all</w:t>
      </w:r>
      <w:r>
        <w:rPr>
          <w:spacing w:val="46"/>
          <w:u w:val="none"/>
        </w:rPr>
        <w:t xml:space="preserve"> </w:t>
      </w:r>
      <w:r>
        <w:rPr>
          <w:spacing w:val="2"/>
          <w:u w:val="none"/>
        </w:rPr>
        <w:t>m</w:t>
      </w:r>
      <w:r>
        <w:rPr>
          <w:u w:val="none"/>
        </w:rPr>
        <w:t>ai</w:t>
      </w:r>
      <w:r>
        <w:rPr>
          <w:spacing w:val="1"/>
          <w:u w:val="none"/>
        </w:rPr>
        <w:t>n</w:t>
      </w:r>
      <w:r>
        <w:rPr>
          <w:u w:val="none"/>
        </w:rPr>
        <w:t>tain</w:t>
      </w:r>
      <w:r>
        <w:rPr>
          <w:spacing w:val="47"/>
          <w:u w:val="none"/>
        </w:rPr>
        <w:t xml:space="preserve"> </w:t>
      </w:r>
      <w:r>
        <w:rPr>
          <w:u w:val="none"/>
        </w:rPr>
        <w:t>a</w:t>
      </w:r>
      <w:r>
        <w:rPr>
          <w:spacing w:val="47"/>
          <w:u w:val="none"/>
        </w:rPr>
        <w:t xml:space="preserve"> </w:t>
      </w:r>
      <w:r>
        <w:rPr>
          <w:u w:val="none"/>
        </w:rPr>
        <w:t>s</w:t>
      </w:r>
      <w:r>
        <w:rPr>
          <w:spacing w:val="1"/>
          <w:u w:val="none"/>
        </w:rPr>
        <w:t>u</w:t>
      </w:r>
      <w:r>
        <w:rPr>
          <w:u w:val="none"/>
        </w:rPr>
        <w:t>fficie</w:t>
      </w:r>
      <w:r>
        <w:rPr>
          <w:spacing w:val="1"/>
          <w:u w:val="none"/>
        </w:rPr>
        <w:t>n</w:t>
      </w:r>
      <w:r>
        <w:rPr>
          <w:u w:val="none"/>
        </w:rPr>
        <w:t>t</w:t>
      </w:r>
      <w:r>
        <w:rPr>
          <w:spacing w:val="46"/>
          <w:u w:val="none"/>
        </w:rPr>
        <w:t xml:space="preserve"> </w:t>
      </w:r>
      <w:r>
        <w:rPr>
          <w:spacing w:val="1"/>
          <w:u w:val="none"/>
        </w:rPr>
        <w:t>nu</w:t>
      </w:r>
      <w:r>
        <w:rPr>
          <w:spacing w:val="2"/>
          <w:u w:val="none"/>
        </w:rPr>
        <w:t>m</w:t>
      </w:r>
      <w:r>
        <w:rPr>
          <w:spacing w:val="1"/>
          <w:u w:val="none"/>
        </w:rPr>
        <w:t>b</w:t>
      </w:r>
      <w:r>
        <w:rPr>
          <w:u w:val="none"/>
        </w:rPr>
        <w:t>er</w:t>
      </w:r>
      <w:r>
        <w:rPr>
          <w:spacing w:val="46"/>
          <w:u w:val="none"/>
        </w:rPr>
        <w:t xml:space="preserve"> </w:t>
      </w:r>
      <w:r>
        <w:rPr>
          <w:spacing w:val="1"/>
          <w:u w:val="none"/>
        </w:rPr>
        <w:t>o</w:t>
      </w:r>
      <w:r>
        <w:rPr>
          <w:u w:val="none"/>
        </w:rPr>
        <w:t>f</w:t>
      </w:r>
      <w:r>
        <w:rPr>
          <w:spacing w:val="45"/>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ees</w:t>
      </w:r>
      <w:r>
        <w:rPr>
          <w:spacing w:val="47"/>
          <w:u w:val="none"/>
        </w:rPr>
        <w:t xml:space="preserve"> </w:t>
      </w:r>
      <w:r>
        <w:rPr>
          <w:u w:val="none"/>
        </w:rPr>
        <w:t>in</w:t>
      </w:r>
      <w:r>
        <w:rPr>
          <w:spacing w:val="47"/>
          <w:u w:val="none"/>
        </w:rPr>
        <w:t xml:space="preserve"> </w:t>
      </w:r>
      <w:r>
        <w:rPr>
          <w:u w:val="none"/>
        </w:rPr>
        <w:t>li</w:t>
      </w:r>
      <w:r>
        <w:rPr>
          <w:spacing w:val="1"/>
          <w:u w:val="none"/>
        </w:rPr>
        <w:t>gh</w:t>
      </w:r>
      <w:r>
        <w:rPr>
          <w:u w:val="none"/>
        </w:rPr>
        <w:t>t</w:t>
      </w:r>
      <w:r>
        <w:rPr>
          <w:spacing w:val="46"/>
          <w:u w:val="none"/>
        </w:rPr>
        <w:t xml:space="preserve"> </w:t>
      </w:r>
      <w:r>
        <w:rPr>
          <w:spacing w:val="1"/>
          <w:u w:val="none"/>
        </w:rPr>
        <w:t>o</w:t>
      </w:r>
      <w:r>
        <w:rPr>
          <w:u w:val="none"/>
        </w:rPr>
        <w:t>f</w:t>
      </w:r>
      <w:r>
        <w:rPr>
          <w:spacing w:val="46"/>
          <w:u w:val="none"/>
        </w:rPr>
        <w:t xml:space="preserve"> </w:t>
      </w:r>
      <w:r>
        <w:rPr>
          <w:u w:val="none"/>
        </w:rPr>
        <w:t>its</w:t>
      </w:r>
      <w:r>
        <w:rPr>
          <w:spacing w:val="47"/>
          <w:u w:val="none"/>
        </w:rPr>
        <w:t xml:space="preserve"> </w:t>
      </w:r>
      <w:r>
        <w:rPr>
          <w:u w:val="none"/>
        </w:rPr>
        <w:t>c</w:t>
      </w:r>
      <w:r>
        <w:rPr>
          <w:spacing w:val="1"/>
          <w:u w:val="none"/>
        </w:rPr>
        <w:t>on</w:t>
      </w:r>
      <w:r>
        <w:rPr>
          <w:u w:val="none"/>
        </w:rPr>
        <w:t>te</w:t>
      </w:r>
      <w:r>
        <w:rPr>
          <w:spacing w:val="2"/>
          <w:u w:val="none"/>
        </w:rPr>
        <w:t>m</w:t>
      </w:r>
      <w:r>
        <w:rPr>
          <w:spacing w:val="1"/>
          <w:u w:val="none"/>
        </w:rPr>
        <w:t>p</w:t>
      </w:r>
      <w:r>
        <w:rPr>
          <w:u w:val="none"/>
        </w:rPr>
        <w:t>lated</w:t>
      </w:r>
      <w:r>
        <w:rPr>
          <w:w w:val="102"/>
          <w:u w:val="none"/>
        </w:rPr>
        <w:t xml:space="preserve"> </w:t>
      </w:r>
      <w:r>
        <w:rPr>
          <w:spacing w:val="1"/>
          <w:u w:val="none"/>
        </w:rPr>
        <w:t>bu</w:t>
      </w:r>
      <w:r>
        <w:rPr>
          <w:u w:val="none"/>
        </w:rPr>
        <w:t>si</w:t>
      </w:r>
      <w:r>
        <w:rPr>
          <w:spacing w:val="1"/>
          <w:u w:val="none"/>
        </w:rPr>
        <w:t>n</w:t>
      </w:r>
      <w:r>
        <w:rPr>
          <w:u w:val="none"/>
        </w:rPr>
        <w:t xml:space="preserve">ess  </w:t>
      </w:r>
      <w:r>
        <w:rPr>
          <w:spacing w:val="1"/>
          <w:u w:val="none"/>
        </w:rPr>
        <w:t>op</w:t>
      </w:r>
      <w:r>
        <w:rPr>
          <w:u w:val="none"/>
        </w:rPr>
        <w:t>erati</w:t>
      </w:r>
      <w:r>
        <w:rPr>
          <w:spacing w:val="1"/>
          <w:u w:val="none"/>
        </w:rPr>
        <w:t>on</w:t>
      </w:r>
      <w:r>
        <w:rPr>
          <w:u w:val="none"/>
        </w:rPr>
        <w:t>s.</w:t>
      </w:r>
    </w:p>
    <w:p w14:paraId="4D5AE18E" w14:textId="77777777" w:rsidR="000C19C9" w:rsidRDefault="000C19C9">
      <w:pPr>
        <w:spacing w:before="3" w:line="160" w:lineRule="exact"/>
        <w:rPr>
          <w:sz w:val="16"/>
          <w:szCs w:val="16"/>
        </w:rPr>
      </w:pPr>
    </w:p>
    <w:p w14:paraId="328BD06A" w14:textId="77777777" w:rsidR="000C19C9" w:rsidRDefault="000C19C9">
      <w:pPr>
        <w:spacing w:line="160" w:lineRule="exact"/>
        <w:rPr>
          <w:sz w:val="16"/>
          <w:szCs w:val="16"/>
        </w:rPr>
        <w:sectPr w:rsidR="000C19C9">
          <w:type w:val="continuous"/>
          <w:pgSz w:w="12240" w:h="15840"/>
          <w:pgMar w:top="1380" w:right="1320" w:bottom="940" w:left="1340" w:header="720" w:footer="720" w:gutter="0"/>
          <w:cols w:space="720"/>
        </w:sectPr>
      </w:pPr>
    </w:p>
    <w:p w14:paraId="38C74574" w14:textId="77777777" w:rsidR="000C19C9" w:rsidRDefault="000C19C9">
      <w:pPr>
        <w:spacing w:before="7" w:line="120" w:lineRule="exact"/>
        <w:rPr>
          <w:sz w:val="12"/>
          <w:szCs w:val="12"/>
        </w:rPr>
      </w:pPr>
    </w:p>
    <w:p w14:paraId="4FC04FE7" w14:textId="77777777" w:rsidR="000C19C9" w:rsidRDefault="000C19C9">
      <w:pPr>
        <w:spacing w:line="200" w:lineRule="exact"/>
        <w:rPr>
          <w:sz w:val="20"/>
          <w:szCs w:val="20"/>
        </w:rPr>
      </w:pPr>
    </w:p>
    <w:p w14:paraId="1FC625D0" w14:textId="77777777" w:rsidR="000C19C9" w:rsidRDefault="00D3642A">
      <w:pPr>
        <w:pStyle w:val="BodyText"/>
        <w:ind w:firstLine="0"/>
        <w:rPr>
          <w:u w:val="none"/>
        </w:rPr>
      </w:pPr>
      <w:r>
        <w:rPr>
          <w:spacing w:val="1"/>
          <w:u w:val="none"/>
        </w:rPr>
        <w:t>p</w:t>
      </w:r>
      <w:r>
        <w:rPr>
          <w:u w:val="none"/>
        </w:rPr>
        <w:t>ers</w:t>
      </w:r>
      <w:r>
        <w:rPr>
          <w:spacing w:val="1"/>
          <w:u w:val="none"/>
        </w:rPr>
        <w:t>on.</w:t>
      </w:r>
    </w:p>
    <w:p w14:paraId="0FA56EB0" w14:textId="77777777" w:rsidR="000C19C9" w:rsidRDefault="00D3642A">
      <w:pPr>
        <w:pStyle w:val="BodyText"/>
        <w:numPr>
          <w:ilvl w:val="2"/>
          <w:numId w:val="8"/>
        </w:numPr>
        <w:tabs>
          <w:tab w:val="left" w:pos="824"/>
        </w:tabs>
        <w:spacing w:before="77"/>
        <w:ind w:left="824"/>
        <w:rPr>
          <w:u w:val="none"/>
        </w:rPr>
      </w:pPr>
      <w:r>
        <w:rPr>
          <w:u w:val="none"/>
        </w:rPr>
        <w:br w:type="column"/>
      </w:r>
      <w:r>
        <w:rPr>
          <w:u w:val="none"/>
        </w:rPr>
        <w:lastRenderedPageBreak/>
        <w:t>It</w:t>
      </w:r>
      <w:r>
        <w:rPr>
          <w:spacing w:val="45"/>
          <w:u w:val="none"/>
        </w:rPr>
        <w:t xml:space="preserve"> </w:t>
      </w:r>
      <w:r>
        <w:rPr>
          <w:u w:val="none"/>
        </w:rPr>
        <w:t>shall</w:t>
      </w:r>
      <w:r>
        <w:rPr>
          <w:spacing w:val="46"/>
          <w:u w:val="none"/>
        </w:rPr>
        <w:t xml:space="preserve"> </w:t>
      </w:r>
      <w:r>
        <w:rPr>
          <w:u w:val="none"/>
        </w:rPr>
        <w:t>not</w:t>
      </w:r>
      <w:r>
        <w:rPr>
          <w:spacing w:val="45"/>
          <w:u w:val="none"/>
        </w:rPr>
        <w:t xml:space="preserve"> </w:t>
      </w:r>
      <w:r>
        <w:rPr>
          <w:u w:val="none"/>
        </w:rPr>
        <w:t>guarantee</w:t>
      </w:r>
      <w:r>
        <w:rPr>
          <w:spacing w:val="47"/>
          <w:u w:val="none"/>
        </w:rPr>
        <w:t xml:space="preserve"> </w:t>
      </w:r>
      <w:r>
        <w:rPr>
          <w:u w:val="none"/>
        </w:rPr>
        <w:t>or</w:t>
      </w:r>
      <w:r>
        <w:rPr>
          <w:spacing w:val="46"/>
          <w:u w:val="none"/>
        </w:rPr>
        <w:t xml:space="preserve"> </w:t>
      </w:r>
      <w:r>
        <w:rPr>
          <w:u w:val="none"/>
        </w:rPr>
        <w:t>beco</w:t>
      </w:r>
      <w:r>
        <w:rPr>
          <w:spacing w:val="2"/>
          <w:u w:val="none"/>
        </w:rPr>
        <w:t>m</w:t>
      </w:r>
      <w:r>
        <w:rPr>
          <w:u w:val="none"/>
        </w:rPr>
        <w:t>e</w:t>
      </w:r>
      <w:r>
        <w:rPr>
          <w:spacing w:val="47"/>
          <w:u w:val="none"/>
        </w:rPr>
        <w:t xml:space="preserve"> </w:t>
      </w:r>
      <w:r>
        <w:rPr>
          <w:u w:val="none"/>
        </w:rPr>
        <w:t>obli</w:t>
      </w:r>
      <w:r>
        <w:rPr>
          <w:spacing w:val="1"/>
          <w:u w:val="none"/>
        </w:rPr>
        <w:t>g</w:t>
      </w:r>
      <w:r>
        <w:rPr>
          <w:u w:val="none"/>
        </w:rPr>
        <w:t>ated</w:t>
      </w:r>
      <w:r>
        <w:rPr>
          <w:spacing w:val="48"/>
          <w:u w:val="none"/>
        </w:rPr>
        <w:t xml:space="preserve"> </w:t>
      </w:r>
      <w:r>
        <w:rPr>
          <w:u w:val="none"/>
        </w:rPr>
        <w:t>f</w:t>
      </w:r>
      <w:r>
        <w:rPr>
          <w:spacing w:val="1"/>
          <w:u w:val="none"/>
        </w:rPr>
        <w:t>o</w:t>
      </w:r>
      <w:r>
        <w:rPr>
          <w:u w:val="none"/>
        </w:rPr>
        <w:t>r</w:t>
      </w:r>
      <w:r>
        <w:rPr>
          <w:spacing w:val="45"/>
          <w:u w:val="none"/>
        </w:rPr>
        <w:t xml:space="preserve"> </w:t>
      </w:r>
      <w:r>
        <w:rPr>
          <w:u w:val="none"/>
        </w:rPr>
        <w:t>t</w:t>
      </w:r>
      <w:r>
        <w:rPr>
          <w:spacing w:val="1"/>
          <w:u w:val="none"/>
        </w:rPr>
        <w:t>h</w:t>
      </w:r>
      <w:r>
        <w:rPr>
          <w:u w:val="none"/>
        </w:rPr>
        <w:t>e</w:t>
      </w:r>
      <w:r>
        <w:rPr>
          <w:spacing w:val="47"/>
          <w:u w:val="none"/>
        </w:rPr>
        <w:t xml:space="preserve"> </w:t>
      </w:r>
      <w:r>
        <w:rPr>
          <w:spacing w:val="1"/>
          <w:u w:val="none"/>
        </w:rPr>
        <w:t>d</w:t>
      </w:r>
      <w:r>
        <w:rPr>
          <w:u w:val="none"/>
        </w:rPr>
        <w:t>e</w:t>
      </w:r>
      <w:r>
        <w:rPr>
          <w:spacing w:val="1"/>
          <w:u w:val="none"/>
        </w:rPr>
        <w:t>b</w:t>
      </w:r>
      <w:r>
        <w:rPr>
          <w:u w:val="none"/>
        </w:rPr>
        <w:t>ts</w:t>
      </w:r>
      <w:r>
        <w:rPr>
          <w:spacing w:val="47"/>
          <w:u w:val="none"/>
        </w:rPr>
        <w:t xml:space="preserve"> </w:t>
      </w:r>
      <w:r>
        <w:rPr>
          <w:spacing w:val="1"/>
          <w:u w:val="none"/>
        </w:rPr>
        <w:t>o</w:t>
      </w:r>
      <w:r>
        <w:rPr>
          <w:u w:val="none"/>
        </w:rPr>
        <w:t>f</w:t>
      </w:r>
      <w:r>
        <w:rPr>
          <w:spacing w:val="46"/>
          <w:u w:val="none"/>
        </w:rPr>
        <w:t xml:space="preserve"> </w:t>
      </w:r>
      <w:r>
        <w:rPr>
          <w:u w:val="none"/>
        </w:rPr>
        <w:t>a</w:t>
      </w:r>
      <w:r>
        <w:rPr>
          <w:spacing w:val="1"/>
          <w:u w:val="none"/>
        </w:rPr>
        <w:t>n</w:t>
      </w:r>
      <w:r>
        <w:rPr>
          <w:u w:val="none"/>
        </w:rPr>
        <w:t>y</w:t>
      </w:r>
      <w:r>
        <w:rPr>
          <w:spacing w:val="47"/>
          <w:u w:val="none"/>
        </w:rPr>
        <w:t xml:space="preserve"> </w:t>
      </w:r>
      <w:r>
        <w:rPr>
          <w:spacing w:val="1"/>
          <w:u w:val="none"/>
        </w:rPr>
        <w:t>o</w:t>
      </w:r>
      <w:r>
        <w:rPr>
          <w:u w:val="none"/>
        </w:rPr>
        <w:t>t</w:t>
      </w:r>
      <w:r>
        <w:rPr>
          <w:spacing w:val="1"/>
          <w:u w:val="none"/>
        </w:rPr>
        <w:t>h</w:t>
      </w:r>
      <w:r>
        <w:rPr>
          <w:u w:val="none"/>
        </w:rPr>
        <w:t xml:space="preserve">er </w:t>
      </w:r>
      <w:r>
        <w:rPr>
          <w:spacing w:val="-19"/>
          <w:u w:val="none"/>
        </w:rPr>
        <w:t xml:space="preserve"> </w:t>
      </w:r>
      <w:r>
        <w:rPr>
          <w:u w:val="none"/>
        </w:rPr>
        <w:t>e</w:t>
      </w:r>
      <w:r>
        <w:rPr>
          <w:spacing w:val="1"/>
          <w:u w:val="none"/>
        </w:rPr>
        <w:t>n</w:t>
      </w:r>
      <w:r>
        <w:rPr>
          <w:u w:val="none"/>
        </w:rPr>
        <w:t xml:space="preserve">tity </w:t>
      </w:r>
      <w:r>
        <w:rPr>
          <w:spacing w:val="1"/>
          <w:u w:val="none"/>
        </w:rPr>
        <w:t xml:space="preserve"> o</w:t>
      </w:r>
      <w:r>
        <w:rPr>
          <w:u w:val="none"/>
        </w:rPr>
        <w:t>r</w:t>
      </w:r>
    </w:p>
    <w:p w14:paraId="58940C69" w14:textId="77777777" w:rsidR="000C19C9" w:rsidRDefault="000C19C9">
      <w:pPr>
        <w:sectPr w:rsidR="000C19C9">
          <w:type w:val="continuous"/>
          <w:pgSz w:w="12240" w:h="15840"/>
          <w:pgMar w:top="1380" w:right="1320" w:bottom="940" w:left="1340" w:header="720" w:footer="720" w:gutter="0"/>
          <w:cols w:num="2" w:space="720" w:equalWidth="0">
            <w:col w:w="748" w:space="692"/>
            <w:col w:w="8140"/>
          </w:cols>
        </w:sectPr>
      </w:pPr>
    </w:p>
    <w:p w14:paraId="42ACF402" w14:textId="77777777" w:rsidR="000C19C9" w:rsidRDefault="000C19C9">
      <w:pPr>
        <w:spacing w:before="5" w:line="120" w:lineRule="exact"/>
        <w:rPr>
          <w:sz w:val="12"/>
          <w:szCs w:val="12"/>
        </w:rPr>
      </w:pPr>
    </w:p>
    <w:p w14:paraId="0019BEBB" w14:textId="77777777" w:rsidR="000C19C9" w:rsidRDefault="000C19C9">
      <w:pPr>
        <w:spacing w:line="200" w:lineRule="exact"/>
        <w:rPr>
          <w:sz w:val="20"/>
          <w:szCs w:val="20"/>
        </w:rPr>
      </w:pPr>
    </w:p>
    <w:p w14:paraId="76B6C2C7" w14:textId="77777777" w:rsidR="000C19C9" w:rsidRDefault="00D3642A">
      <w:pPr>
        <w:pStyle w:val="BodyText"/>
        <w:ind w:firstLine="0"/>
        <w:rPr>
          <w:u w:val="none"/>
        </w:rPr>
      </w:pPr>
      <w:r>
        <w:rPr>
          <w:u w:val="none"/>
        </w:rPr>
        <w:t>t</w:t>
      </w:r>
      <w:r>
        <w:rPr>
          <w:spacing w:val="1"/>
          <w:u w:val="none"/>
        </w:rPr>
        <w:t>h</w:t>
      </w:r>
      <w:r>
        <w:rPr>
          <w:u w:val="none"/>
        </w:rPr>
        <w:t>e</w:t>
      </w:r>
      <w:r>
        <w:rPr>
          <w:spacing w:val="3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5C5B4AFF" w14:textId="77777777" w:rsidR="000C19C9" w:rsidRDefault="00D3642A">
      <w:pPr>
        <w:pStyle w:val="BodyText"/>
        <w:numPr>
          <w:ilvl w:val="2"/>
          <w:numId w:val="8"/>
        </w:numPr>
        <w:tabs>
          <w:tab w:val="left" w:pos="824"/>
        </w:tabs>
        <w:spacing w:before="70"/>
        <w:ind w:left="824"/>
        <w:rPr>
          <w:u w:val="none"/>
        </w:rPr>
      </w:pPr>
      <w:r>
        <w:rPr>
          <w:u w:val="none"/>
        </w:rPr>
        <w:br w:type="column"/>
      </w:r>
      <w:r>
        <w:rPr>
          <w:u w:val="none"/>
        </w:rPr>
        <w:lastRenderedPageBreak/>
        <w:t>It</w:t>
      </w:r>
      <w:r>
        <w:rPr>
          <w:spacing w:val="18"/>
          <w:u w:val="none"/>
        </w:rPr>
        <w:t xml:space="preserve"> </w:t>
      </w:r>
      <w:r>
        <w:rPr>
          <w:u w:val="none"/>
        </w:rPr>
        <w:t>s</w:t>
      </w:r>
      <w:r>
        <w:rPr>
          <w:spacing w:val="1"/>
          <w:u w:val="none"/>
        </w:rPr>
        <w:t>h</w:t>
      </w:r>
      <w:r>
        <w:rPr>
          <w:u w:val="none"/>
        </w:rPr>
        <w:t>all</w:t>
      </w:r>
      <w:r>
        <w:rPr>
          <w:spacing w:val="18"/>
          <w:u w:val="none"/>
        </w:rPr>
        <w:t xml:space="preserve"> </w:t>
      </w:r>
      <w:r>
        <w:rPr>
          <w:spacing w:val="1"/>
          <w:u w:val="none"/>
        </w:rPr>
        <w:t>no</w:t>
      </w:r>
      <w:r>
        <w:rPr>
          <w:u w:val="none"/>
        </w:rPr>
        <w:t>t</w:t>
      </w:r>
      <w:r>
        <w:rPr>
          <w:spacing w:val="18"/>
          <w:u w:val="none"/>
        </w:rPr>
        <w:t xml:space="preserve"> </w:t>
      </w:r>
      <w:r>
        <w:rPr>
          <w:u w:val="none"/>
        </w:rPr>
        <w:t>ac</w:t>
      </w:r>
      <w:r>
        <w:rPr>
          <w:spacing w:val="1"/>
          <w:u w:val="none"/>
        </w:rPr>
        <w:t>qu</w:t>
      </w:r>
      <w:r>
        <w:rPr>
          <w:u w:val="none"/>
        </w:rPr>
        <w:t>ire</w:t>
      </w:r>
      <w:r>
        <w:rPr>
          <w:spacing w:val="20"/>
          <w:u w:val="none"/>
        </w:rPr>
        <w:t xml:space="preserve"> </w:t>
      </w:r>
      <w:r>
        <w:rPr>
          <w:u w:val="none"/>
        </w:rPr>
        <w:t>a</w:t>
      </w:r>
      <w:r>
        <w:rPr>
          <w:spacing w:val="1"/>
          <w:u w:val="none"/>
        </w:rPr>
        <w:t>n</w:t>
      </w:r>
      <w:r>
        <w:rPr>
          <w:u w:val="none"/>
        </w:rPr>
        <w:t>y</w:t>
      </w:r>
      <w:r>
        <w:rPr>
          <w:spacing w:val="19"/>
          <w:u w:val="none"/>
        </w:rPr>
        <w:t xml:space="preserve"> </w:t>
      </w:r>
      <w:r>
        <w:rPr>
          <w:spacing w:val="1"/>
          <w:u w:val="none"/>
        </w:rPr>
        <w:t>ob</w:t>
      </w:r>
      <w:r>
        <w:rPr>
          <w:u w:val="none"/>
        </w:rPr>
        <w:t>li</w:t>
      </w:r>
      <w:r>
        <w:rPr>
          <w:spacing w:val="1"/>
          <w:u w:val="none"/>
        </w:rPr>
        <w:t>g</w:t>
      </w:r>
      <w:r>
        <w:rPr>
          <w:u w:val="none"/>
        </w:rPr>
        <w:t>ati</w:t>
      </w:r>
      <w:r>
        <w:rPr>
          <w:spacing w:val="1"/>
          <w:u w:val="none"/>
        </w:rPr>
        <w:t>o</w:t>
      </w:r>
      <w:r>
        <w:rPr>
          <w:u w:val="none"/>
        </w:rPr>
        <w:t>n</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spacing w:val="1"/>
          <w:u w:val="none"/>
        </w:rPr>
        <w:t>o</w:t>
      </w:r>
      <w:r>
        <w:rPr>
          <w:u w:val="none"/>
        </w:rPr>
        <w:t>r</w:t>
      </w:r>
      <w:r>
        <w:rPr>
          <w:spacing w:val="19"/>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7"/>
          <w:u w:val="none"/>
        </w:rPr>
        <w:t xml:space="preserve"> </w:t>
      </w:r>
      <w:r>
        <w:rPr>
          <w:spacing w:val="1"/>
          <w:u w:val="none"/>
        </w:rPr>
        <w:t>A</w:t>
      </w:r>
      <w:r>
        <w:rPr>
          <w:u w:val="none"/>
        </w:rPr>
        <w:t>ffiliate</w:t>
      </w:r>
      <w:r>
        <w:rPr>
          <w:spacing w:val="33"/>
          <w:u w:val="none"/>
        </w:rPr>
        <w:t xml:space="preserve"> </w:t>
      </w:r>
      <w:r>
        <w:rPr>
          <w:u w:val="none"/>
        </w:rPr>
        <w:t>of</w:t>
      </w:r>
    </w:p>
    <w:p w14:paraId="3559061C" w14:textId="77777777" w:rsidR="000C19C9" w:rsidRDefault="000C19C9">
      <w:pPr>
        <w:sectPr w:rsidR="000C19C9">
          <w:pgSz w:w="12240" w:h="15840"/>
          <w:pgMar w:top="1380" w:right="1320" w:bottom="940" w:left="1340" w:header="0" w:footer="742" w:gutter="0"/>
          <w:cols w:num="2" w:space="720" w:equalWidth="0">
            <w:col w:w="1339" w:space="101"/>
            <w:col w:w="8140"/>
          </w:cols>
        </w:sectPr>
      </w:pPr>
    </w:p>
    <w:p w14:paraId="334C221C" w14:textId="77777777" w:rsidR="000C19C9" w:rsidRDefault="000C19C9">
      <w:pPr>
        <w:spacing w:line="170" w:lineRule="exact"/>
        <w:rPr>
          <w:sz w:val="17"/>
          <w:szCs w:val="17"/>
        </w:rPr>
      </w:pPr>
    </w:p>
    <w:p w14:paraId="0AC56005" w14:textId="77777777" w:rsidR="000C19C9" w:rsidRDefault="00D3642A">
      <w:pPr>
        <w:pStyle w:val="BodyText"/>
        <w:numPr>
          <w:ilvl w:val="2"/>
          <w:numId w:val="8"/>
        </w:numPr>
        <w:tabs>
          <w:tab w:val="left" w:pos="2264"/>
        </w:tabs>
        <w:spacing w:before="77" w:line="252" w:lineRule="auto"/>
        <w:ind w:right="115" w:firstLine="1440"/>
        <w:jc w:val="both"/>
        <w:rPr>
          <w:u w:val="none"/>
        </w:rPr>
      </w:pPr>
      <w:r>
        <w:rPr>
          <w:u w:val="none"/>
        </w:rPr>
        <w:t>It</w:t>
      </w:r>
      <w:r>
        <w:rPr>
          <w:spacing w:val="10"/>
          <w:u w:val="none"/>
        </w:rPr>
        <w:t xml:space="preserve"> </w:t>
      </w:r>
      <w:r>
        <w:rPr>
          <w:u w:val="none"/>
        </w:rPr>
        <w:t>s</w:t>
      </w:r>
      <w:r>
        <w:rPr>
          <w:spacing w:val="1"/>
          <w:u w:val="none"/>
        </w:rPr>
        <w:t>h</w:t>
      </w:r>
      <w:r>
        <w:rPr>
          <w:u w:val="none"/>
        </w:rPr>
        <w:t>all</w:t>
      </w:r>
      <w:r>
        <w:rPr>
          <w:spacing w:val="10"/>
          <w:u w:val="none"/>
        </w:rPr>
        <w:t xml:space="preserve"> </w:t>
      </w:r>
      <w:r>
        <w:rPr>
          <w:u w:val="none"/>
        </w:rPr>
        <w:t>ca</w:t>
      </w:r>
      <w:r>
        <w:rPr>
          <w:spacing w:val="1"/>
          <w:u w:val="none"/>
        </w:rPr>
        <w:t>u</w:t>
      </w:r>
      <w:r>
        <w:rPr>
          <w:u w:val="none"/>
        </w:rPr>
        <w:t>se</w:t>
      </w:r>
      <w:r>
        <w:rPr>
          <w:spacing w:val="11"/>
          <w:u w:val="none"/>
        </w:rPr>
        <w:t xml:space="preserve"> </w:t>
      </w:r>
      <w:r>
        <w:rPr>
          <w:u w:val="none"/>
        </w:rPr>
        <w:t>t</w:t>
      </w:r>
      <w:r>
        <w:rPr>
          <w:spacing w:val="1"/>
          <w:u w:val="none"/>
        </w:rPr>
        <w:t>h</w:t>
      </w:r>
      <w:r>
        <w:rPr>
          <w:u w:val="none"/>
        </w:rPr>
        <w:t>e</w:t>
      </w:r>
      <w:r>
        <w:rPr>
          <w:spacing w:val="1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0"/>
          <w:u w:val="none"/>
        </w:rPr>
        <w:t xml:space="preserve"> </w:t>
      </w:r>
      <w:r>
        <w:rPr>
          <w:u w:val="none"/>
        </w:rPr>
        <w:t>a</w:t>
      </w:r>
      <w:r>
        <w:rPr>
          <w:spacing w:val="1"/>
          <w:u w:val="none"/>
        </w:rPr>
        <w:t>g</w:t>
      </w:r>
      <w:r>
        <w:rPr>
          <w:u w:val="none"/>
        </w:rPr>
        <w:t>e</w:t>
      </w:r>
      <w:r>
        <w:rPr>
          <w:spacing w:val="1"/>
          <w:u w:val="none"/>
        </w:rPr>
        <w:t>n</w:t>
      </w:r>
      <w:r>
        <w:rPr>
          <w:u w:val="none"/>
        </w:rPr>
        <w:t>ts</w:t>
      </w:r>
      <w:r>
        <w:rPr>
          <w:spacing w:val="10"/>
          <w:u w:val="none"/>
        </w:rPr>
        <w:t xml:space="preserve"> </w:t>
      </w:r>
      <w:r>
        <w:rPr>
          <w:u w:val="none"/>
        </w:rPr>
        <w:t>a</w:t>
      </w:r>
      <w:r>
        <w:rPr>
          <w:spacing w:val="1"/>
          <w:u w:val="none"/>
        </w:rPr>
        <w:t>n</w:t>
      </w:r>
      <w:r>
        <w:rPr>
          <w:u w:val="none"/>
        </w:rPr>
        <w:t>d</w:t>
      </w:r>
      <w:r>
        <w:rPr>
          <w:spacing w:val="10"/>
          <w:u w:val="none"/>
        </w:rPr>
        <w:t xml:space="preserve"> </w:t>
      </w:r>
      <w:r>
        <w:rPr>
          <w:spacing w:val="1"/>
          <w:u w:val="none"/>
        </w:rPr>
        <w:t>o</w:t>
      </w:r>
      <w:r>
        <w:rPr>
          <w:u w:val="none"/>
        </w:rPr>
        <w:t>t</w:t>
      </w:r>
      <w:r>
        <w:rPr>
          <w:spacing w:val="1"/>
          <w:u w:val="none"/>
        </w:rPr>
        <w:t>h</w:t>
      </w:r>
      <w:r>
        <w:rPr>
          <w:u w:val="none"/>
        </w:rPr>
        <w:t>er</w:t>
      </w:r>
      <w:r>
        <w:rPr>
          <w:spacing w:val="11"/>
          <w:u w:val="none"/>
        </w:rPr>
        <w:t xml:space="preserve"> </w:t>
      </w:r>
      <w:r>
        <w:rPr>
          <w:u w:val="none"/>
        </w:rPr>
        <w:t>re</w:t>
      </w:r>
      <w:r>
        <w:rPr>
          <w:spacing w:val="1"/>
          <w:u w:val="none"/>
        </w:rPr>
        <w:t>p</w:t>
      </w:r>
      <w:r>
        <w:rPr>
          <w:u w:val="none"/>
        </w:rPr>
        <w:t>rese</w:t>
      </w:r>
      <w:r>
        <w:rPr>
          <w:spacing w:val="1"/>
          <w:u w:val="none"/>
        </w:rPr>
        <w:t>n</w:t>
      </w:r>
      <w:r>
        <w:rPr>
          <w:u w:val="none"/>
        </w:rPr>
        <w:t>tati</w:t>
      </w:r>
      <w:r>
        <w:rPr>
          <w:spacing w:val="1"/>
          <w:u w:val="none"/>
        </w:rPr>
        <w:t>v</w:t>
      </w:r>
      <w:r>
        <w:rPr>
          <w:u w:val="none"/>
        </w:rPr>
        <w:t>es</w:t>
      </w:r>
      <w:r>
        <w:rPr>
          <w:spacing w:val="10"/>
          <w:u w:val="none"/>
        </w:rPr>
        <w:t xml:space="preserve"> </w:t>
      </w:r>
      <w:r>
        <w:rPr>
          <w:spacing w:val="1"/>
          <w:u w:val="none"/>
        </w:rPr>
        <w:t>o</w:t>
      </w:r>
      <w:r>
        <w:rPr>
          <w:u w:val="none"/>
        </w:rPr>
        <w:t>f</w:t>
      </w:r>
      <w:r>
        <w:rPr>
          <w:spacing w:val="11"/>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u w:val="none"/>
        </w:rPr>
        <w:t>to</w:t>
      </w:r>
      <w:r>
        <w:rPr>
          <w:spacing w:val="24"/>
          <w:u w:val="none"/>
        </w:rPr>
        <w:t xml:space="preserve"> </w:t>
      </w:r>
      <w:r>
        <w:rPr>
          <w:u w:val="none"/>
        </w:rPr>
        <w:t>act</w:t>
      </w:r>
      <w:r>
        <w:rPr>
          <w:spacing w:val="23"/>
          <w:u w:val="none"/>
        </w:rPr>
        <w:t xml:space="preserve"> </w:t>
      </w:r>
      <w:r>
        <w:rPr>
          <w:u w:val="none"/>
        </w:rPr>
        <w:t>at</w:t>
      </w:r>
      <w:r>
        <w:rPr>
          <w:spacing w:val="23"/>
          <w:u w:val="none"/>
        </w:rPr>
        <w:t xml:space="preserve"> </w:t>
      </w:r>
      <w:r>
        <w:rPr>
          <w:u w:val="none"/>
        </w:rPr>
        <w:t>all</w:t>
      </w:r>
      <w:r>
        <w:rPr>
          <w:spacing w:val="22"/>
          <w:u w:val="none"/>
        </w:rPr>
        <w:t xml:space="preserve"> </w:t>
      </w:r>
      <w:r>
        <w:rPr>
          <w:u w:val="none"/>
        </w:rPr>
        <w:t>ti</w:t>
      </w:r>
      <w:r>
        <w:rPr>
          <w:spacing w:val="2"/>
          <w:u w:val="none"/>
        </w:rPr>
        <w:t>m</w:t>
      </w:r>
      <w:r>
        <w:rPr>
          <w:u w:val="none"/>
        </w:rPr>
        <w:t>es</w:t>
      </w:r>
      <w:r>
        <w:rPr>
          <w:spacing w:val="23"/>
          <w:u w:val="none"/>
        </w:rPr>
        <w:t xml:space="preserve"> </w:t>
      </w:r>
      <w:r>
        <w:rPr>
          <w:spacing w:val="2"/>
          <w:u w:val="none"/>
        </w:rPr>
        <w:t>w</w:t>
      </w:r>
      <w:r>
        <w:rPr>
          <w:u w:val="none"/>
        </w:rPr>
        <w:t>ith</w:t>
      </w:r>
      <w:r>
        <w:rPr>
          <w:spacing w:val="24"/>
          <w:u w:val="none"/>
        </w:rPr>
        <w:t xml:space="preserve"> </w:t>
      </w:r>
      <w:r>
        <w:rPr>
          <w:u w:val="none"/>
        </w:rPr>
        <w:t>respect</w:t>
      </w:r>
      <w:r>
        <w:rPr>
          <w:spacing w:val="23"/>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w:t>
      </w:r>
      <w:r>
        <w:rPr>
          <w:spacing w:val="2"/>
          <w:u w:val="none"/>
        </w:rPr>
        <w:t>m</w:t>
      </w:r>
      <w:r>
        <w:rPr>
          <w:u w:val="none"/>
        </w:rPr>
        <w:t>pany</w:t>
      </w:r>
      <w:r>
        <w:rPr>
          <w:spacing w:val="24"/>
          <w:u w:val="none"/>
        </w:rPr>
        <w:t xml:space="preserve"> </w:t>
      </w:r>
      <w:r>
        <w:rPr>
          <w:u w:val="none"/>
        </w:rPr>
        <w:t>consistently</w:t>
      </w:r>
      <w:r>
        <w:rPr>
          <w:spacing w:val="24"/>
          <w:u w:val="none"/>
        </w:rPr>
        <w:t xml:space="preserve"> </w:t>
      </w:r>
      <w:r>
        <w:rPr>
          <w:u w:val="none"/>
        </w:rPr>
        <w:t>and</w:t>
      </w:r>
      <w:r>
        <w:rPr>
          <w:spacing w:val="25"/>
          <w:u w:val="none"/>
        </w:rPr>
        <w:t xml:space="preserve"> </w:t>
      </w:r>
      <w:r>
        <w:rPr>
          <w:u w:val="none"/>
        </w:rPr>
        <w:t>in</w:t>
      </w:r>
      <w:r>
        <w:rPr>
          <w:spacing w:val="24"/>
          <w:u w:val="none"/>
        </w:rPr>
        <w:t xml:space="preserve"> </w:t>
      </w:r>
      <w:r>
        <w:rPr>
          <w:u w:val="none"/>
        </w:rPr>
        <w:t>furt</w:t>
      </w:r>
      <w:r>
        <w:rPr>
          <w:spacing w:val="1"/>
          <w:u w:val="none"/>
        </w:rPr>
        <w:t>h</w:t>
      </w:r>
      <w:r>
        <w:rPr>
          <w:u w:val="none"/>
        </w:rPr>
        <w:t>erance</w:t>
      </w:r>
      <w:r>
        <w:rPr>
          <w:spacing w:val="23"/>
          <w:u w:val="none"/>
        </w:rPr>
        <w:t xml:space="preserve"> </w:t>
      </w:r>
      <w:r>
        <w:rPr>
          <w:u w:val="none"/>
        </w:rPr>
        <w:t>of</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foregoi</w:t>
      </w:r>
      <w:r>
        <w:rPr>
          <w:spacing w:val="1"/>
          <w:u w:val="none"/>
        </w:rPr>
        <w:t>n</w:t>
      </w:r>
      <w:r>
        <w:rPr>
          <w:u w:val="none"/>
        </w:rPr>
        <w:t>g</w:t>
      </w:r>
      <w:r>
        <w:rPr>
          <w:w w:val="102"/>
          <w:u w:val="none"/>
        </w:rPr>
        <w:t xml:space="preserve"> </w:t>
      </w:r>
      <w:r>
        <w:rPr>
          <w:u w:val="none"/>
        </w:rPr>
        <w:t>a</w:t>
      </w:r>
      <w:r>
        <w:rPr>
          <w:spacing w:val="1"/>
          <w:u w:val="none"/>
        </w:rPr>
        <w:t>n</w:t>
      </w:r>
      <w:r>
        <w:rPr>
          <w:u w:val="none"/>
        </w:rPr>
        <w:t>d</w:t>
      </w:r>
      <w:r>
        <w:rPr>
          <w:spacing w:val="16"/>
          <w:u w:val="none"/>
        </w:rPr>
        <w:t xml:space="preserve"> </w:t>
      </w:r>
      <w:r>
        <w:rPr>
          <w:u w:val="none"/>
        </w:rPr>
        <w:t>in</w:t>
      </w:r>
      <w:r>
        <w:rPr>
          <w:spacing w:val="17"/>
          <w:u w:val="none"/>
        </w:rPr>
        <w:t xml:space="preserve"> </w:t>
      </w:r>
      <w:r>
        <w:rPr>
          <w:u w:val="none"/>
        </w:rPr>
        <w:t>the</w:t>
      </w:r>
      <w:r>
        <w:rPr>
          <w:spacing w:val="16"/>
          <w:u w:val="none"/>
        </w:rPr>
        <w:t xml:space="preserve"> </w:t>
      </w:r>
      <w:r>
        <w:rPr>
          <w:u w:val="none"/>
        </w:rPr>
        <w:t>best</w:t>
      </w:r>
      <w:r>
        <w:rPr>
          <w:spacing w:val="15"/>
          <w:u w:val="none"/>
        </w:rPr>
        <w:t xml:space="preserve"> </w:t>
      </w:r>
      <w:r>
        <w:rPr>
          <w:u w:val="none"/>
        </w:rPr>
        <w:t>interests</w:t>
      </w:r>
      <w:r>
        <w:rPr>
          <w:spacing w:val="16"/>
          <w:u w:val="none"/>
        </w:rPr>
        <w:t xml:space="preserve"> </w:t>
      </w:r>
      <w:r>
        <w:rPr>
          <w:u w:val="none"/>
        </w:rPr>
        <w:t>of</w:t>
      </w:r>
      <w:r>
        <w:rPr>
          <w:spacing w:val="15"/>
          <w:u w:val="none"/>
        </w:rPr>
        <w:t xml:space="preserve"> </w:t>
      </w:r>
      <w:r>
        <w:rPr>
          <w:u w:val="none"/>
        </w:rPr>
        <w:t>the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51015D1B" w14:textId="77777777" w:rsidR="000C19C9" w:rsidRDefault="000C19C9">
      <w:pPr>
        <w:spacing w:line="240" w:lineRule="exact"/>
        <w:rPr>
          <w:sz w:val="24"/>
          <w:szCs w:val="24"/>
        </w:rPr>
      </w:pPr>
    </w:p>
    <w:p w14:paraId="3C5DC4FA" w14:textId="77777777" w:rsidR="000C19C9" w:rsidRDefault="00D3642A">
      <w:pPr>
        <w:pStyle w:val="BodyText"/>
        <w:numPr>
          <w:ilvl w:val="2"/>
          <w:numId w:val="8"/>
        </w:numPr>
        <w:tabs>
          <w:tab w:val="left" w:pos="2264"/>
        </w:tabs>
        <w:spacing w:line="248" w:lineRule="auto"/>
        <w:ind w:right="112" w:firstLine="1440"/>
        <w:jc w:val="both"/>
        <w:rPr>
          <w:u w:val="none"/>
        </w:rPr>
      </w:pPr>
      <w:r>
        <w:rPr>
          <w:u w:val="none"/>
        </w:rPr>
        <w:t>It</w:t>
      </w:r>
      <w:r>
        <w:rPr>
          <w:spacing w:val="30"/>
          <w:u w:val="none"/>
        </w:rPr>
        <w:t xml:space="preserve"> </w:t>
      </w:r>
      <w:r>
        <w:rPr>
          <w:u w:val="none"/>
        </w:rPr>
        <w:t>s</w:t>
      </w:r>
      <w:r>
        <w:rPr>
          <w:spacing w:val="1"/>
          <w:u w:val="none"/>
        </w:rPr>
        <w:t>h</w:t>
      </w:r>
      <w:r>
        <w:rPr>
          <w:u w:val="none"/>
        </w:rPr>
        <w:t>all</w:t>
      </w:r>
      <w:r>
        <w:rPr>
          <w:spacing w:val="30"/>
          <w:u w:val="none"/>
        </w:rPr>
        <w:t xml:space="preserve"> </w:t>
      </w:r>
      <w:r>
        <w:rPr>
          <w:spacing w:val="1"/>
          <w:u w:val="none"/>
        </w:rPr>
        <w:t>no</w:t>
      </w:r>
      <w:r>
        <w:rPr>
          <w:u w:val="none"/>
        </w:rPr>
        <w:t>t</w:t>
      </w:r>
      <w:r>
        <w:rPr>
          <w:spacing w:val="30"/>
          <w:u w:val="none"/>
        </w:rPr>
        <w:t xml:space="preserve"> </w:t>
      </w:r>
      <w:r>
        <w:rPr>
          <w:u w:val="none"/>
        </w:rPr>
        <w:t>f</w:t>
      </w:r>
      <w:r>
        <w:rPr>
          <w:spacing w:val="1"/>
          <w:u w:val="none"/>
        </w:rPr>
        <w:t>o</w:t>
      </w:r>
      <w:r>
        <w:rPr>
          <w:u w:val="none"/>
        </w:rPr>
        <w:t>r</w:t>
      </w:r>
      <w:r>
        <w:rPr>
          <w:spacing w:val="2"/>
          <w:u w:val="none"/>
        </w:rPr>
        <w:t>m</w:t>
      </w:r>
      <w:r>
        <w:rPr>
          <w:u w:val="none"/>
        </w:rPr>
        <w:t>,</w:t>
      </w:r>
      <w:r>
        <w:rPr>
          <w:spacing w:val="29"/>
          <w:u w:val="none"/>
        </w:rPr>
        <w:t xml:space="preserve"> </w:t>
      </w:r>
      <w:r>
        <w:rPr>
          <w:u w:val="none"/>
        </w:rPr>
        <w:t>ac</w:t>
      </w:r>
      <w:r>
        <w:rPr>
          <w:spacing w:val="1"/>
          <w:u w:val="none"/>
        </w:rPr>
        <w:t>qu</w:t>
      </w:r>
      <w:r>
        <w:rPr>
          <w:u w:val="none"/>
        </w:rPr>
        <w:t>ire</w:t>
      </w:r>
      <w:r>
        <w:rPr>
          <w:spacing w:val="30"/>
          <w:u w:val="none"/>
        </w:rPr>
        <w:t xml:space="preserve"> </w:t>
      </w:r>
      <w:r>
        <w:rPr>
          <w:spacing w:val="1"/>
          <w:u w:val="none"/>
        </w:rPr>
        <w:t>o</w:t>
      </w:r>
      <w:r>
        <w:rPr>
          <w:u w:val="none"/>
        </w:rPr>
        <w:t>r</w:t>
      </w:r>
      <w:r>
        <w:rPr>
          <w:spacing w:val="30"/>
          <w:u w:val="none"/>
        </w:rPr>
        <w:t xml:space="preserve"> </w:t>
      </w:r>
      <w:r>
        <w:rPr>
          <w:spacing w:val="1"/>
          <w:u w:val="none"/>
        </w:rPr>
        <w:t>ho</w:t>
      </w:r>
      <w:r>
        <w:rPr>
          <w:u w:val="none"/>
        </w:rPr>
        <w:t>ld</w:t>
      </w:r>
      <w:r>
        <w:rPr>
          <w:spacing w:val="30"/>
          <w:u w:val="none"/>
        </w:rPr>
        <w:t xml:space="preserve"> </w:t>
      </w:r>
      <w:r>
        <w:rPr>
          <w:u w:val="none"/>
        </w:rPr>
        <w:t>a</w:t>
      </w:r>
      <w:r>
        <w:rPr>
          <w:spacing w:val="1"/>
          <w:u w:val="none"/>
        </w:rPr>
        <w:t>n</w:t>
      </w:r>
      <w:r>
        <w:rPr>
          <w:u w:val="none"/>
        </w:rPr>
        <w:t>y</w:t>
      </w:r>
      <w:r>
        <w:rPr>
          <w:spacing w:val="30"/>
          <w:u w:val="none"/>
        </w:rPr>
        <w:t xml:space="preserve"> </w:t>
      </w:r>
      <w:r>
        <w:rPr>
          <w:u w:val="none"/>
        </w:rPr>
        <w:t>s</w:t>
      </w:r>
      <w:r>
        <w:rPr>
          <w:spacing w:val="1"/>
          <w:u w:val="none"/>
        </w:rPr>
        <w:t>ub</w:t>
      </w:r>
      <w:r>
        <w:rPr>
          <w:u w:val="none"/>
        </w:rPr>
        <w:t>si</w:t>
      </w:r>
      <w:r>
        <w:rPr>
          <w:spacing w:val="1"/>
          <w:u w:val="none"/>
        </w:rPr>
        <w:t>d</w:t>
      </w:r>
      <w:r>
        <w:rPr>
          <w:u w:val="none"/>
        </w:rPr>
        <w:t>iary</w:t>
      </w:r>
      <w:r>
        <w:rPr>
          <w:spacing w:val="31"/>
          <w:u w:val="none"/>
        </w:rPr>
        <w:t xml:space="preserve"> </w:t>
      </w:r>
      <w:r>
        <w:rPr>
          <w:u w:val="none"/>
        </w:rPr>
        <w:t>(</w:t>
      </w:r>
      <w:r>
        <w:rPr>
          <w:spacing w:val="1"/>
          <w:u w:val="none"/>
        </w:rPr>
        <w:t>wh</w:t>
      </w:r>
      <w:r>
        <w:rPr>
          <w:u w:val="none"/>
        </w:rPr>
        <w:t>et</w:t>
      </w:r>
      <w:r>
        <w:rPr>
          <w:spacing w:val="1"/>
          <w:u w:val="none"/>
        </w:rPr>
        <w:t>h</w:t>
      </w:r>
      <w:r>
        <w:rPr>
          <w:u w:val="none"/>
        </w:rPr>
        <w:t>er</w:t>
      </w:r>
      <w:r>
        <w:rPr>
          <w:spacing w:val="30"/>
          <w:u w:val="none"/>
        </w:rPr>
        <w:t xml:space="preserve"> </w:t>
      </w:r>
      <w:r>
        <w:rPr>
          <w:u w:val="none"/>
        </w:rPr>
        <w:t>c</w:t>
      </w:r>
      <w:r>
        <w:rPr>
          <w:spacing w:val="1"/>
          <w:u w:val="none"/>
        </w:rPr>
        <w:t>o</w:t>
      </w:r>
      <w:r>
        <w:rPr>
          <w:u w:val="none"/>
        </w:rPr>
        <w:t>r</w:t>
      </w:r>
      <w:r>
        <w:rPr>
          <w:spacing w:val="1"/>
          <w:u w:val="none"/>
        </w:rPr>
        <w:t>po</w:t>
      </w:r>
      <w:r>
        <w:rPr>
          <w:u w:val="none"/>
        </w:rPr>
        <w:t>rate,</w:t>
      </w:r>
      <w:r>
        <w:rPr>
          <w:spacing w:val="29"/>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spacing w:val="2"/>
          <w:w w:val="102"/>
          <w:u w:val="none"/>
        </w:rPr>
        <w:t xml:space="preserve"> </w:t>
      </w:r>
      <w:r>
        <w:rPr>
          <w:u w:val="none"/>
        </w:rPr>
        <w:t>li</w:t>
      </w:r>
      <w:r>
        <w:rPr>
          <w:spacing w:val="2"/>
          <w:u w:val="none"/>
        </w:rPr>
        <w:t>m</w:t>
      </w:r>
      <w:r>
        <w:rPr>
          <w:u w:val="none"/>
        </w:rPr>
        <w:t>ited</w:t>
      </w:r>
      <w:r>
        <w:rPr>
          <w:spacing w:val="17"/>
          <w:u w:val="none"/>
        </w:rPr>
        <w:t xml:space="preserve"> </w:t>
      </w:r>
      <w:r>
        <w:rPr>
          <w:u w:val="none"/>
        </w:rPr>
        <w:t>liability</w:t>
      </w:r>
      <w:r>
        <w:rPr>
          <w:spacing w:val="18"/>
          <w:u w:val="none"/>
        </w:rPr>
        <w:t xml:space="preserve"> </w:t>
      </w:r>
      <w:r>
        <w:rPr>
          <w:u w:val="none"/>
        </w:rPr>
        <w:t>co</w:t>
      </w:r>
      <w:r>
        <w:rPr>
          <w:spacing w:val="2"/>
          <w:u w:val="none"/>
        </w:rPr>
        <w:t>m</w:t>
      </w:r>
      <w:r>
        <w:rPr>
          <w:u w:val="none"/>
        </w:rPr>
        <w:t>pany</w:t>
      </w:r>
      <w:r>
        <w:rPr>
          <w:spacing w:val="18"/>
          <w:u w:val="none"/>
        </w:rPr>
        <w:t xml:space="preserve"> </w:t>
      </w:r>
      <w:r>
        <w:rPr>
          <w:u w:val="none"/>
        </w:rPr>
        <w:t>or</w:t>
      </w:r>
      <w:r>
        <w:rPr>
          <w:spacing w:val="16"/>
          <w:u w:val="none"/>
        </w:rPr>
        <w:t xml:space="preserve"> </w:t>
      </w:r>
      <w:r>
        <w:rPr>
          <w:u w:val="none"/>
        </w:rPr>
        <w:t>ot</w:t>
      </w:r>
      <w:r>
        <w:rPr>
          <w:spacing w:val="1"/>
          <w:u w:val="none"/>
        </w:rPr>
        <w:t>h</w:t>
      </w:r>
      <w:r>
        <w:rPr>
          <w:u w:val="none"/>
        </w:rPr>
        <w:t>er)</w:t>
      </w:r>
      <w:r>
        <w:rPr>
          <w:spacing w:val="17"/>
          <w:u w:val="none"/>
        </w:rPr>
        <w:t xml:space="preserve"> </w:t>
      </w:r>
      <w:r>
        <w:rPr>
          <w:u w:val="none"/>
        </w:rPr>
        <w:t>or</w:t>
      </w:r>
      <w:r>
        <w:rPr>
          <w:spacing w:val="17"/>
          <w:u w:val="none"/>
        </w:rPr>
        <w:t xml:space="preserve"> </w:t>
      </w:r>
      <w:r>
        <w:rPr>
          <w:u w:val="none"/>
        </w:rPr>
        <w:t>o</w:t>
      </w:r>
      <w:r>
        <w:rPr>
          <w:spacing w:val="2"/>
          <w:u w:val="none"/>
        </w:rPr>
        <w:t>w</w:t>
      </w:r>
      <w:r>
        <w:rPr>
          <w:u w:val="none"/>
        </w:rPr>
        <w:t>n</w:t>
      </w:r>
      <w:r>
        <w:rPr>
          <w:spacing w:val="17"/>
          <w:u w:val="none"/>
        </w:rPr>
        <w:t xml:space="preserve"> </w:t>
      </w:r>
      <w:r>
        <w:rPr>
          <w:u w:val="none"/>
        </w:rPr>
        <w:t>any</w:t>
      </w:r>
      <w:r>
        <w:rPr>
          <w:spacing w:val="18"/>
          <w:u w:val="none"/>
        </w:rPr>
        <w:t xml:space="preserve"> </w:t>
      </w:r>
      <w:r>
        <w:rPr>
          <w:u w:val="none"/>
        </w:rPr>
        <w:t>equity</w:t>
      </w:r>
      <w:r>
        <w:rPr>
          <w:spacing w:val="18"/>
          <w:u w:val="none"/>
        </w:rPr>
        <w:t xml:space="preserve"> </w:t>
      </w:r>
      <w:r>
        <w:rPr>
          <w:u w:val="none"/>
        </w:rPr>
        <w:t>i</w:t>
      </w:r>
      <w:r>
        <w:rPr>
          <w:spacing w:val="1"/>
          <w:u w:val="none"/>
        </w:rPr>
        <w:t>n</w:t>
      </w:r>
      <w:r>
        <w:rPr>
          <w:u w:val="none"/>
        </w:rPr>
        <w:t>terest</w:t>
      </w:r>
      <w:r>
        <w:rPr>
          <w:spacing w:val="17"/>
          <w:u w:val="none"/>
        </w:rPr>
        <w:t xml:space="preserve"> </w:t>
      </w:r>
      <w:r>
        <w:rPr>
          <w:u w:val="none"/>
        </w:rPr>
        <w:t>in</w:t>
      </w:r>
      <w:r>
        <w:rPr>
          <w:spacing w:val="17"/>
          <w:u w:val="none"/>
        </w:rPr>
        <w:t xml:space="preserve"> </w:t>
      </w:r>
      <w:r>
        <w:rPr>
          <w:u w:val="none"/>
        </w:rPr>
        <w:t>any</w:t>
      </w:r>
      <w:r>
        <w:rPr>
          <w:spacing w:val="18"/>
          <w:u w:val="none"/>
        </w:rPr>
        <w:t xml:space="preserve"> </w:t>
      </w:r>
      <w:r>
        <w:rPr>
          <w:u w:val="none"/>
        </w:rPr>
        <w:t>ot</w:t>
      </w:r>
      <w:r>
        <w:rPr>
          <w:spacing w:val="1"/>
          <w:u w:val="none"/>
        </w:rPr>
        <w:t>h</w:t>
      </w:r>
      <w:r>
        <w:rPr>
          <w:u w:val="none"/>
        </w:rPr>
        <w:t>er</w:t>
      </w:r>
      <w:r>
        <w:rPr>
          <w:spacing w:val="17"/>
          <w:u w:val="none"/>
        </w:rPr>
        <w:t xml:space="preserve"> </w:t>
      </w:r>
      <w:r>
        <w:rPr>
          <w:u w:val="none"/>
        </w:rPr>
        <w:t>entit</w:t>
      </w:r>
      <w:r>
        <w:rPr>
          <w:spacing w:val="1"/>
          <w:u w:val="none"/>
        </w:rPr>
        <w:t>y</w:t>
      </w:r>
      <w:r>
        <w:rPr>
          <w:u w:val="none"/>
        </w:rPr>
        <w:t>.</w:t>
      </w:r>
    </w:p>
    <w:p w14:paraId="745A816F" w14:textId="77777777" w:rsidR="000C19C9" w:rsidRDefault="000C19C9">
      <w:pPr>
        <w:spacing w:before="5" w:line="240" w:lineRule="exact"/>
        <w:rPr>
          <w:sz w:val="24"/>
          <w:szCs w:val="24"/>
        </w:rPr>
      </w:pPr>
    </w:p>
    <w:p w14:paraId="4F247EA0" w14:textId="77777777" w:rsidR="000C19C9" w:rsidRDefault="00D3642A">
      <w:pPr>
        <w:pStyle w:val="Heading1"/>
        <w:ind w:left="2476" w:right="2488"/>
        <w:jc w:val="center"/>
        <w:rPr>
          <w:b w:val="0"/>
          <w:bCs w:val="0"/>
        </w:rPr>
      </w:pPr>
      <w:r>
        <w:rPr>
          <w:spacing w:val="1"/>
        </w:rPr>
        <w:t>ART</w:t>
      </w:r>
      <w:r>
        <w:t>I</w:t>
      </w:r>
      <w:r>
        <w:rPr>
          <w:spacing w:val="1"/>
        </w:rPr>
        <w:t>CL</w:t>
      </w:r>
      <w:r>
        <w:t>E</w:t>
      </w:r>
      <w:r>
        <w:rPr>
          <w:spacing w:val="34"/>
        </w:rPr>
        <w:t xml:space="preserve"> </w:t>
      </w:r>
      <w:r>
        <w:t>II</w:t>
      </w:r>
    </w:p>
    <w:p w14:paraId="461AB157" w14:textId="77777777" w:rsidR="000C19C9" w:rsidRDefault="000C19C9">
      <w:pPr>
        <w:spacing w:before="3" w:line="260" w:lineRule="exact"/>
        <w:rPr>
          <w:sz w:val="26"/>
          <w:szCs w:val="26"/>
        </w:rPr>
      </w:pPr>
    </w:p>
    <w:p w14:paraId="0912420E"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BER</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40"/>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43"/>
          <w:sz w:val="21"/>
          <w:szCs w:val="21"/>
        </w:rPr>
        <w:t xml:space="preserve"> </w:t>
      </w:r>
      <w:r>
        <w:rPr>
          <w:rFonts w:ascii="Times New Roman" w:eastAsia="Times New Roman" w:hAnsi="Times New Roman" w:cs="Times New Roman"/>
          <w:b/>
          <w:bCs/>
          <w:spacing w:val="1"/>
          <w:sz w:val="21"/>
          <w:szCs w:val="21"/>
        </w:rPr>
        <w:t>CAP</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TA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42"/>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BUT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S</w:t>
      </w:r>
    </w:p>
    <w:p w14:paraId="1C7CD8B2" w14:textId="77777777" w:rsidR="000C19C9" w:rsidRDefault="000C19C9">
      <w:pPr>
        <w:spacing w:before="13" w:line="240" w:lineRule="exact"/>
        <w:rPr>
          <w:sz w:val="24"/>
          <w:szCs w:val="24"/>
        </w:rPr>
      </w:pPr>
    </w:p>
    <w:p w14:paraId="7C91F4AF" w14:textId="77777777" w:rsidR="000C19C9" w:rsidRDefault="00D3642A">
      <w:pPr>
        <w:pStyle w:val="BodyText"/>
        <w:numPr>
          <w:ilvl w:val="1"/>
          <w:numId w:val="8"/>
        </w:numPr>
        <w:tabs>
          <w:tab w:val="left" w:pos="1544"/>
        </w:tabs>
        <w:spacing w:line="252" w:lineRule="auto"/>
        <w:ind w:right="116" w:firstLine="720"/>
        <w:rPr>
          <w:u w:val="none"/>
        </w:rPr>
      </w:pPr>
      <w:r>
        <w:rPr>
          <w:spacing w:val="1"/>
          <w:u w:color="000000"/>
        </w:rPr>
        <w:t>NA</w:t>
      </w:r>
      <w:r>
        <w:rPr>
          <w:spacing w:val="2"/>
          <w:u w:color="000000"/>
        </w:rPr>
        <w:t>M</w:t>
      </w:r>
      <w:r>
        <w:rPr>
          <w:spacing w:val="1"/>
          <w:u w:color="000000"/>
        </w:rPr>
        <w:t>E</w:t>
      </w:r>
      <w:r>
        <w:rPr>
          <w:u w:color="000000"/>
        </w:rPr>
        <w:t>S</w:t>
      </w:r>
      <w:r>
        <w:rPr>
          <w:spacing w:val="41"/>
          <w:u w:color="000000"/>
        </w:rPr>
        <w:t xml:space="preserve"> </w:t>
      </w:r>
      <w:r>
        <w:rPr>
          <w:spacing w:val="1"/>
          <w:u w:color="000000"/>
        </w:rPr>
        <w:t>AND</w:t>
      </w:r>
      <w:r>
        <w:rPr>
          <w:spacing w:val="39"/>
          <w:u w:color="000000"/>
        </w:rPr>
        <w:t xml:space="preserve"> </w:t>
      </w:r>
      <w:r>
        <w:rPr>
          <w:spacing w:val="1"/>
          <w:u w:color="000000"/>
        </w:rPr>
        <w:t>ADDRESSE</w:t>
      </w:r>
      <w:r>
        <w:rPr>
          <w:u w:color="000000"/>
        </w:rPr>
        <w:t>S</w:t>
      </w:r>
      <w:r>
        <w:rPr>
          <w:spacing w:val="41"/>
          <w:u w:color="000000"/>
        </w:rPr>
        <w:t xml:space="preserve"> </w:t>
      </w:r>
      <w:r>
        <w:rPr>
          <w:spacing w:val="1"/>
          <w:u w:color="000000"/>
        </w:rPr>
        <w:t>OF</w:t>
      </w:r>
      <w:r>
        <w:rPr>
          <w:spacing w:val="39"/>
          <w:u w:color="000000"/>
        </w:rPr>
        <w:t xml:space="preserve"> </w:t>
      </w:r>
      <w:r>
        <w:rPr>
          <w:spacing w:val="2"/>
          <w:u w:color="000000"/>
        </w:rPr>
        <w:t>M</w:t>
      </w:r>
      <w:r>
        <w:rPr>
          <w:spacing w:val="1"/>
          <w:u w:color="000000"/>
        </w:rPr>
        <w:t>E</w:t>
      </w:r>
      <w:r>
        <w:rPr>
          <w:spacing w:val="2"/>
          <w:u w:color="000000"/>
        </w:rPr>
        <w:t>M</w:t>
      </w:r>
      <w:r>
        <w:rPr>
          <w:spacing w:val="1"/>
          <w:u w:color="000000"/>
        </w:rPr>
        <w:t>BER</w:t>
      </w:r>
      <w:r>
        <w:rPr>
          <w:u w:color="000000"/>
        </w:rPr>
        <w:t>S</w:t>
      </w:r>
      <w:r>
        <w:rPr>
          <w:u w:val="none"/>
        </w:rPr>
        <w:t>.</w:t>
      </w:r>
      <w:r>
        <w:rPr>
          <w:spacing w:val="39"/>
          <w:u w:val="none"/>
        </w:rPr>
        <w:t xml:space="preserve"> </w:t>
      </w:r>
      <w:r>
        <w:rPr>
          <w:spacing w:val="1"/>
          <w:u w:val="none"/>
        </w:rPr>
        <w:t>Th</w:t>
      </w:r>
      <w:r>
        <w:rPr>
          <w:u w:val="none"/>
        </w:rPr>
        <w:t>e</w:t>
      </w:r>
      <w:r>
        <w:rPr>
          <w:spacing w:val="42"/>
          <w:u w:val="none"/>
        </w:rPr>
        <w:t xml:space="preserve"> </w:t>
      </w:r>
      <w:r>
        <w:rPr>
          <w:spacing w:val="1"/>
          <w:u w:val="none"/>
        </w:rPr>
        <w:t>n</w:t>
      </w:r>
      <w:r>
        <w:rPr>
          <w:u w:val="none"/>
        </w:rPr>
        <w:t>a</w:t>
      </w:r>
      <w:r>
        <w:rPr>
          <w:spacing w:val="2"/>
          <w:u w:val="none"/>
        </w:rPr>
        <w:t>m</w:t>
      </w:r>
      <w:r>
        <w:rPr>
          <w:u w:val="none"/>
        </w:rPr>
        <w:t>es,</w:t>
      </w:r>
      <w:r>
        <w:rPr>
          <w:spacing w:val="40"/>
          <w:u w:val="none"/>
        </w:rPr>
        <w:t xml:space="preserve"> </w:t>
      </w:r>
      <w:r>
        <w:rPr>
          <w:u w:val="none"/>
        </w:rPr>
        <w:t>a</w:t>
      </w:r>
      <w:r>
        <w:rPr>
          <w:spacing w:val="1"/>
          <w:u w:val="none"/>
        </w:rPr>
        <w:t>dd</w:t>
      </w:r>
      <w:r>
        <w:rPr>
          <w:u w:val="none"/>
        </w:rPr>
        <w:t>resses</w:t>
      </w:r>
      <w:r>
        <w:rPr>
          <w:spacing w:val="41"/>
          <w:u w:val="none"/>
        </w:rPr>
        <w:t xml:space="preserve"> </w:t>
      </w:r>
      <w:r>
        <w:rPr>
          <w:u w:val="none"/>
        </w:rPr>
        <w:t>a</w:t>
      </w:r>
      <w:r>
        <w:rPr>
          <w:spacing w:val="1"/>
          <w:u w:val="none"/>
        </w:rPr>
        <w:t>n</w:t>
      </w:r>
      <w:r>
        <w:rPr>
          <w:u w:val="none"/>
        </w:rPr>
        <w:t>d</w:t>
      </w:r>
      <w:r>
        <w:rPr>
          <w:spacing w:val="40"/>
          <w:u w:val="none"/>
        </w:rPr>
        <w:t xml:space="preserve"> </w:t>
      </w:r>
      <w:r>
        <w:rPr>
          <w:u w:val="none"/>
        </w:rPr>
        <w:t>i</w:t>
      </w:r>
      <w:r>
        <w:rPr>
          <w:spacing w:val="1"/>
          <w:u w:val="none"/>
        </w:rPr>
        <w:t>n</w:t>
      </w:r>
      <w:r>
        <w:rPr>
          <w:u w:val="none"/>
        </w:rPr>
        <w:t>itial</w:t>
      </w:r>
      <w:r>
        <w:rPr>
          <w:spacing w:val="41"/>
          <w:u w:val="none"/>
        </w:rPr>
        <w:t xml:space="preserve"> </w:t>
      </w:r>
      <w:r>
        <w:rPr>
          <w:spacing w:val="1"/>
          <w:u w:val="none"/>
        </w:rPr>
        <w:t>C</w:t>
      </w:r>
      <w:r>
        <w:rPr>
          <w:u w:val="none"/>
        </w:rPr>
        <w:t>apital</w:t>
      </w:r>
      <w:r>
        <w:rPr>
          <w:w w:val="102"/>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u w:val="none"/>
        </w:rPr>
        <w:t>are</w:t>
      </w:r>
      <w:r>
        <w:rPr>
          <w:spacing w:val="19"/>
          <w:u w:val="none"/>
        </w:rPr>
        <w:t xml:space="preserve"> </w:t>
      </w:r>
      <w:r>
        <w:rPr>
          <w:u w:val="none"/>
        </w:rPr>
        <w:t>set</w:t>
      </w:r>
      <w:r>
        <w:rPr>
          <w:spacing w:val="17"/>
          <w:u w:val="none"/>
        </w:rPr>
        <w:t xml:space="preserve"> </w:t>
      </w:r>
      <w:r>
        <w:rPr>
          <w:u w:val="none"/>
        </w:rPr>
        <w:t>f</w:t>
      </w:r>
      <w:r>
        <w:rPr>
          <w:spacing w:val="1"/>
          <w:u w:val="none"/>
        </w:rPr>
        <w:t>o</w:t>
      </w:r>
      <w:r>
        <w:rPr>
          <w:u w:val="none"/>
        </w:rPr>
        <w:t>rth</w:t>
      </w:r>
      <w:r>
        <w:rPr>
          <w:spacing w:val="19"/>
          <w:u w:val="none"/>
        </w:rPr>
        <w:t xml:space="preserve"> </w:t>
      </w:r>
      <w:r>
        <w:rPr>
          <w:spacing w:val="1"/>
          <w:u w:val="none"/>
        </w:rPr>
        <w:t>o</w:t>
      </w:r>
      <w:r>
        <w:rPr>
          <w:u w:val="none"/>
        </w:rPr>
        <w:t>n</w:t>
      </w:r>
      <w:r>
        <w:rPr>
          <w:spacing w:val="19"/>
          <w:u w:val="none"/>
        </w:rPr>
        <w:t xml:space="preserve"> </w:t>
      </w:r>
      <w:r>
        <w:rPr>
          <w:rFonts w:cs="Times New Roman"/>
          <w:b/>
          <w:bCs/>
          <w:i/>
          <w:spacing w:val="1"/>
          <w:u w:val="none"/>
        </w:rPr>
        <w:t>Exh</w:t>
      </w:r>
      <w:r>
        <w:rPr>
          <w:rFonts w:cs="Times New Roman"/>
          <w:b/>
          <w:bCs/>
          <w:i/>
          <w:u w:val="none"/>
        </w:rPr>
        <w:t>i</w:t>
      </w:r>
      <w:r>
        <w:rPr>
          <w:rFonts w:cs="Times New Roman"/>
          <w:b/>
          <w:bCs/>
          <w:i/>
          <w:spacing w:val="1"/>
          <w:u w:val="none"/>
        </w:rPr>
        <w:t>b</w:t>
      </w:r>
      <w:r>
        <w:rPr>
          <w:rFonts w:cs="Times New Roman"/>
          <w:b/>
          <w:bCs/>
          <w:i/>
          <w:u w:val="none"/>
        </w:rPr>
        <w:t>it</w:t>
      </w:r>
      <w:r>
        <w:rPr>
          <w:rFonts w:cs="Times New Roman"/>
          <w:b/>
          <w:bCs/>
          <w:i/>
          <w:spacing w:val="17"/>
          <w:u w:val="none"/>
        </w:rPr>
        <w:t xml:space="preserve"> </w:t>
      </w:r>
      <w:r>
        <w:rPr>
          <w:rFonts w:cs="Times New Roman"/>
          <w:b/>
          <w:bCs/>
          <w:i/>
          <w:u w:val="none"/>
        </w:rPr>
        <w:t>A</w:t>
      </w:r>
      <w:r>
        <w:rPr>
          <w:rFonts w:cs="Times New Roman"/>
          <w:b/>
          <w:bCs/>
          <w:i/>
          <w:spacing w:val="20"/>
          <w:u w:val="none"/>
        </w:rPr>
        <w:t xml:space="preserve"> </w:t>
      </w:r>
      <w:r>
        <w:rPr>
          <w:u w:val="none"/>
        </w:rPr>
        <w:t>attac</w:t>
      </w:r>
      <w:r>
        <w:rPr>
          <w:spacing w:val="1"/>
          <w:u w:val="none"/>
        </w:rPr>
        <w:t>h</w:t>
      </w:r>
      <w:r>
        <w:rPr>
          <w:u w:val="none"/>
        </w:rPr>
        <w:t>ed</w:t>
      </w:r>
      <w:r>
        <w:rPr>
          <w:spacing w:val="18"/>
          <w:u w:val="none"/>
        </w:rPr>
        <w:t xml:space="preserve"> </w:t>
      </w:r>
      <w:r>
        <w:rPr>
          <w:u w:val="none"/>
        </w:rPr>
        <w:t>hereto.</w:t>
      </w:r>
    </w:p>
    <w:p w14:paraId="0664DD7B" w14:textId="77777777" w:rsidR="000C19C9" w:rsidRDefault="000C19C9">
      <w:pPr>
        <w:spacing w:before="16" w:line="220" w:lineRule="exact"/>
      </w:pPr>
    </w:p>
    <w:p w14:paraId="66916D8E" w14:textId="77777777" w:rsidR="000C19C9" w:rsidRDefault="00D3642A">
      <w:pPr>
        <w:pStyle w:val="BodyText"/>
        <w:numPr>
          <w:ilvl w:val="1"/>
          <w:numId w:val="8"/>
        </w:numPr>
        <w:tabs>
          <w:tab w:val="left" w:pos="1544"/>
        </w:tabs>
        <w:ind w:left="1544"/>
        <w:rPr>
          <w:u w:val="none"/>
        </w:rPr>
      </w:pPr>
      <w:r>
        <w:rPr>
          <w:spacing w:val="1"/>
          <w:u w:color="000000"/>
        </w:rPr>
        <w:t>R</w:t>
      </w:r>
      <w:r>
        <w:rPr>
          <w:u w:color="000000"/>
        </w:rPr>
        <w:t>I</w:t>
      </w:r>
      <w:r>
        <w:rPr>
          <w:spacing w:val="1"/>
          <w:u w:color="000000"/>
        </w:rPr>
        <w:t>GHT</w:t>
      </w:r>
      <w:r>
        <w:rPr>
          <w:u w:color="000000"/>
        </w:rPr>
        <w:t>S</w:t>
      </w:r>
      <w:r>
        <w:rPr>
          <w:spacing w:val="27"/>
          <w:u w:color="000000"/>
        </w:rPr>
        <w:t xml:space="preserve"> </w:t>
      </w:r>
      <w:r>
        <w:rPr>
          <w:spacing w:val="2"/>
          <w:u w:color="000000"/>
        </w:rPr>
        <w:t>W</w:t>
      </w:r>
      <w:r>
        <w:rPr>
          <w:u w:color="000000"/>
        </w:rPr>
        <w:t>I</w:t>
      </w:r>
      <w:r>
        <w:rPr>
          <w:spacing w:val="1"/>
          <w:u w:color="000000"/>
        </w:rPr>
        <w:t>T</w:t>
      </w:r>
      <w:r>
        <w:rPr>
          <w:u w:color="000000"/>
        </w:rPr>
        <w:t>H</w:t>
      </w:r>
      <w:r>
        <w:rPr>
          <w:spacing w:val="27"/>
          <w:u w:color="000000"/>
        </w:rPr>
        <w:t xml:space="preserve"> </w:t>
      </w:r>
      <w:r>
        <w:rPr>
          <w:spacing w:val="1"/>
          <w:u w:color="000000"/>
        </w:rPr>
        <w:t>RESPECT</w:t>
      </w:r>
      <w:r>
        <w:rPr>
          <w:spacing w:val="23"/>
          <w:u w:color="000000"/>
        </w:rPr>
        <w:t xml:space="preserve"> </w:t>
      </w:r>
      <w:r>
        <w:rPr>
          <w:spacing w:val="1"/>
          <w:u w:color="000000"/>
        </w:rPr>
        <w:t>T</w:t>
      </w:r>
      <w:r>
        <w:rPr>
          <w:u w:color="000000"/>
        </w:rPr>
        <w:t>O</w:t>
      </w:r>
      <w:r>
        <w:rPr>
          <w:spacing w:val="27"/>
          <w:u w:color="000000"/>
        </w:rPr>
        <w:t xml:space="preserve"> </w:t>
      </w:r>
      <w:r>
        <w:rPr>
          <w:spacing w:val="1"/>
          <w:u w:color="000000"/>
        </w:rPr>
        <w:t>CAP</w:t>
      </w:r>
      <w:r>
        <w:rPr>
          <w:u w:color="000000"/>
        </w:rPr>
        <w:t>I</w:t>
      </w:r>
      <w:r>
        <w:rPr>
          <w:spacing w:val="1"/>
          <w:u w:color="000000"/>
        </w:rPr>
        <w:t>TAL</w:t>
      </w:r>
      <w:r>
        <w:rPr>
          <w:u w:val="none"/>
        </w:rPr>
        <w:t>.</w:t>
      </w:r>
    </w:p>
    <w:p w14:paraId="7424D16D" w14:textId="77777777" w:rsidR="000C19C9" w:rsidRDefault="000C19C9">
      <w:pPr>
        <w:spacing w:before="5" w:line="170" w:lineRule="exact"/>
        <w:rPr>
          <w:sz w:val="17"/>
          <w:szCs w:val="17"/>
        </w:rPr>
      </w:pPr>
    </w:p>
    <w:p w14:paraId="43833191" w14:textId="77777777" w:rsidR="000C19C9" w:rsidRDefault="00D3642A">
      <w:pPr>
        <w:pStyle w:val="BodyText"/>
        <w:numPr>
          <w:ilvl w:val="2"/>
          <w:numId w:val="8"/>
        </w:numPr>
        <w:tabs>
          <w:tab w:val="left" w:pos="2264"/>
        </w:tabs>
        <w:spacing w:before="77" w:line="252" w:lineRule="auto"/>
        <w:ind w:right="113" w:firstLine="1440"/>
        <w:jc w:val="both"/>
        <w:rPr>
          <w:u w:val="none"/>
        </w:rPr>
      </w:pPr>
      <w:r>
        <w:rPr>
          <w:spacing w:val="1"/>
          <w:u w:color="000000"/>
        </w:rPr>
        <w:t>C</w:t>
      </w:r>
      <w:r>
        <w:rPr>
          <w:u w:color="000000"/>
        </w:rPr>
        <w:t>a</w:t>
      </w:r>
      <w:r>
        <w:rPr>
          <w:spacing w:val="1"/>
          <w:u w:color="000000"/>
        </w:rPr>
        <w:t>p</w:t>
      </w:r>
      <w:r>
        <w:rPr>
          <w:u w:color="000000"/>
        </w:rPr>
        <w:t>ital</w:t>
      </w:r>
      <w:r>
        <w:rPr>
          <w:u w:val="none"/>
        </w:rPr>
        <w:t>.</w:t>
      </w:r>
      <w:r>
        <w:rPr>
          <w:spacing w:val="33"/>
          <w:u w:val="none"/>
        </w:rPr>
        <w:t xml:space="preserve"> </w:t>
      </w:r>
      <w:r>
        <w:rPr>
          <w:spacing w:val="1"/>
          <w:u w:val="none"/>
        </w:rPr>
        <w:t>Ex</w:t>
      </w:r>
      <w:r>
        <w:rPr>
          <w:u w:val="none"/>
        </w:rPr>
        <w:t>ce</w:t>
      </w:r>
      <w:r>
        <w:rPr>
          <w:spacing w:val="1"/>
          <w:u w:val="none"/>
        </w:rPr>
        <w:t>p</w:t>
      </w:r>
      <w:r>
        <w:rPr>
          <w:u w:val="none"/>
        </w:rPr>
        <w:t>t</w:t>
      </w:r>
      <w:r>
        <w:rPr>
          <w:spacing w:val="33"/>
          <w:u w:val="none"/>
        </w:rPr>
        <w:t xml:space="preserve"> </w:t>
      </w:r>
      <w:r>
        <w:rPr>
          <w:u w:val="none"/>
        </w:rPr>
        <w:t>as</w:t>
      </w:r>
      <w:r>
        <w:rPr>
          <w:spacing w:val="35"/>
          <w:u w:val="none"/>
        </w:rPr>
        <w:t xml:space="preserve"> </w:t>
      </w:r>
      <w:r>
        <w:rPr>
          <w:u w:val="none"/>
        </w:rPr>
        <w:t>e</w:t>
      </w:r>
      <w:r>
        <w:rPr>
          <w:spacing w:val="1"/>
          <w:u w:val="none"/>
        </w:rPr>
        <w:t>xp</w:t>
      </w:r>
      <w:r>
        <w:rPr>
          <w:u w:val="none"/>
        </w:rPr>
        <w:t>ressly</w:t>
      </w:r>
      <w:r>
        <w:rPr>
          <w:spacing w:val="35"/>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6"/>
          <w:u w:val="none"/>
        </w:rPr>
        <w:t xml:space="preserve"> </w:t>
      </w:r>
      <w:r>
        <w:rPr>
          <w:u w:val="none"/>
        </w:rPr>
        <w:t>in</w:t>
      </w:r>
      <w:r>
        <w:rPr>
          <w:spacing w:val="36"/>
          <w:u w:val="none"/>
        </w:rPr>
        <w:t xml:space="preserve"> </w:t>
      </w:r>
      <w:r>
        <w:rPr>
          <w:u w:val="none"/>
        </w:rPr>
        <w:t>t</w:t>
      </w:r>
      <w:r>
        <w:rPr>
          <w:spacing w:val="1"/>
          <w:u w:val="none"/>
        </w:rPr>
        <w:t>h</w:t>
      </w:r>
      <w:r>
        <w:rPr>
          <w:u w:val="none"/>
        </w:rPr>
        <w:t>is</w:t>
      </w:r>
      <w:r>
        <w:rPr>
          <w:spacing w:val="34"/>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4"/>
          <w:u w:val="none"/>
        </w:rPr>
        <w:t xml:space="preserve"> </w:t>
      </w:r>
      <w:r>
        <w:rPr>
          <w:spacing w:val="1"/>
          <w:u w:val="none"/>
        </w:rPr>
        <w:t>n</w:t>
      </w:r>
      <w:r>
        <w:rPr>
          <w:u w:val="none"/>
        </w:rPr>
        <w:t>o</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s</w:t>
      </w:r>
      <w:r>
        <w:rPr>
          <w:spacing w:val="1"/>
          <w:u w:val="none"/>
        </w:rPr>
        <w:t>h</w:t>
      </w:r>
      <w:r>
        <w:rPr>
          <w:u w:val="none"/>
        </w:rPr>
        <w:t>all</w:t>
      </w:r>
      <w:r>
        <w:rPr>
          <w:spacing w:val="33"/>
          <w:u w:val="none"/>
        </w:rPr>
        <w:t xml:space="preserve"> </w:t>
      </w:r>
      <w:r>
        <w:rPr>
          <w:spacing w:val="1"/>
          <w:u w:val="none"/>
        </w:rPr>
        <w:t>h</w:t>
      </w:r>
      <w:r>
        <w:rPr>
          <w:u w:val="none"/>
        </w:rPr>
        <w:t>a</w:t>
      </w:r>
      <w:r>
        <w:rPr>
          <w:spacing w:val="1"/>
          <w:u w:val="none"/>
        </w:rPr>
        <w:t>v</w:t>
      </w:r>
      <w:r>
        <w:rPr>
          <w:u w:val="none"/>
        </w:rPr>
        <w:t>e</w:t>
      </w:r>
      <w:r>
        <w:rPr>
          <w:w w:val="102"/>
          <w:u w:val="none"/>
        </w:rPr>
        <w:t xml:space="preserve"> </w:t>
      </w:r>
      <w:r>
        <w:rPr>
          <w:u w:val="none"/>
        </w:rPr>
        <w:t>t</w:t>
      </w:r>
      <w:r>
        <w:rPr>
          <w:spacing w:val="1"/>
          <w:u w:val="none"/>
        </w:rPr>
        <w:t>h</w:t>
      </w:r>
      <w:r>
        <w:rPr>
          <w:u w:val="none"/>
        </w:rPr>
        <w:t>e</w:t>
      </w:r>
      <w:r>
        <w:rPr>
          <w:spacing w:val="22"/>
          <w:u w:val="none"/>
        </w:rPr>
        <w:t xml:space="preserve"> </w:t>
      </w:r>
      <w:r>
        <w:rPr>
          <w:u w:val="none"/>
        </w:rPr>
        <w:t>ri</w:t>
      </w:r>
      <w:r>
        <w:rPr>
          <w:spacing w:val="1"/>
          <w:u w:val="none"/>
        </w:rPr>
        <w:t>g</w:t>
      </w:r>
      <w:r>
        <w:rPr>
          <w:u w:val="none"/>
        </w:rPr>
        <w:t>ht</w:t>
      </w:r>
      <w:r>
        <w:rPr>
          <w:spacing w:val="21"/>
          <w:u w:val="none"/>
        </w:rPr>
        <w:t xml:space="preserve"> </w:t>
      </w:r>
      <w:r>
        <w:rPr>
          <w:u w:val="none"/>
        </w:rPr>
        <w:t>to</w:t>
      </w:r>
      <w:r>
        <w:rPr>
          <w:spacing w:val="22"/>
          <w:u w:val="none"/>
        </w:rPr>
        <w:t xml:space="preserve"> </w:t>
      </w:r>
      <w:r>
        <w:rPr>
          <w:spacing w:val="2"/>
          <w:u w:val="none"/>
        </w:rPr>
        <w:t>w</w:t>
      </w:r>
      <w:r>
        <w:rPr>
          <w:u w:val="none"/>
        </w:rPr>
        <w:t>it</w:t>
      </w:r>
      <w:r>
        <w:rPr>
          <w:spacing w:val="1"/>
          <w:u w:val="none"/>
        </w:rPr>
        <w:t>h</w:t>
      </w:r>
      <w:r>
        <w:rPr>
          <w:u w:val="none"/>
        </w:rPr>
        <w:t>draw</w:t>
      </w:r>
      <w:r>
        <w:rPr>
          <w:spacing w:val="23"/>
          <w:u w:val="none"/>
        </w:rPr>
        <w:t xml:space="preserve"> </w:t>
      </w:r>
      <w:r>
        <w:rPr>
          <w:u w:val="none"/>
        </w:rPr>
        <w:t>or</w:t>
      </w:r>
      <w:r>
        <w:rPr>
          <w:spacing w:val="21"/>
          <w:u w:val="none"/>
        </w:rPr>
        <w:t xml:space="preserve"> </w:t>
      </w:r>
      <w:r>
        <w:rPr>
          <w:u w:val="none"/>
        </w:rPr>
        <w:t>recei</w:t>
      </w:r>
      <w:r>
        <w:rPr>
          <w:spacing w:val="1"/>
          <w:u w:val="none"/>
        </w:rPr>
        <w:t>v</w:t>
      </w:r>
      <w:r>
        <w:rPr>
          <w:u w:val="none"/>
        </w:rPr>
        <w:t>e</w:t>
      </w:r>
      <w:r>
        <w:rPr>
          <w:spacing w:val="22"/>
          <w:u w:val="none"/>
        </w:rPr>
        <w:t xml:space="preserve"> </w:t>
      </w:r>
      <w:r>
        <w:rPr>
          <w:u w:val="none"/>
        </w:rPr>
        <w:t>any</w:t>
      </w:r>
      <w:r>
        <w:rPr>
          <w:spacing w:val="22"/>
          <w:u w:val="none"/>
        </w:rPr>
        <w:t xml:space="preserve"> </w:t>
      </w:r>
      <w:r>
        <w:rPr>
          <w:u w:val="none"/>
        </w:rPr>
        <w:t>ret</w:t>
      </w:r>
      <w:r>
        <w:rPr>
          <w:spacing w:val="1"/>
          <w:u w:val="none"/>
        </w:rPr>
        <w:t>u</w:t>
      </w:r>
      <w:r>
        <w:rPr>
          <w:u w:val="none"/>
        </w:rPr>
        <w:t>rn</w:t>
      </w:r>
      <w:r>
        <w:rPr>
          <w:spacing w:val="23"/>
          <w:u w:val="none"/>
        </w:rPr>
        <w:t xml:space="preserve"> </w:t>
      </w:r>
      <w:r>
        <w:rPr>
          <w:u w:val="none"/>
        </w:rPr>
        <w:t>of</w:t>
      </w:r>
      <w:r>
        <w:rPr>
          <w:spacing w:val="20"/>
          <w:u w:val="none"/>
        </w:rPr>
        <w:t xml:space="preserve"> </w:t>
      </w:r>
      <w:r>
        <w:rPr>
          <w:u w:val="none"/>
        </w:rPr>
        <w:t>its</w:t>
      </w:r>
      <w:r>
        <w:rPr>
          <w:spacing w:val="21"/>
          <w:u w:val="none"/>
        </w:rPr>
        <w:t xml:space="preserve"> </w:t>
      </w:r>
      <w:r>
        <w:rPr>
          <w:spacing w:val="1"/>
          <w:u w:val="none"/>
        </w:rPr>
        <w:t>C</w:t>
      </w:r>
      <w:r>
        <w:rPr>
          <w:u w:val="none"/>
        </w:rPr>
        <w:t>apit</w:t>
      </w:r>
      <w:r>
        <w:rPr>
          <w:spacing w:val="1"/>
          <w:u w:val="none"/>
        </w:rPr>
        <w:t>a</w:t>
      </w:r>
      <w:r>
        <w:rPr>
          <w:u w:val="none"/>
        </w:rPr>
        <w:t>l</w:t>
      </w:r>
      <w:r>
        <w:rPr>
          <w:spacing w:val="21"/>
          <w:u w:val="none"/>
        </w:rPr>
        <w:t xml:space="preserve"> </w:t>
      </w:r>
      <w:r>
        <w:rPr>
          <w:spacing w:val="1"/>
          <w:u w:val="none"/>
        </w:rPr>
        <w:t>C</w:t>
      </w:r>
      <w:r>
        <w:rPr>
          <w:u w:val="none"/>
        </w:rPr>
        <w:t>ontri</w:t>
      </w:r>
      <w:r>
        <w:rPr>
          <w:spacing w:val="1"/>
          <w:u w:val="none"/>
        </w:rPr>
        <w:t>b</w:t>
      </w:r>
      <w:r>
        <w:rPr>
          <w:u w:val="none"/>
        </w:rPr>
        <w:t>uti</w:t>
      </w:r>
      <w:r>
        <w:rPr>
          <w:spacing w:val="1"/>
          <w:u w:val="none"/>
        </w:rPr>
        <w:t>o</w:t>
      </w:r>
      <w:r>
        <w:rPr>
          <w:u w:val="none"/>
        </w:rPr>
        <w:t>ns,</w:t>
      </w:r>
      <w:r>
        <w:rPr>
          <w:spacing w:val="21"/>
          <w:u w:val="none"/>
        </w:rPr>
        <w:t xml:space="preserve"> </w:t>
      </w:r>
      <w:r>
        <w:rPr>
          <w:u w:val="none"/>
        </w:rPr>
        <w:t>and</w:t>
      </w:r>
      <w:r>
        <w:rPr>
          <w:spacing w:val="22"/>
          <w:u w:val="none"/>
        </w:rPr>
        <w:t xml:space="preserve"> </w:t>
      </w:r>
      <w:r>
        <w:rPr>
          <w:u w:val="none"/>
        </w:rPr>
        <w:t>no</w:t>
      </w:r>
      <w:r>
        <w:rPr>
          <w:spacing w:val="23"/>
          <w:u w:val="none"/>
        </w:rPr>
        <w:t xml:space="preserve"> </w:t>
      </w:r>
      <w:r>
        <w:rPr>
          <w:spacing w:val="1"/>
          <w:u w:val="none"/>
        </w:rPr>
        <w:t>C</w:t>
      </w:r>
      <w:r>
        <w:rPr>
          <w:u w:val="none"/>
        </w:rPr>
        <w:t>apital</w:t>
      </w:r>
      <w:r>
        <w:rPr>
          <w:spacing w:val="21"/>
          <w:u w:val="none"/>
        </w:rPr>
        <w:t xml:space="preserve"> </w:t>
      </w:r>
      <w:r>
        <w:rPr>
          <w:spacing w:val="1"/>
          <w:u w:val="none"/>
        </w:rPr>
        <w:t>C</w:t>
      </w:r>
      <w:r>
        <w:rPr>
          <w:u w:val="none"/>
        </w:rPr>
        <w:t>ontri</w:t>
      </w:r>
      <w:r>
        <w:rPr>
          <w:spacing w:val="1"/>
          <w:u w:val="none"/>
        </w:rPr>
        <w:t>b</w:t>
      </w:r>
      <w:r>
        <w:rPr>
          <w:u w:val="none"/>
        </w:rPr>
        <w:t>uti</w:t>
      </w:r>
      <w:r>
        <w:rPr>
          <w:spacing w:val="1"/>
          <w:u w:val="none"/>
        </w:rPr>
        <w:t>o</w:t>
      </w:r>
      <w:r>
        <w:rPr>
          <w:u w:val="none"/>
        </w:rPr>
        <w:t>ns</w:t>
      </w:r>
      <w:r>
        <w:rPr>
          <w:spacing w:val="20"/>
          <w:u w:val="none"/>
        </w:rPr>
        <w:t xml:space="preserve"> </w:t>
      </w:r>
      <w:r>
        <w:rPr>
          <w:spacing w:val="2"/>
          <w:u w:val="none"/>
        </w:rPr>
        <w:t>m</w:t>
      </w:r>
      <w:r>
        <w:rPr>
          <w:u w:val="none"/>
        </w:rPr>
        <w:t>ay</w:t>
      </w:r>
      <w:r>
        <w:rPr>
          <w:w w:val="102"/>
          <w:u w:val="none"/>
        </w:rPr>
        <w:t xml:space="preserve"> </w:t>
      </w:r>
      <w:r>
        <w:rPr>
          <w:spacing w:val="1"/>
          <w:u w:val="none"/>
        </w:rPr>
        <w:t>b</w:t>
      </w:r>
      <w:r>
        <w:rPr>
          <w:u w:val="none"/>
        </w:rPr>
        <w:t>e</w:t>
      </w:r>
      <w:r>
        <w:rPr>
          <w:spacing w:val="16"/>
          <w:u w:val="none"/>
        </w:rPr>
        <w:t xml:space="preserve"> </w:t>
      </w:r>
      <w:r>
        <w:rPr>
          <w:u w:val="none"/>
        </w:rPr>
        <w:t>ret</w:t>
      </w:r>
      <w:r>
        <w:rPr>
          <w:spacing w:val="1"/>
          <w:u w:val="none"/>
        </w:rPr>
        <w:t>u</w:t>
      </w:r>
      <w:r>
        <w:rPr>
          <w:u w:val="none"/>
        </w:rPr>
        <w:t>r</w:t>
      </w:r>
      <w:r>
        <w:rPr>
          <w:spacing w:val="1"/>
          <w:u w:val="none"/>
        </w:rPr>
        <w:t>n</w:t>
      </w:r>
      <w:r>
        <w:rPr>
          <w:u w:val="none"/>
        </w:rPr>
        <w:t>ed</w:t>
      </w:r>
      <w:r>
        <w:rPr>
          <w:spacing w:val="16"/>
          <w:u w:val="none"/>
        </w:rPr>
        <w:t xml:space="preserve"> </w:t>
      </w:r>
      <w:r>
        <w:rPr>
          <w:u w:val="none"/>
        </w:rPr>
        <w:t>in</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f</w:t>
      </w:r>
      <w:r>
        <w:rPr>
          <w:spacing w:val="1"/>
          <w:u w:val="none"/>
        </w:rPr>
        <w:t>o</w:t>
      </w:r>
      <w:r>
        <w:rPr>
          <w:u w:val="none"/>
        </w:rPr>
        <w:t>rm</w:t>
      </w:r>
      <w:r>
        <w:rPr>
          <w:spacing w:val="18"/>
          <w:u w:val="none"/>
        </w:rPr>
        <w:t xml:space="preserve"> </w:t>
      </w:r>
      <w:r>
        <w:rPr>
          <w:spacing w:val="1"/>
          <w:u w:val="none"/>
        </w:rPr>
        <w:t>o</w:t>
      </w:r>
      <w:r>
        <w:rPr>
          <w:u w:val="none"/>
        </w:rPr>
        <w:t>f</w:t>
      </w:r>
      <w:r>
        <w:rPr>
          <w:spacing w:val="15"/>
          <w:u w:val="none"/>
        </w:rPr>
        <w:t xml:space="preserve"> </w:t>
      </w:r>
      <w:r>
        <w:rPr>
          <w:spacing w:val="1"/>
          <w:u w:val="none"/>
        </w:rPr>
        <w:t>p</w:t>
      </w:r>
      <w:r>
        <w:rPr>
          <w:u w:val="none"/>
        </w:rPr>
        <w:t>r</w:t>
      </w:r>
      <w:r>
        <w:rPr>
          <w:spacing w:val="1"/>
          <w:u w:val="none"/>
        </w:rPr>
        <w:t>op</w:t>
      </w:r>
      <w:r>
        <w:rPr>
          <w:u w:val="none"/>
        </w:rPr>
        <w:t>erty</w:t>
      </w:r>
      <w:r>
        <w:rPr>
          <w:spacing w:val="16"/>
          <w:u w:val="none"/>
        </w:rPr>
        <w:t xml:space="preserve"> </w:t>
      </w:r>
      <w:r>
        <w:rPr>
          <w:spacing w:val="1"/>
          <w:u w:val="none"/>
        </w:rPr>
        <w:t>o</w:t>
      </w:r>
      <w:r>
        <w:rPr>
          <w:u w:val="none"/>
        </w:rPr>
        <w:t>t</w:t>
      </w:r>
      <w:r>
        <w:rPr>
          <w:spacing w:val="1"/>
          <w:u w:val="none"/>
        </w:rPr>
        <w:t>h</w:t>
      </w:r>
      <w:r>
        <w:rPr>
          <w:u w:val="none"/>
        </w:rPr>
        <w:t>er</w:t>
      </w:r>
      <w:r>
        <w:rPr>
          <w:spacing w:val="15"/>
          <w:u w:val="none"/>
        </w:rPr>
        <w:t xml:space="preserve"> </w:t>
      </w:r>
      <w:r>
        <w:rPr>
          <w:u w:val="none"/>
        </w:rPr>
        <w:t>t</w:t>
      </w:r>
      <w:r>
        <w:rPr>
          <w:spacing w:val="1"/>
          <w:u w:val="none"/>
        </w:rPr>
        <w:t>h</w:t>
      </w:r>
      <w:r>
        <w:rPr>
          <w:u w:val="none"/>
        </w:rPr>
        <w:t>an</w:t>
      </w:r>
      <w:r>
        <w:rPr>
          <w:spacing w:val="16"/>
          <w:u w:val="none"/>
        </w:rPr>
        <w:t xml:space="preserve"> </w:t>
      </w:r>
      <w:r>
        <w:rPr>
          <w:u w:val="none"/>
        </w:rPr>
        <w:t>cas</w:t>
      </w:r>
      <w:r>
        <w:rPr>
          <w:spacing w:val="1"/>
          <w:u w:val="none"/>
        </w:rPr>
        <w:t>h</w:t>
      </w:r>
      <w:r>
        <w:rPr>
          <w:u w:val="none"/>
        </w:rPr>
        <w:t>.</w:t>
      </w:r>
    </w:p>
    <w:p w14:paraId="1B1161F8" w14:textId="77777777" w:rsidR="000C19C9" w:rsidRDefault="000C19C9">
      <w:pPr>
        <w:spacing w:before="16" w:line="220" w:lineRule="exact"/>
      </w:pPr>
    </w:p>
    <w:p w14:paraId="04E815DA" w14:textId="77777777" w:rsidR="000C19C9" w:rsidRDefault="00D3642A">
      <w:pPr>
        <w:pStyle w:val="BodyText"/>
        <w:numPr>
          <w:ilvl w:val="2"/>
          <w:numId w:val="8"/>
        </w:numPr>
        <w:tabs>
          <w:tab w:val="left" w:pos="2264"/>
        </w:tabs>
        <w:spacing w:line="252" w:lineRule="auto"/>
        <w:ind w:right="114" w:firstLine="1440"/>
        <w:jc w:val="both"/>
        <w:rPr>
          <w:u w:val="none"/>
        </w:rPr>
      </w:pPr>
      <w:r>
        <w:rPr>
          <w:spacing w:val="1"/>
          <w:u w:color="000000"/>
        </w:rPr>
        <w:t>No</w:t>
      </w:r>
      <w:r>
        <w:rPr>
          <w:spacing w:val="34"/>
          <w:u w:color="000000"/>
        </w:rPr>
        <w:t xml:space="preserve"> </w:t>
      </w:r>
      <w:r>
        <w:rPr>
          <w:u w:color="000000"/>
        </w:rPr>
        <w:t>I</w:t>
      </w:r>
      <w:r>
        <w:rPr>
          <w:spacing w:val="1"/>
          <w:u w:color="000000"/>
        </w:rPr>
        <w:t>n</w:t>
      </w:r>
      <w:r>
        <w:rPr>
          <w:u w:color="000000"/>
        </w:rPr>
        <w:t>terest</w:t>
      </w:r>
      <w:r>
        <w:rPr>
          <w:spacing w:val="37"/>
          <w:u w:color="000000"/>
        </w:rPr>
        <w:t xml:space="preserve"> </w:t>
      </w:r>
      <w:r>
        <w:rPr>
          <w:spacing w:val="1"/>
          <w:u w:color="000000"/>
        </w:rPr>
        <w:t>o</w:t>
      </w:r>
      <w:r>
        <w:rPr>
          <w:u w:color="000000"/>
        </w:rPr>
        <w:t>n</w:t>
      </w:r>
      <w:r>
        <w:rPr>
          <w:spacing w:val="38"/>
          <w:u w:color="000000"/>
        </w:rPr>
        <w:t xml:space="preserve"> </w:t>
      </w:r>
      <w:r>
        <w:rPr>
          <w:spacing w:val="1"/>
          <w:u w:color="000000"/>
        </w:rPr>
        <w:t>C</w:t>
      </w:r>
      <w:r>
        <w:rPr>
          <w:u w:color="000000"/>
        </w:rPr>
        <w:t>a</w:t>
      </w:r>
      <w:r>
        <w:rPr>
          <w:spacing w:val="1"/>
          <w:u w:color="000000"/>
        </w:rPr>
        <w:t>p</w:t>
      </w:r>
      <w:r>
        <w:rPr>
          <w:u w:color="000000"/>
        </w:rPr>
        <w:t>ital</w:t>
      </w:r>
      <w:r>
        <w:rPr>
          <w:spacing w:val="37"/>
          <w:u w:color="000000"/>
        </w:rPr>
        <w:t xml:space="preserve"> </w:t>
      </w:r>
      <w:r>
        <w:rPr>
          <w:spacing w:val="1"/>
          <w:u w:color="000000"/>
        </w:rPr>
        <w:t>Con</w:t>
      </w:r>
      <w:r>
        <w:rPr>
          <w:u w:color="000000"/>
        </w:rPr>
        <w:t>tri</w:t>
      </w:r>
      <w:r>
        <w:rPr>
          <w:spacing w:val="1"/>
          <w:u w:color="000000"/>
        </w:rPr>
        <w:t>bu</w:t>
      </w:r>
      <w:r>
        <w:rPr>
          <w:u w:color="000000"/>
        </w:rPr>
        <w:t>ti</w:t>
      </w:r>
      <w:r>
        <w:rPr>
          <w:spacing w:val="1"/>
          <w:u w:color="000000"/>
        </w:rPr>
        <w:t>on</w:t>
      </w:r>
      <w:r>
        <w:rPr>
          <w:u w:color="000000"/>
        </w:rPr>
        <w:t>s</w:t>
      </w:r>
      <w:r>
        <w:rPr>
          <w:u w:val="none"/>
        </w:rPr>
        <w:t>.</w:t>
      </w:r>
      <w:r>
        <w:rPr>
          <w:spacing w:val="37"/>
          <w:u w:val="none"/>
        </w:rPr>
        <w:t xml:space="preserve"> </w:t>
      </w:r>
      <w:r>
        <w:rPr>
          <w:spacing w:val="1"/>
          <w:u w:val="none"/>
        </w:rPr>
        <w:t>Ex</w:t>
      </w:r>
      <w:r>
        <w:rPr>
          <w:u w:val="none"/>
        </w:rPr>
        <w:t>ce</w:t>
      </w:r>
      <w:r>
        <w:rPr>
          <w:spacing w:val="1"/>
          <w:u w:val="none"/>
        </w:rPr>
        <w:t>p</w:t>
      </w:r>
      <w:r>
        <w:rPr>
          <w:u w:val="none"/>
        </w:rPr>
        <w:t>t</w:t>
      </w:r>
      <w:r>
        <w:rPr>
          <w:spacing w:val="36"/>
          <w:u w:val="none"/>
        </w:rPr>
        <w:t xml:space="preserve"> </w:t>
      </w:r>
      <w:r>
        <w:rPr>
          <w:u w:val="none"/>
        </w:rPr>
        <w:t>as</w:t>
      </w:r>
      <w:r>
        <w:rPr>
          <w:spacing w:val="38"/>
          <w:u w:val="none"/>
        </w:rPr>
        <w:t xml:space="preserve"> </w:t>
      </w:r>
      <w:r>
        <w:rPr>
          <w:u w:val="none"/>
        </w:rPr>
        <w:t>e</w:t>
      </w:r>
      <w:r>
        <w:rPr>
          <w:spacing w:val="1"/>
          <w:u w:val="none"/>
        </w:rPr>
        <w:t>xp</w:t>
      </w:r>
      <w:r>
        <w:rPr>
          <w:u w:val="none"/>
        </w:rPr>
        <w:t>ressly</w:t>
      </w:r>
      <w:r>
        <w:rPr>
          <w:spacing w:val="3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8"/>
          <w:u w:val="none"/>
        </w:rPr>
        <w:t xml:space="preserve"> </w:t>
      </w:r>
      <w:r>
        <w:rPr>
          <w:u w:val="none"/>
        </w:rPr>
        <w:t>in</w:t>
      </w:r>
      <w:r>
        <w:rPr>
          <w:spacing w:val="38"/>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6"/>
          <w:u w:val="none"/>
        </w:rPr>
        <w:t xml:space="preserve"> </w:t>
      </w:r>
      <w:r>
        <w:rPr>
          <w:spacing w:val="1"/>
          <w:u w:val="none"/>
        </w:rPr>
        <w:t>n</w:t>
      </w:r>
      <w:r>
        <w:rPr>
          <w:u w:val="none"/>
        </w:rPr>
        <w:t>o</w:t>
      </w:r>
      <w:r>
        <w:rPr>
          <w:spacing w:val="17"/>
          <w:u w:val="none"/>
        </w:rPr>
        <w:t xml:space="preserve"> </w:t>
      </w:r>
      <w:r>
        <w:rPr>
          <w:spacing w:val="1"/>
          <w:u w:val="none"/>
        </w:rPr>
        <w:t>C</w:t>
      </w:r>
      <w:r>
        <w:rPr>
          <w:u w:val="none"/>
        </w:rPr>
        <w:t>a</w:t>
      </w:r>
      <w:r>
        <w:rPr>
          <w:spacing w:val="1"/>
          <w:u w:val="none"/>
        </w:rPr>
        <w:t>p</w:t>
      </w:r>
      <w:r>
        <w:rPr>
          <w:u w:val="none"/>
        </w:rPr>
        <w:t>ital</w:t>
      </w:r>
      <w:r>
        <w:rPr>
          <w:spacing w:val="16"/>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18"/>
          <w:u w:val="none"/>
        </w:rPr>
        <w:t xml:space="preserve"> </w:t>
      </w:r>
      <w:r>
        <w:rPr>
          <w:spacing w:val="1"/>
          <w:u w:val="none"/>
        </w:rPr>
        <w:t>o</w:t>
      </w:r>
      <w:r>
        <w:rPr>
          <w:u w:val="none"/>
        </w:rPr>
        <w:t>f</w:t>
      </w:r>
      <w:r>
        <w:rPr>
          <w:spacing w:val="17"/>
          <w:u w:val="none"/>
        </w:rPr>
        <w:t xml:space="preserve"> </w:t>
      </w:r>
      <w:r>
        <w:rPr>
          <w:u w:val="none"/>
        </w:rPr>
        <w:t>a</w:t>
      </w:r>
      <w:r>
        <w:rPr>
          <w:spacing w:val="1"/>
          <w:u w:val="none"/>
        </w:rPr>
        <w:t>n</w:t>
      </w:r>
      <w:r>
        <w:rPr>
          <w:u w:val="none"/>
        </w:rPr>
        <w:t>y</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ear</w:t>
      </w:r>
      <w:r>
        <w:rPr>
          <w:spacing w:val="17"/>
          <w:u w:val="none"/>
        </w:rPr>
        <w:t xml:space="preserve"> </w:t>
      </w:r>
      <w:r>
        <w:rPr>
          <w:u w:val="none"/>
        </w:rPr>
        <w:t>a</w:t>
      </w:r>
      <w:r>
        <w:rPr>
          <w:spacing w:val="1"/>
          <w:u w:val="none"/>
        </w:rPr>
        <w:t>n</w:t>
      </w:r>
      <w:r>
        <w:rPr>
          <w:u w:val="none"/>
        </w:rPr>
        <w:t>y</w:t>
      </w:r>
      <w:r>
        <w:rPr>
          <w:spacing w:val="17"/>
          <w:u w:val="none"/>
        </w:rPr>
        <w:t xml:space="preserve"> </w:t>
      </w:r>
      <w:r>
        <w:rPr>
          <w:u w:val="none"/>
        </w:rPr>
        <w:t>i</w:t>
      </w:r>
      <w:r>
        <w:rPr>
          <w:spacing w:val="1"/>
          <w:u w:val="none"/>
        </w:rPr>
        <w:t>n</w:t>
      </w:r>
      <w:r>
        <w:rPr>
          <w:u w:val="none"/>
        </w:rPr>
        <w:t>terest</w:t>
      </w:r>
      <w:r>
        <w:rPr>
          <w:spacing w:val="17"/>
          <w:u w:val="none"/>
        </w:rPr>
        <w:t xml:space="preserve"> </w:t>
      </w:r>
      <w:r>
        <w:rPr>
          <w:spacing w:val="1"/>
          <w:u w:val="none"/>
        </w:rPr>
        <w:t>o</w:t>
      </w:r>
      <w:r>
        <w:rPr>
          <w:u w:val="none"/>
        </w:rPr>
        <w:t>r</w:t>
      </w:r>
      <w:r>
        <w:rPr>
          <w:spacing w:val="17"/>
          <w:u w:val="none"/>
        </w:rPr>
        <w:t xml:space="preserve"> </w:t>
      </w:r>
      <w:r>
        <w:rPr>
          <w:spacing w:val="1"/>
          <w:u w:val="none"/>
        </w:rPr>
        <w:t>o</w:t>
      </w:r>
      <w:r>
        <w:rPr>
          <w:spacing w:val="-1"/>
          <w:u w:val="none"/>
        </w:rPr>
        <w:t>t</w:t>
      </w:r>
      <w:r>
        <w:rPr>
          <w:spacing w:val="1"/>
          <w:u w:val="none"/>
        </w:rPr>
        <w:t>h</w:t>
      </w:r>
      <w:r>
        <w:rPr>
          <w:u w:val="none"/>
        </w:rPr>
        <w:t>er</w:t>
      </w:r>
      <w:r>
        <w:rPr>
          <w:spacing w:val="1"/>
          <w:u w:val="none"/>
        </w:rPr>
        <w:t>w</w:t>
      </w:r>
      <w:r>
        <w:rPr>
          <w:u w:val="none"/>
        </w:rPr>
        <w:t>ise</w:t>
      </w:r>
      <w:r>
        <w:rPr>
          <w:spacing w:val="16"/>
          <w:u w:val="none"/>
        </w:rPr>
        <w:t xml:space="preserve"> </w:t>
      </w:r>
      <w:r>
        <w:rPr>
          <w:u w:val="none"/>
        </w:rPr>
        <w:t>e</w:t>
      </w:r>
      <w:r>
        <w:rPr>
          <w:spacing w:val="1"/>
          <w:u w:val="none"/>
        </w:rPr>
        <w:t>n</w:t>
      </w:r>
      <w:r>
        <w:rPr>
          <w:u w:val="none"/>
        </w:rPr>
        <w:t>title</w:t>
      </w:r>
      <w:r>
        <w:rPr>
          <w:spacing w:val="17"/>
          <w:u w:val="none"/>
        </w:rPr>
        <w:t xml:space="preserve"> </w:t>
      </w:r>
      <w:r>
        <w:rPr>
          <w:u w:val="none"/>
        </w:rPr>
        <w:t>t</w:t>
      </w:r>
      <w:r>
        <w:rPr>
          <w:spacing w:val="1"/>
          <w:u w:val="none"/>
        </w:rPr>
        <w:t>he</w:t>
      </w:r>
      <w:r>
        <w:rPr>
          <w:spacing w:val="2"/>
          <w:w w:val="102"/>
          <w:u w:val="none"/>
        </w:rPr>
        <w:t xml:space="preserve"> </w:t>
      </w:r>
      <w:r>
        <w:rPr>
          <w:u w:val="none"/>
        </w:rPr>
        <w:t>c</w:t>
      </w:r>
      <w:r>
        <w:rPr>
          <w:spacing w:val="1"/>
          <w:u w:val="none"/>
        </w:rPr>
        <w:t>o</w:t>
      </w:r>
      <w:r>
        <w:rPr>
          <w:u w:val="none"/>
        </w:rPr>
        <w:t>ntributing</w:t>
      </w:r>
      <w:r>
        <w:rPr>
          <w:spacing w:val="21"/>
          <w:u w:val="none"/>
        </w:rPr>
        <w:t xml:space="preserve"> </w:t>
      </w:r>
      <w:r>
        <w:rPr>
          <w:spacing w:val="2"/>
          <w:u w:val="none"/>
        </w:rPr>
        <w:t>M</w:t>
      </w:r>
      <w:r>
        <w:rPr>
          <w:u w:val="none"/>
        </w:rPr>
        <w:t>e</w:t>
      </w:r>
      <w:r>
        <w:rPr>
          <w:spacing w:val="2"/>
          <w:u w:val="none"/>
        </w:rPr>
        <w:t>m</w:t>
      </w:r>
      <w:r>
        <w:rPr>
          <w:u w:val="none"/>
        </w:rPr>
        <w:t>ber</w:t>
      </w:r>
      <w:r>
        <w:rPr>
          <w:spacing w:val="20"/>
          <w:u w:val="none"/>
        </w:rPr>
        <w:t xml:space="preserve"> </w:t>
      </w:r>
      <w:r>
        <w:rPr>
          <w:u w:val="none"/>
        </w:rPr>
        <w:t>to</w:t>
      </w:r>
      <w:r>
        <w:rPr>
          <w:spacing w:val="21"/>
          <w:u w:val="none"/>
        </w:rPr>
        <w:t xml:space="preserve"> </w:t>
      </w:r>
      <w:r>
        <w:rPr>
          <w:u w:val="none"/>
        </w:rPr>
        <w:t>a</w:t>
      </w:r>
      <w:r>
        <w:rPr>
          <w:spacing w:val="1"/>
          <w:u w:val="none"/>
        </w:rPr>
        <w:t>n</w:t>
      </w:r>
      <w:r>
        <w:rPr>
          <w:u w:val="none"/>
        </w:rPr>
        <w:t>y</w:t>
      </w:r>
      <w:r>
        <w:rPr>
          <w:spacing w:val="21"/>
          <w:u w:val="none"/>
        </w:rPr>
        <w:t xml:space="preserve"> </w:t>
      </w:r>
      <w:r>
        <w:rPr>
          <w:u w:val="none"/>
        </w:rPr>
        <w:t>c</w:t>
      </w:r>
      <w:r>
        <w:rPr>
          <w:spacing w:val="1"/>
          <w:u w:val="none"/>
        </w:rPr>
        <w:t>o</w:t>
      </w:r>
      <w:r>
        <w:rPr>
          <w:spacing w:val="2"/>
          <w:u w:val="none"/>
        </w:rPr>
        <w:t>m</w:t>
      </w:r>
      <w:r>
        <w:rPr>
          <w:u w:val="none"/>
        </w:rPr>
        <w:t>pe</w:t>
      </w:r>
      <w:r>
        <w:rPr>
          <w:spacing w:val="1"/>
          <w:u w:val="none"/>
        </w:rPr>
        <w:t>n</w:t>
      </w:r>
      <w:r>
        <w:rPr>
          <w:u w:val="none"/>
        </w:rPr>
        <w:t>sation</w:t>
      </w:r>
      <w:r>
        <w:rPr>
          <w:spacing w:val="22"/>
          <w:u w:val="none"/>
        </w:rPr>
        <w:t xml:space="preserve"> </w:t>
      </w:r>
      <w:r>
        <w:rPr>
          <w:u w:val="none"/>
        </w:rPr>
        <w:t>for</w:t>
      </w:r>
      <w:r>
        <w:rPr>
          <w:spacing w:val="20"/>
          <w:u w:val="none"/>
        </w:rPr>
        <w:t xml:space="preserve"> </w:t>
      </w:r>
      <w:r>
        <w:rPr>
          <w:u w:val="none"/>
        </w:rPr>
        <w:t>use</w:t>
      </w:r>
      <w:r>
        <w:rPr>
          <w:spacing w:val="21"/>
          <w:u w:val="none"/>
        </w:rPr>
        <w:t xml:space="preserve"> </w:t>
      </w:r>
      <w:r>
        <w:rPr>
          <w:u w:val="none"/>
        </w:rPr>
        <w:t>of</w:t>
      </w:r>
      <w:r>
        <w:rPr>
          <w:spacing w:val="20"/>
          <w:u w:val="none"/>
        </w:rPr>
        <w:t xml:space="preserve"> </w:t>
      </w:r>
      <w:r>
        <w:rPr>
          <w:u w:val="none"/>
        </w:rPr>
        <w:t>the</w:t>
      </w:r>
      <w:r>
        <w:rPr>
          <w:spacing w:val="21"/>
          <w:u w:val="none"/>
        </w:rPr>
        <w:t xml:space="preserve"> </w:t>
      </w:r>
      <w:r>
        <w:rPr>
          <w:u w:val="none"/>
        </w:rPr>
        <w:t>c</w:t>
      </w:r>
      <w:r>
        <w:rPr>
          <w:spacing w:val="1"/>
          <w:u w:val="none"/>
        </w:rPr>
        <w:t>o</w:t>
      </w:r>
      <w:r>
        <w:rPr>
          <w:u w:val="none"/>
        </w:rPr>
        <w:t>ntributed</w:t>
      </w:r>
      <w:r>
        <w:rPr>
          <w:spacing w:val="21"/>
          <w:u w:val="none"/>
        </w:rPr>
        <w:t xml:space="preserve"> </w:t>
      </w:r>
      <w:r>
        <w:rPr>
          <w:u w:val="none"/>
        </w:rPr>
        <w:t>ca</w:t>
      </w:r>
      <w:r>
        <w:rPr>
          <w:spacing w:val="1"/>
          <w:u w:val="none"/>
        </w:rPr>
        <w:t>p</w:t>
      </w:r>
      <w:r>
        <w:rPr>
          <w:u w:val="none"/>
        </w:rPr>
        <w:t>ital.</w:t>
      </w:r>
    </w:p>
    <w:p w14:paraId="569B0CDB" w14:textId="77777777" w:rsidR="000C19C9" w:rsidRDefault="000C19C9">
      <w:pPr>
        <w:spacing w:before="16" w:line="220" w:lineRule="exact"/>
      </w:pPr>
    </w:p>
    <w:p w14:paraId="15492466" w14:textId="77777777" w:rsidR="000C19C9" w:rsidRDefault="00D3642A">
      <w:pPr>
        <w:pStyle w:val="BodyText"/>
        <w:numPr>
          <w:ilvl w:val="2"/>
          <w:numId w:val="8"/>
        </w:numPr>
        <w:tabs>
          <w:tab w:val="left" w:pos="2264"/>
        </w:tabs>
        <w:spacing w:line="252" w:lineRule="auto"/>
        <w:ind w:right="115" w:firstLine="1440"/>
        <w:jc w:val="both"/>
        <w:rPr>
          <w:u w:val="none"/>
        </w:rPr>
      </w:pPr>
      <w:r>
        <w:rPr>
          <w:spacing w:val="1"/>
          <w:u w:color="000000"/>
        </w:rPr>
        <w:t>E</w:t>
      </w:r>
      <w:r>
        <w:rPr>
          <w:u w:color="000000"/>
        </w:rPr>
        <w:t>sta</w:t>
      </w:r>
      <w:r>
        <w:rPr>
          <w:spacing w:val="1"/>
          <w:u w:color="000000"/>
        </w:rPr>
        <w:t>b</w:t>
      </w:r>
      <w:r>
        <w:rPr>
          <w:u w:color="000000"/>
        </w:rPr>
        <w:t>lis</w:t>
      </w:r>
      <w:r>
        <w:rPr>
          <w:spacing w:val="1"/>
          <w:u w:color="000000"/>
        </w:rPr>
        <w:t>h</w:t>
      </w:r>
      <w:r>
        <w:rPr>
          <w:spacing w:val="2"/>
          <w:u w:color="000000"/>
        </w:rPr>
        <w:t>m</w:t>
      </w:r>
      <w:r>
        <w:rPr>
          <w:u w:color="000000"/>
        </w:rPr>
        <w:t>e</w:t>
      </w:r>
      <w:r>
        <w:rPr>
          <w:spacing w:val="1"/>
          <w:u w:color="000000"/>
        </w:rPr>
        <w:t>n</w:t>
      </w:r>
      <w:r>
        <w:rPr>
          <w:u w:color="000000"/>
        </w:rPr>
        <w:t>t</w:t>
      </w:r>
      <w:r>
        <w:rPr>
          <w:spacing w:val="23"/>
          <w:u w:color="000000"/>
        </w:rPr>
        <w:t xml:space="preserve"> </w:t>
      </w:r>
      <w:r>
        <w:rPr>
          <w:spacing w:val="1"/>
          <w:u w:color="000000"/>
        </w:rPr>
        <w:t>o</w:t>
      </w:r>
      <w:r>
        <w:rPr>
          <w:u w:color="000000"/>
        </w:rPr>
        <w:t>f</w:t>
      </w:r>
      <w:r>
        <w:rPr>
          <w:spacing w:val="24"/>
          <w:u w:color="000000"/>
        </w:rPr>
        <w:t xml:space="preserve"> </w:t>
      </w:r>
      <w:r>
        <w:rPr>
          <w:spacing w:val="1"/>
          <w:u w:color="000000"/>
        </w:rPr>
        <w:t>C</w:t>
      </w:r>
      <w:r>
        <w:rPr>
          <w:u w:color="000000"/>
        </w:rPr>
        <w:t>a</w:t>
      </w:r>
      <w:r>
        <w:rPr>
          <w:spacing w:val="1"/>
          <w:u w:color="000000"/>
        </w:rPr>
        <w:t>p</w:t>
      </w:r>
      <w:r>
        <w:rPr>
          <w:u w:color="000000"/>
        </w:rPr>
        <w:t>ital</w:t>
      </w:r>
      <w:r>
        <w:rPr>
          <w:spacing w:val="23"/>
          <w:u w:color="000000"/>
        </w:rPr>
        <w:t xml:space="preserve"> </w:t>
      </w:r>
      <w:r>
        <w:rPr>
          <w:spacing w:val="1"/>
          <w:u w:color="000000"/>
        </w:rPr>
        <w:t>A</w:t>
      </w:r>
      <w:r>
        <w:rPr>
          <w:u w:color="000000"/>
        </w:rPr>
        <w:t>cc</w:t>
      </w:r>
      <w:r>
        <w:rPr>
          <w:spacing w:val="1"/>
          <w:u w:color="000000"/>
        </w:rPr>
        <w:t>oun</w:t>
      </w:r>
      <w:r>
        <w:rPr>
          <w:u w:color="000000"/>
        </w:rPr>
        <w:t>ts</w:t>
      </w:r>
      <w:r>
        <w:rPr>
          <w:u w:val="none"/>
        </w:rPr>
        <w:t>.</w:t>
      </w:r>
      <w:r>
        <w:rPr>
          <w:spacing w:val="24"/>
          <w:u w:val="none"/>
        </w:rPr>
        <w:t xml:space="preserve"> </w:t>
      </w:r>
      <w:r>
        <w:rPr>
          <w:u w:val="none"/>
        </w:rPr>
        <w:t>A</w:t>
      </w:r>
      <w:r>
        <w:rPr>
          <w:spacing w:val="25"/>
          <w:u w:val="none"/>
        </w:rPr>
        <w:t xml:space="preserve"> </w:t>
      </w:r>
      <w:r>
        <w:rPr>
          <w:u w:val="none"/>
        </w:rPr>
        <w:t>se</w:t>
      </w:r>
      <w:r>
        <w:rPr>
          <w:spacing w:val="1"/>
          <w:u w:val="none"/>
        </w:rPr>
        <w:t>p</w:t>
      </w:r>
      <w:r>
        <w:rPr>
          <w:u w:val="none"/>
        </w:rPr>
        <w:t>arate</w:t>
      </w:r>
      <w:r>
        <w:rPr>
          <w:spacing w:val="25"/>
          <w:u w:val="none"/>
        </w:rPr>
        <w:t xml:space="preserve"> </w:t>
      </w:r>
      <w:r>
        <w:rPr>
          <w:u w:val="none"/>
        </w:rPr>
        <w:t>ca</w:t>
      </w:r>
      <w:r>
        <w:rPr>
          <w:spacing w:val="1"/>
          <w:u w:val="none"/>
        </w:rPr>
        <w:t>p</w:t>
      </w:r>
      <w:r>
        <w:rPr>
          <w:u w:val="none"/>
        </w:rPr>
        <w:t>ital</w:t>
      </w:r>
      <w:r>
        <w:rPr>
          <w:spacing w:val="24"/>
          <w:u w:val="none"/>
        </w:rPr>
        <w:t xml:space="preserve"> </w:t>
      </w:r>
      <w:r w:rsidR="005D0AFF">
        <w:rPr>
          <w:u w:val="none"/>
        </w:rPr>
        <w:t>acc</w:t>
      </w:r>
      <w:r w:rsidR="005D0AFF">
        <w:rPr>
          <w:spacing w:val="1"/>
          <w:u w:val="none"/>
        </w:rPr>
        <w:t>oun</w:t>
      </w:r>
      <w:r w:rsidR="005D0AFF">
        <w:rPr>
          <w:u w:val="none"/>
        </w:rPr>
        <w:t xml:space="preserve">t </w:t>
      </w:r>
      <w:r w:rsidR="005D0AFF">
        <w:rPr>
          <w:spacing w:val="25"/>
          <w:u w:val="none"/>
        </w:rPr>
        <w:t>(</w:t>
      </w:r>
      <w:r>
        <w:rPr>
          <w:u w:val="none"/>
        </w:rPr>
        <w:t>“</w:t>
      </w:r>
      <w:r>
        <w:rPr>
          <w:spacing w:val="1"/>
          <w:u w:val="none"/>
        </w:rPr>
        <w:t>C</w:t>
      </w:r>
      <w:r>
        <w:rPr>
          <w:u w:val="none"/>
        </w:rPr>
        <w:t>a</w:t>
      </w:r>
      <w:r>
        <w:rPr>
          <w:spacing w:val="1"/>
          <w:u w:val="none"/>
        </w:rPr>
        <w:t>p</w:t>
      </w:r>
      <w:r>
        <w:rPr>
          <w:u w:val="none"/>
        </w:rPr>
        <w:t>ital</w:t>
      </w:r>
      <w:r>
        <w:rPr>
          <w:w w:val="102"/>
          <w:u w:val="none"/>
        </w:rPr>
        <w:t xml:space="preserve"> </w:t>
      </w:r>
      <w:r>
        <w:rPr>
          <w:spacing w:val="1"/>
          <w:u w:val="none"/>
        </w:rPr>
        <w:t>A</w:t>
      </w:r>
      <w:r>
        <w:rPr>
          <w:u w:val="none"/>
        </w:rPr>
        <w:t>cc</w:t>
      </w:r>
      <w:r>
        <w:rPr>
          <w:spacing w:val="1"/>
          <w:u w:val="none"/>
        </w:rPr>
        <w:t>oun</w:t>
      </w:r>
      <w:r>
        <w:rPr>
          <w:u w:val="none"/>
        </w:rPr>
        <w:t>t”)</w:t>
      </w:r>
      <w:r>
        <w:rPr>
          <w:spacing w:val="42"/>
          <w:u w:val="none"/>
        </w:rPr>
        <w:t xml:space="preserve"> </w:t>
      </w:r>
      <w:r>
        <w:rPr>
          <w:u w:val="none"/>
        </w:rPr>
        <w:t>s</w:t>
      </w:r>
      <w:r>
        <w:rPr>
          <w:spacing w:val="1"/>
          <w:u w:val="none"/>
        </w:rPr>
        <w:t>h</w:t>
      </w:r>
      <w:r>
        <w:rPr>
          <w:u w:val="none"/>
        </w:rPr>
        <w:t>all</w:t>
      </w:r>
      <w:r>
        <w:rPr>
          <w:spacing w:val="43"/>
          <w:u w:val="none"/>
        </w:rPr>
        <w:t xml:space="preserve"> </w:t>
      </w:r>
      <w:r>
        <w:rPr>
          <w:spacing w:val="1"/>
          <w:u w:val="none"/>
        </w:rPr>
        <w:t>b</w:t>
      </w:r>
      <w:r>
        <w:rPr>
          <w:u w:val="none"/>
        </w:rPr>
        <w:t>e</w:t>
      </w:r>
      <w:r>
        <w:rPr>
          <w:spacing w:val="44"/>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44"/>
          <w:u w:val="none"/>
        </w:rPr>
        <w:t xml:space="preserve"> </w:t>
      </w:r>
      <w:r>
        <w:rPr>
          <w:u w:val="none"/>
        </w:rPr>
        <w:t>f</w:t>
      </w:r>
      <w:r>
        <w:rPr>
          <w:spacing w:val="1"/>
          <w:u w:val="none"/>
        </w:rPr>
        <w:t>o</w:t>
      </w:r>
      <w:r>
        <w:rPr>
          <w:u w:val="none"/>
        </w:rPr>
        <w:t>r</w:t>
      </w:r>
      <w:r>
        <w:rPr>
          <w:spacing w:val="43"/>
          <w:u w:val="none"/>
        </w:rPr>
        <w:t xml:space="preserve"> </w:t>
      </w:r>
      <w:r>
        <w:rPr>
          <w:u w:val="none"/>
        </w:rPr>
        <w:t>each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u w:val="none"/>
        </w:rPr>
        <w:t>in</w:t>
      </w:r>
      <w:r>
        <w:rPr>
          <w:spacing w:val="44"/>
          <w:u w:val="none"/>
        </w:rPr>
        <w:t xml:space="preserve"> </w:t>
      </w:r>
      <w:r>
        <w:rPr>
          <w:u w:val="none"/>
        </w:rPr>
        <w:t>accordance</w:t>
      </w:r>
      <w:r>
        <w:rPr>
          <w:spacing w:val="45"/>
          <w:u w:val="none"/>
        </w:rPr>
        <w:t xml:space="preserve"> </w:t>
      </w:r>
      <w:r>
        <w:rPr>
          <w:spacing w:val="2"/>
          <w:u w:val="none"/>
        </w:rPr>
        <w:t>w</w:t>
      </w:r>
      <w:r>
        <w:rPr>
          <w:u w:val="none"/>
        </w:rPr>
        <w:t>ith</w:t>
      </w:r>
      <w:r>
        <w:rPr>
          <w:spacing w:val="44"/>
          <w:u w:val="none"/>
        </w:rPr>
        <w:t xml:space="preserve"> </w:t>
      </w:r>
      <w:r>
        <w:rPr>
          <w:spacing w:val="1"/>
          <w:u w:val="none"/>
        </w:rPr>
        <w:t>S</w:t>
      </w:r>
      <w:r>
        <w:rPr>
          <w:u w:val="none"/>
        </w:rPr>
        <w:t>ecti</w:t>
      </w:r>
      <w:r>
        <w:rPr>
          <w:spacing w:val="1"/>
          <w:u w:val="none"/>
        </w:rPr>
        <w:t>o</w:t>
      </w:r>
      <w:r>
        <w:rPr>
          <w:u w:val="none"/>
        </w:rPr>
        <w:t>n</w:t>
      </w:r>
      <w:r>
        <w:rPr>
          <w:spacing w:val="44"/>
          <w:u w:val="none"/>
        </w:rPr>
        <w:t xml:space="preserve"> </w:t>
      </w:r>
      <w:r>
        <w:rPr>
          <w:u w:val="none"/>
        </w:rPr>
        <w:t>2</w:t>
      </w:r>
      <w:r>
        <w:rPr>
          <w:spacing w:val="44"/>
          <w:u w:val="none"/>
        </w:rPr>
        <w:t xml:space="preserve"> </w:t>
      </w:r>
      <w:r>
        <w:rPr>
          <w:u w:val="none"/>
        </w:rPr>
        <w:t>of</w:t>
      </w:r>
      <w:r>
        <w:rPr>
          <w:spacing w:val="43"/>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44"/>
          <w:u w:val="none"/>
        </w:rPr>
        <w:t xml:space="preserve"> </w:t>
      </w:r>
      <w:r>
        <w:rPr>
          <w:rFonts w:cs="Times New Roman"/>
          <w:b/>
          <w:bCs/>
          <w:i/>
          <w:u w:val="none"/>
        </w:rPr>
        <w:t>A</w:t>
      </w:r>
      <w:r>
        <w:rPr>
          <w:rFonts w:cs="Times New Roman"/>
          <w:b/>
          <w:bCs/>
          <w:i/>
          <w:spacing w:val="44"/>
          <w:u w:val="none"/>
        </w:rPr>
        <w:t xml:space="preserve"> </w:t>
      </w:r>
      <w:r>
        <w:rPr>
          <w:u w:val="none"/>
        </w:rPr>
        <w:t>attac</w:t>
      </w:r>
      <w:r>
        <w:rPr>
          <w:spacing w:val="1"/>
          <w:u w:val="none"/>
        </w:rPr>
        <w:t>h</w:t>
      </w:r>
      <w:r>
        <w:rPr>
          <w:u w:val="none"/>
        </w:rPr>
        <w:t>ed</w:t>
      </w:r>
      <w:r>
        <w:rPr>
          <w:spacing w:val="1"/>
          <w:w w:val="102"/>
          <w:u w:val="none"/>
        </w:rPr>
        <w:t xml:space="preserve"> </w:t>
      </w:r>
      <w:r>
        <w:rPr>
          <w:spacing w:val="1"/>
          <w:u w:val="none"/>
        </w:rPr>
        <w:t>h</w:t>
      </w:r>
      <w:r>
        <w:rPr>
          <w:u w:val="none"/>
        </w:rPr>
        <w:t>ereto.</w:t>
      </w:r>
    </w:p>
    <w:p w14:paraId="320613AE" w14:textId="77777777" w:rsidR="000C19C9" w:rsidRDefault="000C19C9">
      <w:pPr>
        <w:spacing w:before="16" w:line="220" w:lineRule="exact"/>
      </w:pPr>
    </w:p>
    <w:p w14:paraId="2E2DBDA6" w14:textId="77777777" w:rsidR="000C19C9" w:rsidRDefault="00D3642A">
      <w:pPr>
        <w:pStyle w:val="BodyText"/>
        <w:numPr>
          <w:ilvl w:val="1"/>
          <w:numId w:val="8"/>
        </w:numPr>
        <w:tabs>
          <w:tab w:val="left" w:pos="1544"/>
        </w:tabs>
        <w:ind w:left="1544"/>
        <w:rPr>
          <w:u w:val="none"/>
        </w:rPr>
      </w:pPr>
      <w:r>
        <w:rPr>
          <w:spacing w:val="1"/>
          <w:u w:color="000000"/>
        </w:rPr>
        <w:t>ADD</w:t>
      </w:r>
      <w:r>
        <w:rPr>
          <w:u w:color="000000"/>
        </w:rPr>
        <w:t>I</w:t>
      </w:r>
      <w:r>
        <w:rPr>
          <w:spacing w:val="1"/>
          <w:u w:color="000000"/>
        </w:rPr>
        <w:t>T</w:t>
      </w:r>
      <w:r>
        <w:rPr>
          <w:u w:color="000000"/>
        </w:rPr>
        <w:t>I</w:t>
      </w:r>
      <w:r>
        <w:rPr>
          <w:spacing w:val="1"/>
          <w:u w:color="000000"/>
        </w:rPr>
        <w:t>ONAL</w:t>
      </w:r>
      <w:r>
        <w:rPr>
          <w:u w:color="000000"/>
        </w:rPr>
        <w:t xml:space="preserve"> </w:t>
      </w:r>
      <w:r>
        <w:rPr>
          <w:spacing w:val="32"/>
          <w:u w:color="000000"/>
        </w:rPr>
        <w:t xml:space="preserve"> </w:t>
      </w:r>
      <w:r>
        <w:rPr>
          <w:spacing w:val="1"/>
          <w:u w:color="000000"/>
        </w:rPr>
        <w:t>CONTR</w:t>
      </w:r>
      <w:r>
        <w:rPr>
          <w:u w:color="000000"/>
        </w:rPr>
        <w:t>I</w:t>
      </w:r>
      <w:r>
        <w:rPr>
          <w:spacing w:val="1"/>
          <w:u w:color="000000"/>
        </w:rPr>
        <w:t>BUT</w:t>
      </w:r>
      <w:r>
        <w:rPr>
          <w:u w:color="000000"/>
        </w:rPr>
        <w:t>I</w:t>
      </w:r>
      <w:r>
        <w:rPr>
          <w:spacing w:val="1"/>
          <w:u w:color="000000"/>
        </w:rPr>
        <w:t>ON</w:t>
      </w:r>
      <w:r>
        <w:rPr>
          <w:u w:color="000000"/>
        </w:rPr>
        <w:t>S</w:t>
      </w:r>
      <w:r>
        <w:rPr>
          <w:u w:val="none"/>
        </w:rPr>
        <w:t>.</w:t>
      </w:r>
    </w:p>
    <w:p w14:paraId="2BD14F11" w14:textId="77777777" w:rsidR="000C19C9" w:rsidRDefault="000C19C9">
      <w:pPr>
        <w:spacing w:before="5" w:line="170" w:lineRule="exact"/>
        <w:rPr>
          <w:sz w:val="17"/>
          <w:szCs w:val="17"/>
        </w:rPr>
      </w:pPr>
    </w:p>
    <w:p w14:paraId="17D2F6C6" w14:textId="77777777" w:rsidR="000C19C9" w:rsidRDefault="00D3642A">
      <w:pPr>
        <w:pStyle w:val="BodyText"/>
        <w:numPr>
          <w:ilvl w:val="2"/>
          <w:numId w:val="8"/>
        </w:numPr>
        <w:tabs>
          <w:tab w:val="left" w:pos="2264"/>
        </w:tabs>
        <w:spacing w:before="77" w:line="252" w:lineRule="auto"/>
        <w:ind w:right="115" w:firstLine="1440"/>
        <w:jc w:val="both"/>
        <w:rPr>
          <w:u w:val="none"/>
        </w:rPr>
      </w:pPr>
      <w:r>
        <w:rPr>
          <w:spacing w:val="1"/>
          <w:u w:color="000000"/>
        </w:rPr>
        <w:t>No</w:t>
      </w:r>
      <w:r>
        <w:rPr>
          <w:spacing w:val="35"/>
          <w:u w:color="000000"/>
        </w:rPr>
        <w:t xml:space="preserve"> </w:t>
      </w:r>
      <w:r>
        <w:rPr>
          <w:spacing w:val="2"/>
          <w:u w:color="000000"/>
        </w:rPr>
        <w:t>M</w:t>
      </w:r>
      <w:r>
        <w:rPr>
          <w:u w:color="000000"/>
        </w:rPr>
        <w:t>a</w:t>
      </w:r>
      <w:r>
        <w:rPr>
          <w:spacing w:val="1"/>
          <w:u w:color="000000"/>
        </w:rPr>
        <w:t>nd</w:t>
      </w:r>
      <w:r>
        <w:rPr>
          <w:u w:color="000000"/>
        </w:rPr>
        <w:t>at</w:t>
      </w:r>
      <w:r>
        <w:rPr>
          <w:spacing w:val="1"/>
          <w:u w:color="000000"/>
        </w:rPr>
        <w:t>o</w:t>
      </w:r>
      <w:r>
        <w:rPr>
          <w:u w:color="000000"/>
        </w:rPr>
        <w:t>ry</w:t>
      </w:r>
      <w:r>
        <w:rPr>
          <w:spacing w:val="38"/>
          <w:u w:color="000000"/>
        </w:rPr>
        <w:t xml:space="preserve"> </w:t>
      </w:r>
      <w:r>
        <w:rPr>
          <w:spacing w:val="1"/>
          <w:u w:color="000000"/>
        </w:rPr>
        <w:t>Add</w:t>
      </w:r>
      <w:r>
        <w:rPr>
          <w:u w:color="000000"/>
        </w:rPr>
        <w:t>iti</w:t>
      </w:r>
      <w:r>
        <w:rPr>
          <w:spacing w:val="1"/>
          <w:u w:color="000000"/>
        </w:rPr>
        <w:t>on</w:t>
      </w:r>
      <w:r>
        <w:rPr>
          <w:u w:color="000000"/>
        </w:rPr>
        <w:t>al</w:t>
      </w:r>
      <w:r>
        <w:rPr>
          <w:spacing w:val="38"/>
          <w:u w:color="000000"/>
        </w:rPr>
        <w:t xml:space="preserve"> </w:t>
      </w:r>
      <w:r>
        <w:rPr>
          <w:spacing w:val="1"/>
          <w:u w:color="000000"/>
        </w:rPr>
        <w:t>Con</w:t>
      </w:r>
      <w:r>
        <w:rPr>
          <w:u w:color="000000"/>
        </w:rPr>
        <w:t>tri</w:t>
      </w:r>
      <w:r>
        <w:rPr>
          <w:spacing w:val="1"/>
          <w:u w:color="000000"/>
        </w:rPr>
        <w:t>bu</w:t>
      </w:r>
      <w:r>
        <w:rPr>
          <w:u w:color="000000"/>
        </w:rPr>
        <w:t>ti</w:t>
      </w:r>
      <w:r>
        <w:rPr>
          <w:spacing w:val="1"/>
          <w:u w:color="000000"/>
        </w:rPr>
        <w:t>on</w:t>
      </w:r>
      <w:r>
        <w:rPr>
          <w:u w:color="000000"/>
        </w:rPr>
        <w:t>s</w:t>
      </w:r>
      <w:r>
        <w:rPr>
          <w:u w:val="none"/>
        </w:rPr>
        <w:t>.</w:t>
      </w:r>
      <w:r>
        <w:rPr>
          <w:spacing w:val="38"/>
          <w:u w:val="none"/>
        </w:rPr>
        <w:t xml:space="preserve"> </w:t>
      </w:r>
      <w:r>
        <w:rPr>
          <w:spacing w:val="1"/>
          <w:u w:val="none"/>
        </w:rPr>
        <w:t>N</w:t>
      </w:r>
      <w:r>
        <w:rPr>
          <w:u w:val="none"/>
        </w:rPr>
        <w:t>o</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u w:val="none"/>
        </w:rPr>
        <w:t>s</w:t>
      </w:r>
      <w:r>
        <w:rPr>
          <w:spacing w:val="1"/>
          <w:u w:val="none"/>
        </w:rPr>
        <w:t>h</w:t>
      </w:r>
      <w:r>
        <w:rPr>
          <w:u w:val="none"/>
        </w:rPr>
        <w:t>all</w:t>
      </w:r>
      <w:r>
        <w:rPr>
          <w:spacing w:val="38"/>
          <w:u w:val="none"/>
        </w:rPr>
        <w:t xml:space="preserve"> </w:t>
      </w:r>
      <w:r>
        <w:rPr>
          <w:spacing w:val="1"/>
          <w:u w:val="none"/>
        </w:rPr>
        <w:t>b</w:t>
      </w:r>
      <w:r>
        <w:rPr>
          <w:u w:val="none"/>
        </w:rPr>
        <w:t>e</w:t>
      </w:r>
      <w:r>
        <w:rPr>
          <w:spacing w:val="39"/>
          <w:u w:val="none"/>
        </w:rPr>
        <w:t xml:space="preserve"> </w:t>
      </w:r>
      <w:r>
        <w:rPr>
          <w:u w:val="none"/>
        </w:rPr>
        <w:t>re</w:t>
      </w:r>
      <w:r>
        <w:rPr>
          <w:spacing w:val="1"/>
          <w:u w:val="none"/>
        </w:rPr>
        <w:t>qu</w:t>
      </w:r>
      <w:r>
        <w:rPr>
          <w:u w:val="none"/>
        </w:rPr>
        <w:t>ired</w:t>
      </w:r>
      <w:r>
        <w:rPr>
          <w:spacing w:val="39"/>
          <w:u w:val="none"/>
        </w:rPr>
        <w:t xml:space="preserve"> </w:t>
      </w:r>
      <w:r>
        <w:rPr>
          <w:u w:val="none"/>
        </w:rPr>
        <w:t>to</w:t>
      </w:r>
      <w:r>
        <w:rPr>
          <w:spacing w:val="40"/>
          <w:u w:val="none"/>
        </w:rPr>
        <w:t xml:space="preserve"> </w:t>
      </w:r>
      <w:r>
        <w:rPr>
          <w:spacing w:val="2"/>
          <w:u w:val="none"/>
        </w:rPr>
        <w:t>m</w:t>
      </w:r>
      <w:r>
        <w:rPr>
          <w:u w:val="none"/>
        </w:rPr>
        <w:t>a</w:t>
      </w:r>
      <w:r>
        <w:rPr>
          <w:spacing w:val="1"/>
          <w:u w:val="none"/>
        </w:rPr>
        <w:t>k</w:t>
      </w:r>
      <w:r>
        <w:rPr>
          <w:u w:val="none"/>
        </w:rPr>
        <w:t>e</w:t>
      </w:r>
      <w:r>
        <w:rPr>
          <w:w w:val="102"/>
          <w:u w:val="none"/>
        </w:rPr>
        <w:t xml:space="preserve"> </w:t>
      </w:r>
      <w:r>
        <w:rPr>
          <w:u w:val="none"/>
        </w:rPr>
        <w:t>a</w:t>
      </w:r>
      <w:r>
        <w:rPr>
          <w:spacing w:val="1"/>
          <w:u w:val="none"/>
        </w:rPr>
        <w:t>n</w:t>
      </w:r>
      <w:r>
        <w:rPr>
          <w:u w:val="none"/>
        </w:rPr>
        <w:t>y</w:t>
      </w:r>
      <w:r>
        <w:rPr>
          <w:spacing w:val="21"/>
          <w:u w:val="none"/>
        </w:rPr>
        <w:t xml:space="preserve"> </w:t>
      </w:r>
      <w:r>
        <w:rPr>
          <w:spacing w:val="1"/>
          <w:u w:val="none"/>
        </w:rPr>
        <w:t>Add</w:t>
      </w:r>
      <w:r>
        <w:rPr>
          <w:u w:val="none"/>
        </w:rPr>
        <w:t>iti</w:t>
      </w:r>
      <w:r>
        <w:rPr>
          <w:spacing w:val="1"/>
          <w:u w:val="none"/>
        </w:rPr>
        <w:t>on</w:t>
      </w:r>
      <w:r>
        <w:rPr>
          <w:u w:val="none"/>
        </w:rPr>
        <w:t>al</w:t>
      </w:r>
      <w:r>
        <w:rPr>
          <w:spacing w:val="19"/>
          <w:u w:val="none"/>
        </w:rPr>
        <w:t xml:space="preserve"> </w:t>
      </w:r>
      <w:r>
        <w:rPr>
          <w:spacing w:val="1"/>
          <w:u w:val="none"/>
        </w:rPr>
        <w:t>C</w:t>
      </w:r>
      <w:r>
        <w:rPr>
          <w:u w:val="none"/>
        </w:rPr>
        <w:t>a</w:t>
      </w:r>
      <w:r>
        <w:rPr>
          <w:spacing w:val="1"/>
          <w:u w:val="none"/>
        </w:rPr>
        <w:t>p</w:t>
      </w:r>
      <w:r>
        <w:rPr>
          <w:u w:val="none"/>
        </w:rPr>
        <w:t>ital</w:t>
      </w:r>
      <w:r>
        <w:rPr>
          <w:spacing w:val="20"/>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1"/>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ca</w:t>
      </w:r>
      <w:r>
        <w:rPr>
          <w:spacing w:val="1"/>
          <w:u w:val="none"/>
        </w:rPr>
        <w:t>p</w:t>
      </w:r>
      <w:r>
        <w:rPr>
          <w:u w:val="none"/>
        </w:rPr>
        <w:t>ital</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1351DB3B" w14:textId="77777777" w:rsidR="000C19C9" w:rsidRDefault="000C19C9">
      <w:pPr>
        <w:spacing w:line="240" w:lineRule="exact"/>
        <w:rPr>
          <w:sz w:val="24"/>
          <w:szCs w:val="24"/>
        </w:rPr>
      </w:pPr>
    </w:p>
    <w:p w14:paraId="46541CFB" w14:textId="03C01189" w:rsidR="000C19C9" w:rsidRDefault="00D3642A">
      <w:pPr>
        <w:pStyle w:val="BodyText"/>
        <w:numPr>
          <w:ilvl w:val="2"/>
          <w:numId w:val="8"/>
        </w:numPr>
        <w:tabs>
          <w:tab w:val="left" w:pos="2264"/>
        </w:tabs>
        <w:spacing w:line="251" w:lineRule="auto"/>
        <w:ind w:right="114" w:firstLine="1440"/>
        <w:jc w:val="both"/>
        <w:rPr>
          <w:u w:val="none"/>
        </w:rPr>
      </w:pPr>
      <w:r>
        <w:rPr>
          <w:spacing w:val="1"/>
          <w:u w:color="000000"/>
        </w:rPr>
        <w:t>Vo</w:t>
      </w:r>
      <w:r>
        <w:rPr>
          <w:u w:color="000000"/>
        </w:rPr>
        <w:t>l</w:t>
      </w:r>
      <w:r>
        <w:rPr>
          <w:spacing w:val="1"/>
          <w:u w:color="000000"/>
        </w:rPr>
        <w:t>un</w:t>
      </w:r>
      <w:r>
        <w:rPr>
          <w:u w:color="000000"/>
        </w:rPr>
        <w:t>tary</w:t>
      </w:r>
      <w:r>
        <w:rPr>
          <w:spacing w:val="51"/>
          <w:u w:color="000000"/>
        </w:rPr>
        <w:t xml:space="preserve"> </w:t>
      </w:r>
      <w:r>
        <w:rPr>
          <w:spacing w:val="1"/>
          <w:u w:color="000000"/>
        </w:rPr>
        <w:t>Add</w:t>
      </w:r>
      <w:r>
        <w:rPr>
          <w:u w:color="000000"/>
        </w:rPr>
        <w:t>iti</w:t>
      </w:r>
      <w:r>
        <w:rPr>
          <w:spacing w:val="1"/>
          <w:u w:color="000000"/>
        </w:rPr>
        <w:t>on</w:t>
      </w:r>
      <w:r>
        <w:rPr>
          <w:u w:color="000000"/>
        </w:rPr>
        <w:t>al</w:t>
      </w:r>
      <w:r>
        <w:rPr>
          <w:spacing w:val="51"/>
          <w:u w:color="000000"/>
        </w:rPr>
        <w:t xml:space="preserve"> </w:t>
      </w:r>
      <w:r>
        <w:rPr>
          <w:spacing w:val="1"/>
          <w:u w:color="000000"/>
        </w:rPr>
        <w:t>C</w:t>
      </w:r>
      <w:r>
        <w:rPr>
          <w:u w:color="000000"/>
        </w:rPr>
        <w:t>a</w:t>
      </w:r>
      <w:r>
        <w:rPr>
          <w:spacing w:val="1"/>
          <w:u w:color="000000"/>
        </w:rPr>
        <w:t>p</w:t>
      </w:r>
      <w:r>
        <w:rPr>
          <w:u w:color="000000"/>
        </w:rPr>
        <w:t>ital</w:t>
      </w:r>
      <w:r>
        <w:rPr>
          <w:spacing w:val="50"/>
          <w:u w:color="000000"/>
        </w:rPr>
        <w:t xml:space="preserve"> </w:t>
      </w:r>
      <w:r>
        <w:rPr>
          <w:spacing w:val="1"/>
          <w:u w:color="000000"/>
        </w:rPr>
        <w:t>Con</w:t>
      </w:r>
      <w:r>
        <w:rPr>
          <w:u w:color="000000"/>
        </w:rPr>
        <w:t>tri</w:t>
      </w:r>
      <w:r>
        <w:rPr>
          <w:spacing w:val="1"/>
          <w:u w:color="000000"/>
        </w:rPr>
        <w:t>bu</w:t>
      </w:r>
      <w:r>
        <w:rPr>
          <w:u w:color="000000"/>
        </w:rPr>
        <w:t>ti</w:t>
      </w:r>
      <w:r>
        <w:rPr>
          <w:spacing w:val="1"/>
          <w:u w:color="000000"/>
        </w:rPr>
        <w:t>on</w:t>
      </w:r>
      <w:r>
        <w:rPr>
          <w:u w:color="000000"/>
        </w:rPr>
        <w:t>s</w:t>
      </w:r>
      <w:r>
        <w:rPr>
          <w:u w:val="none"/>
        </w:rPr>
        <w:t>.  In t</w:t>
      </w:r>
      <w:r>
        <w:rPr>
          <w:spacing w:val="1"/>
          <w:u w:val="none"/>
        </w:rPr>
        <w:t>h</w:t>
      </w:r>
      <w:r>
        <w:rPr>
          <w:u w:val="none"/>
        </w:rPr>
        <w:t>e</w:t>
      </w:r>
      <w:r>
        <w:rPr>
          <w:spacing w:val="52"/>
          <w:u w:val="none"/>
        </w:rPr>
        <w:t xml:space="preserve"> </w:t>
      </w:r>
      <w:r>
        <w:rPr>
          <w:u w:val="none"/>
        </w:rPr>
        <w:t>e</w:t>
      </w:r>
      <w:r>
        <w:rPr>
          <w:spacing w:val="1"/>
          <w:u w:val="none"/>
        </w:rPr>
        <w:t>v</w:t>
      </w:r>
      <w:r>
        <w:rPr>
          <w:u w:val="none"/>
        </w:rPr>
        <w:t>e</w:t>
      </w:r>
      <w:r>
        <w:rPr>
          <w:spacing w:val="1"/>
          <w:u w:val="none"/>
        </w:rPr>
        <w:t>n</w:t>
      </w:r>
      <w:r>
        <w:rPr>
          <w:u w:val="none"/>
        </w:rPr>
        <w:t>t</w:t>
      </w:r>
      <w:r>
        <w:rPr>
          <w:spacing w:val="52"/>
          <w:u w:val="none"/>
        </w:rPr>
        <w:t xml:space="preserve"> </w:t>
      </w:r>
      <w:r>
        <w:rPr>
          <w:u w:val="none"/>
        </w:rPr>
        <w:t>t</w:t>
      </w:r>
      <w:r>
        <w:rPr>
          <w:spacing w:val="1"/>
          <w:u w:val="none"/>
        </w:rPr>
        <w:t>h</w:t>
      </w:r>
      <w:r>
        <w:rPr>
          <w:u w:val="none"/>
        </w:rPr>
        <w:t>e</w:t>
      </w:r>
      <w:r>
        <w:rPr>
          <w:spacing w:val="5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52"/>
          <w:u w:val="none"/>
        </w:rPr>
        <w:t xml:space="preserve"> </w:t>
      </w:r>
      <w:r>
        <w:rPr>
          <w:u w:val="none"/>
        </w:rPr>
        <w:t>f</w:t>
      </w:r>
      <w:r>
        <w:rPr>
          <w:spacing w:val="1"/>
          <w:u w:val="none"/>
        </w:rPr>
        <w:t>und</w:t>
      </w:r>
      <w:r>
        <w:rPr>
          <w:u w:val="none"/>
        </w:rPr>
        <w:t>s</w:t>
      </w:r>
      <w:r>
        <w:rPr>
          <w:w w:val="102"/>
          <w:u w:val="none"/>
        </w:rPr>
        <w:t xml:space="preserve"> </w:t>
      </w:r>
      <w:r>
        <w:rPr>
          <w:u w:val="none"/>
        </w:rPr>
        <w:t>are</w:t>
      </w:r>
      <w:r>
        <w:rPr>
          <w:spacing w:val="17"/>
          <w:u w:val="none"/>
        </w:rPr>
        <w:t xml:space="preserve"> </w:t>
      </w:r>
      <w:r>
        <w:rPr>
          <w:u w:val="none"/>
        </w:rPr>
        <w:t>i</w:t>
      </w:r>
      <w:r>
        <w:rPr>
          <w:spacing w:val="1"/>
          <w:u w:val="none"/>
        </w:rPr>
        <w:t>n</w:t>
      </w:r>
      <w:r>
        <w:rPr>
          <w:u w:val="none"/>
        </w:rPr>
        <w:t>sufficient</w:t>
      </w:r>
      <w:r>
        <w:rPr>
          <w:spacing w:val="17"/>
          <w:u w:val="none"/>
        </w:rPr>
        <w:t xml:space="preserve"> </w:t>
      </w:r>
      <w:r>
        <w:rPr>
          <w:u w:val="none"/>
        </w:rPr>
        <w:t>to</w:t>
      </w:r>
      <w:r>
        <w:rPr>
          <w:spacing w:val="17"/>
          <w:u w:val="none"/>
        </w:rPr>
        <w:t xml:space="preserve"> </w:t>
      </w:r>
      <w:r>
        <w:rPr>
          <w:spacing w:val="2"/>
          <w:u w:val="none"/>
        </w:rPr>
        <w:t>m</w:t>
      </w:r>
      <w:r>
        <w:rPr>
          <w:u w:val="none"/>
        </w:rPr>
        <w:t>eet</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needs</w:t>
      </w:r>
      <w:r>
        <w:rPr>
          <w:spacing w:val="17"/>
          <w:u w:val="none"/>
        </w:rPr>
        <w:t xml:space="preserve"> </w:t>
      </w:r>
      <w:r>
        <w:rPr>
          <w:u w:val="none"/>
        </w:rPr>
        <w:t>of</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w:t>
      </w:r>
      <w:r>
        <w:rPr>
          <w:u w:val="none"/>
        </w:rPr>
        <w:t>o</w:t>
      </w:r>
      <w:r>
        <w:rPr>
          <w:spacing w:val="2"/>
          <w:u w:val="none"/>
        </w:rPr>
        <w:t>m</w:t>
      </w:r>
      <w:r>
        <w:rPr>
          <w:u w:val="none"/>
        </w:rPr>
        <w:t>pany,</w:t>
      </w:r>
      <w:r>
        <w:rPr>
          <w:spacing w:val="16"/>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no</w:t>
      </w:r>
      <w:r>
        <w:rPr>
          <w:u w:val="none"/>
        </w:rPr>
        <w:t>tify</w:t>
      </w:r>
      <w:r>
        <w:rPr>
          <w:spacing w:val="18"/>
          <w:u w:val="none"/>
        </w:rPr>
        <w:t xml:space="preserve"> </w:t>
      </w:r>
      <w:r>
        <w:rPr>
          <w:u w:val="none"/>
        </w:rPr>
        <w:t>t</w:t>
      </w:r>
      <w:r>
        <w:rPr>
          <w:spacing w:val="1"/>
          <w:u w:val="none"/>
        </w:rPr>
        <w:t>h</w:t>
      </w:r>
      <w:r>
        <w:rPr>
          <w:u w:val="none"/>
        </w:rPr>
        <w:t>e</w:t>
      </w:r>
      <w:r>
        <w:rPr>
          <w:spacing w:val="17"/>
          <w:u w:val="none"/>
        </w:rPr>
        <w:t xml:space="preserve"> </w:t>
      </w:r>
      <w:ins w:id="0" w:author="Microsoft Office User" w:date="2017-10-31T16:40:00Z">
        <w:r w:rsidR="009E2B87">
          <w:rPr>
            <w:spacing w:val="17"/>
            <w:u w:val="none"/>
          </w:rPr>
          <w:t xml:space="preserve">Class A </w:t>
        </w:r>
      </w:ins>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w w:val="102"/>
          <w:u w:val="none"/>
        </w:rPr>
        <w:t xml:space="preserve"> </w:t>
      </w:r>
      <w:r>
        <w:rPr>
          <w:spacing w:val="1"/>
          <w:u w:val="none"/>
        </w:rPr>
        <w:t>n</w:t>
      </w:r>
      <w:r>
        <w:rPr>
          <w:u w:val="none"/>
        </w:rPr>
        <w:t>eed</w:t>
      </w:r>
      <w:r>
        <w:rPr>
          <w:spacing w:val="2"/>
          <w:u w:val="none"/>
        </w:rPr>
        <w:t xml:space="preserve"> </w:t>
      </w:r>
      <w:r>
        <w:rPr>
          <w:u w:val="none"/>
        </w:rPr>
        <w:t>f</w:t>
      </w:r>
      <w:r>
        <w:rPr>
          <w:spacing w:val="1"/>
          <w:u w:val="none"/>
        </w:rPr>
        <w:t>o</w:t>
      </w:r>
      <w:r>
        <w:rPr>
          <w:u w:val="none"/>
        </w:rPr>
        <w:t>r</w:t>
      </w:r>
      <w:r>
        <w:rPr>
          <w:spacing w:val="2"/>
          <w:u w:val="none"/>
        </w:rPr>
        <w:t xml:space="preserve"> </w:t>
      </w:r>
      <w:r>
        <w:rPr>
          <w:u w:val="none"/>
        </w:rPr>
        <w:t>a</w:t>
      </w:r>
      <w:r>
        <w:rPr>
          <w:spacing w:val="1"/>
          <w:u w:val="none"/>
        </w:rPr>
        <w:t>dd</w:t>
      </w:r>
      <w:r>
        <w:rPr>
          <w:u w:val="none"/>
        </w:rPr>
        <w:t>iti</w:t>
      </w:r>
      <w:r>
        <w:rPr>
          <w:spacing w:val="1"/>
          <w:u w:val="none"/>
        </w:rPr>
        <w:t>on</w:t>
      </w:r>
      <w:r>
        <w:rPr>
          <w:u w:val="none"/>
        </w:rPr>
        <w:t>al ca</w:t>
      </w:r>
      <w:r>
        <w:rPr>
          <w:spacing w:val="1"/>
          <w:u w:val="none"/>
        </w:rPr>
        <w:t>p</w:t>
      </w:r>
      <w:r>
        <w:rPr>
          <w:u w:val="none"/>
        </w:rPr>
        <w:t>ital</w:t>
      </w:r>
      <w:r>
        <w:rPr>
          <w:spacing w:val="2"/>
          <w:u w:val="none"/>
        </w:rPr>
        <w:t xml:space="preserve"> </w:t>
      </w:r>
      <w:r>
        <w:rPr>
          <w:u w:val="none"/>
        </w:rPr>
        <w:t>a</w:t>
      </w:r>
      <w:r>
        <w:rPr>
          <w:spacing w:val="1"/>
          <w:u w:val="none"/>
        </w:rPr>
        <w:t>n</w:t>
      </w:r>
      <w:r>
        <w:rPr>
          <w:u w:val="none"/>
        </w:rPr>
        <w:t>d</w:t>
      </w:r>
      <w:r>
        <w:rPr>
          <w:spacing w:val="3"/>
          <w:u w:val="none"/>
        </w:rPr>
        <w:t xml:space="preserve"> </w:t>
      </w:r>
      <w:r>
        <w:rPr>
          <w:u w:val="none"/>
        </w:rPr>
        <w:t>t</w:t>
      </w:r>
      <w:r>
        <w:rPr>
          <w:spacing w:val="1"/>
          <w:u w:val="none"/>
        </w:rPr>
        <w:t>h</w:t>
      </w:r>
      <w:r>
        <w:rPr>
          <w:u w:val="none"/>
        </w:rPr>
        <w:t>e</w:t>
      </w:r>
      <w:r>
        <w:rPr>
          <w:spacing w:val="2"/>
          <w:u w:val="none"/>
        </w:rPr>
        <w:t xml:space="preserve"> </w:t>
      </w:r>
      <w:ins w:id="1" w:author="Microsoft Office User" w:date="2017-10-31T16:40:00Z">
        <w:r w:rsidR="009E2B87">
          <w:rPr>
            <w:spacing w:val="17"/>
            <w:u w:val="none"/>
          </w:rPr>
          <w:t>Class A</w:t>
        </w:r>
        <w:r w:rsidR="009E2B87">
          <w:rPr>
            <w:spacing w:val="2"/>
            <w:u w:val="none"/>
          </w:rPr>
          <w:t xml:space="preserve"> </w:t>
        </w:r>
      </w:ins>
      <w:r>
        <w:rPr>
          <w:spacing w:val="2"/>
          <w:u w:val="none"/>
        </w:rPr>
        <w:t>M</w:t>
      </w:r>
      <w:r>
        <w:rPr>
          <w:u w:val="none"/>
        </w:rPr>
        <w:t>e</w:t>
      </w:r>
      <w:r>
        <w:rPr>
          <w:spacing w:val="2"/>
          <w:u w:val="none"/>
        </w:rPr>
        <w:t>m</w:t>
      </w:r>
      <w:r>
        <w:rPr>
          <w:u w:val="none"/>
        </w:rPr>
        <w:t>bers</w:t>
      </w:r>
      <w:r>
        <w:rPr>
          <w:spacing w:val="1"/>
          <w:u w:val="none"/>
        </w:rPr>
        <w:t xml:space="preserve"> </w:t>
      </w:r>
      <w:r>
        <w:rPr>
          <w:spacing w:val="2"/>
          <w:u w:val="none"/>
        </w:rPr>
        <w:t>m</w:t>
      </w:r>
      <w:r>
        <w:rPr>
          <w:u w:val="none"/>
        </w:rPr>
        <w:t>ay</w:t>
      </w:r>
      <w:r>
        <w:rPr>
          <w:spacing w:val="2"/>
          <w:u w:val="none"/>
        </w:rPr>
        <w:t xml:space="preserve"> </w:t>
      </w:r>
      <w:r>
        <w:rPr>
          <w:u w:val="none"/>
        </w:rPr>
        <w:t>be</w:t>
      </w:r>
      <w:r>
        <w:rPr>
          <w:spacing w:val="1"/>
          <w:u w:val="none"/>
        </w:rPr>
        <w:t xml:space="preserve"> </w:t>
      </w:r>
      <w:r>
        <w:rPr>
          <w:u w:val="none"/>
        </w:rPr>
        <w:t>per</w:t>
      </w:r>
      <w:r>
        <w:rPr>
          <w:spacing w:val="2"/>
          <w:u w:val="none"/>
        </w:rPr>
        <w:t>m</w:t>
      </w:r>
      <w:r>
        <w:rPr>
          <w:u w:val="none"/>
        </w:rPr>
        <w:t xml:space="preserve">itted, </w:t>
      </w:r>
      <w:r>
        <w:rPr>
          <w:spacing w:val="2"/>
          <w:u w:val="none"/>
        </w:rPr>
        <w:t xml:space="preserve"> </w:t>
      </w:r>
      <w:r>
        <w:rPr>
          <w:u w:val="none"/>
        </w:rPr>
        <w:t xml:space="preserve">but </w:t>
      </w:r>
      <w:r>
        <w:rPr>
          <w:spacing w:val="3"/>
          <w:u w:val="none"/>
        </w:rPr>
        <w:t xml:space="preserve"> </w:t>
      </w:r>
      <w:r>
        <w:rPr>
          <w:spacing w:val="1"/>
          <w:u w:val="none"/>
        </w:rPr>
        <w:t>no</w:t>
      </w:r>
      <w:r>
        <w:rPr>
          <w:u w:val="none"/>
        </w:rPr>
        <w:t xml:space="preserve">t </w:t>
      </w:r>
      <w:r>
        <w:rPr>
          <w:spacing w:val="1"/>
          <w:u w:val="none"/>
        </w:rPr>
        <w:t xml:space="preserve"> </w:t>
      </w:r>
      <w:r>
        <w:rPr>
          <w:u w:val="none"/>
        </w:rPr>
        <w:t>re</w:t>
      </w:r>
      <w:r>
        <w:rPr>
          <w:spacing w:val="1"/>
          <w:u w:val="none"/>
        </w:rPr>
        <w:t>qu</w:t>
      </w:r>
      <w:r>
        <w:rPr>
          <w:u w:val="none"/>
        </w:rPr>
        <w:t>ire</w:t>
      </w:r>
      <w:r>
        <w:rPr>
          <w:spacing w:val="1"/>
          <w:u w:val="none"/>
        </w:rPr>
        <w:t>d</w:t>
      </w:r>
      <w:r>
        <w:rPr>
          <w:u w:val="none"/>
        </w:rPr>
        <w:t xml:space="preserve">, </w:t>
      </w:r>
      <w:r>
        <w:rPr>
          <w:spacing w:val="2"/>
          <w:u w:val="none"/>
        </w:rPr>
        <w:t xml:space="preserve"> </w:t>
      </w:r>
      <w:r>
        <w:rPr>
          <w:u w:val="none"/>
        </w:rPr>
        <w:t xml:space="preserve">to </w:t>
      </w:r>
      <w:r>
        <w:rPr>
          <w:spacing w:val="3"/>
          <w:u w:val="none"/>
        </w:rPr>
        <w:t xml:space="preserve"> </w:t>
      </w:r>
      <w:r>
        <w:rPr>
          <w:spacing w:val="2"/>
          <w:u w:val="none"/>
        </w:rPr>
        <w:t>m</w:t>
      </w:r>
      <w:r>
        <w:rPr>
          <w:u w:val="none"/>
        </w:rPr>
        <w:t>a</w:t>
      </w:r>
      <w:r>
        <w:rPr>
          <w:spacing w:val="1"/>
          <w:u w:val="none"/>
        </w:rPr>
        <w:t>k</w:t>
      </w:r>
      <w:r>
        <w:rPr>
          <w:u w:val="none"/>
        </w:rPr>
        <w:t xml:space="preserve">e </w:t>
      </w:r>
      <w:r>
        <w:rPr>
          <w:spacing w:val="2"/>
          <w:u w:val="none"/>
        </w:rPr>
        <w:t xml:space="preserve"> </w:t>
      </w:r>
      <w:r>
        <w:rPr>
          <w:spacing w:val="1"/>
          <w:u w:val="none"/>
        </w:rPr>
        <w:t>Add</w:t>
      </w:r>
      <w:r>
        <w:rPr>
          <w:u w:val="none"/>
        </w:rPr>
        <w:t>iti</w:t>
      </w:r>
      <w:r>
        <w:rPr>
          <w:spacing w:val="1"/>
          <w:u w:val="none"/>
        </w:rPr>
        <w:t>on</w:t>
      </w:r>
      <w:r>
        <w:rPr>
          <w:u w:val="none"/>
        </w:rPr>
        <w:t>al</w:t>
      </w:r>
      <w:r>
        <w:rPr>
          <w:w w:val="102"/>
          <w:u w:val="none"/>
        </w:rPr>
        <w:t xml:space="preserve"> </w:t>
      </w:r>
      <w:r>
        <w:rPr>
          <w:spacing w:val="1"/>
          <w:u w:val="none"/>
        </w:rPr>
        <w:t>C</w:t>
      </w:r>
      <w:r>
        <w:rPr>
          <w:u w:val="none"/>
        </w:rPr>
        <w:t>a</w:t>
      </w:r>
      <w:r>
        <w:rPr>
          <w:spacing w:val="1"/>
          <w:u w:val="none"/>
        </w:rPr>
        <w:t>p</w:t>
      </w:r>
      <w:r>
        <w:rPr>
          <w:u w:val="none"/>
        </w:rPr>
        <w:t>ital</w:t>
      </w:r>
      <w:r>
        <w:rPr>
          <w:spacing w:val="19"/>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19"/>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spacing w:val="1"/>
          <w:u w:val="none"/>
        </w:rPr>
        <w:t>o</w:t>
      </w:r>
      <w:r>
        <w:rPr>
          <w:u w:val="none"/>
        </w:rPr>
        <w:t>n</w:t>
      </w:r>
      <w:r>
        <w:rPr>
          <w:spacing w:val="21"/>
          <w:u w:val="none"/>
        </w:rPr>
        <w:t xml:space="preserve"> </w:t>
      </w:r>
      <w:r>
        <w:rPr>
          <w:u w:val="none"/>
        </w:rPr>
        <w:t>a</w:t>
      </w:r>
      <w:r>
        <w:rPr>
          <w:spacing w:val="18"/>
          <w:u w:val="none"/>
        </w:rPr>
        <w:t xml:space="preserve"> </w:t>
      </w:r>
      <w:r>
        <w:rPr>
          <w:spacing w:val="1"/>
          <w:u w:val="none"/>
        </w:rPr>
        <w:t>p</w:t>
      </w:r>
      <w:r>
        <w:rPr>
          <w:u w:val="none"/>
        </w:rPr>
        <w:t>ro-rata</w:t>
      </w:r>
      <w:r>
        <w:rPr>
          <w:spacing w:val="19"/>
          <w:u w:val="none"/>
        </w:rPr>
        <w:t xml:space="preserve"> </w:t>
      </w:r>
      <w:r>
        <w:rPr>
          <w:spacing w:val="1"/>
          <w:u w:val="none"/>
        </w:rPr>
        <w:t>b</w:t>
      </w:r>
      <w:r>
        <w:rPr>
          <w:u w:val="none"/>
        </w:rPr>
        <w:t>asis.</w:t>
      </w:r>
      <w:r>
        <w:rPr>
          <w:spacing w:val="20"/>
          <w:u w:val="none"/>
        </w:rPr>
        <w:t xml:space="preserve"> </w:t>
      </w:r>
      <w:r>
        <w:rPr>
          <w:spacing w:val="1"/>
          <w:u w:val="none"/>
        </w:rPr>
        <w:t>E</w:t>
      </w:r>
      <w:r>
        <w:rPr>
          <w:u w:val="none"/>
        </w:rPr>
        <w:t>ach</w:t>
      </w:r>
      <w:r>
        <w:rPr>
          <w:spacing w:val="20"/>
          <w:u w:val="none"/>
        </w:rPr>
        <w:t xml:space="preserve"> </w:t>
      </w:r>
      <w:ins w:id="2" w:author="Microsoft Office User" w:date="2017-10-31T16:41:00Z">
        <w:r w:rsidR="009E2B87">
          <w:rPr>
            <w:spacing w:val="17"/>
            <w:u w:val="none"/>
          </w:rPr>
          <w:t>Class A</w:t>
        </w:r>
        <w:r w:rsidR="009E2B87">
          <w:rPr>
            <w:spacing w:val="2"/>
            <w:u w:val="none"/>
          </w:rPr>
          <w:t xml:space="preserve"> </w:t>
        </w:r>
      </w:ins>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spacing w:val="1"/>
          <w:u w:val="none"/>
        </w:rPr>
        <w:t>wh</w:t>
      </w:r>
      <w:r>
        <w:rPr>
          <w:u w:val="none"/>
        </w:rPr>
        <w:t>o</w:t>
      </w:r>
      <w:r>
        <w:rPr>
          <w:spacing w:val="20"/>
          <w:u w:val="none"/>
        </w:rPr>
        <w:t xml:space="preserve"> </w:t>
      </w:r>
      <w:r>
        <w:rPr>
          <w:u w:val="none"/>
        </w:rPr>
        <w:t>elects</w:t>
      </w:r>
      <w:r>
        <w:rPr>
          <w:spacing w:val="20"/>
          <w:u w:val="none"/>
        </w:rPr>
        <w:t xml:space="preserve"> </w:t>
      </w:r>
      <w:r>
        <w:rPr>
          <w:u w:val="none"/>
        </w:rPr>
        <w:t xml:space="preserve">to </w:t>
      </w:r>
      <w:r>
        <w:rPr>
          <w:spacing w:val="20"/>
          <w:u w:val="none"/>
        </w:rPr>
        <w:t xml:space="preserve"> </w:t>
      </w:r>
      <w:r>
        <w:rPr>
          <w:u w:val="none"/>
        </w:rPr>
        <w:t>c</w:t>
      </w:r>
      <w:r>
        <w:rPr>
          <w:spacing w:val="1"/>
          <w:u w:val="none"/>
        </w:rPr>
        <w:t>o</w:t>
      </w:r>
      <w:r>
        <w:rPr>
          <w:u w:val="none"/>
        </w:rPr>
        <w:t>ntribute</w:t>
      </w:r>
      <w:r>
        <w:rPr>
          <w:w w:val="102"/>
          <w:u w:val="none"/>
        </w:rPr>
        <w:t xml:space="preserve"> </w:t>
      </w:r>
      <w:r>
        <w:rPr>
          <w:u w:val="none"/>
        </w:rPr>
        <w:t>a</w:t>
      </w:r>
      <w:r>
        <w:rPr>
          <w:spacing w:val="1"/>
          <w:u w:val="none"/>
        </w:rPr>
        <w:t>d</w:t>
      </w:r>
      <w:r>
        <w:rPr>
          <w:u w:val="none"/>
        </w:rPr>
        <w:t>ditional</w:t>
      </w:r>
      <w:r>
        <w:rPr>
          <w:spacing w:val="30"/>
          <w:u w:val="none"/>
        </w:rPr>
        <w:t xml:space="preserve"> </w:t>
      </w:r>
      <w:r>
        <w:rPr>
          <w:u w:val="none"/>
        </w:rPr>
        <w:t>ca</w:t>
      </w:r>
      <w:r>
        <w:rPr>
          <w:spacing w:val="1"/>
          <w:u w:val="none"/>
        </w:rPr>
        <w:t>p</w:t>
      </w:r>
      <w:r>
        <w:rPr>
          <w:u w:val="none"/>
        </w:rPr>
        <w:t>ital</w:t>
      </w:r>
      <w:r>
        <w:rPr>
          <w:spacing w:val="31"/>
          <w:u w:val="none"/>
        </w:rPr>
        <w:t xml:space="preserve"> </w:t>
      </w:r>
      <w:r>
        <w:rPr>
          <w:u w:val="none"/>
        </w:rPr>
        <w:t>to</w:t>
      </w:r>
      <w:r>
        <w:rPr>
          <w:spacing w:val="32"/>
          <w:u w:val="none"/>
        </w:rPr>
        <w:t xml:space="preserve"> </w:t>
      </w:r>
      <w:r>
        <w:rPr>
          <w:u w:val="none"/>
        </w:rPr>
        <w:t>the</w:t>
      </w:r>
      <w:r>
        <w:rPr>
          <w:spacing w:val="3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2"/>
          <w:u w:val="none"/>
        </w:rPr>
        <w:t xml:space="preserve"> </w:t>
      </w:r>
      <w:r>
        <w:rPr>
          <w:u w:val="none"/>
        </w:rPr>
        <w:t>shall</w:t>
      </w:r>
      <w:r>
        <w:rPr>
          <w:spacing w:val="31"/>
          <w:u w:val="none"/>
        </w:rPr>
        <w:t xml:space="preserve"> </w:t>
      </w:r>
      <w:r>
        <w:rPr>
          <w:u w:val="none"/>
        </w:rPr>
        <w:t>hereinafter</w:t>
      </w:r>
      <w:r>
        <w:rPr>
          <w:spacing w:val="31"/>
          <w:u w:val="none"/>
        </w:rPr>
        <w:t xml:space="preserve"> </w:t>
      </w:r>
      <w:r>
        <w:rPr>
          <w:u w:val="none"/>
        </w:rPr>
        <w:t>be</w:t>
      </w:r>
      <w:r>
        <w:rPr>
          <w:spacing w:val="32"/>
          <w:u w:val="none"/>
        </w:rPr>
        <w:t xml:space="preserve"> </w:t>
      </w:r>
      <w:r>
        <w:rPr>
          <w:u w:val="none"/>
        </w:rPr>
        <w:t>referred</w:t>
      </w:r>
      <w:r>
        <w:rPr>
          <w:spacing w:val="32"/>
          <w:u w:val="none"/>
        </w:rPr>
        <w:t xml:space="preserve"> </w:t>
      </w:r>
      <w:r>
        <w:rPr>
          <w:u w:val="none"/>
        </w:rPr>
        <w:t>to</w:t>
      </w:r>
      <w:r>
        <w:rPr>
          <w:spacing w:val="32"/>
          <w:u w:val="none"/>
        </w:rPr>
        <w:t xml:space="preserve"> </w:t>
      </w:r>
      <w:r>
        <w:rPr>
          <w:u w:val="none"/>
        </w:rPr>
        <w:t>as</w:t>
      </w:r>
      <w:r>
        <w:rPr>
          <w:spacing w:val="30"/>
          <w:u w:val="none"/>
        </w:rPr>
        <w:t xml:space="preserve"> </w:t>
      </w:r>
      <w:r>
        <w:rPr>
          <w:u w:val="none"/>
        </w:rPr>
        <w:t>a</w:t>
      </w:r>
      <w:r>
        <w:rPr>
          <w:spacing w:val="32"/>
          <w:u w:val="none"/>
        </w:rPr>
        <w:t xml:space="preserve"> </w:t>
      </w:r>
      <w:r>
        <w:rPr>
          <w:u w:val="none"/>
        </w:rPr>
        <w:t>“</w:t>
      </w:r>
      <w:r>
        <w:rPr>
          <w:spacing w:val="1"/>
          <w:u w:val="none"/>
        </w:rPr>
        <w:t>Con</w:t>
      </w:r>
      <w:r>
        <w:rPr>
          <w:u w:val="none"/>
        </w:rPr>
        <w:t>tri</w:t>
      </w:r>
      <w:r>
        <w:rPr>
          <w:spacing w:val="1"/>
          <w:u w:val="none"/>
        </w:rPr>
        <w:t>bu</w:t>
      </w:r>
      <w:r>
        <w:rPr>
          <w:u w:val="none"/>
        </w:rPr>
        <w:t>ti</w:t>
      </w:r>
      <w:r>
        <w:rPr>
          <w:spacing w:val="1"/>
          <w:u w:val="none"/>
        </w:rPr>
        <w:t>n</w:t>
      </w:r>
      <w:r>
        <w:rPr>
          <w:u w:val="none"/>
        </w:rPr>
        <w:t>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u w:val="none"/>
        </w:rPr>
        <w:t>a</w:t>
      </w:r>
      <w:r>
        <w:rPr>
          <w:spacing w:val="1"/>
          <w:u w:val="none"/>
        </w:rPr>
        <w:t>n</w:t>
      </w:r>
      <w:r>
        <w:rPr>
          <w:u w:val="none"/>
        </w:rPr>
        <w:t>d</w:t>
      </w:r>
      <w:r>
        <w:rPr>
          <w:spacing w:val="32"/>
          <w:u w:val="none"/>
        </w:rPr>
        <w:t xml:space="preserve"> </w:t>
      </w:r>
      <w:r>
        <w:rPr>
          <w:u w:val="none"/>
        </w:rPr>
        <w:t>each</w:t>
      </w:r>
      <w:r>
        <w:rPr>
          <w:spacing w:val="1"/>
          <w:w w:val="102"/>
          <w:u w:val="none"/>
        </w:rPr>
        <w:t xml:space="preserve"> </w:t>
      </w:r>
      <w:ins w:id="3" w:author="Microsoft Office User" w:date="2017-10-31T16:41:00Z">
        <w:r w:rsidR="009E2B87">
          <w:rPr>
            <w:spacing w:val="17"/>
            <w:u w:val="none"/>
          </w:rPr>
          <w:t>Class A</w:t>
        </w:r>
        <w:r w:rsidR="009E2B87">
          <w:rPr>
            <w:spacing w:val="2"/>
            <w:u w:val="none"/>
          </w:rPr>
          <w:t xml:space="preserve"> </w:t>
        </w:r>
      </w:ins>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1"/>
          <w:u w:val="none"/>
        </w:rPr>
        <w:t>wh</w:t>
      </w:r>
      <w:r>
        <w:rPr>
          <w:u w:val="none"/>
        </w:rPr>
        <w:t>o</w:t>
      </w:r>
      <w:r>
        <w:rPr>
          <w:spacing w:val="25"/>
          <w:u w:val="none"/>
        </w:rPr>
        <w:t xml:space="preserve"> </w:t>
      </w:r>
      <w:r>
        <w:rPr>
          <w:u w:val="none"/>
        </w:rPr>
        <w:t>elects</w:t>
      </w:r>
      <w:r>
        <w:rPr>
          <w:spacing w:val="24"/>
          <w:u w:val="none"/>
        </w:rPr>
        <w:t xml:space="preserve"> </w:t>
      </w:r>
      <w:r>
        <w:rPr>
          <w:spacing w:val="1"/>
          <w:u w:val="none"/>
        </w:rPr>
        <w:t>no</w:t>
      </w:r>
      <w:r>
        <w:rPr>
          <w:u w:val="none"/>
        </w:rPr>
        <w:t>t</w:t>
      </w:r>
      <w:r>
        <w:rPr>
          <w:spacing w:val="24"/>
          <w:u w:val="none"/>
        </w:rPr>
        <w:t xml:space="preserve"> </w:t>
      </w:r>
      <w:r>
        <w:rPr>
          <w:u w:val="none"/>
        </w:rPr>
        <w:t>to</w:t>
      </w:r>
      <w:r>
        <w:rPr>
          <w:spacing w:val="26"/>
          <w:u w:val="none"/>
        </w:rPr>
        <w:t xml:space="preserve"> </w:t>
      </w:r>
      <w:r>
        <w:rPr>
          <w:u w:val="none"/>
        </w:rPr>
        <w:t>c</w:t>
      </w:r>
      <w:r>
        <w:rPr>
          <w:spacing w:val="1"/>
          <w:u w:val="none"/>
        </w:rPr>
        <w:t>on</w:t>
      </w:r>
      <w:r>
        <w:rPr>
          <w:u w:val="none"/>
        </w:rPr>
        <w:t>tri</w:t>
      </w:r>
      <w:r>
        <w:rPr>
          <w:spacing w:val="1"/>
          <w:u w:val="none"/>
        </w:rPr>
        <w:t>bu</w:t>
      </w:r>
      <w:r>
        <w:rPr>
          <w:u w:val="none"/>
        </w:rPr>
        <w:t>te</w:t>
      </w:r>
      <w:r>
        <w:rPr>
          <w:spacing w:val="24"/>
          <w:u w:val="none"/>
        </w:rPr>
        <w:t xml:space="preserve"> </w:t>
      </w:r>
      <w:r>
        <w:rPr>
          <w:u w:val="none"/>
        </w:rPr>
        <w:t>a</w:t>
      </w:r>
      <w:r>
        <w:rPr>
          <w:spacing w:val="1"/>
          <w:u w:val="none"/>
        </w:rPr>
        <w:t>dd</w:t>
      </w:r>
      <w:r>
        <w:rPr>
          <w:u w:val="none"/>
        </w:rPr>
        <w:t>iti</w:t>
      </w:r>
      <w:r>
        <w:rPr>
          <w:spacing w:val="1"/>
          <w:u w:val="none"/>
        </w:rPr>
        <w:t>on</w:t>
      </w:r>
      <w:r>
        <w:rPr>
          <w:u w:val="none"/>
        </w:rPr>
        <w:t>al</w:t>
      </w:r>
      <w:r>
        <w:rPr>
          <w:spacing w:val="24"/>
          <w:u w:val="none"/>
        </w:rPr>
        <w:t xml:space="preserve"> </w:t>
      </w:r>
      <w:r>
        <w:rPr>
          <w:u w:val="none"/>
        </w:rPr>
        <w:t>ca</w:t>
      </w:r>
      <w:r>
        <w:rPr>
          <w:spacing w:val="1"/>
          <w:u w:val="none"/>
        </w:rPr>
        <w:t>p</w:t>
      </w:r>
      <w:r>
        <w:rPr>
          <w:u w:val="none"/>
        </w:rPr>
        <w:t>ital</w:t>
      </w:r>
      <w:r>
        <w:rPr>
          <w:spacing w:val="24"/>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5"/>
          <w:u w:val="none"/>
        </w:rPr>
        <w:t xml:space="preserve"> </w:t>
      </w:r>
      <w:r>
        <w:rPr>
          <w:u w:val="none"/>
        </w:rPr>
        <w:t>s</w:t>
      </w:r>
      <w:r>
        <w:rPr>
          <w:spacing w:val="1"/>
          <w:u w:val="none"/>
        </w:rPr>
        <w:t>h</w:t>
      </w:r>
      <w:r>
        <w:rPr>
          <w:u w:val="none"/>
        </w:rPr>
        <w:t>all</w:t>
      </w:r>
      <w:r>
        <w:rPr>
          <w:spacing w:val="24"/>
          <w:u w:val="none"/>
        </w:rPr>
        <w:t xml:space="preserve"> </w:t>
      </w:r>
      <w:r>
        <w:rPr>
          <w:spacing w:val="1"/>
          <w:u w:val="none"/>
        </w:rPr>
        <w:t>b</w:t>
      </w:r>
      <w:r>
        <w:rPr>
          <w:u w:val="none"/>
        </w:rPr>
        <w:t>e</w:t>
      </w:r>
      <w:r>
        <w:rPr>
          <w:spacing w:val="25"/>
          <w:u w:val="none"/>
        </w:rPr>
        <w:t xml:space="preserve"> </w:t>
      </w:r>
      <w:r>
        <w:rPr>
          <w:u w:val="none"/>
        </w:rPr>
        <w:t>referred</w:t>
      </w:r>
      <w:r>
        <w:rPr>
          <w:spacing w:val="25"/>
          <w:u w:val="none"/>
        </w:rPr>
        <w:t xml:space="preserve"> </w:t>
      </w:r>
      <w:r>
        <w:rPr>
          <w:u w:val="none"/>
        </w:rPr>
        <w:t>to</w:t>
      </w:r>
      <w:r>
        <w:rPr>
          <w:spacing w:val="25"/>
          <w:u w:val="none"/>
        </w:rPr>
        <w:t xml:space="preserve"> </w:t>
      </w:r>
      <w:r>
        <w:rPr>
          <w:u w:val="none"/>
        </w:rPr>
        <w:t>as</w:t>
      </w:r>
      <w:r>
        <w:rPr>
          <w:spacing w:val="24"/>
          <w:u w:val="none"/>
        </w:rPr>
        <w:t xml:space="preserve"> </w:t>
      </w:r>
      <w:r>
        <w:rPr>
          <w:u w:val="none"/>
        </w:rPr>
        <w:t>a</w:t>
      </w:r>
      <w:r>
        <w:rPr>
          <w:w w:val="102"/>
          <w:u w:val="none"/>
        </w:rPr>
        <w:t xml:space="preserve"> </w:t>
      </w:r>
      <w:r>
        <w:rPr>
          <w:u w:val="none"/>
        </w:rPr>
        <w:t>“</w:t>
      </w:r>
      <w:r>
        <w:rPr>
          <w:spacing w:val="1"/>
          <w:u w:val="none"/>
        </w:rPr>
        <w:t>N</w:t>
      </w:r>
      <w:r>
        <w:rPr>
          <w:u w:val="none"/>
        </w:rPr>
        <w:t>o</w:t>
      </w:r>
      <w:r>
        <w:rPr>
          <w:spacing w:val="1"/>
          <w:u w:val="none"/>
        </w:rPr>
        <w:t>n</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52"/>
          <w:u w:val="none"/>
        </w:rPr>
        <w:t xml:space="preserve"> </w:t>
      </w:r>
      <w:ins w:id="4" w:author="Microsoft Office User" w:date="2017-10-31T16:41:00Z">
        <w:r w:rsidR="009E2B87">
          <w:rPr>
            <w:spacing w:val="17"/>
            <w:u w:val="none"/>
          </w:rPr>
          <w:t>Class A</w:t>
        </w:r>
        <w:r w:rsidR="009E2B87">
          <w:rPr>
            <w:spacing w:val="2"/>
            <w:u w:val="none"/>
          </w:rPr>
          <w:t xml:space="preserve"> </w:t>
        </w:r>
      </w:ins>
      <w:r>
        <w:rPr>
          <w:spacing w:val="2"/>
          <w:u w:val="none"/>
        </w:rPr>
        <w:t>M</w:t>
      </w:r>
      <w:r>
        <w:rPr>
          <w:u w:val="none"/>
        </w:rPr>
        <w:t>e</w:t>
      </w:r>
      <w:r>
        <w:rPr>
          <w:spacing w:val="2"/>
          <w:u w:val="none"/>
        </w:rPr>
        <w:t>m</w:t>
      </w:r>
      <w:r>
        <w:rPr>
          <w:spacing w:val="1"/>
          <w:u w:val="none"/>
        </w:rPr>
        <w:t>b</w:t>
      </w:r>
      <w:r>
        <w:rPr>
          <w:u w:val="none"/>
        </w:rPr>
        <w:t>er.”</w:t>
      </w:r>
      <w:r>
        <w:rPr>
          <w:spacing w:val="52"/>
          <w:u w:val="none"/>
        </w:rPr>
        <w:t xml:space="preserve"> </w:t>
      </w:r>
      <w:r>
        <w:rPr>
          <w:u w:val="none"/>
        </w:rPr>
        <w:t>In</w:t>
      </w:r>
      <w:r>
        <w:rPr>
          <w:spacing w:val="52"/>
          <w:u w:val="none"/>
        </w:rPr>
        <w:t xml:space="preserve"> </w:t>
      </w:r>
      <w:r>
        <w:rPr>
          <w:u w:val="none"/>
        </w:rPr>
        <w:t>t</w:t>
      </w:r>
      <w:r>
        <w:rPr>
          <w:spacing w:val="1"/>
          <w:u w:val="none"/>
        </w:rPr>
        <w:t>h</w:t>
      </w:r>
      <w:r>
        <w:rPr>
          <w:u w:val="none"/>
        </w:rPr>
        <w:t>e  e</w:t>
      </w:r>
      <w:r>
        <w:rPr>
          <w:spacing w:val="1"/>
          <w:u w:val="none"/>
        </w:rPr>
        <w:t>v</w:t>
      </w:r>
      <w:r>
        <w:rPr>
          <w:u w:val="none"/>
        </w:rPr>
        <w:t>e</w:t>
      </w:r>
      <w:r>
        <w:rPr>
          <w:spacing w:val="1"/>
          <w:u w:val="none"/>
        </w:rPr>
        <w:t>n</w:t>
      </w:r>
      <w:r>
        <w:rPr>
          <w:u w:val="none"/>
        </w:rPr>
        <w:t>t</w:t>
      </w:r>
      <w:r>
        <w:rPr>
          <w:spacing w:val="51"/>
          <w:u w:val="none"/>
        </w:rPr>
        <w:t xml:space="preserve"> </w:t>
      </w:r>
      <w:r>
        <w:rPr>
          <w:u w:val="none"/>
        </w:rPr>
        <w:t>t</w:t>
      </w:r>
      <w:r>
        <w:rPr>
          <w:spacing w:val="1"/>
          <w:u w:val="none"/>
        </w:rPr>
        <w:t>h</w:t>
      </w:r>
      <w:r>
        <w:rPr>
          <w:u w:val="none"/>
        </w:rPr>
        <w:t>at</w:t>
      </w:r>
      <w:r>
        <w:rPr>
          <w:spacing w:val="51"/>
          <w:u w:val="none"/>
        </w:rPr>
        <w:t xml:space="preserve"> </w:t>
      </w:r>
      <w:r>
        <w:rPr>
          <w:spacing w:val="1"/>
          <w:u w:val="none"/>
        </w:rPr>
        <w:t>on</w:t>
      </w:r>
      <w:r>
        <w:rPr>
          <w:u w:val="none"/>
        </w:rPr>
        <w:t>e</w:t>
      </w:r>
      <w:r>
        <w:rPr>
          <w:spacing w:val="52"/>
          <w:u w:val="none"/>
        </w:rPr>
        <w:t xml:space="preserve"> </w:t>
      </w:r>
      <w:r>
        <w:rPr>
          <w:spacing w:val="1"/>
          <w:u w:val="none"/>
        </w:rPr>
        <w:t>bu</w:t>
      </w:r>
      <w:r>
        <w:rPr>
          <w:u w:val="none"/>
        </w:rPr>
        <w:t>t</w:t>
      </w:r>
      <w:r>
        <w:rPr>
          <w:spacing w:val="51"/>
          <w:u w:val="none"/>
        </w:rPr>
        <w:t xml:space="preserve"> </w:t>
      </w:r>
      <w:r>
        <w:rPr>
          <w:spacing w:val="1"/>
          <w:u w:val="none"/>
        </w:rPr>
        <w:t>no</w:t>
      </w:r>
      <w:r>
        <w:rPr>
          <w:u w:val="none"/>
        </w:rPr>
        <w:t>t</w:t>
      </w:r>
      <w:r>
        <w:rPr>
          <w:spacing w:val="51"/>
          <w:u w:val="none"/>
        </w:rPr>
        <w:t xml:space="preserve"> </w:t>
      </w:r>
      <w:del w:id="5" w:author="Microsoft Office User" w:date="2017-10-31T16:42:00Z">
        <w:r w:rsidDel="009E2B87">
          <w:rPr>
            <w:spacing w:val="1"/>
            <w:u w:val="none"/>
          </w:rPr>
          <w:delText>bo</w:delText>
        </w:r>
        <w:r w:rsidDel="009E2B87">
          <w:rPr>
            <w:u w:val="none"/>
          </w:rPr>
          <w:delText>th</w:delText>
        </w:r>
        <w:r w:rsidDel="009E2B87">
          <w:rPr>
            <w:spacing w:val="51"/>
            <w:u w:val="none"/>
          </w:rPr>
          <w:delText xml:space="preserve"> </w:delText>
        </w:r>
      </w:del>
      <w:ins w:id="6" w:author="Microsoft Office User" w:date="2017-10-31T16:42:00Z">
        <w:r w:rsidR="009E2B87">
          <w:rPr>
            <w:spacing w:val="1"/>
            <w:u w:val="none"/>
          </w:rPr>
          <w:t>all</w:t>
        </w:r>
        <w:r w:rsidR="009E2B87">
          <w:rPr>
            <w:spacing w:val="51"/>
            <w:u w:val="none"/>
          </w:rPr>
          <w:t xml:space="preserve"> </w:t>
        </w:r>
      </w:ins>
      <w:ins w:id="7" w:author="Microsoft Office User" w:date="2017-10-31T16:41:00Z">
        <w:r w:rsidR="009E2B87">
          <w:rPr>
            <w:spacing w:val="17"/>
            <w:u w:val="none"/>
          </w:rPr>
          <w:t>Class A</w:t>
        </w:r>
        <w:r w:rsidR="009E2B87">
          <w:rPr>
            <w:spacing w:val="2"/>
            <w:u w:val="none"/>
          </w:rPr>
          <w:t xml:space="preserve"> </w:t>
        </w:r>
      </w:ins>
      <w:r>
        <w:rPr>
          <w:spacing w:val="2"/>
          <w:u w:val="none"/>
        </w:rPr>
        <w:t>M</w:t>
      </w:r>
      <w:r>
        <w:rPr>
          <w:u w:val="none"/>
        </w:rPr>
        <w:t>e</w:t>
      </w:r>
      <w:r>
        <w:rPr>
          <w:spacing w:val="2"/>
          <w:u w:val="none"/>
        </w:rPr>
        <w:t>m</w:t>
      </w:r>
      <w:r>
        <w:rPr>
          <w:spacing w:val="1"/>
          <w:u w:val="none"/>
        </w:rPr>
        <w:t>b</w:t>
      </w:r>
      <w:r>
        <w:rPr>
          <w:u w:val="none"/>
        </w:rPr>
        <w:t>ers</w:t>
      </w:r>
      <w:r>
        <w:rPr>
          <w:spacing w:val="51"/>
          <w:u w:val="none"/>
        </w:rPr>
        <w:t xml:space="preserve"> </w:t>
      </w:r>
      <w:r>
        <w:rPr>
          <w:u w:val="none"/>
        </w:rPr>
        <w:t>elect</w:t>
      </w:r>
      <w:r>
        <w:rPr>
          <w:spacing w:val="51"/>
          <w:u w:val="none"/>
        </w:rPr>
        <w:t xml:space="preserve"> </w:t>
      </w:r>
      <w:r>
        <w:rPr>
          <w:u w:val="none"/>
        </w:rPr>
        <w:t>to</w:t>
      </w:r>
      <w:r>
        <w:rPr>
          <w:spacing w:val="52"/>
          <w:u w:val="none"/>
        </w:rPr>
        <w:t xml:space="preserve"> </w:t>
      </w:r>
      <w:r>
        <w:rPr>
          <w:spacing w:val="2"/>
          <w:u w:val="none"/>
        </w:rPr>
        <w:t>m</w:t>
      </w:r>
      <w:r>
        <w:rPr>
          <w:u w:val="none"/>
        </w:rPr>
        <w:t>a</w:t>
      </w:r>
      <w:r>
        <w:rPr>
          <w:spacing w:val="1"/>
          <w:u w:val="none"/>
        </w:rPr>
        <w:t>k</w:t>
      </w:r>
      <w:r>
        <w:rPr>
          <w:u w:val="none"/>
        </w:rPr>
        <w:t>e</w:t>
      </w:r>
      <w:r>
        <w:rPr>
          <w:spacing w:val="52"/>
          <w:u w:val="none"/>
        </w:rPr>
        <w:t xml:space="preserve"> </w:t>
      </w:r>
      <w:r>
        <w:rPr>
          <w:u w:val="none"/>
        </w:rPr>
        <w:t>an</w:t>
      </w:r>
      <w:r>
        <w:rPr>
          <w:spacing w:val="52"/>
          <w:u w:val="none"/>
        </w:rPr>
        <w:t xml:space="preserve"> </w:t>
      </w:r>
      <w:r>
        <w:rPr>
          <w:spacing w:val="1"/>
          <w:u w:val="none"/>
        </w:rPr>
        <w:t>Add</w:t>
      </w:r>
      <w:r>
        <w:rPr>
          <w:u w:val="none"/>
        </w:rPr>
        <w:t>iti</w:t>
      </w:r>
      <w:r>
        <w:rPr>
          <w:spacing w:val="1"/>
          <w:u w:val="none"/>
        </w:rPr>
        <w:t>on</w:t>
      </w:r>
      <w:r>
        <w:rPr>
          <w:u w:val="none"/>
        </w:rPr>
        <w:t>al</w:t>
      </w:r>
      <w:r>
        <w:rPr>
          <w:w w:val="102"/>
          <w:u w:val="none"/>
        </w:rPr>
        <w:t xml:space="preserve"> </w:t>
      </w:r>
      <w:r>
        <w:rPr>
          <w:spacing w:val="1"/>
          <w:u w:val="none"/>
        </w:rPr>
        <w:t>C</w:t>
      </w:r>
      <w:r>
        <w:rPr>
          <w:u w:val="none"/>
        </w:rPr>
        <w:t>a</w:t>
      </w:r>
      <w:r>
        <w:rPr>
          <w:spacing w:val="1"/>
          <w:u w:val="none"/>
        </w:rPr>
        <w:t>p</w:t>
      </w:r>
      <w:r>
        <w:rPr>
          <w:u w:val="none"/>
        </w:rPr>
        <w:t>ital</w:t>
      </w:r>
      <w:r>
        <w:rPr>
          <w:spacing w:val="40"/>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40"/>
          <w:u w:val="none"/>
        </w:rPr>
        <w:t xml:space="preserve"> </w:t>
      </w:r>
      <w:r>
        <w:rPr>
          <w:u w:val="none"/>
        </w:rPr>
        <w:t>to</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C</w:t>
      </w:r>
      <w:r>
        <w:rPr>
          <w:u w:val="none"/>
        </w:rPr>
        <w:t>o</w:t>
      </w:r>
      <w:r>
        <w:rPr>
          <w:spacing w:val="2"/>
          <w:u w:val="none"/>
        </w:rPr>
        <w:t>m</w:t>
      </w:r>
      <w:r>
        <w:rPr>
          <w:u w:val="none"/>
        </w:rPr>
        <w:t>pany,</w:t>
      </w:r>
      <w:r>
        <w:rPr>
          <w:spacing w:val="40"/>
          <w:u w:val="none"/>
        </w:rPr>
        <w:t xml:space="preserve"> </w:t>
      </w:r>
      <w:r>
        <w:rPr>
          <w:u w:val="none"/>
        </w:rPr>
        <w:t>t</w:t>
      </w:r>
      <w:r>
        <w:rPr>
          <w:spacing w:val="1"/>
          <w:u w:val="none"/>
        </w:rPr>
        <w:t>h</w:t>
      </w:r>
      <w:r>
        <w:rPr>
          <w:u w:val="none"/>
        </w:rPr>
        <w:t>en</w:t>
      </w:r>
      <w:r>
        <w:rPr>
          <w:spacing w:val="40"/>
          <w:u w:val="none"/>
        </w:rPr>
        <w:t xml:space="preserve"> </w:t>
      </w:r>
      <w:r>
        <w:rPr>
          <w:u w:val="none"/>
        </w:rPr>
        <w:t>a</w:t>
      </w:r>
      <w:r>
        <w:rPr>
          <w:spacing w:val="40"/>
          <w:u w:val="none"/>
        </w:rPr>
        <w:t xml:space="preserve"> </w:t>
      </w:r>
      <w:r>
        <w:rPr>
          <w:u w:val="none"/>
        </w:rPr>
        <w:t>porti</w:t>
      </w:r>
      <w:r>
        <w:rPr>
          <w:spacing w:val="1"/>
          <w:u w:val="none"/>
        </w:rPr>
        <w:t>o</w:t>
      </w:r>
      <w:r>
        <w:rPr>
          <w:u w:val="none"/>
        </w:rPr>
        <w:t>n</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P</w:t>
      </w:r>
      <w:r>
        <w:rPr>
          <w:u w:val="none"/>
        </w:rPr>
        <w:t>ercentage</w:t>
      </w:r>
      <w:r>
        <w:rPr>
          <w:spacing w:val="40"/>
          <w:u w:val="none"/>
        </w:rPr>
        <w:t xml:space="preserve"> </w:t>
      </w:r>
      <w:r>
        <w:rPr>
          <w:u w:val="none"/>
        </w:rPr>
        <w:t>Interests</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spacing w:val="40"/>
          <w:u w:val="none"/>
        </w:rPr>
        <w:t xml:space="preserve"> </w:t>
      </w:r>
      <w:r>
        <w:rPr>
          <w:spacing w:val="2"/>
          <w:u w:val="none"/>
        </w:rPr>
        <w:t>N</w:t>
      </w:r>
      <w:r>
        <w:rPr>
          <w:u w:val="none"/>
        </w:rPr>
        <w:t>oncontri</w:t>
      </w:r>
      <w:r>
        <w:rPr>
          <w:spacing w:val="1"/>
          <w:u w:val="none"/>
        </w:rPr>
        <w:t>b</w:t>
      </w:r>
      <w:r>
        <w:rPr>
          <w:u w:val="none"/>
        </w:rPr>
        <w:t>uti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3"/>
          <w:u w:val="none"/>
        </w:rPr>
        <w:t xml:space="preserve"> </w:t>
      </w:r>
      <w:r>
        <w:rPr>
          <w:spacing w:val="1"/>
          <w:u w:val="none"/>
        </w:rPr>
        <w:t>d</w:t>
      </w:r>
      <w:r>
        <w:rPr>
          <w:u w:val="none"/>
        </w:rPr>
        <w:t>ee</w:t>
      </w:r>
      <w:r>
        <w:rPr>
          <w:spacing w:val="2"/>
          <w:u w:val="none"/>
        </w:rPr>
        <w:t>m</w:t>
      </w:r>
      <w:r>
        <w:rPr>
          <w:u w:val="none"/>
        </w:rPr>
        <w:t>ed</w:t>
      </w:r>
      <w:r>
        <w:rPr>
          <w:spacing w:val="24"/>
          <w:u w:val="none"/>
        </w:rPr>
        <w:t xml:space="preserve"> </w:t>
      </w:r>
      <w:r>
        <w:rPr>
          <w:u w:val="none"/>
        </w:rPr>
        <w:t>to</w:t>
      </w:r>
      <w:r>
        <w:rPr>
          <w:spacing w:val="24"/>
          <w:u w:val="none"/>
        </w:rPr>
        <w:t xml:space="preserve"> </w:t>
      </w:r>
      <w:r>
        <w:rPr>
          <w:spacing w:val="1"/>
          <w:u w:val="none"/>
        </w:rPr>
        <w:t>b</w:t>
      </w:r>
      <w:r>
        <w:rPr>
          <w:u w:val="none"/>
        </w:rPr>
        <w:t>e</w:t>
      </w:r>
      <w:r>
        <w:rPr>
          <w:spacing w:val="24"/>
          <w:u w:val="none"/>
        </w:rPr>
        <w:t xml:space="preserve"> </w:t>
      </w:r>
      <w:r>
        <w:rPr>
          <w:u w:val="none"/>
        </w:rPr>
        <w:t>transferred</w:t>
      </w:r>
      <w:r>
        <w:rPr>
          <w:spacing w:val="25"/>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ontri</w:t>
      </w:r>
      <w:r>
        <w:rPr>
          <w:spacing w:val="1"/>
          <w:u w:val="none"/>
        </w:rPr>
        <w:t>b</w:t>
      </w:r>
      <w:r>
        <w:rPr>
          <w:u w:val="none"/>
        </w:rPr>
        <w:t>uti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spacing w:val="1"/>
          <w:u w:val="none"/>
        </w:rPr>
        <w:t>o</w:t>
      </w:r>
      <w:r>
        <w:rPr>
          <w:u w:val="none"/>
        </w:rPr>
        <w:t>n</w:t>
      </w:r>
      <w:r>
        <w:rPr>
          <w:spacing w:val="24"/>
          <w:u w:val="none"/>
        </w:rPr>
        <w:t xml:space="preserve"> </w:t>
      </w:r>
      <w:r>
        <w:rPr>
          <w:u w:val="none"/>
        </w:rPr>
        <w:t>a</w:t>
      </w:r>
      <w:r>
        <w:rPr>
          <w:spacing w:val="23"/>
          <w:u w:val="none"/>
        </w:rPr>
        <w:t xml:space="preserve"> </w:t>
      </w:r>
      <w:r>
        <w:rPr>
          <w:spacing w:val="1"/>
          <w:u w:val="none"/>
        </w:rPr>
        <w:t>p</w:t>
      </w:r>
      <w:r>
        <w:rPr>
          <w:u w:val="none"/>
        </w:rPr>
        <w:t>r</w:t>
      </w:r>
      <w:r>
        <w:rPr>
          <w:spacing w:val="1"/>
          <w:u w:val="none"/>
        </w:rPr>
        <w:t>o</w:t>
      </w:r>
      <w:r>
        <w:rPr>
          <w:u w:val="none"/>
        </w:rPr>
        <w:t>-rata</w:t>
      </w:r>
      <w:r>
        <w:rPr>
          <w:spacing w:val="25"/>
          <w:u w:val="none"/>
        </w:rPr>
        <w:t xml:space="preserve"> </w:t>
      </w:r>
      <w:r>
        <w:rPr>
          <w:spacing w:val="1"/>
          <w:u w:val="none"/>
        </w:rPr>
        <w:t>b</w:t>
      </w:r>
      <w:r>
        <w:rPr>
          <w:u w:val="none"/>
        </w:rPr>
        <w:t>asis,</w:t>
      </w:r>
      <w:r>
        <w:rPr>
          <w:spacing w:val="23"/>
          <w:u w:val="none"/>
        </w:rPr>
        <w:t xml:space="preserve"> </w:t>
      </w:r>
      <w:r>
        <w:rPr>
          <w:u w:val="none"/>
        </w:rPr>
        <w:t>in</w:t>
      </w:r>
      <w:r>
        <w:rPr>
          <w:spacing w:val="24"/>
          <w:u w:val="none"/>
        </w:rPr>
        <w:t xml:space="preserve"> </w:t>
      </w:r>
      <w:r>
        <w:rPr>
          <w:u w:val="none"/>
        </w:rPr>
        <w:t>an</w:t>
      </w:r>
      <w:r>
        <w:rPr>
          <w:spacing w:val="24"/>
          <w:u w:val="none"/>
        </w:rPr>
        <w:t xml:space="preserve"> </w:t>
      </w:r>
      <w:r>
        <w:rPr>
          <w:u w:val="none"/>
        </w:rPr>
        <w:t>a</w:t>
      </w:r>
      <w:r>
        <w:rPr>
          <w:spacing w:val="2"/>
          <w:u w:val="none"/>
        </w:rPr>
        <w:t>m</w:t>
      </w:r>
      <w:r>
        <w:rPr>
          <w:spacing w:val="1"/>
          <w:u w:val="none"/>
        </w:rPr>
        <w:t>oun</w:t>
      </w:r>
      <w:r>
        <w:rPr>
          <w:u w:val="none"/>
        </w:rPr>
        <w:t>t</w:t>
      </w:r>
      <w:r>
        <w:rPr>
          <w:w w:val="102"/>
          <w:u w:val="none"/>
        </w:rPr>
        <w:t xml:space="preserve"> </w:t>
      </w:r>
      <w:r>
        <w:rPr>
          <w:u w:val="none"/>
        </w:rPr>
        <w:t>e</w:t>
      </w:r>
      <w:r>
        <w:rPr>
          <w:spacing w:val="1"/>
          <w:u w:val="none"/>
        </w:rPr>
        <w:t>q</w:t>
      </w:r>
      <w:r>
        <w:rPr>
          <w:u w:val="none"/>
        </w:rPr>
        <w:t>ual</w:t>
      </w:r>
      <w:r>
        <w:rPr>
          <w:spacing w:val="29"/>
          <w:u w:val="none"/>
        </w:rPr>
        <w:t xml:space="preserve"> </w:t>
      </w:r>
      <w:r>
        <w:rPr>
          <w:u w:val="none"/>
        </w:rPr>
        <w:t>to</w:t>
      </w:r>
      <w:r>
        <w:rPr>
          <w:spacing w:val="32"/>
          <w:u w:val="none"/>
        </w:rPr>
        <w:t xml:space="preserve"> </w:t>
      </w:r>
      <w:r>
        <w:rPr>
          <w:u w:val="none"/>
        </w:rPr>
        <w:t>the</w:t>
      </w:r>
      <w:r>
        <w:rPr>
          <w:spacing w:val="31"/>
          <w:u w:val="none"/>
        </w:rPr>
        <w:t xml:space="preserve"> </w:t>
      </w:r>
      <w:r>
        <w:rPr>
          <w:u w:val="none"/>
        </w:rPr>
        <w:t>product</w:t>
      </w:r>
      <w:r>
        <w:rPr>
          <w:spacing w:val="29"/>
          <w:u w:val="none"/>
        </w:rPr>
        <w:t xml:space="preserve"> </w:t>
      </w:r>
      <w:r>
        <w:rPr>
          <w:u w:val="none"/>
        </w:rPr>
        <w:t>of</w:t>
      </w:r>
      <w:r>
        <w:rPr>
          <w:spacing w:val="32"/>
          <w:u w:val="none"/>
        </w:rPr>
        <w:t xml:space="preserve"> </w:t>
      </w:r>
      <w:r>
        <w:rPr>
          <w:u w:val="none"/>
        </w:rPr>
        <w:t>(a)</w:t>
      </w:r>
      <w:r>
        <w:rPr>
          <w:spacing w:val="31"/>
          <w:u w:val="none"/>
        </w:rPr>
        <w:t xml:space="preserve"> </w:t>
      </w:r>
      <w:r>
        <w:rPr>
          <w:u w:val="none"/>
        </w:rPr>
        <w:t>the</w:t>
      </w:r>
      <w:r>
        <w:rPr>
          <w:spacing w:val="31"/>
          <w:u w:val="none"/>
        </w:rPr>
        <w:t xml:space="preserve"> </w:t>
      </w:r>
      <w:r>
        <w:rPr>
          <w:spacing w:val="1"/>
          <w:u w:val="none"/>
        </w:rPr>
        <w:t>Non</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1"/>
          <w:u w:val="none"/>
        </w:rPr>
        <w:t xml:space="preserve"> </w:t>
      </w:r>
      <w:r>
        <w:rPr>
          <w:u w:val="none"/>
        </w:rPr>
        <w:t>I</w:t>
      </w:r>
      <w:r>
        <w:rPr>
          <w:spacing w:val="1"/>
          <w:u w:val="none"/>
        </w:rPr>
        <w:t>n</w:t>
      </w:r>
      <w:r>
        <w:rPr>
          <w:u w:val="none"/>
        </w:rPr>
        <w:t>terests,</w:t>
      </w:r>
      <w:r>
        <w:rPr>
          <w:spacing w:val="30"/>
          <w:u w:val="none"/>
        </w:rPr>
        <w:t xml:space="preserve"> </w:t>
      </w:r>
      <w:r>
        <w:rPr>
          <w:u w:val="none"/>
        </w:rPr>
        <w:t>a</w:t>
      </w:r>
      <w:r>
        <w:rPr>
          <w:spacing w:val="1"/>
          <w:u w:val="none"/>
        </w:rPr>
        <w:t>n</w:t>
      </w:r>
      <w:r>
        <w:rPr>
          <w:u w:val="none"/>
        </w:rPr>
        <w:t>d</w:t>
      </w:r>
      <w:r>
        <w:rPr>
          <w:spacing w:val="31"/>
          <w:u w:val="none"/>
        </w:rPr>
        <w:t xml:space="preserve"> </w:t>
      </w:r>
      <w:r>
        <w:rPr>
          <w:u w:val="none"/>
        </w:rPr>
        <w:t>(</w:t>
      </w:r>
      <w:r>
        <w:rPr>
          <w:spacing w:val="1"/>
          <w:u w:val="none"/>
        </w:rPr>
        <w:t>b</w:t>
      </w:r>
      <w:r>
        <w:rPr>
          <w:u w:val="none"/>
        </w:rPr>
        <w:t>)</w:t>
      </w:r>
      <w:r>
        <w:rPr>
          <w:spacing w:val="31"/>
          <w:u w:val="none"/>
        </w:rPr>
        <w:t xml:space="preserve"> </w:t>
      </w:r>
      <w:r>
        <w:rPr>
          <w:u w:val="none"/>
        </w:rPr>
        <w:t>t</w:t>
      </w:r>
      <w:r>
        <w:rPr>
          <w:spacing w:val="1"/>
          <w:u w:val="none"/>
        </w:rPr>
        <w:t>h</w:t>
      </w:r>
      <w:r>
        <w:rPr>
          <w:u w:val="none"/>
        </w:rPr>
        <w:t>e</w:t>
      </w:r>
      <w:r>
        <w:rPr>
          <w:spacing w:val="31"/>
          <w:u w:val="none"/>
        </w:rPr>
        <w:t xml:space="preserve"> </w:t>
      </w:r>
      <w:r>
        <w:rPr>
          <w:u w:val="none"/>
        </w:rPr>
        <w:t>ratio</w:t>
      </w:r>
      <w:r>
        <w:rPr>
          <w:spacing w:val="31"/>
          <w:u w:val="none"/>
        </w:rPr>
        <w:t xml:space="preserve"> </w:t>
      </w:r>
      <w:r>
        <w:rPr>
          <w:u w:val="none"/>
        </w:rPr>
        <w:t>t</w:t>
      </w:r>
      <w:r>
        <w:rPr>
          <w:spacing w:val="1"/>
          <w:u w:val="none"/>
        </w:rPr>
        <w:t>h</w:t>
      </w:r>
      <w:r>
        <w:rPr>
          <w:u w:val="none"/>
        </w:rPr>
        <w:t>at</w:t>
      </w:r>
      <w:r>
        <w:rPr>
          <w:spacing w:val="30"/>
          <w:u w:val="none"/>
        </w:rPr>
        <w:t xml:space="preserve"> </w:t>
      </w:r>
      <w:r>
        <w:rPr>
          <w:u w:val="none"/>
        </w:rPr>
        <w:t>t</w:t>
      </w:r>
      <w:r>
        <w:rPr>
          <w:spacing w:val="1"/>
          <w:u w:val="none"/>
        </w:rPr>
        <w:t>h</w:t>
      </w:r>
      <w:r>
        <w:rPr>
          <w:u w:val="none"/>
        </w:rPr>
        <w:t>e</w:t>
      </w:r>
      <w:r>
        <w:rPr>
          <w:w w:val="102"/>
          <w:u w:val="none"/>
        </w:rPr>
        <w:t xml:space="preserve"> </w:t>
      </w:r>
      <w:r>
        <w:rPr>
          <w:u w:val="none"/>
        </w:rPr>
        <w:t>a</w:t>
      </w:r>
      <w:r>
        <w:rPr>
          <w:spacing w:val="2"/>
          <w:u w:val="none"/>
        </w:rPr>
        <w:t>m</w:t>
      </w:r>
      <w:r>
        <w:rPr>
          <w:u w:val="none"/>
        </w:rPr>
        <w:t>ount</w:t>
      </w:r>
      <w:r>
        <w:rPr>
          <w:spacing w:val="5"/>
          <w:u w:val="none"/>
        </w:rPr>
        <w:t xml:space="preserve"> </w:t>
      </w:r>
      <w:r>
        <w:rPr>
          <w:u w:val="none"/>
        </w:rPr>
        <w:t>of</w:t>
      </w:r>
      <w:r>
        <w:rPr>
          <w:spacing w:val="6"/>
          <w:u w:val="none"/>
        </w:rPr>
        <w:t xml:space="preserve"> </w:t>
      </w:r>
      <w:r>
        <w:rPr>
          <w:u w:val="none"/>
        </w:rPr>
        <w:t>the</w:t>
      </w:r>
      <w:r>
        <w:rPr>
          <w:spacing w:val="6"/>
          <w:u w:val="none"/>
        </w:rPr>
        <w:t xml:space="preserve"> </w:t>
      </w:r>
      <w:r>
        <w:rPr>
          <w:spacing w:val="1"/>
          <w:u w:val="none"/>
        </w:rPr>
        <w:t>A</w:t>
      </w:r>
      <w:r>
        <w:rPr>
          <w:u w:val="none"/>
        </w:rPr>
        <w:t>dditional</w:t>
      </w:r>
      <w:r>
        <w:rPr>
          <w:spacing w:val="5"/>
          <w:u w:val="none"/>
        </w:rPr>
        <w:t xml:space="preserve"> </w:t>
      </w:r>
      <w:r>
        <w:rPr>
          <w:spacing w:val="1"/>
          <w:u w:val="none"/>
        </w:rPr>
        <w:t>C</w:t>
      </w:r>
      <w:r>
        <w:rPr>
          <w:u w:val="none"/>
        </w:rPr>
        <w:t>a</w:t>
      </w:r>
      <w:r>
        <w:rPr>
          <w:spacing w:val="1"/>
          <w:u w:val="none"/>
        </w:rPr>
        <w:t>p</w:t>
      </w:r>
      <w:r>
        <w:rPr>
          <w:u w:val="none"/>
        </w:rPr>
        <w:t>ital</w:t>
      </w:r>
      <w:r>
        <w:rPr>
          <w:spacing w:val="6"/>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6"/>
          <w:u w:val="none"/>
        </w:rPr>
        <w:t xml:space="preserve"> </w:t>
      </w:r>
      <w:r>
        <w:rPr>
          <w:spacing w:val="2"/>
          <w:u w:val="none"/>
        </w:rPr>
        <w:t>m</w:t>
      </w:r>
      <w:r>
        <w:rPr>
          <w:u w:val="none"/>
        </w:rPr>
        <w:t>a</w:t>
      </w:r>
      <w:r>
        <w:rPr>
          <w:spacing w:val="1"/>
          <w:u w:val="none"/>
        </w:rPr>
        <w:t>d</w:t>
      </w:r>
      <w:r>
        <w:rPr>
          <w:u w:val="none"/>
        </w:rPr>
        <w:t>e</w:t>
      </w:r>
      <w:r>
        <w:rPr>
          <w:spacing w:val="5"/>
          <w:u w:val="none"/>
        </w:rPr>
        <w:t xml:space="preserve"> </w:t>
      </w:r>
      <w:r>
        <w:rPr>
          <w:spacing w:val="1"/>
          <w:u w:val="none"/>
        </w:rPr>
        <w:t>b</w:t>
      </w:r>
      <w:r>
        <w:rPr>
          <w:u w:val="none"/>
        </w:rPr>
        <w:t>y</w:t>
      </w:r>
      <w:r>
        <w:rPr>
          <w:spacing w:val="7"/>
          <w:u w:val="none"/>
        </w:rPr>
        <w:t xml:space="preserve"> </w:t>
      </w:r>
      <w:r>
        <w:rPr>
          <w:u w:val="none"/>
        </w:rPr>
        <w:t>t</w:t>
      </w:r>
      <w:r>
        <w:rPr>
          <w:spacing w:val="1"/>
          <w:u w:val="none"/>
        </w:rPr>
        <w:t>h</w:t>
      </w:r>
      <w:r>
        <w:rPr>
          <w:u w:val="none"/>
        </w:rPr>
        <w:t>e</w:t>
      </w:r>
      <w:r>
        <w:rPr>
          <w:spacing w:val="6"/>
          <w:u w:val="none"/>
        </w:rPr>
        <w:t xml:space="preserve"> </w:t>
      </w:r>
      <w:r>
        <w:rPr>
          <w:spacing w:val="1"/>
          <w:u w:val="none"/>
        </w:rPr>
        <w:t>Con</w:t>
      </w:r>
      <w:r>
        <w:rPr>
          <w:u w:val="none"/>
        </w:rPr>
        <w:t>tri</w:t>
      </w:r>
      <w:r>
        <w:rPr>
          <w:spacing w:val="1"/>
          <w:u w:val="none"/>
        </w:rPr>
        <w:t>bu</w:t>
      </w:r>
      <w:r>
        <w:rPr>
          <w:u w:val="none"/>
        </w:rPr>
        <w:t>ti</w:t>
      </w:r>
      <w:r>
        <w:rPr>
          <w:spacing w:val="1"/>
          <w:u w:val="none"/>
        </w:rPr>
        <w:t>n</w:t>
      </w:r>
      <w:r>
        <w:rPr>
          <w:u w:val="none"/>
        </w:rPr>
        <w:t>g</w:t>
      </w:r>
      <w:r>
        <w:rPr>
          <w:spacing w:val="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6"/>
          <w:u w:val="none"/>
        </w:rPr>
        <w:t xml:space="preserve"> </w:t>
      </w:r>
      <w:r>
        <w:rPr>
          <w:spacing w:val="1"/>
          <w:u w:val="none"/>
        </w:rPr>
        <w:t>b</w:t>
      </w:r>
      <w:r>
        <w:rPr>
          <w:u w:val="none"/>
        </w:rPr>
        <w:t>ears</w:t>
      </w:r>
      <w:r>
        <w:rPr>
          <w:spacing w:val="5"/>
          <w:u w:val="none"/>
        </w:rPr>
        <w:t xml:space="preserve"> </w:t>
      </w:r>
      <w:r>
        <w:rPr>
          <w:u w:val="none"/>
        </w:rPr>
        <w:t>to</w:t>
      </w:r>
      <w:r>
        <w:rPr>
          <w:spacing w:val="7"/>
          <w:u w:val="none"/>
        </w:rPr>
        <w:t xml:space="preserve"> </w:t>
      </w:r>
      <w:r>
        <w:rPr>
          <w:u w:val="none"/>
        </w:rPr>
        <w:t>t</w:t>
      </w:r>
      <w:r>
        <w:rPr>
          <w:spacing w:val="1"/>
          <w:u w:val="none"/>
        </w:rPr>
        <w:t>h</w:t>
      </w:r>
      <w:r>
        <w:rPr>
          <w:u w:val="none"/>
        </w:rPr>
        <w:t>e</w:t>
      </w:r>
      <w:r>
        <w:rPr>
          <w:spacing w:val="6"/>
          <w:u w:val="none"/>
        </w:rPr>
        <w:t xml:space="preserve"> </w:t>
      </w:r>
      <w:r>
        <w:rPr>
          <w:u w:val="none"/>
        </w:rPr>
        <w:t>t</w:t>
      </w:r>
      <w:r>
        <w:rPr>
          <w:spacing w:val="1"/>
          <w:u w:val="none"/>
        </w:rPr>
        <w:t>o</w:t>
      </w:r>
      <w:r>
        <w:rPr>
          <w:u w:val="none"/>
        </w:rPr>
        <w:t>tal</w:t>
      </w:r>
      <w:r>
        <w:rPr>
          <w:w w:val="102"/>
          <w:u w:val="none"/>
        </w:rPr>
        <w:t xml:space="preserve"> </w:t>
      </w:r>
      <w:r>
        <w:rPr>
          <w:spacing w:val="1"/>
          <w:u w:val="none"/>
        </w:rPr>
        <w:t>un</w:t>
      </w:r>
      <w:r>
        <w:rPr>
          <w:u w:val="none"/>
        </w:rPr>
        <w:t>ret</w:t>
      </w:r>
      <w:r>
        <w:rPr>
          <w:spacing w:val="1"/>
          <w:u w:val="none"/>
        </w:rPr>
        <w:t>u</w:t>
      </w:r>
      <w:r>
        <w:rPr>
          <w:u w:val="none"/>
        </w:rPr>
        <w:t>rned</w:t>
      </w:r>
      <w:r>
        <w:rPr>
          <w:spacing w:val="23"/>
          <w:u w:val="none"/>
        </w:rPr>
        <w:t xml:space="preserve"> </w:t>
      </w:r>
      <w:r>
        <w:rPr>
          <w:spacing w:val="1"/>
          <w:u w:val="none"/>
        </w:rPr>
        <w:t>C</w:t>
      </w:r>
      <w:r>
        <w:rPr>
          <w:u w:val="none"/>
        </w:rPr>
        <w:t>a</w:t>
      </w:r>
      <w:r>
        <w:rPr>
          <w:spacing w:val="1"/>
          <w:u w:val="none"/>
        </w:rPr>
        <w:t>p</w:t>
      </w:r>
      <w:r>
        <w:rPr>
          <w:u w:val="none"/>
        </w:rPr>
        <w:t>ital</w:t>
      </w:r>
      <w:r>
        <w:rPr>
          <w:spacing w:val="24"/>
          <w:u w:val="none"/>
        </w:rPr>
        <w:t xml:space="preserve"> </w:t>
      </w:r>
      <w:r>
        <w:rPr>
          <w:spacing w:val="1"/>
          <w:u w:val="none"/>
        </w:rPr>
        <w:t>C</w:t>
      </w:r>
      <w:r>
        <w:rPr>
          <w:u w:val="none"/>
        </w:rPr>
        <w:t>ontributions</w:t>
      </w:r>
      <w:r>
        <w:rPr>
          <w:spacing w:val="23"/>
          <w:u w:val="none"/>
        </w:rPr>
        <w:t xml:space="preserve"> </w:t>
      </w:r>
      <w:r>
        <w:rPr>
          <w:u w:val="none"/>
        </w:rPr>
        <w:t>a</w:t>
      </w:r>
      <w:r>
        <w:rPr>
          <w:spacing w:val="1"/>
          <w:u w:val="none"/>
        </w:rPr>
        <w:t>n</w:t>
      </w:r>
      <w:r>
        <w:rPr>
          <w:u w:val="none"/>
        </w:rPr>
        <w:t>d</w:t>
      </w:r>
      <w:r>
        <w:rPr>
          <w:spacing w:val="25"/>
          <w:u w:val="none"/>
        </w:rPr>
        <w:t xml:space="preserve"> </w:t>
      </w:r>
      <w:r>
        <w:rPr>
          <w:spacing w:val="1"/>
          <w:u w:val="none"/>
        </w:rPr>
        <w:t>Add</w:t>
      </w:r>
      <w:r>
        <w:rPr>
          <w:u w:val="none"/>
        </w:rPr>
        <w:t>iti</w:t>
      </w:r>
      <w:r>
        <w:rPr>
          <w:spacing w:val="1"/>
          <w:u w:val="none"/>
        </w:rPr>
        <w:t>on</w:t>
      </w:r>
      <w:r>
        <w:rPr>
          <w:u w:val="none"/>
        </w:rPr>
        <w:t>al</w:t>
      </w:r>
      <w:r>
        <w:rPr>
          <w:spacing w:val="24"/>
          <w:u w:val="none"/>
        </w:rPr>
        <w:t xml:space="preserve"> </w:t>
      </w:r>
      <w:r>
        <w:rPr>
          <w:spacing w:val="1"/>
          <w:u w:val="none"/>
        </w:rPr>
        <w:t>C</w:t>
      </w:r>
      <w:r>
        <w:rPr>
          <w:u w:val="none"/>
        </w:rPr>
        <w:t>a</w:t>
      </w:r>
      <w:r>
        <w:rPr>
          <w:spacing w:val="1"/>
          <w:u w:val="none"/>
        </w:rPr>
        <w:t>p</w:t>
      </w:r>
      <w:r>
        <w:rPr>
          <w:u w:val="none"/>
        </w:rPr>
        <w:t>ital</w:t>
      </w:r>
      <w:r>
        <w:rPr>
          <w:spacing w:val="23"/>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4"/>
          <w:u w:val="none"/>
        </w:rPr>
        <w:t xml:space="preserve"> </w:t>
      </w:r>
      <w:r>
        <w:rPr>
          <w:spacing w:val="1"/>
          <w:u w:val="none"/>
        </w:rPr>
        <w:t>o</w:t>
      </w:r>
      <w:r>
        <w:rPr>
          <w:u w:val="none"/>
        </w:rPr>
        <w:t>f</w:t>
      </w:r>
      <w:r>
        <w:rPr>
          <w:spacing w:val="23"/>
          <w:u w:val="none"/>
        </w:rPr>
        <w:t xml:space="preserve"> </w:t>
      </w:r>
      <w:r>
        <w:rPr>
          <w:spacing w:val="1"/>
          <w:u w:val="none"/>
        </w:rPr>
        <w:t>bo</w:t>
      </w:r>
      <w:r>
        <w:rPr>
          <w:u w:val="none"/>
        </w:rPr>
        <w:t>th</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3"/>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w w:val="102"/>
          <w:u w:val="none"/>
        </w:rPr>
        <w:t xml:space="preserve"> </w:t>
      </w:r>
      <w:r>
        <w:rPr>
          <w:spacing w:val="1"/>
          <w:u w:val="none"/>
        </w:rPr>
        <w:t>Th</w:t>
      </w:r>
      <w:r>
        <w:rPr>
          <w:u w:val="none"/>
        </w:rPr>
        <w:t>e</w:t>
      </w:r>
      <w:r>
        <w:rPr>
          <w:spacing w:val="32"/>
          <w:u w:val="none"/>
        </w:rPr>
        <w:t xml:space="preserve"> </w:t>
      </w:r>
      <w:ins w:id="8" w:author="Microsoft Office User" w:date="2017-10-31T16:41:00Z">
        <w:r w:rsidR="009E2B87">
          <w:rPr>
            <w:spacing w:val="17"/>
            <w:u w:val="none"/>
          </w:rPr>
          <w:t>Class A</w:t>
        </w:r>
        <w:r w:rsidR="009E2B87">
          <w:rPr>
            <w:spacing w:val="2"/>
            <w:u w:val="none"/>
          </w:rPr>
          <w:t xml:space="preserve"> </w:t>
        </w:r>
      </w:ins>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spacing w:val="1"/>
          <w:u w:val="none"/>
        </w:rPr>
        <w:t>h</w:t>
      </w:r>
      <w:r>
        <w:rPr>
          <w:u w:val="none"/>
        </w:rPr>
        <w:t>ere</w:t>
      </w:r>
      <w:r>
        <w:rPr>
          <w:spacing w:val="1"/>
          <w:u w:val="none"/>
        </w:rPr>
        <w:t>b</w:t>
      </w:r>
      <w:r>
        <w:rPr>
          <w:u w:val="none"/>
        </w:rPr>
        <w:t>y</w:t>
      </w:r>
      <w:r>
        <w:rPr>
          <w:spacing w:val="32"/>
          <w:u w:val="none"/>
        </w:rPr>
        <w:t xml:space="preserve"> </w:t>
      </w:r>
      <w:r>
        <w:rPr>
          <w:u w:val="none"/>
        </w:rPr>
        <w:t>ac</w:t>
      </w:r>
      <w:r>
        <w:rPr>
          <w:spacing w:val="1"/>
          <w:u w:val="none"/>
        </w:rPr>
        <w:t>know</w:t>
      </w:r>
      <w:r>
        <w:rPr>
          <w:u w:val="none"/>
        </w:rPr>
        <w:t>le</w:t>
      </w:r>
      <w:r>
        <w:rPr>
          <w:spacing w:val="1"/>
          <w:u w:val="none"/>
        </w:rPr>
        <w:t>dg</w:t>
      </w:r>
      <w:r>
        <w:rPr>
          <w:u w:val="none"/>
        </w:rPr>
        <w:t>e</w:t>
      </w:r>
      <w:r>
        <w:rPr>
          <w:spacing w:val="32"/>
          <w:u w:val="none"/>
        </w:rPr>
        <w:t xml:space="preserve"> </w:t>
      </w:r>
      <w:r>
        <w:rPr>
          <w:u w:val="none"/>
        </w:rPr>
        <w:t>a</w:t>
      </w:r>
      <w:r>
        <w:rPr>
          <w:spacing w:val="1"/>
          <w:u w:val="none"/>
        </w:rPr>
        <w:t>n</w:t>
      </w:r>
      <w:r>
        <w:rPr>
          <w:u w:val="none"/>
        </w:rPr>
        <w:t>d</w:t>
      </w:r>
      <w:r>
        <w:rPr>
          <w:spacing w:val="32"/>
          <w:u w:val="none"/>
        </w:rPr>
        <w:t xml:space="preserve"> </w:t>
      </w:r>
      <w:r>
        <w:rPr>
          <w:u w:val="none"/>
        </w:rPr>
        <w:t>a</w:t>
      </w:r>
      <w:r>
        <w:rPr>
          <w:spacing w:val="1"/>
          <w:u w:val="none"/>
        </w:rPr>
        <w:t>g</w:t>
      </w:r>
      <w:r>
        <w:rPr>
          <w:u w:val="none"/>
        </w:rPr>
        <w:t>ree</w:t>
      </w:r>
      <w:r>
        <w:rPr>
          <w:spacing w:val="32"/>
          <w:u w:val="none"/>
        </w:rPr>
        <w:t xml:space="preserve"> </w:t>
      </w:r>
      <w:r>
        <w:rPr>
          <w:u w:val="none"/>
        </w:rPr>
        <w:t>t</w:t>
      </w:r>
      <w:r>
        <w:rPr>
          <w:spacing w:val="1"/>
          <w:u w:val="none"/>
        </w:rPr>
        <w:t>h</w:t>
      </w:r>
      <w:r>
        <w:rPr>
          <w:u w:val="none"/>
        </w:rPr>
        <w:t>at</w:t>
      </w:r>
      <w:r>
        <w:rPr>
          <w:spacing w:val="32"/>
          <w:u w:val="none"/>
        </w:rPr>
        <w:t xml:space="preserve"> </w:t>
      </w:r>
      <w:r>
        <w:rPr>
          <w:u w:val="none"/>
        </w:rPr>
        <w:t>if</w:t>
      </w:r>
      <w:r>
        <w:rPr>
          <w:spacing w:val="32"/>
          <w:u w:val="none"/>
        </w:rPr>
        <w:t xml:space="preserve"> </w:t>
      </w:r>
      <w:r>
        <w:rPr>
          <w:u w:val="none"/>
        </w:rPr>
        <w:t>t</w:t>
      </w:r>
      <w:r>
        <w:rPr>
          <w:spacing w:val="1"/>
          <w:u w:val="none"/>
        </w:rPr>
        <w:t>h</w:t>
      </w:r>
      <w:r>
        <w:rPr>
          <w:u w:val="none"/>
        </w:rPr>
        <w:t>ey</w:t>
      </w:r>
      <w:r>
        <w:rPr>
          <w:spacing w:val="32"/>
          <w:u w:val="none"/>
        </w:rPr>
        <w:t xml:space="preserve"> </w:t>
      </w:r>
      <w:r>
        <w:rPr>
          <w:u w:val="none"/>
        </w:rPr>
        <w:t>elect</w:t>
      </w:r>
      <w:r>
        <w:rPr>
          <w:spacing w:val="32"/>
          <w:u w:val="none"/>
        </w:rPr>
        <w:t xml:space="preserve"> </w:t>
      </w:r>
      <w:r>
        <w:rPr>
          <w:u w:val="none"/>
        </w:rPr>
        <w:t>not</w:t>
      </w:r>
      <w:r>
        <w:rPr>
          <w:spacing w:val="32"/>
          <w:u w:val="none"/>
        </w:rPr>
        <w:t xml:space="preserve"> </w:t>
      </w:r>
      <w:r>
        <w:rPr>
          <w:u w:val="none"/>
        </w:rPr>
        <w:t>to</w:t>
      </w:r>
      <w:r>
        <w:rPr>
          <w:spacing w:val="32"/>
          <w:u w:val="none"/>
        </w:rPr>
        <w:t xml:space="preserve"> </w:t>
      </w:r>
      <w:r>
        <w:rPr>
          <w:u w:val="none"/>
        </w:rPr>
        <w:t>contri</w:t>
      </w:r>
      <w:r>
        <w:rPr>
          <w:spacing w:val="1"/>
          <w:u w:val="none"/>
        </w:rPr>
        <w:t>b</w:t>
      </w:r>
      <w:r>
        <w:rPr>
          <w:u w:val="none"/>
        </w:rPr>
        <w:t>ute</w:t>
      </w:r>
      <w:r>
        <w:rPr>
          <w:spacing w:val="32"/>
          <w:u w:val="none"/>
        </w:rPr>
        <w:t xml:space="preserve"> </w:t>
      </w:r>
      <w:r>
        <w:rPr>
          <w:u w:val="none"/>
        </w:rPr>
        <w:t>additi</w:t>
      </w:r>
      <w:r>
        <w:rPr>
          <w:spacing w:val="1"/>
          <w:u w:val="none"/>
        </w:rPr>
        <w:t>o</w:t>
      </w:r>
      <w:r>
        <w:rPr>
          <w:u w:val="none"/>
        </w:rPr>
        <w:t>nal</w:t>
      </w:r>
      <w:r>
        <w:rPr>
          <w:spacing w:val="32"/>
          <w:u w:val="none"/>
        </w:rPr>
        <w:t xml:space="preserve"> </w:t>
      </w:r>
      <w:r>
        <w:rPr>
          <w:u w:val="none"/>
        </w:rPr>
        <w:t>capital</w:t>
      </w:r>
      <w:r>
        <w:rPr>
          <w:spacing w:val="32"/>
          <w:u w:val="none"/>
        </w:rPr>
        <w:t xml:space="preserve"> </w:t>
      </w:r>
      <w:r>
        <w:rPr>
          <w:u w:val="none"/>
        </w:rPr>
        <w:t>to</w:t>
      </w:r>
      <w:r>
        <w:rPr>
          <w:spacing w:val="32"/>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4"/>
          <w:u w:val="none"/>
        </w:rPr>
        <w:t xml:space="preserve"> </w:t>
      </w:r>
      <w:r>
        <w:rPr>
          <w:u w:val="none"/>
        </w:rPr>
        <w:t>t</w:t>
      </w:r>
      <w:r>
        <w:rPr>
          <w:spacing w:val="1"/>
          <w:u w:val="none"/>
        </w:rPr>
        <w:t>h</w:t>
      </w:r>
      <w:r>
        <w:rPr>
          <w:u w:val="none"/>
        </w:rPr>
        <w:t>e</w:t>
      </w:r>
      <w:r>
        <w:rPr>
          <w:spacing w:val="1"/>
          <w:u w:val="none"/>
        </w:rPr>
        <w:t>n</w:t>
      </w:r>
      <w:r>
        <w:rPr>
          <w:u w:val="none"/>
        </w:rPr>
        <w:t>,</w:t>
      </w:r>
      <w:r>
        <w:rPr>
          <w:spacing w:val="25"/>
          <w:u w:val="none"/>
        </w:rPr>
        <w:t xml:space="preserve"> </w:t>
      </w:r>
      <w:r>
        <w:rPr>
          <w:u w:val="none"/>
        </w:rPr>
        <w:t>as</w:t>
      </w:r>
      <w:r>
        <w:rPr>
          <w:spacing w:val="26"/>
          <w:u w:val="none"/>
        </w:rPr>
        <w:t xml:space="preserve"> </w:t>
      </w:r>
      <w:r>
        <w:rPr>
          <w:u w:val="none"/>
        </w:rPr>
        <w:t>a</w:t>
      </w:r>
      <w:r>
        <w:rPr>
          <w:spacing w:val="26"/>
          <w:u w:val="none"/>
        </w:rPr>
        <w:t xml:space="preserve"> </w:t>
      </w:r>
      <w:r>
        <w:rPr>
          <w:spacing w:val="1"/>
          <w:u w:val="none"/>
        </w:rPr>
        <w:t>Non</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t</w:t>
      </w:r>
      <w:r>
        <w:rPr>
          <w:spacing w:val="1"/>
          <w:u w:val="none"/>
        </w:rPr>
        <w:t>h</w:t>
      </w:r>
      <w:r>
        <w:rPr>
          <w:u w:val="none"/>
        </w:rPr>
        <w:t>eir</w:t>
      </w:r>
      <w:r>
        <w:rPr>
          <w:spacing w:val="25"/>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6"/>
          <w:u w:val="none"/>
        </w:rPr>
        <w:t xml:space="preserve"> </w:t>
      </w:r>
      <w:r>
        <w:rPr>
          <w:u w:val="none"/>
        </w:rPr>
        <w:t>I</w:t>
      </w:r>
      <w:r>
        <w:rPr>
          <w:spacing w:val="1"/>
          <w:u w:val="none"/>
        </w:rPr>
        <w:t>n</w:t>
      </w:r>
      <w:r>
        <w:rPr>
          <w:u w:val="none"/>
        </w:rPr>
        <w:t>terest</w:t>
      </w:r>
      <w:r>
        <w:rPr>
          <w:spacing w:val="26"/>
          <w:u w:val="none"/>
        </w:rPr>
        <w:t xml:space="preserve"> </w:t>
      </w:r>
      <w:r>
        <w:rPr>
          <w:u w:val="none"/>
        </w:rPr>
        <w:t>in</w:t>
      </w:r>
      <w:r>
        <w:rPr>
          <w:spacing w:val="27"/>
          <w:u w:val="none"/>
        </w:rPr>
        <w:t xml:space="preserve"> </w:t>
      </w:r>
      <w:r>
        <w:rPr>
          <w:u w:val="none"/>
        </w:rPr>
        <w:t>t</w:t>
      </w:r>
      <w:r>
        <w:rPr>
          <w:spacing w:val="1"/>
          <w:u w:val="none"/>
        </w:rPr>
        <w:t>h</w:t>
      </w:r>
      <w:r>
        <w:rPr>
          <w:u w:val="none"/>
        </w:rPr>
        <w:t>e</w:t>
      </w:r>
      <w:r>
        <w:rPr>
          <w:spacing w:val="2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spacing w:val="2"/>
          <w:u w:val="none"/>
        </w:rPr>
        <w:t>m</w:t>
      </w:r>
      <w:r>
        <w:rPr>
          <w:u w:val="none"/>
        </w:rPr>
        <w:t>ay</w:t>
      </w:r>
      <w:r>
        <w:rPr>
          <w:spacing w:val="27"/>
          <w:u w:val="none"/>
        </w:rPr>
        <w:t xml:space="preserve"> </w:t>
      </w:r>
      <w:r>
        <w:rPr>
          <w:spacing w:val="1"/>
          <w:u w:val="none"/>
        </w:rPr>
        <w:t>b</w:t>
      </w:r>
      <w:r>
        <w:rPr>
          <w:u w:val="none"/>
        </w:rPr>
        <w:t>e</w:t>
      </w:r>
      <w:r>
        <w:rPr>
          <w:spacing w:val="26"/>
          <w:u w:val="none"/>
        </w:rPr>
        <w:t xml:space="preserve"> </w:t>
      </w:r>
      <w:r>
        <w:rPr>
          <w:u w:val="none"/>
        </w:rPr>
        <w:t>re</w:t>
      </w:r>
      <w:r>
        <w:rPr>
          <w:spacing w:val="1"/>
          <w:u w:val="none"/>
        </w:rPr>
        <w:t>du</w:t>
      </w:r>
      <w:r>
        <w:rPr>
          <w:u w:val="none"/>
        </w:rPr>
        <w:t>ced</w:t>
      </w:r>
      <w:r>
        <w:rPr>
          <w:w w:val="102"/>
          <w:u w:val="none"/>
        </w:rPr>
        <w:t xml:space="preserve"> </w:t>
      </w:r>
      <w:r>
        <w:rPr>
          <w:u w:val="none"/>
        </w:rPr>
        <w:t>as</w:t>
      </w:r>
      <w:r>
        <w:rPr>
          <w:spacing w:val="20"/>
          <w:u w:val="none"/>
        </w:rPr>
        <w:t xml:space="preserve"> </w:t>
      </w:r>
      <w:r>
        <w:rPr>
          <w:u w:val="none"/>
        </w:rPr>
        <w:t>a</w:t>
      </w:r>
      <w:r>
        <w:rPr>
          <w:spacing w:val="22"/>
          <w:u w:val="none"/>
        </w:rPr>
        <w:t xml:space="preserve"> </w:t>
      </w:r>
      <w:r>
        <w:rPr>
          <w:u w:val="none"/>
        </w:rPr>
        <w:t>result</w:t>
      </w:r>
      <w:r>
        <w:rPr>
          <w:spacing w:val="20"/>
          <w:u w:val="none"/>
        </w:rPr>
        <w:t xml:space="preserve"> </w:t>
      </w:r>
      <w:r>
        <w:rPr>
          <w:u w:val="none"/>
        </w:rPr>
        <w:t>of</w:t>
      </w:r>
      <w:r>
        <w:rPr>
          <w:spacing w:val="21"/>
          <w:u w:val="none"/>
        </w:rPr>
        <w:t xml:space="preserve"> </w:t>
      </w:r>
      <w:r>
        <w:rPr>
          <w:spacing w:val="1"/>
          <w:u w:val="none"/>
        </w:rPr>
        <w:t>A</w:t>
      </w:r>
      <w:r>
        <w:rPr>
          <w:u w:val="none"/>
        </w:rPr>
        <w:t>dditional</w:t>
      </w:r>
      <w:r>
        <w:rPr>
          <w:spacing w:val="20"/>
          <w:u w:val="none"/>
        </w:rPr>
        <w:t xml:space="preserve"> </w:t>
      </w:r>
      <w:r>
        <w:rPr>
          <w:spacing w:val="1"/>
          <w:u w:val="none"/>
        </w:rPr>
        <w:t>C</w:t>
      </w:r>
      <w:r>
        <w:rPr>
          <w:u w:val="none"/>
        </w:rPr>
        <w:t>a</w:t>
      </w:r>
      <w:r>
        <w:rPr>
          <w:spacing w:val="1"/>
          <w:u w:val="none"/>
        </w:rPr>
        <w:t>p</w:t>
      </w:r>
      <w:r>
        <w:rPr>
          <w:u w:val="none"/>
        </w:rPr>
        <w:t>ital</w:t>
      </w:r>
      <w:r>
        <w:rPr>
          <w:spacing w:val="21"/>
          <w:u w:val="none"/>
        </w:rPr>
        <w:t xml:space="preserve"> </w:t>
      </w:r>
      <w:r>
        <w:rPr>
          <w:spacing w:val="1"/>
          <w:u w:val="none"/>
        </w:rPr>
        <w:t>C</w:t>
      </w:r>
      <w:r>
        <w:rPr>
          <w:u w:val="none"/>
        </w:rPr>
        <w:t>ontributions</w:t>
      </w:r>
      <w:r>
        <w:rPr>
          <w:spacing w:val="20"/>
          <w:u w:val="none"/>
        </w:rPr>
        <w:t xml:space="preserve"> </w:t>
      </w:r>
      <w:r>
        <w:rPr>
          <w:spacing w:val="2"/>
          <w:u w:val="none"/>
        </w:rPr>
        <w:t>m</w:t>
      </w:r>
      <w:r>
        <w:rPr>
          <w:u w:val="none"/>
        </w:rPr>
        <w:t>a</w:t>
      </w:r>
      <w:r>
        <w:rPr>
          <w:spacing w:val="1"/>
          <w:u w:val="none"/>
        </w:rPr>
        <w:t>d</w:t>
      </w:r>
      <w:r>
        <w:rPr>
          <w:u w:val="none"/>
        </w:rPr>
        <w:t>e</w:t>
      </w:r>
      <w:r>
        <w:rPr>
          <w:spacing w:val="22"/>
          <w:u w:val="none"/>
        </w:rPr>
        <w:t xml:space="preserve"> </w:t>
      </w:r>
      <w:r>
        <w:rPr>
          <w:u w:val="none"/>
        </w:rPr>
        <w:t>by</w:t>
      </w:r>
      <w:r>
        <w:rPr>
          <w:spacing w:val="23"/>
          <w:u w:val="none"/>
        </w:rPr>
        <w:t xml:space="preserve"> </w:t>
      </w:r>
      <w:r>
        <w:rPr>
          <w:spacing w:val="1"/>
          <w:u w:val="none"/>
        </w:rPr>
        <w:t>Con</w:t>
      </w:r>
      <w:r>
        <w:rPr>
          <w:u w:val="none"/>
        </w:rPr>
        <w:t>tri</w:t>
      </w:r>
      <w:r>
        <w:rPr>
          <w:spacing w:val="1"/>
          <w:u w:val="none"/>
        </w:rPr>
        <w:t>bu</w:t>
      </w:r>
      <w:r>
        <w:rPr>
          <w:u w:val="none"/>
        </w:rPr>
        <w:t>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p>
    <w:p w14:paraId="23E8AC04" w14:textId="77777777" w:rsidR="000C19C9" w:rsidRDefault="000C19C9">
      <w:pPr>
        <w:spacing w:line="251" w:lineRule="auto"/>
        <w:jc w:val="both"/>
        <w:sectPr w:rsidR="000C19C9">
          <w:type w:val="continuous"/>
          <w:pgSz w:w="12240" w:h="15840"/>
          <w:pgMar w:top="1380" w:right="1320" w:bottom="940" w:left="1340" w:header="720" w:footer="720" w:gutter="0"/>
          <w:cols w:space="720"/>
        </w:sectPr>
      </w:pPr>
    </w:p>
    <w:p w14:paraId="301BDF55" w14:textId="77777777" w:rsidR="000C19C9" w:rsidRDefault="00D3642A">
      <w:pPr>
        <w:pStyle w:val="Heading1"/>
        <w:spacing w:before="70"/>
        <w:ind w:left="0" w:right="11"/>
        <w:jc w:val="center"/>
        <w:rPr>
          <w:b w:val="0"/>
          <w:bCs w:val="0"/>
        </w:rPr>
      </w:pPr>
      <w:r>
        <w:rPr>
          <w:spacing w:val="1"/>
        </w:rPr>
        <w:lastRenderedPageBreak/>
        <w:t>ART</w:t>
      </w:r>
      <w:r>
        <w:t>I</w:t>
      </w:r>
      <w:r>
        <w:rPr>
          <w:spacing w:val="1"/>
        </w:rPr>
        <w:t>CL</w:t>
      </w:r>
      <w:r>
        <w:t>E</w:t>
      </w:r>
      <w:r>
        <w:rPr>
          <w:spacing w:val="37"/>
        </w:rPr>
        <w:t xml:space="preserve"> </w:t>
      </w:r>
      <w:r>
        <w:t>III</w:t>
      </w:r>
    </w:p>
    <w:p w14:paraId="38539D77" w14:textId="77777777" w:rsidR="000C19C9" w:rsidRDefault="000C19C9">
      <w:pPr>
        <w:spacing w:before="5" w:line="170" w:lineRule="exact"/>
        <w:rPr>
          <w:sz w:val="17"/>
          <w:szCs w:val="17"/>
        </w:rPr>
      </w:pPr>
    </w:p>
    <w:p w14:paraId="7ACCB30C" w14:textId="77777777" w:rsidR="000C19C9" w:rsidRDefault="00D3642A">
      <w:pPr>
        <w:numPr>
          <w:ilvl w:val="0"/>
          <w:numId w:val="8"/>
        </w:numPr>
        <w:tabs>
          <w:tab w:val="left" w:pos="824"/>
        </w:tabs>
        <w:spacing w:before="77"/>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D</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BUT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NS</w:t>
      </w:r>
    </w:p>
    <w:p w14:paraId="19FDC4E1" w14:textId="77777777" w:rsidR="000C19C9" w:rsidRDefault="000C19C9">
      <w:pPr>
        <w:spacing w:before="8" w:line="240" w:lineRule="exact"/>
        <w:rPr>
          <w:sz w:val="24"/>
          <w:szCs w:val="24"/>
        </w:rPr>
      </w:pPr>
    </w:p>
    <w:p w14:paraId="3776A668" w14:textId="77777777" w:rsidR="000C19C9" w:rsidRDefault="00D3642A">
      <w:pPr>
        <w:pStyle w:val="BodyText"/>
        <w:numPr>
          <w:ilvl w:val="1"/>
          <w:numId w:val="8"/>
        </w:numPr>
        <w:tabs>
          <w:tab w:val="left" w:pos="1544"/>
        </w:tabs>
        <w:spacing w:line="252" w:lineRule="auto"/>
        <w:ind w:right="114" w:firstLine="720"/>
        <w:jc w:val="both"/>
        <w:rPr>
          <w:u w:val="none"/>
        </w:rPr>
      </w:pPr>
      <w:r>
        <w:rPr>
          <w:spacing w:val="1"/>
          <w:u w:color="000000"/>
        </w:rPr>
        <w:t>D</w:t>
      </w:r>
      <w:r>
        <w:rPr>
          <w:u w:color="000000"/>
        </w:rPr>
        <w:t>I</w:t>
      </w:r>
      <w:r>
        <w:rPr>
          <w:spacing w:val="1"/>
          <w:u w:color="000000"/>
        </w:rPr>
        <w:t>STR</w:t>
      </w:r>
      <w:r>
        <w:rPr>
          <w:u w:color="000000"/>
        </w:rPr>
        <w:t>I</w:t>
      </w:r>
      <w:r>
        <w:rPr>
          <w:spacing w:val="1"/>
          <w:u w:color="000000"/>
        </w:rPr>
        <w:t>BUT</w:t>
      </w:r>
      <w:r>
        <w:rPr>
          <w:u w:color="000000"/>
        </w:rPr>
        <w:t>I</w:t>
      </w:r>
      <w:r>
        <w:rPr>
          <w:spacing w:val="1"/>
          <w:u w:color="000000"/>
        </w:rPr>
        <w:t>ONS</w:t>
      </w:r>
      <w:r>
        <w:rPr>
          <w:spacing w:val="46"/>
          <w:u w:color="000000"/>
        </w:rPr>
        <w:t xml:space="preserve"> </w:t>
      </w:r>
      <w:r>
        <w:rPr>
          <w:spacing w:val="1"/>
          <w:u w:color="000000"/>
        </w:rPr>
        <w:t>OF</w:t>
      </w:r>
      <w:r>
        <w:rPr>
          <w:spacing w:val="47"/>
          <w:u w:color="000000"/>
        </w:rPr>
        <w:t xml:space="preserve"> </w:t>
      </w:r>
      <w:r>
        <w:rPr>
          <w:spacing w:val="1"/>
          <w:u w:color="000000"/>
        </w:rPr>
        <w:t>AVA</w:t>
      </w:r>
      <w:r>
        <w:rPr>
          <w:u w:color="000000"/>
        </w:rPr>
        <w:t>I</w:t>
      </w:r>
      <w:r>
        <w:rPr>
          <w:spacing w:val="1"/>
          <w:u w:color="000000"/>
        </w:rPr>
        <w:t>LABL</w:t>
      </w:r>
      <w:r>
        <w:rPr>
          <w:u w:color="000000"/>
        </w:rPr>
        <w:t>E</w:t>
      </w:r>
      <w:r>
        <w:rPr>
          <w:spacing w:val="52"/>
          <w:u w:color="000000"/>
        </w:rPr>
        <w:t xml:space="preserve"> </w:t>
      </w:r>
      <w:r>
        <w:rPr>
          <w:spacing w:val="1"/>
          <w:u w:color="000000"/>
        </w:rPr>
        <w:t>CAS</w:t>
      </w:r>
      <w:r>
        <w:rPr>
          <w:u w:color="000000"/>
        </w:rPr>
        <w:t>H</w:t>
      </w:r>
      <w:r>
        <w:rPr>
          <w:spacing w:val="51"/>
          <w:u w:color="000000"/>
        </w:rPr>
        <w:t xml:space="preserve"> </w:t>
      </w:r>
      <w:r>
        <w:rPr>
          <w:spacing w:val="1"/>
          <w:u w:color="000000"/>
        </w:rPr>
        <w:t>FLO</w:t>
      </w:r>
      <w:r>
        <w:rPr>
          <w:spacing w:val="2"/>
          <w:u w:color="000000"/>
        </w:rPr>
        <w:t>W</w:t>
      </w:r>
      <w:r>
        <w:rPr>
          <w:u w:val="none"/>
        </w:rPr>
        <w:t>.</w:t>
      </w:r>
      <w:r>
        <w:rPr>
          <w:spacing w:val="47"/>
          <w:u w:val="none"/>
        </w:rPr>
        <w:t xml:space="preserve"> </w:t>
      </w:r>
      <w:r>
        <w:rPr>
          <w:spacing w:val="1"/>
          <w:u w:val="none"/>
        </w:rPr>
        <w:t>Ex</w:t>
      </w:r>
      <w:r>
        <w:rPr>
          <w:u w:val="none"/>
        </w:rPr>
        <w:t>ce</w:t>
      </w:r>
      <w:r>
        <w:rPr>
          <w:spacing w:val="1"/>
          <w:u w:val="none"/>
        </w:rPr>
        <w:t>p</w:t>
      </w:r>
      <w:r>
        <w:rPr>
          <w:u w:val="none"/>
        </w:rPr>
        <w:t>t</w:t>
      </w:r>
      <w:r>
        <w:rPr>
          <w:spacing w:val="50"/>
          <w:u w:val="none"/>
        </w:rPr>
        <w:t xml:space="preserve"> </w:t>
      </w:r>
      <w:r>
        <w:rPr>
          <w:u w:val="none"/>
        </w:rPr>
        <w:t>as</w:t>
      </w:r>
      <w:r>
        <w:rPr>
          <w:spacing w:val="51"/>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50"/>
          <w:u w:val="none"/>
        </w:rPr>
        <w:t xml:space="preserve"> </w:t>
      </w:r>
      <w:r>
        <w:rPr>
          <w:u w:val="none"/>
        </w:rPr>
        <w:t>provided</w:t>
      </w:r>
      <w:r>
        <w:rPr>
          <w:spacing w:val="51"/>
          <w:u w:val="none"/>
        </w:rPr>
        <w:t xml:space="preserve"> </w:t>
      </w:r>
      <w:r>
        <w:rPr>
          <w:u w:val="none"/>
        </w:rPr>
        <w:t>in</w:t>
      </w:r>
      <w:r>
        <w:rPr>
          <w:w w:val="102"/>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4"/>
          <w:u w:val="none"/>
        </w:rPr>
        <w:t xml:space="preserve"> </w:t>
      </w:r>
      <w:r>
        <w:rPr>
          <w:spacing w:val="1"/>
          <w:u w:val="none"/>
        </w:rPr>
        <w:t>Av</w:t>
      </w:r>
      <w:r>
        <w:rPr>
          <w:u w:val="none"/>
        </w:rPr>
        <w:t>aila</w:t>
      </w:r>
      <w:r>
        <w:rPr>
          <w:spacing w:val="1"/>
          <w:u w:val="none"/>
        </w:rPr>
        <w:t>b</w:t>
      </w:r>
      <w:r>
        <w:rPr>
          <w:u w:val="none"/>
        </w:rPr>
        <w:t>le</w:t>
      </w:r>
      <w:r>
        <w:rPr>
          <w:spacing w:val="23"/>
          <w:u w:val="none"/>
        </w:rPr>
        <w:t xml:space="preserve"> </w:t>
      </w:r>
      <w:r>
        <w:rPr>
          <w:spacing w:val="1"/>
          <w:u w:val="none"/>
        </w:rPr>
        <w:t>C</w:t>
      </w:r>
      <w:r>
        <w:rPr>
          <w:u w:val="none"/>
        </w:rPr>
        <w:t>ash</w:t>
      </w:r>
      <w:r>
        <w:rPr>
          <w:spacing w:val="25"/>
          <w:u w:val="none"/>
        </w:rPr>
        <w:t xml:space="preserve"> </w:t>
      </w:r>
      <w:r>
        <w:rPr>
          <w:spacing w:val="1"/>
          <w:u w:val="none"/>
        </w:rPr>
        <w:t>F</w:t>
      </w:r>
      <w:r>
        <w:rPr>
          <w:u w:val="none"/>
        </w:rPr>
        <w:t>l</w:t>
      </w:r>
      <w:r>
        <w:rPr>
          <w:spacing w:val="1"/>
          <w:u w:val="none"/>
        </w:rPr>
        <w:t>o</w:t>
      </w:r>
      <w:r>
        <w:rPr>
          <w:u w:val="none"/>
        </w:rPr>
        <w:t>w</w:t>
      </w:r>
      <w:r>
        <w:rPr>
          <w:spacing w:val="26"/>
          <w:u w:val="none"/>
        </w:rPr>
        <w:t xml:space="preserve"> </w:t>
      </w:r>
      <w:r>
        <w:rPr>
          <w:u w:val="none"/>
        </w:rPr>
        <w:t>fr</w:t>
      </w:r>
      <w:r>
        <w:rPr>
          <w:spacing w:val="1"/>
          <w:u w:val="none"/>
        </w:rPr>
        <w:t>o</w:t>
      </w:r>
      <w:r>
        <w:rPr>
          <w:u w:val="none"/>
        </w:rPr>
        <w:t>m</w:t>
      </w:r>
      <w:r>
        <w:rPr>
          <w:spacing w:val="25"/>
          <w:u w:val="none"/>
        </w:rPr>
        <w:t xml:space="preserve"> </w:t>
      </w:r>
      <w:r>
        <w:rPr>
          <w:spacing w:val="1"/>
          <w:u w:val="none"/>
        </w:rPr>
        <w:t>Op</w:t>
      </w:r>
      <w:r>
        <w:rPr>
          <w:u w:val="none"/>
        </w:rPr>
        <w:t>erati</w:t>
      </w:r>
      <w:r>
        <w:rPr>
          <w:spacing w:val="1"/>
          <w:u w:val="none"/>
        </w:rPr>
        <w:t>on</w:t>
      </w:r>
      <w:r>
        <w:rPr>
          <w:u w:val="none"/>
        </w:rPr>
        <w:t>s</w:t>
      </w:r>
      <w:r>
        <w:rPr>
          <w:spacing w:val="23"/>
          <w:u w:val="none"/>
        </w:rPr>
        <w:t xml:space="preserve"> </w:t>
      </w:r>
      <w:r>
        <w:rPr>
          <w:u w:val="none"/>
        </w:rPr>
        <w:t>a</w:t>
      </w:r>
      <w:r>
        <w:rPr>
          <w:spacing w:val="1"/>
          <w:u w:val="none"/>
        </w:rPr>
        <w:t>n</w:t>
      </w:r>
      <w:r>
        <w:rPr>
          <w:u w:val="none"/>
        </w:rPr>
        <w:t>d</w:t>
      </w:r>
      <w:r>
        <w:rPr>
          <w:spacing w:val="25"/>
          <w:u w:val="none"/>
        </w:rPr>
        <w:t xml:space="preserve"> </w:t>
      </w:r>
      <w:r>
        <w:rPr>
          <w:spacing w:val="1"/>
          <w:u w:val="none"/>
        </w:rPr>
        <w:t>Av</w:t>
      </w:r>
      <w:r>
        <w:rPr>
          <w:u w:val="none"/>
        </w:rPr>
        <w:t>aila</w:t>
      </w:r>
      <w:r>
        <w:rPr>
          <w:spacing w:val="1"/>
          <w:u w:val="none"/>
        </w:rPr>
        <w:t>b</w:t>
      </w:r>
      <w:r>
        <w:rPr>
          <w:u w:val="none"/>
        </w:rPr>
        <w:t>le</w:t>
      </w:r>
      <w:r>
        <w:rPr>
          <w:spacing w:val="24"/>
          <w:u w:val="none"/>
        </w:rPr>
        <w:t xml:space="preserve"> </w:t>
      </w:r>
      <w:r>
        <w:rPr>
          <w:spacing w:val="1"/>
          <w:u w:val="none"/>
        </w:rPr>
        <w:t>C</w:t>
      </w:r>
      <w:r>
        <w:rPr>
          <w:u w:val="none"/>
        </w:rPr>
        <w:t>ash</w:t>
      </w:r>
      <w:r>
        <w:rPr>
          <w:spacing w:val="25"/>
          <w:u w:val="none"/>
        </w:rPr>
        <w:t xml:space="preserve"> </w:t>
      </w:r>
      <w:r>
        <w:rPr>
          <w:spacing w:val="1"/>
          <w:u w:val="none"/>
        </w:rPr>
        <w:t>F</w:t>
      </w:r>
      <w:r>
        <w:rPr>
          <w:u w:val="none"/>
        </w:rPr>
        <w:t>l</w:t>
      </w:r>
      <w:r>
        <w:rPr>
          <w:spacing w:val="1"/>
          <w:u w:val="none"/>
        </w:rPr>
        <w:t>o</w:t>
      </w:r>
      <w:r>
        <w:rPr>
          <w:u w:val="none"/>
        </w:rPr>
        <w:t xml:space="preserve">w </w:t>
      </w:r>
      <w:r>
        <w:rPr>
          <w:spacing w:val="25"/>
          <w:u w:val="none"/>
        </w:rPr>
        <w:t xml:space="preserve"> </w:t>
      </w:r>
      <w:r>
        <w:rPr>
          <w:u w:val="none"/>
        </w:rPr>
        <w:t>fr</w:t>
      </w:r>
      <w:r>
        <w:rPr>
          <w:spacing w:val="1"/>
          <w:u w:val="none"/>
        </w:rPr>
        <w:t>o</w:t>
      </w:r>
      <w:r>
        <w:rPr>
          <w:u w:val="none"/>
        </w:rPr>
        <w:t>m</w:t>
      </w:r>
      <w:r>
        <w:rPr>
          <w:w w:val="102"/>
          <w:u w:val="none"/>
        </w:rPr>
        <w:t xml:space="preserve"> </w:t>
      </w:r>
      <w:r>
        <w:rPr>
          <w:spacing w:val="1"/>
          <w:u w:val="none"/>
        </w:rPr>
        <w:t>S</w:t>
      </w:r>
      <w:r>
        <w:rPr>
          <w:u w:val="none"/>
        </w:rPr>
        <w:t>ale/</w:t>
      </w:r>
      <w:r>
        <w:rPr>
          <w:spacing w:val="1"/>
          <w:u w:val="none"/>
        </w:rPr>
        <w:t>R</w:t>
      </w:r>
      <w:r>
        <w:rPr>
          <w:u w:val="none"/>
        </w:rPr>
        <w:t>efi</w:t>
      </w:r>
      <w:r>
        <w:rPr>
          <w:spacing w:val="1"/>
          <w:u w:val="none"/>
        </w:rPr>
        <w:t>n</w:t>
      </w:r>
      <w:r>
        <w:rPr>
          <w:u w:val="none"/>
        </w:rPr>
        <w:t>a</w:t>
      </w:r>
      <w:r>
        <w:rPr>
          <w:spacing w:val="1"/>
          <w:u w:val="none"/>
        </w:rPr>
        <w:t>n</w:t>
      </w:r>
      <w:r>
        <w:rPr>
          <w:u w:val="none"/>
        </w:rPr>
        <w:t>ce/</w:t>
      </w:r>
      <w:r>
        <w:rPr>
          <w:spacing w:val="1"/>
          <w:u w:val="none"/>
        </w:rPr>
        <w:t>O</w:t>
      </w:r>
      <w:r>
        <w:rPr>
          <w:u w:val="none"/>
        </w:rPr>
        <w:t>t</w:t>
      </w:r>
      <w:r>
        <w:rPr>
          <w:spacing w:val="1"/>
          <w:u w:val="none"/>
        </w:rPr>
        <w:t>h</w:t>
      </w:r>
      <w:r>
        <w:rPr>
          <w:u w:val="none"/>
        </w:rPr>
        <w:t>er</w:t>
      </w:r>
      <w:r>
        <w:rPr>
          <w:spacing w:val="29"/>
          <w:u w:val="none"/>
        </w:rPr>
        <w:t xml:space="preserve"> </w:t>
      </w:r>
      <w:r>
        <w:rPr>
          <w:spacing w:val="1"/>
          <w:u w:val="none"/>
        </w:rPr>
        <w:t>Ev</w:t>
      </w:r>
      <w:r>
        <w:rPr>
          <w:u w:val="none"/>
        </w:rPr>
        <w:t>e</w:t>
      </w:r>
      <w:r>
        <w:rPr>
          <w:spacing w:val="1"/>
          <w:u w:val="none"/>
        </w:rPr>
        <w:t>n</w:t>
      </w:r>
      <w:r>
        <w:rPr>
          <w:u w:val="none"/>
        </w:rPr>
        <w:t>ts</w:t>
      </w:r>
      <w:r>
        <w:rPr>
          <w:spacing w:val="30"/>
          <w:u w:val="none"/>
        </w:rPr>
        <w:t xml:space="preserve"> </w:t>
      </w:r>
      <w:r>
        <w:rPr>
          <w:spacing w:val="1"/>
          <w:u w:val="none"/>
        </w:rPr>
        <w:t>w</w:t>
      </w:r>
      <w:r>
        <w:rPr>
          <w:u w:val="none"/>
        </w:rPr>
        <w:t>ith</w:t>
      </w:r>
      <w:r>
        <w:rPr>
          <w:spacing w:val="31"/>
          <w:u w:val="none"/>
        </w:rPr>
        <w:t xml:space="preserve"> </w:t>
      </w:r>
      <w:r>
        <w:rPr>
          <w:u w:val="none"/>
        </w:rPr>
        <w:t>res</w:t>
      </w:r>
      <w:r>
        <w:rPr>
          <w:spacing w:val="1"/>
          <w:u w:val="none"/>
        </w:rPr>
        <w:t>p</w:t>
      </w:r>
      <w:r>
        <w:rPr>
          <w:u w:val="none"/>
        </w:rPr>
        <w:t>ect</w:t>
      </w:r>
      <w:r>
        <w:rPr>
          <w:spacing w:val="30"/>
          <w:u w:val="none"/>
        </w:rPr>
        <w:t xml:space="preserve"> </w:t>
      </w:r>
      <w:r>
        <w:rPr>
          <w:u w:val="none"/>
        </w:rPr>
        <w:t>to</w:t>
      </w:r>
      <w:r>
        <w:rPr>
          <w:spacing w:val="31"/>
          <w:u w:val="none"/>
        </w:rPr>
        <w:t xml:space="preserve"> </w:t>
      </w:r>
      <w:r>
        <w:rPr>
          <w:u w:val="none"/>
        </w:rPr>
        <w:t>each</w:t>
      </w:r>
      <w:r>
        <w:rPr>
          <w:spacing w:val="31"/>
          <w:u w:val="none"/>
        </w:rPr>
        <w:t xml:space="preserve"> </w:t>
      </w:r>
      <w:r>
        <w:rPr>
          <w:spacing w:val="1"/>
          <w:u w:val="none"/>
        </w:rPr>
        <w:t>F</w:t>
      </w:r>
      <w:r>
        <w:rPr>
          <w:u w:val="none"/>
        </w:rPr>
        <w:t>iscal</w:t>
      </w:r>
      <w:r>
        <w:rPr>
          <w:spacing w:val="30"/>
          <w:u w:val="none"/>
        </w:rPr>
        <w:t xml:space="preserve"> </w:t>
      </w:r>
      <w:r>
        <w:rPr>
          <w:spacing w:val="1"/>
          <w:u w:val="none"/>
        </w:rPr>
        <w:t>Y</w:t>
      </w:r>
      <w:r>
        <w:rPr>
          <w:u w:val="none"/>
        </w:rPr>
        <w:t>ear</w:t>
      </w:r>
      <w:r>
        <w:rPr>
          <w:spacing w:val="30"/>
          <w:u w:val="none"/>
        </w:rPr>
        <w:t xml:space="preserve"> </w:t>
      </w:r>
      <w:r>
        <w:rPr>
          <w:spacing w:val="1"/>
          <w:u w:val="none"/>
        </w:rPr>
        <w:t>o</w:t>
      </w:r>
      <w:r>
        <w:rPr>
          <w:u w:val="none"/>
        </w:rPr>
        <w:t>f</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1"/>
          <w:u w:val="none"/>
        </w:rPr>
        <w:t xml:space="preserve"> </w:t>
      </w:r>
      <w:r>
        <w:rPr>
          <w:u w:val="none"/>
        </w:rPr>
        <w:t>s</w:t>
      </w:r>
      <w:r>
        <w:rPr>
          <w:spacing w:val="1"/>
          <w:u w:val="none"/>
        </w:rPr>
        <w:t>h</w:t>
      </w:r>
      <w:r>
        <w:rPr>
          <w:u w:val="none"/>
        </w:rPr>
        <w:t>all</w:t>
      </w:r>
      <w:r>
        <w:rPr>
          <w:spacing w:val="30"/>
          <w:u w:val="none"/>
        </w:rPr>
        <w:t xml:space="preserve"> </w:t>
      </w:r>
      <w:r>
        <w:rPr>
          <w:spacing w:val="1"/>
          <w:u w:val="none"/>
        </w:rPr>
        <w:t>b</w:t>
      </w:r>
      <w:r>
        <w:rPr>
          <w:u w:val="none"/>
        </w:rPr>
        <w:t>e</w:t>
      </w:r>
      <w:r>
        <w:rPr>
          <w:spacing w:val="31"/>
          <w:u w:val="none"/>
        </w:rPr>
        <w:t xml:space="preserve"> </w:t>
      </w:r>
      <w:r>
        <w:rPr>
          <w:spacing w:val="1"/>
          <w:u w:val="none"/>
        </w:rPr>
        <w:t>d</w:t>
      </w:r>
      <w:r>
        <w:rPr>
          <w:u w:val="none"/>
        </w:rPr>
        <w:t>istri</w:t>
      </w:r>
      <w:r>
        <w:rPr>
          <w:spacing w:val="1"/>
          <w:u w:val="none"/>
        </w:rPr>
        <w:t>bu</w:t>
      </w:r>
      <w:r>
        <w:rPr>
          <w:u w:val="none"/>
        </w:rPr>
        <w:t>ted</w:t>
      </w:r>
      <w:r>
        <w:rPr>
          <w:spacing w:val="31"/>
          <w:u w:val="none"/>
        </w:rPr>
        <w:t xml:space="preserve"> </w:t>
      </w:r>
      <w:r>
        <w:rPr>
          <w:u w:val="none"/>
        </w:rPr>
        <w:t>to</w:t>
      </w:r>
      <w:r>
        <w:rPr>
          <w:spacing w:val="3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u w:val="none"/>
        </w:rPr>
        <w:t>at</w:t>
      </w:r>
      <w:r>
        <w:rPr>
          <w:spacing w:val="19"/>
          <w:u w:val="none"/>
        </w:rPr>
        <w:t xml:space="preserve"> </w:t>
      </w:r>
      <w:r>
        <w:rPr>
          <w:u w:val="none"/>
        </w:rPr>
        <w:t>s</w:t>
      </w:r>
      <w:r>
        <w:rPr>
          <w:spacing w:val="1"/>
          <w:u w:val="none"/>
        </w:rPr>
        <w:t>u</w:t>
      </w:r>
      <w:r>
        <w:rPr>
          <w:u w:val="none"/>
        </w:rPr>
        <w:t>ch</w:t>
      </w:r>
      <w:r>
        <w:rPr>
          <w:spacing w:val="20"/>
          <w:u w:val="none"/>
        </w:rPr>
        <w:t xml:space="preserve"> </w:t>
      </w:r>
      <w:r>
        <w:rPr>
          <w:u w:val="none"/>
        </w:rPr>
        <w:t>i</w:t>
      </w:r>
      <w:r>
        <w:rPr>
          <w:spacing w:val="1"/>
          <w:u w:val="none"/>
        </w:rPr>
        <w:t>n</w:t>
      </w:r>
      <w:r>
        <w:rPr>
          <w:u w:val="none"/>
        </w:rPr>
        <w:t>ter</w:t>
      </w:r>
      <w:r>
        <w:rPr>
          <w:spacing w:val="1"/>
          <w:u w:val="none"/>
        </w:rPr>
        <w:t>v</w:t>
      </w:r>
      <w:r>
        <w:rPr>
          <w:u w:val="none"/>
        </w:rPr>
        <w:t>als</w:t>
      </w:r>
      <w:r>
        <w:rPr>
          <w:spacing w:val="21"/>
          <w:u w:val="none"/>
        </w:rPr>
        <w:t xml:space="preserve"> </w:t>
      </w:r>
      <w:r>
        <w:rPr>
          <w:u w:val="none"/>
        </w:rPr>
        <w:t>as</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17"/>
          <w:u w:val="none"/>
        </w:rPr>
        <w:t xml:space="preserve"> </w:t>
      </w:r>
      <w:r>
        <w:rPr>
          <w:u w:val="none"/>
        </w:rPr>
        <w:t>as</w:t>
      </w:r>
      <w:r>
        <w:rPr>
          <w:spacing w:val="20"/>
          <w:u w:val="none"/>
        </w:rPr>
        <w:t xml:space="preserve"> </w:t>
      </w:r>
      <w:r>
        <w:rPr>
          <w:u w:val="none"/>
        </w:rPr>
        <w:t>follo</w:t>
      </w:r>
      <w:r>
        <w:rPr>
          <w:spacing w:val="1"/>
          <w:u w:val="none"/>
        </w:rPr>
        <w:t>w</w:t>
      </w:r>
      <w:r>
        <w:rPr>
          <w:u w:val="none"/>
        </w:rPr>
        <w:t>s:</w:t>
      </w:r>
    </w:p>
    <w:p w14:paraId="5DDAC63C" w14:textId="77777777" w:rsidR="000C19C9" w:rsidRDefault="000C19C9">
      <w:pPr>
        <w:spacing w:before="16" w:line="220" w:lineRule="exact"/>
      </w:pPr>
    </w:p>
    <w:p w14:paraId="2CF3DF90" w14:textId="1A5EAB9B" w:rsidR="008A0DBF" w:rsidRDefault="00D3642A">
      <w:pPr>
        <w:pStyle w:val="BodyText"/>
        <w:numPr>
          <w:ilvl w:val="2"/>
          <w:numId w:val="8"/>
        </w:numPr>
        <w:tabs>
          <w:tab w:val="left" w:pos="2264"/>
        </w:tabs>
        <w:spacing w:line="251" w:lineRule="auto"/>
        <w:ind w:right="114" w:firstLine="1440"/>
        <w:jc w:val="both"/>
        <w:rPr>
          <w:ins w:id="9" w:author="Microsoft Office User" w:date="2017-10-31T16:38:00Z"/>
          <w:u w:val="none"/>
        </w:rPr>
      </w:pPr>
      <w:r w:rsidRPr="009E2B87">
        <w:rPr>
          <w:spacing w:val="1"/>
          <w:u w:color="000000"/>
          <w:rPrChange w:id="10" w:author="Microsoft Office User" w:date="2017-10-31T16:37:00Z">
            <w:rPr>
              <w:spacing w:val="1"/>
              <w:highlight w:val="yellow"/>
              <w:u w:color="000000"/>
            </w:rPr>
          </w:rPrChange>
        </w:rPr>
        <w:t>Av</w:t>
      </w:r>
      <w:r w:rsidRPr="009E2B87">
        <w:rPr>
          <w:u w:color="000000"/>
          <w:rPrChange w:id="11" w:author="Microsoft Office User" w:date="2017-10-31T16:37:00Z">
            <w:rPr>
              <w:highlight w:val="yellow"/>
              <w:u w:color="000000"/>
            </w:rPr>
          </w:rPrChange>
        </w:rPr>
        <w:t>aila</w:t>
      </w:r>
      <w:r w:rsidRPr="009E2B87">
        <w:rPr>
          <w:spacing w:val="1"/>
          <w:u w:color="000000"/>
          <w:rPrChange w:id="12" w:author="Microsoft Office User" w:date="2017-10-31T16:37:00Z">
            <w:rPr>
              <w:spacing w:val="1"/>
              <w:highlight w:val="yellow"/>
              <w:u w:color="000000"/>
            </w:rPr>
          </w:rPrChange>
        </w:rPr>
        <w:t>b</w:t>
      </w:r>
      <w:r w:rsidRPr="009E2B87">
        <w:rPr>
          <w:u w:color="000000"/>
          <w:rPrChange w:id="13" w:author="Microsoft Office User" w:date="2017-10-31T16:37:00Z">
            <w:rPr>
              <w:highlight w:val="yellow"/>
              <w:u w:color="000000"/>
            </w:rPr>
          </w:rPrChange>
        </w:rPr>
        <w:t>le</w:t>
      </w:r>
      <w:r w:rsidRPr="009E2B87">
        <w:rPr>
          <w:spacing w:val="26"/>
          <w:u w:color="000000"/>
          <w:rPrChange w:id="14" w:author="Microsoft Office User" w:date="2017-10-31T16:37:00Z">
            <w:rPr>
              <w:spacing w:val="26"/>
              <w:highlight w:val="yellow"/>
              <w:u w:color="000000"/>
            </w:rPr>
          </w:rPrChange>
        </w:rPr>
        <w:t xml:space="preserve"> </w:t>
      </w:r>
      <w:r w:rsidRPr="009E2B87">
        <w:rPr>
          <w:spacing w:val="1"/>
          <w:u w:color="000000"/>
          <w:rPrChange w:id="15" w:author="Microsoft Office User" w:date="2017-10-31T16:37:00Z">
            <w:rPr>
              <w:spacing w:val="1"/>
              <w:highlight w:val="yellow"/>
              <w:u w:color="000000"/>
            </w:rPr>
          </w:rPrChange>
        </w:rPr>
        <w:t>C</w:t>
      </w:r>
      <w:r w:rsidRPr="009E2B87">
        <w:rPr>
          <w:u w:color="000000"/>
          <w:rPrChange w:id="16" w:author="Microsoft Office User" w:date="2017-10-31T16:37:00Z">
            <w:rPr>
              <w:highlight w:val="yellow"/>
              <w:u w:color="000000"/>
            </w:rPr>
          </w:rPrChange>
        </w:rPr>
        <w:t>ash</w:t>
      </w:r>
      <w:r w:rsidRPr="009E2B87">
        <w:rPr>
          <w:spacing w:val="26"/>
          <w:u w:color="000000"/>
          <w:rPrChange w:id="17" w:author="Microsoft Office User" w:date="2017-10-31T16:37:00Z">
            <w:rPr>
              <w:spacing w:val="26"/>
              <w:highlight w:val="yellow"/>
              <w:u w:color="000000"/>
            </w:rPr>
          </w:rPrChange>
        </w:rPr>
        <w:t xml:space="preserve"> </w:t>
      </w:r>
      <w:r w:rsidRPr="009E2B87">
        <w:rPr>
          <w:spacing w:val="1"/>
          <w:u w:color="000000"/>
          <w:rPrChange w:id="18" w:author="Microsoft Office User" w:date="2017-10-31T16:37:00Z">
            <w:rPr>
              <w:spacing w:val="1"/>
              <w:highlight w:val="yellow"/>
              <w:u w:color="000000"/>
            </w:rPr>
          </w:rPrChange>
        </w:rPr>
        <w:t>F</w:t>
      </w:r>
      <w:r w:rsidRPr="009E2B87">
        <w:rPr>
          <w:u w:color="000000"/>
          <w:rPrChange w:id="19" w:author="Microsoft Office User" w:date="2017-10-31T16:37:00Z">
            <w:rPr>
              <w:highlight w:val="yellow"/>
              <w:u w:color="000000"/>
            </w:rPr>
          </w:rPrChange>
        </w:rPr>
        <w:t>l</w:t>
      </w:r>
      <w:r w:rsidRPr="009E2B87">
        <w:rPr>
          <w:spacing w:val="1"/>
          <w:u w:color="000000"/>
          <w:rPrChange w:id="20" w:author="Microsoft Office User" w:date="2017-10-31T16:37:00Z">
            <w:rPr>
              <w:spacing w:val="1"/>
              <w:highlight w:val="yellow"/>
              <w:u w:color="000000"/>
            </w:rPr>
          </w:rPrChange>
        </w:rPr>
        <w:t>o</w:t>
      </w:r>
      <w:r w:rsidRPr="009E2B87">
        <w:rPr>
          <w:u w:color="000000"/>
          <w:rPrChange w:id="21" w:author="Microsoft Office User" w:date="2017-10-31T16:37:00Z">
            <w:rPr>
              <w:highlight w:val="yellow"/>
              <w:u w:color="000000"/>
            </w:rPr>
          </w:rPrChange>
        </w:rPr>
        <w:t>w</w:t>
      </w:r>
      <w:r w:rsidRPr="009E2B87">
        <w:rPr>
          <w:spacing w:val="28"/>
          <w:u w:color="000000"/>
          <w:rPrChange w:id="22" w:author="Microsoft Office User" w:date="2017-10-31T16:37:00Z">
            <w:rPr>
              <w:spacing w:val="28"/>
              <w:highlight w:val="yellow"/>
              <w:u w:color="000000"/>
            </w:rPr>
          </w:rPrChange>
        </w:rPr>
        <w:t xml:space="preserve"> </w:t>
      </w:r>
      <w:r w:rsidRPr="009E2B87">
        <w:rPr>
          <w:spacing w:val="1"/>
          <w:u w:color="000000"/>
          <w:rPrChange w:id="23" w:author="Microsoft Office User" w:date="2017-10-31T16:37:00Z">
            <w:rPr>
              <w:spacing w:val="1"/>
              <w:highlight w:val="yellow"/>
              <w:u w:color="000000"/>
            </w:rPr>
          </w:rPrChange>
        </w:rPr>
        <w:t>F</w:t>
      </w:r>
      <w:r w:rsidRPr="009E2B87">
        <w:rPr>
          <w:u w:color="000000"/>
          <w:rPrChange w:id="24" w:author="Microsoft Office User" w:date="2017-10-31T16:37:00Z">
            <w:rPr>
              <w:highlight w:val="yellow"/>
              <w:u w:color="000000"/>
            </w:rPr>
          </w:rPrChange>
        </w:rPr>
        <w:t>r</w:t>
      </w:r>
      <w:r w:rsidRPr="009E2B87">
        <w:rPr>
          <w:spacing w:val="1"/>
          <w:u w:color="000000"/>
          <w:rPrChange w:id="25" w:author="Microsoft Office User" w:date="2017-10-31T16:37:00Z">
            <w:rPr>
              <w:spacing w:val="1"/>
              <w:highlight w:val="yellow"/>
              <w:u w:color="000000"/>
            </w:rPr>
          </w:rPrChange>
        </w:rPr>
        <w:t>o</w:t>
      </w:r>
      <w:r w:rsidRPr="009E2B87">
        <w:rPr>
          <w:u w:color="000000"/>
          <w:rPrChange w:id="26" w:author="Microsoft Office User" w:date="2017-10-31T16:37:00Z">
            <w:rPr>
              <w:highlight w:val="yellow"/>
              <w:u w:color="000000"/>
            </w:rPr>
          </w:rPrChange>
        </w:rPr>
        <w:t>m</w:t>
      </w:r>
      <w:r w:rsidRPr="009E2B87">
        <w:rPr>
          <w:spacing w:val="27"/>
          <w:u w:color="000000"/>
          <w:rPrChange w:id="27" w:author="Microsoft Office User" w:date="2017-10-31T16:37:00Z">
            <w:rPr>
              <w:spacing w:val="27"/>
              <w:highlight w:val="yellow"/>
              <w:u w:color="000000"/>
            </w:rPr>
          </w:rPrChange>
        </w:rPr>
        <w:t xml:space="preserve"> </w:t>
      </w:r>
      <w:r w:rsidRPr="009E2B87">
        <w:rPr>
          <w:spacing w:val="1"/>
          <w:u w:color="000000"/>
          <w:rPrChange w:id="28" w:author="Microsoft Office User" w:date="2017-10-31T16:37:00Z">
            <w:rPr>
              <w:spacing w:val="1"/>
              <w:highlight w:val="yellow"/>
              <w:u w:color="000000"/>
            </w:rPr>
          </w:rPrChange>
        </w:rPr>
        <w:t>Op</w:t>
      </w:r>
      <w:r w:rsidRPr="009E2B87">
        <w:rPr>
          <w:u w:color="000000"/>
          <w:rPrChange w:id="29" w:author="Microsoft Office User" w:date="2017-10-31T16:37:00Z">
            <w:rPr>
              <w:highlight w:val="yellow"/>
              <w:u w:color="000000"/>
            </w:rPr>
          </w:rPrChange>
        </w:rPr>
        <w:t>erati</w:t>
      </w:r>
      <w:r w:rsidRPr="009E2B87">
        <w:rPr>
          <w:spacing w:val="1"/>
          <w:u w:color="000000"/>
          <w:rPrChange w:id="30" w:author="Microsoft Office User" w:date="2017-10-31T16:37:00Z">
            <w:rPr>
              <w:spacing w:val="1"/>
              <w:highlight w:val="yellow"/>
              <w:u w:color="000000"/>
            </w:rPr>
          </w:rPrChange>
        </w:rPr>
        <w:t>on</w:t>
      </w:r>
      <w:r w:rsidRPr="009E2B87">
        <w:rPr>
          <w:u w:color="000000"/>
          <w:rPrChange w:id="31" w:author="Microsoft Office User" w:date="2017-10-31T16:37:00Z">
            <w:rPr>
              <w:highlight w:val="yellow"/>
              <w:u w:color="000000"/>
            </w:rPr>
          </w:rPrChange>
        </w:rPr>
        <w:t>s</w:t>
      </w:r>
      <w:r w:rsidRPr="009E2B87">
        <w:rPr>
          <w:u w:val="none"/>
          <w:rPrChange w:id="32" w:author="Microsoft Office User" w:date="2017-10-31T16:37:00Z">
            <w:rPr>
              <w:highlight w:val="yellow"/>
              <w:u w:val="none"/>
            </w:rPr>
          </w:rPrChange>
        </w:rPr>
        <w:t>.</w:t>
      </w:r>
      <w:r w:rsidRPr="009E2B87">
        <w:rPr>
          <w:spacing w:val="27"/>
          <w:u w:val="none"/>
          <w:rPrChange w:id="33" w:author="Microsoft Office User" w:date="2017-10-31T16:37:00Z">
            <w:rPr>
              <w:spacing w:val="27"/>
              <w:highlight w:val="yellow"/>
              <w:u w:val="none"/>
            </w:rPr>
          </w:rPrChange>
        </w:rPr>
        <w:t xml:space="preserve"> </w:t>
      </w:r>
      <w:r w:rsidRPr="009E2B87">
        <w:rPr>
          <w:spacing w:val="1"/>
          <w:u w:val="none"/>
          <w:rPrChange w:id="34" w:author="Microsoft Office User" w:date="2017-10-31T16:37:00Z">
            <w:rPr>
              <w:spacing w:val="1"/>
              <w:highlight w:val="yellow"/>
              <w:u w:val="none"/>
            </w:rPr>
          </w:rPrChange>
        </w:rPr>
        <w:t>A</w:t>
      </w:r>
      <w:r w:rsidRPr="009E2B87">
        <w:rPr>
          <w:u w:val="none"/>
          <w:rPrChange w:id="35" w:author="Microsoft Office User" w:date="2017-10-31T16:37:00Z">
            <w:rPr>
              <w:highlight w:val="yellow"/>
              <w:u w:val="none"/>
            </w:rPr>
          </w:rPrChange>
        </w:rPr>
        <w:t>ll</w:t>
      </w:r>
      <w:r w:rsidRPr="009E2B87">
        <w:rPr>
          <w:spacing w:val="26"/>
          <w:u w:val="none"/>
          <w:rPrChange w:id="36" w:author="Microsoft Office User" w:date="2017-10-31T16:37:00Z">
            <w:rPr>
              <w:spacing w:val="26"/>
              <w:highlight w:val="yellow"/>
              <w:u w:val="none"/>
            </w:rPr>
          </w:rPrChange>
        </w:rPr>
        <w:t xml:space="preserve"> </w:t>
      </w:r>
      <w:r w:rsidRPr="009E2B87">
        <w:rPr>
          <w:spacing w:val="1"/>
          <w:u w:val="none"/>
          <w:rPrChange w:id="37" w:author="Microsoft Office User" w:date="2017-10-31T16:37:00Z">
            <w:rPr>
              <w:spacing w:val="1"/>
              <w:highlight w:val="yellow"/>
              <w:u w:val="none"/>
            </w:rPr>
          </w:rPrChange>
        </w:rPr>
        <w:t>Av</w:t>
      </w:r>
      <w:r w:rsidRPr="009E2B87">
        <w:rPr>
          <w:u w:val="none"/>
          <w:rPrChange w:id="38" w:author="Microsoft Office User" w:date="2017-10-31T16:37:00Z">
            <w:rPr>
              <w:highlight w:val="yellow"/>
              <w:u w:val="none"/>
            </w:rPr>
          </w:rPrChange>
        </w:rPr>
        <w:t>aila</w:t>
      </w:r>
      <w:r w:rsidRPr="009E2B87">
        <w:rPr>
          <w:spacing w:val="1"/>
          <w:u w:val="none"/>
          <w:rPrChange w:id="39" w:author="Microsoft Office User" w:date="2017-10-31T16:37:00Z">
            <w:rPr>
              <w:spacing w:val="1"/>
              <w:highlight w:val="yellow"/>
              <w:u w:val="none"/>
            </w:rPr>
          </w:rPrChange>
        </w:rPr>
        <w:t>b</w:t>
      </w:r>
      <w:r w:rsidRPr="009E2B87">
        <w:rPr>
          <w:u w:val="none"/>
          <w:rPrChange w:id="40" w:author="Microsoft Office User" w:date="2017-10-31T16:37:00Z">
            <w:rPr>
              <w:highlight w:val="yellow"/>
              <w:u w:val="none"/>
            </w:rPr>
          </w:rPrChange>
        </w:rPr>
        <w:t>le</w:t>
      </w:r>
      <w:r w:rsidRPr="009E2B87">
        <w:rPr>
          <w:spacing w:val="28"/>
          <w:u w:val="none"/>
          <w:rPrChange w:id="41" w:author="Microsoft Office User" w:date="2017-10-31T16:37:00Z">
            <w:rPr>
              <w:spacing w:val="28"/>
              <w:highlight w:val="yellow"/>
              <w:u w:val="none"/>
            </w:rPr>
          </w:rPrChange>
        </w:rPr>
        <w:t xml:space="preserve"> </w:t>
      </w:r>
      <w:r w:rsidRPr="009E2B87">
        <w:rPr>
          <w:spacing w:val="1"/>
          <w:u w:val="none"/>
          <w:rPrChange w:id="42" w:author="Microsoft Office User" w:date="2017-10-31T16:37:00Z">
            <w:rPr>
              <w:spacing w:val="1"/>
              <w:highlight w:val="yellow"/>
              <w:u w:val="none"/>
            </w:rPr>
          </w:rPrChange>
        </w:rPr>
        <w:t>C</w:t>
      </w:r>
      <w:r w:rsidRPr="009E2B87">
        <w:rPr>
          <w:u w:val="none"/>
          <w:rPrChange w:id="43" w:author="Microsoft Office User" w:date="2017-10-31T16:37:00Z">
            <w:rPr>
              <w:highlight w:val="yellow"/>
              <w:u w:val="none"/>
            </w:rPr>
          </w:rPrChange>
        </w:rPr>
        <w:t xml:space="preserve">ash </w:t>
      </w:r>
      <w:r w:rsidRPr="009E2B87">
        <w:rPr>
          <w:spacing w:val="27"/>
          <w:u w:val="none"/>
          <w:rPrChange w:id="44" w:author="Microsoft Office User" w:date="2017-10-31T16:37:00Z">
            <w:rPr>
              <w:spacing w:val="27"/>
              <w:highlight w:val="yellow"/>
              <w:u w:val="none"/>
            </w:rPr>
          </w:rPrChange>
        </w:rPr>
        <w:t xml:space="preserve"> </w:t>
      </w:r>
      <w:r w:rsidRPr="009E2B87">
        <w:rPr>
          <w:spacing w:val="1"/>
          <w:u w:val="none"/>
          <w:rPrChange w:id="45" w:author="Microsoft Office User" w:date="2017-10-31T16:37:00Z">
            <w:rPr>
              <w:spacing w:val="1"/>
              <w:highlight w:val="yellow"/>
              <w:u w:val="none"/>
            </w:rPr>
          </w:rPrChange>
        </w:rPr>
        <w:t>F</w:t>
      </w:r>
      <w:r w:rsidRPr="009E2B87">
        <w:rPr>
          <w:u w:val="none"/>
          <w:rPrChange w:id="46" w:author="Microsoft Office User" w:date="2017-10-31T16:37:00Z">
            <w:rPr>
              <w:highlight w:val="yellow"/>
              <w:u w:val="none"/>
            </w:rPr>
          </w:rPrChange>
        </w:rPr>
        <w:t>l</w:t>
      </w:r>
      <w:r w:rsidRPr="009E2B87">
        <w:rPr>
          <w:spacing w:val="1"/>
          <w:u w:val="none"/>
          <w:rPrChange w:id="47" w:author="Microsoft Office User" w:date="2017-10-31T16:37:00Z">
            <w:rPr>
              <w:spacing w:val="1"/>
              <w:highlight w:val="yellow"/>
              <w:u w:val="none"/>
            </w:rPr>
          </w:rPrChange>
        </w:rPr>
        <w:t>o</w:t>
      </w:r>
      <w:r w:rsidRPr="009E2B87">
        <w:rPr>
          <w:u w:val="none"/>
          <w:rPrChange w:id="48" w:author="Microsoft Office User" w:date="2017-10-31T16:37:00Z">
            <w:rPr>
              <w:highlight w:val="yellow"/>
              <w:u w:val="none"/>
            </w:rPr>
          </w:rPrChange>
        </w:rPr>
        <w:t xml:space="preserve">w </w:t>
      </w:r>
      <w:r w:rsidRPr="009E2B87">
        <w:rPr>
          <w:spacing w:val="29"/>
          <w:u w:val="none"/>
          <w:rPrChange w:id="49" w:author="Microsoft Office User" w:date="2017-10-31T16:37:00Z">
            <w:rPr>
              <w:spacing w:val="29"/>
              <w:highlight w:val="yellow"/>
              <w:u w:val="none"/>
            </w:rPr>
          </w:rPrChange>
        </w:rPr>
        <w:t xml:space="preserve"> </w:t>
      </w:r>
      <w:r w:rsidRPr="009E2B87">
        <w:rPr>
          <w:u w:val="none"/>
          <w:rPrChange w:id="50" w:author="Microsoft Office User" w:date="2017-10-31T16:37:00Z">
            <w:rPr>
              <w:highlight w:val="yellow"/>
              <w:u w:val="none"/>
            </w:rPr>
          </w:rPrChange>
        </w:rPr>
        <w:t>fr</w:t>
      </w:r>
      <w:r w:rsidRPr="009E2B87">
        <w:rPr>
          <w:spacing w:val="1"/>
          <w:u w:val="none"/>
          <w:rPrChange w:id="51" w:author="Microsoft Office User" w:date="2017-10-31T16:37:00Z">
            <w:rPr>
              <w:spacing w:val="1"/>
              <w:highlight w:val="yellow"/>
              <w:u w:val="none"/>
            </w:rPr>
          </w:rPrChange>
        </w:rPr>
        <w:t>o</w:t>
      </w:r>
      <w:r w:rsidRPr="009E2B87">
        <w:rPr>
          <w:u w:val="none"/>
          <w:rPrChange w:id="52" w:author="Microsoft Office User" w:date="2017-10-31T16:37:00Z">
            <w:rPr>
              <w:highlight w:val="yellow"/>
              <w:u w:val="none"/>
            </w:rPr>
          </w:rPrChange>
        </w:rPr>
        <w:t>m</w:t>
      </w:r>
      <w:r w:rsidRPr="009E2B87">
        <w:rPr>
          <w:w w:val="102"/>
          <w:u w:val="none"/>
          <w:rPrChange w:id="53" w:author="Microsoft Office User" w:date="2017-10-31T16:37:00Z">
            <w:rPr>
              <w:w w:val="102"/>
              <w:highlight w:val="yellow"/>
              <w:u w:val="none"/>
            </w:rPr>
          </w:rPrChange>
        </w:rPr>
        <w:t xml:space="preserve"> </w:t>
      </w:r>
      <w:r w:rsidRPr="009E2B87">
        <w:rPr>
          <w:spacing w:val="1"/>
          <w:u w:val="none"/>
          <w:rPrChange w:id="54" w:author="Microsoft Office User" w:date="2017-10-31T16:37:00Z">
            <w:rPr>
              <w:spacing w:val="1"/>
              <w:highlight w:val="yellow"/>
              <w:u w:val="none"/>
            </w:rPr>
          </w:rPrChange>
        </w:rPr>
        <w:t>Op</w:t>
      </w:r>
      <w:r w:rsidRPr="009E2B87">
        <w:rPr>
          <w:u w:val="none"/>
          <w:rPrChange w:id="55" w:author="Microsoft Office User" w:date="2017-10-31T16:37:00Z">
            <w:rPr>
              <w:highlight w:val="yellow"/>
              <w:u w:val="none"/>
            </w:rPr>
          </w:rPrChange>
        </w:rPr>
        <w:t>erati</w:t>
      </w:r>
      <w:r w:rsidRPr="009E2B87">
        <w:rPr>
          <w:spacing w:val="1"/>
          <w:u w:val="none"/>
          <w:rPrChange w:id="56" w:author="Microsoft Office User" w:date="2017-10-31T16:37:00Z">
            <w:rPr>
              <w:spacing w:val="1"/>
              <w:highlight w:val="yellow"/>
              <w:u w:val="none"/>
            </w:rPr>
          </w:rPrChange>
        </w:rPr>
        <w:t>on</w:t>
      </w:r>
      <w:r w:rsidRPr="009E2B87">
        <w:rPr>
          <w:u w:val="none"/>
          <w:rPrChange w:id="57" w:author="Microsoft Office User" w:date="2017-10-31T16:37:00Z">
            <w:rPr>
              <w:highlight w:val="yellow"/>
              <w:u w:val="none"/>
            </w:rPr>
          </w:rPrChange>
        </w:rPr>
        <w:t>s</w:t>
      </w:r>
      <w:r w:rsidRPr="009E2B87">
        <w:rPr>
          <w:spacing w:val="30"/>
          <w:u w:val="none"/>
          <w:rPrChange w:id="58" w:author="Microsoft Office User" w:date="2017-10-31T16:37:00Z">
            <w:rPr>
              <w:spacing w:val="30"/>
              <w:highlight w:val="yellow"/>
              <w:u w:val="none"/>
            </w:rPr>
          </w:rPrChange>
        </w:rPr>
        <w:t xml:space="preserve"> </w:t>
      </w:r>
      <w:r w:rsidRPr="009E2B87">
        <w:rPr>
          <w:spacing w:val="1"/>
          <w:u w:val="none"/>
          <w:rPrChange w:id="59" w:author="Microsoft Office User" w:date="2017-10-31T16:37:00Z">
            <w:rPr>
              <w:spacing w:val="1"/>
              <w:highlight w:val="yellow"/>
              <w:u w:val="none"/>
            </w:rPr>
          </w:rPrChange>
        </w:rPr>
        <w:t>o</w:t>
      </w:r>
      <w:r w:rsidRPr="009E2B87">
        <w:rPr>
          <w:u w:val="none"/>
          <w:rPrChange w:id="60" w:author="Microsoft Office User" w:date="2017-10-31T16:37:00Z">
            <w:rPr>
              <w:highlight w:val="yellow"/>
              <w:u w:val="none"/>
            </w:rPr>
          </w:rPrChange>
        </w:rPr>
        <w:t>f</w:t>
      </w:r>
      <w:r w:rsidRPr="009E2B87">
        <w:rPr>
          <w:spacing w:val="31"/>
          <w:u w:val="none"/>
          <w:rPrChange w:id="61" w:author="Microsoft Office User" w:date="2017-10-31T16:37:00Z">
            <w:rPr>
              <w:spacing w:val="31"/>
              <w:highlight w:val="yellow"/>
              <w:u w:val="none"/>
            </w:rPr>
          </w:rPrChange>
        </w:rPr>
        <w:t xml:space="preserve"> </w:t>
      </w:r>
      <w:r w:rsidRPr="009E2B87">
        <w:rPr>
          <w:u w:val="none"/>
          <w:rPrChange w:id="62" w:author="Microsoft Office User" w:date="2017-10-31T16:37:00Z">
            <w:rPr>
              <w:highlight w:val="yellow"/>
              <w:u w:val="none"/>
            </w:rPr>
          </w:rPrChange>
        </w:rPr>
        <w:t>t</w:t>
      </w:r>
      <w:r w:rsidRPr="009E2B87">
        <w:rPr>
          <w:spacing w:val="1"/>
          <w:u w:val="none"/>
          <w:rPrChange w:id="63" w:author="Microsoft Office User" w:date="2017-10-31T16:37:00Z">
            <w:rPr>
              <w:spacing w:val="1"/>
              <w:highlight w:val="yellow"/>
              <w:u w:val="none"/>
            </w:rPr>
          </w:rPrChange>
        </w:rPr>
        <w:t>h</w:t>
      </w:r>
      <w:r w:rsidRPr="009E2B87">
        <w:rPr>
          <w:u w:val="none"/>
          <w:rPrChange w:id="64" w:author="Microsoft Office User" w:date="2017-10-31T16:37:00Z">
            <w:rPr>
              <w:highlight w:val="yellow"/>
              <w:u w:val="none"/>
            </w:rPr>
          </w:rPrChange>
        </w:rPr>
        <w:t>e</w:t>
      </w:r>
      <w:r w:rsidRPr="009E2B87">
        <w:rPr>
          <w:spacing w:val="31"/>
          <w:u w:val="none"/>
          <w:rPrChange w:id="65" w:author="Microsoft Office User" w:date="2017-10-31T16:37:00Z">
            <w:rPr>
              <w:spacing w:val="31"/>
              <w:highlight w:val="yellow"/>
              <w:u w:val="none"/>
            </w:rPr>
          </w:rPrChange>
        </w:rPr>
        <w:t xml:space="preserve"> </w:t>
      </w:r>
      <w:r w:rsidRPr="009E2B87">
        <w:rPr>
          <w:spacing w:val="1"/>
          <w:u w:val="none"/>
          <w:rPrChange w:id="66" w:author="Microsoft Office User" w:date="2017-10-31T16:37:00Z">
            <w:rPr>
              <w:spacing w:val="1"/>
              <w:highlight w:val="yellow"/>
              <w:u w:val="none"/>
            </w:rPr>
          </w:rPrChange>
        </w:rPr>
        <w:t>P</w:t>
      </w:r>
      <w:r w:rsidRPr="009E2B87">
        <w:rPr>
          <w:u w:val="none"/>
          <w:rPrChange w:id="67" w:author="Microsoft Office User" w:date="2017-10-31T16:37:00Z">
            <w:rPr>
              <w:highlight w:val="yellow"/>
              <w:u w:val="none"/>
            </w:rPr>
          </w:rPrChange>
        </w:rPr>
        <w:t>r</w:t>
      </w:r>
      <w:r w:rsidRPr="009E2B87">
        <w:rPr>
          <w:spacing w:val="1"/>
          <w:u w:val="none"/>
          <w:rPrChange w:id="68" w:author="Microsoft Office User" w:date="2017-10-31T16:37:00Z">
            <w:rPr>
              <w:spacing w:val="1"/>
              <w:highlight w:val="yellow"/>
              <w:u w:val="none"/>
            </w:rPr>
          </w:rPrChange>
        </w:rPr>
        <w:t>op</w:t>
      </w:r>
      <w:r w:rsidRPr="009E2B87">
        <w:rPr>
          <w:u w:val="none"/>
          <w:rPrChange w:id="69" w:author="Microsoft Office User" w:date="2017-10-31T16:37:00Z">
            <w:rPr>
              <w:highlight w:val="yellow"/>
              <w:u w:val="none"/>
            </w:rPr>
          </w:rPrChange>
        </w:rPr>
        <w:t>ert</w:t>
      </w:r>
      <w:r w:rsidRPr="009E2B87">
        <w:rPr>
          <w:spacing w:val="1"/>
          <w:u w:val="none"/>
          <w:rPrChange w:id="70" w:author="Microsoft Office User" w:date="2017-10-31T16:37:00Z">
            <w:rPr>
              <w:spacing w:val="1"/>
              <w:highlight w:val="yellow"/>
              <w:u w:val="none"/>
            </w:rPr>
          </w:rPrChange>
        </w:rPr>
        <w:t>y</w:t>
      </w:r>
      <w:r w:rsidRPr="009E2B87">
        <w:rPr>
          <w:u w:val="none"/>
          <w:rPrChange w:id="71" w:author="Microsoft Office User" w:date="2017-10-31T16:37:00Z">
            <w:rPr>
              <w:highlight w:val="yellow"/>
              <w:u w:val="none"/>
            </w:rPr>
          </w:rPrChange>
        </w:rPr>
        <w:t>,</w:t>
      </w:r>
      <w:r w:rsidRPr="009E2B87">
        <w:rPr>
          <w:spacing w:val="31"/>
          <w:u w:val="none"/>
          <w:rPrChange w:id="72" w:author="Microsoft Office User" w:date="2017-10-31T16:37:00Z">
            <w:rPr>
              <w:spacing w:val="31"/>
              <w:highlight w:val="yellow"/>
              <w:u w:val="none"/>
            </w:rPr>
          </w:rPrChange>
        </w:rPr>
        <w:t xml:space="preserve"> </w:t>
      </w:r>
      <w:r w:rsidRPr="009E2B87">
        <w:rPr>
          <w:u w:val="none"/>
          <w:rPrChange w:id="73" w:author="Microsoft Office User" w:date="2017-10-31T16:37:00Z">
            <w:rPr>
              <w:highlight w:val="yellow"/>
              <w:u w:val="none"/>
            </w:rPr>
          </w:rPrChange>
        </w:rPr>
        <w:t>as</w:t>
      </w:r>
      <w:r w:rsidRPr="009E2B87">
        <w:rPr>
          <w:spacing w:val="31"/>
          <w:u w:val="none"/>
          <w:rPrChange w:id="74" w:author="Microsoft Office User" w:date="2017-10-31T16:37:00Z">
            <w:rPr>
              <w:spacing w:val="31"/>
              <w:highlight w:val="yellow"/>
              <w:u w:val="none"/>
            </w:rPr>
          </w:rPrChange>
        </w:rPr>
        <w:t xml:space="preserve"> </w:t>
      </w:r>
      <w:r w:rsidRPr="009E2B87">
        <w:rPr>
          <w:spacing w:val="1"/>
          <w:u w:val="none"/>
          <w:rPrChange w:id="75" w:author="Microsoft Office User" w:date="2017-10-31T16:37:00Z">
            <w:rPr>
              <w:spacing w:val="1"/>
              <w:highlight w:val="yellow"/>
              <w:u w:val="none"/>
            </w:rPr>
          </w:rPrChange>
        </w:rPr>
        <w:t>d</w:t>
      </w:r>
      <w:r w:rsidRPr="009E2B87">
        <w:rPr>
          <w:u w:val="none"/>
          <w:rPrChange w:id="76" w:author="Microsoft Office User" w:date="2017-10-31T16:37:00Z">
            <w:rPr>
              <w:highlight w:val="yellow"/>
              <w:u w:val="none"/>
            </w:rPr>
          </w:rPrChange>
        </w:rPr>
        <w:t>isti</w:t>
      </w:r>
      <w:r w:rsidRPr="009E2B87">
        <w:rPr>
          <w:spacing w:val="1"/>
          <w:u w:val="none"/>
          <w:rPrChange w:id="77" w:author="Microsoft Office User" w:date="2017-10-31T16:37:00Z">
            <w:rPr>
              <w:spacing w:val="1"/>
              <w:highlight w:val="yellow"/>
              <w:u w:val="none"/>
            </w:rPr>
          </w:rPrChange>
        </w:rPr>
        <w:t>ngu</w:t>
      </w:r>
      <w:r w:rsidRPr="009E2B87">
        <w:rPr>
          <w:u w:val="none"/>
          <w:rPrChange w:id="78" w:author="Microsoft Office User" w:date="2017-10-31T16:37:00Z">
            <w:rPr>
              <w:highlight w:val="yellow"/>
              <w:u w:val="none"/>
            </w:rPr>
          </w:rPrChange>
        </w:rPr>
        <w:t>is</w:t>
      </w:r>
      <w:r w:rsidRPr="009E2B87">
        <w:rPr>
          <w:spacing w:val="1"/>
          <w:u w:val="none"/>
          <w:rPrChange w:id="79" w:author="Microsoft Office User" w:date="2017-10-31T16:37:00Z">
            <w:rPr>
              <w:spacing w:val="1"/>
              <w:highlight w:val="yellow"/>
              <w:u w:val="none"/>
            </w:rPr>
          </w:rPrChange>
        </w:rPr>
        <w:t>h</w:t>
      </w:r>
      <w:r w:rsidRPr="009E2B87">
        <w:rPr>
          <w:u w:val="none"/>
          <w:rPrChange w:id="80" w:author="Microsoft Office User" w:date="2017-10-31T16:37:00Z">
            <w:rPr>
              <w:highlight w:val="yellow"/>
              <w:u w:val="none"/>
            </w:rPr>
          </w:rPrChange>
        </w:rPr>
        <w:t>ed</w:t>
      </w:r>
      <w:r w:rsidRPr="009E2B87">
        <w:rPr>
          <w:spacing w:val="32"/>
          <w:u w:val="none"/>
          <w:rPrChange w:id="81" w:author="Microsoft Office User" w:date="2017-10-31T16:37:00Z">
            <w:rPr>
              <w:spacing w:val="32"/>
              <w:highlight w:val="yellow"/>
              <w:u w:val="none"/>
            </w:rPr>
          </w:rPrChange>
        </w:rPr>
        <w:t xml:space="preserve"> </w:t>
      </w:r>
      <w:r w:rsidRPr="009E2B87">
        <w:rPr>
          <w:u w:val="none"/>
          <w:rPrChange w:id="82" w:author="Microsoft Office User" w:date="2017-10-31T16:37:00Z">
            <w:rPr>
              <w:highlight w:val="yellow"/>
              <w:u w:val="none"/>
            </w:rPr>
          </w:rPrChange>
        </w:rPr>
        <w:t>fr</w:t>
      </w:r>
      <w:r w:rsidRPr="009E2B87">
        <w:rPr>
          <w:spacing w:val="1"/>
          <w:u w:val="none"/>
          <w:rPrChange w:id="83" w:author="Microsoft Office User" w:date="2017-10-31T16:37:00Z">
            <w:rPr>
              <w:spacing w:val="1"/>
              <w:highlight w:val="yellow"/>
              <w:u w:val="none"/>
            </w:rPr>
          </w:rPrChange>
        </w:rPr>
        <w:t>o</w:t>
      </w:r>
      <w:r w:rsidRPr="009E2B87">
        <w:rPr>
          <w:u w:val="none"/>
          <w:rPrChange w:id="84" w:author="Microsoft Office User" w:date="2017-10-31T16:37:00Z">
            <w:rPr>
              <w:highlight w:val="yellow"/>
              <w:u w:val="none"/>
            </w:rPr>
          </w:rPrChange>
        </w:rPr>
        <w:t>m</w:t>
      </w:r>
      <w:r w:rsidRPr="009E2B87">
        <w:rPr>
          <w:spacing w:val="34"/>
          <w:u w:val="none"/>
          <w:rPrChange w:id="85" w:author="Microsoft Office User" w:date="2017-10-31T16:37:00Z">
            <w:rPr>
              <w:spacing w:val="34"/>
              <w:highlight w:val="yellow"/>
              <w:u w:val="none"/>
            </w:rPr>
          </w:rPrChange>
        </w:rPr>
        <w:t xml:space="preserve"> </w:t>
      </w:r>
      <w:r w:rsidRPr="009E2B87">
        <w:rPr>
          <w:spacing w:val="1"/>
          <w:u w:val="none"/>
          <w:rPrChange w:id="86" w:author="Microsoft Office User" w:date="2017-10-31T16:37:00Z">
            <w:rPr>
              <w:spacing w:val="1"/>
              <w:highlight w:val="yellow"/>
              <w:u w:val="none"/>
            </w:rPr>
          </w:rPrChange>
        </w:rPr>
        <w:t>Av</w:t>
      </w:r>
      <w:r w:rsidRPr="009E2B87">
        <w:rPr>
          <w:u w:val="none"/>
          <w:rPrChange w:id="87" w:author="Microsoft Office User" w:date="2017-10-31T16:37:00Z">
            <w:rPr>
              <w:highlight w:val="yellow"/>
              <w:u w:val="none"/>
            </w:rPr>
          </w:rPrChange>
        </w:rPr>
        <w:t>aila</w:t>
      </w:r>
      <w:r w:rsidRPr="009E2B87">
        <w:rPr>
          <w:spacing w:val="1"/>
          <w:u w:val="none"/>
          <w:rPrChange w:id="88" w:author="Microsoft Office User" w:date="2017-10-31T16:37:00Z">
            <w:rPr>
              <w:spacing w:val="1"/>
              <w:highlight w:val="yellow"/>
              <w:u w:val="none"/>
            </w:rPr>
          </w:rPrChange>
        </w:rPr>
        <w:t>b</w:t>
      </w:r>
      <w:r w:rsidRPr="009E2B87">
        <w:rPr>
          <w:u w:val="none"/>
          <w:rPrChange w:id="89" w:author="Microsoft Office User" w:date="2017-10-31T16:37:00Z">
            <w:rPr>
              <w:highlight w:val="yellow"/>
              <w:u w:val="none"/>
            </w:rPr>
          </w:rPrChange>
        </w:rPr>
        <w:t>le</w:t>
      </w:r>
      <w:r w:rsidRPr="009E2B87">
        <w:rPr>
          <w:spacing w:val="31"/>
          <w:u w:val="none"/>
          <w:rPrChange w:id="90" w:author="Microsoft Office User" w:date="2017-10-31T16:37:00Z">
            <w:rPr>
              <w:spacing w:val="31"/>
              <w:highlight w:val="yellow"/>
              <w:u w:val="none"/>
            </w:rPr>
          </w:rPrChange>
        </w:rPr>
        <w:t xml:space="preserve"> </w:t>
      </w:r>
      <w:r w:rsidRPr="009E2B87">
        <w:rPr>
          <w:spacing w:val="1"/>
          <w:u w:val="none"/>
          <w:rPrChange w:id="91" w:author="Microsoft Office User" w:date="2017-10-31T16:37:00Z">
            <w:rPr>
              <w:spacing w:val="1"/>
              <w:highlight w:val="yellow"/>
              <w:u w:val="none"/>
            </w:rPr>
          </w:rPrChange>
        </w:rPr>
        <w:t>C</w:t>
      </w:r>
      <w:r w:rsidRPr="009E2B87">
        <w:rPr>
          <w:u w:val="none"/>
          <w:rPrChange w:id="92" w:author="Microsoft Office User" w:date="2017-10-31T16:37:00Z">
            <w:rPr>
              <w:highlight w:val="yellow"/>
              <w:u w:val="none"/>
            </w:rPr>
          </w:rPrChange>
        </w:rPr>
        <w:t>ash</w:t>
      </w:r>
      <w:r w:rsidRPr="009E2B87">
        <w:rPr>
          <w:spacing w:val="32"/>
          <w:u w:val="none"/>
          <w:rPrChange w:id="93" w:author="Microsoft Office User" w:date="2017-10-31T16:37:00Z">
            <w:rPr>
              <w:spacing w:val="32"/>
              <w:highlight w:val="yellow"/>
              <w:u w:val="none"/>
            </w:rPr>
          </w:rPrChange>
        </w:rPr>
        <w:t xml:space="preserve"> </w:t>
      </w:r>
      <w:r w:rsidRPr="009E2B87">
        <w:rPr>
          <w:spacing w:val="1"/>
          <w:u w:val="none"/>
          <w:rPrChange w:id="94" w:author="Microsoft Office User" w:date="2017-10-31T16:37:00Z">
            <w:rPr>
              <w:spacing w:val="1"/>
              <w:highlight w:val="yellow"/>
              <w:u w:val="none"/>
            </w:rPr>
          </w:rPrChange>
        </w:rPr>
        <w:t>F</w:t>
      </w:r>
      <w:r w:rsidRPr="009E2B87">
        <w:rPr>
          <w:u w:val="none"/>
          <w:rPrChange w:id="95" w:author="Microsoft Office User" w:date="2017-10-31T16:37:00Z">
            <w:rPr>
              <w:highlight w:val="yellow"/>
              <w:u w:val="none"/>
            </w:rPr>
          </w:rPrChange>
        </w:rPr>
        <w:t>l</w:t>
      </w:r>
      <w:r w:rsidRPr="009E2B87">
        <w:rPr>
          <w:spacing w:val="1"/>
          <w:u w:val="none"/>
          <w:rPrChange w:id="96" w:author="Microsoft Office User" w:date="2017-10-31T16:37:00Z">
            <w:rPr>
              <w:spacing w:val="1"/>
              <w:highlight w:val="yellow"/>
              <w:u w:val="none"/>
            </w:rPr>
          </w:rPrChange>
        </w:rPr>
        <w:t>o</w:t>
      </w:r>
      <w:r w:rsidRPr="009E2B87">
        <w:rPr>
          <w:u w:val="none"/>
          <w:rPrChange w:id="97" w:author="Microsoft Office User" w:date="2017-10-31T16:37:00Z">
            <w:rPr>
              <w:highlight w:val="yellow"/>
              <w:u w:val="none"/>
            </w:rPr>
          </w:rPrChange>
        </w:rPr>
        <w:t xml:space="preserve">w </w:t>
      </w:r>
      <w:r w:rsidRPr="009E2B87">
        <w:rPr>
          <w:spacing w:val="32"/>
          <w:u w:val="none"/>
          <w:rPrChange w:id="98" w:author="Microsoft Office User" w:date="2017-10-31T16:37:00Z">
            <w:rPr>
              <w:spacing w:val="32"/>
              <w:highlight w:val="yellow"/>
              <w:u w:val="none"/>
            </w:rPr>
          </w:rPrChange>
        </w:rPr>
        <w:t xml:space="preserve"> </w:t>
      </w:r>
      <w:r w:rsidRPr="009E2B87">
        <w:rPr>
          <w:u w:val="none"/>
          <w:rPrChange w:id="99" w:author="Microsoft Office User" w:date="2017-10-31T16:37:00Z">
            <w:rPr>
              <w:highlight w:val="yellow"/>
              <w:u w:val="none"/>
            </w:rPr>
          </w:rPrChange>
        </w:rPr>
        <w:t>fr</w:t>
      </w:r>
      <w:r w:rsidRPr="009E2B87">
        <w:rPr>
          <w:spacing w:val="1"/>
          <w:u w:val="none"/>
          <w:rPrChange w:id="100" w:author="Microsoft Office User" w:date="2017-10-31T16:37:00Z">
            <w:rPr>
              <w:spacing w:val="1"/>
              <w:highlight w:val="yellow"/>
              <w:u w:val="none"/>
            </w:rPr>
          </w:rPrChange>
        </w:rPr>
        <w:t>o</w:t>
      </w:r>
      <w:r w:rsidRPr="009E2B87">
        <w:rPr>
          <w:u w:val="none"/>
          <w:rPrChange w:id="101" w:author="Microsoft Office User" w:date="2017-10-31T16:37:00Z">
            <w:rPr>
              <w:highlight w:val="yellow"/>
              <w:u w:val="none"/>
            </w:rPr>
          </w:rPrChange>
        </w:rPr>
        <w:t xml:space="preserve">m </w:t>
      </w:r>
      <w:r w:rsidRPr="009E2B87">
        <w:rPr>
          <w:spacing w:val="33"/>
          <w:u w:val="none"/>
          <w:rPrChange w:id="102" w:author="Microsoft Office User" w:date="2017-10-31T16:37:00Z">
            <w:rPr>
              <w:spacing w:val="33"/>
              <w:highlight w:val="yellow"/>
              <w:u w:val="none"/>
            </w:rPr>
          </w:rPrChange>
        </w:rPr>
        <w:t xml:space="preserve"> </w:t>
      </w:r>
      <w:r w:rsidRPr="009E2B87">
        <w:rPr>
          <w:spacing w:val="1"/>
          <w:u w:val="none"/>
          <w:rPrChange w:id="103" w:author="Microsoft Office User" w:date="2017-10-31T16:37:00Z">
            <w:rPr>
              <w:spacing w:val="1"/>
              <w:highlight w:val="yellow"/>
              <w:u w:val="none"/>
            </w:rPr>
          </w:rPrChange>
        </w:rPr>
        <w:t>S</w:t>
      </w:r>
      <w:r w:rsidRPr="009E2B87">
        <w:rPr>
          <w:u w:val="none"/>
          <w:rPrChange w:id="104" w:author="Microsoft Office User" w:date="2017-10-31T16:37:00Z">
            <w:rPr>
              <w:highlight w:val="yellow"/>
              <w:u w:val="none"/>
            </w:rPr>
          </w:rPrChange>
        </w:rPr>
        <w:t>ale/</w:t>
      </w:r>
      <w:r w:rsidRPr="009E2B87">
        <w:rPr>
          <w:spacing w:val="1"/>
          <w:u w:val="none"/>
          <w:rPrChange w:id="105" w:author="Microsoft Office User" w:date="2017-10-31T16:37:00Z">
            <w:rPr>
              <w:spacing w:val="1"/>
              <w:highlight w:val="yellow"/>
              <w:u w:val="none"/>
            </w:rPr>
          </w:rPrChange>
        </w:rPr>
        <w:t>R</w:t>
      </w:r>
      <w:r w:rsidRPr="009E2B87">
        <w:rPr>
          <w:u w:val="none"/>
          <w:rPrChange w:id="106" w:author="Microsoft Office User" w:date="2017-10-31T16:37:00Z">
            <w:rPr>
              <w:highlight w:val="yellow"/>
              <w:u w:val="none"/>
            </w:rPr>
          </w:rPrChange>
        </w:rPr>
        <w:t>efi</w:t>
      </w:r>
      <w:r w:rsidRPr="009E2B87">
        <w:rPr>
          <w:spacing w:val="1"/>
          <w:u w:val="none"/>
          <w:rPrChange w:id="107" w:author="Microsoft Office User" w:date="2017-10-31T16:37:00Z">
            <w:rPr>
              <w:spacing w:val="1"/>
              <w:highlight w:val="yellow"/>
              <w:u w:val="none"/>
            </w:rPr>
          </w:rPrChange>
        </w:rPr>
        <w:t>n</w:t>
      </w:r>
      <w:r w:rsidRPr="009E2B87">
        <w:rPr>
          <w:u w:val="none"/>
          <w:rPrChange w:id="108" w:author="Microsoft Office User" w:date="2017-10-31T16:37:00Z">
            <w:rPr>
              <w:highlight w:val="yellow"/>
              <w:u w:val="none"/>
            </w:rPr>
          </w:rPrChange>
        </w:rPr>
        <w:t>a</w:t>
      </w:r>
      <w:r w:rsidRPr="009E2B87">
        <w:rPr>
          <w:spacing w:val="1"/>
          <w:u w:val="none"/>
          <w:rPrChange w:id="109" w:author="Microsoft Office User" w:date="2017-10-31T16:37:00Z">
            <w:rPr>
              <w:spacing w:val="1"/>
              <w:highlight w:val="yellow"/>
              <w:u w:val="none"/>
            </w:rPr>
          </w:rPrChange>
        </w:rPr>
        <w:t>n</w:t>
      </w:r>
      <w:r w:rsidRPr="009E2B87">
        <w:rPr>
          <w:u w:val="none"/>
          <w:rPrChange w:id="110" w:author="Microsoft Office User" w:date="2017-10-31T16:37:00Z">
            <w:rPr>
              <w:highlight w:val="yellow"/>
              <w:u w:val="none"/>
            </w:rPr>
          </w:rPrChange>
        </w:rPr>
        <w:t>ce/</w:t>
      </w:r>
      <w:r w:rsidRPr="009E2B87">
        <w:rPr>
          <w:spacing w:val="1"/>
          <w:u w:val="none"/>
          <w:rPrChange w:id="111" w:author="Microsoft Office User" w:date="2017-10-31T16:37:00Z">
            <w:rPr>
              <w:spacing w:val="1"/>
              <w:highlight w:val="yellow"/>
              <w:u w:val="none"/>
            </w:rPr>
          </w:rPrChange>
        </w:rPr>
        <w:t>O</w:t>
      </w:r>
      <w:r w:rsidRPr="009E2B87">
        <w:rPr>
          <w:u w:val="none"/>
          <w:rPrChange w:id="112" w:author="Microsoft Office User" w:date="2017-10-31T16:37:00Z">
            <w:rPr>
              <w:highlight w:val="yellow"/>
              <w:u w:val="none"/>
            </w:rPr>
          </w:rPrChange>
        </w:rPr>
        <w:t>t</w:t>
      </w:r>
      <w:r w:rsidRPr="009E2B87">
        <w:rPr>
          <w:spacing w:val="1"/>
          <w:u w:val="none"/>
          <w:rPrChange w:id="113" w:author="Microsoft Office User" w:date="2017-10-31T16:37:00Z">
            <w:rPr>
              <w:spacing w:val="1"/>
              <w:highlight w:val="yellow"/>
              <w:u w:val="none"/>
            </w:rPr>
          </w:rPrChange>
        </w:rPr>
        <w:t>h</w:t>
      </w:r>
      <w:r w:rsidRPr="009E2B87">
        <w:rPr>
          <w:u w:val="none"/>
          <w:rPrChange w:id="114" w:author="Microsoft Office User" w:date="2017-10-31T16:37:00Z">
            <w:rPr>
              <w:highlight w:val="yellow"/>
              <w:u w:val="none"/>
            </w:rPr>
          </w:rPrChange>
        </w:rPr>
        <w:t>er</w:t>
      </w:r>
      <w:r w:rsidRPr="009E2B87">
        <w:rPr>
          <w:w w:val="102"/>
          <w:u w:val="none"/>
          <w:rPrChange w:id="115" w:author="Microsoft Office User" w:date="2017-10-31T16:37:00Z">
            <w:rPr>
              <w:w w:val="102"/>
              <w:highlight w:val="yellow"/>
              <w:u w:val="none"/>
            </w:rPr>
          </w:rPrChange>
        </w:rPr>
        <w:t xml:space="preserve"> </w:t>
      </w:r>
      <w:r w:rsidRPr="009E2B87">
        <w:rPr>
          <w:spacing w:val="1"/>
          <w:u w:val="none"/>
          <w:rPrChange w:id="116" w:author="Microsoft Office User" w:date="2017-10-31T16:37:00Z">
            <w:rPr>
              <w:spacing w:val="1"/>
              <w:highlight w:val="yellow"/>
              <w:u w:val="none"/>
            </w:rPr>
          </w:rPrChange>
        </w:rPr>
        <w:t>Ev</w:t>
      </w:r>
      <w:r w:rsidRPr="009E2B87">
        <w:rPr>
          <w:u w:val="none"/>
          <w:rPrChange w:id="117" w:author="Microsoft Office User" w:date="2017-10-31T16:37:00Z">
            <w:rPr>
              <w:highlight w:val="yellow"/>
              <w:u w:val="none"/>
            </w:rPr>
          </w:rPrChange>
        </w:rPr>
        <w:t>e</w:t>
      </w:r>
      <w:r w:rsidRPr="009E2B87">
        <w:rPr>
          <w:spacing w:val="1"/>
          <w:u w:val="none"/>
          <w:rPrChange w:id="118" w:author="Microsoft Office User" w:date="2017-10-31T16:37:00Z">
            <w:rPr>
              <w:spacing w:val="1"/>
              <w:highlight w:val="yellow"/>
              <w:u w:val="none"/>
            </w:rPr>
          </w:rPrChange>
        </w:rPr>
        <w:t>n</w:t>
      </w:r>
      <w:r w:rsidRPr="009E2B87">
        <w:rPr>
          <w:u w:val="none"/>
          <w:rPrChange w:id="119" w:author="Microsoft Office User" w:date="2017-10-31T16:37:00Z">
            <w:rPr>
              <w:highlight w:val="yellow"/>
              <w:u w:val="none"/>
            </w:rPr>
          </w:rPrChange>
        </w:rPr>
        <w:t>ts,</w:t>
      </w:r>
      <w:r w:rsidRPr="009E2B87">
        <w:rPr>
          <w:spacing w:val="12"/>
          <w:u w:val="none"/>
          <w:rPrChange w:id="120" w:author="Microsoft Office User" w:date="2017-10-31T16:37:00Z">
            <w:rPr>
              <w:spacing w:val="12"/>
              <w:highlight w:val="yellow"/>
              <w:u w:val="none"/>
            </w:rPr>
          </w:rPrChange>
        </w:rPr>
        <w:t xml:space="preserve"> </w:t>
      </w:r>
      <w:r w:rsidRPr="009E2B87">
        <w:rPr>
          <w:u w:val="none"/>
          <w:rPrChange w:id="121" w:author="Microsoft Office User" w:date="2017-10-31T16:37:00Z">
            <w:rPr>
              <w:highlight w:val="yellow"/>
              <w:u w:val="none"/>
            </w:rPr>
          </w:rPrChange>
        </w:rPr>
        <w:t>s</w:t>
      </w:r>
      <w:r w:rsidRPr="009E2B87">
        <w:rPr>
          <w:spacing w:val="1"/>
          <w:u w:val="none"/>
          <w:rPrChange w:id="122" w:author="Microsoft Office User" w:date="2017-10-31T16:37:00Z">
            <w:rPr>
              <w:spacing w:val="1"/>
              <w:highlight w:val="yellow"/>
              <w:u w:val="none"/>
            </w:rPr>
          </w:rPrChange>
        </w:rPr>
        <w:t>h</w:t>
      </w:r>
      <w:r w:rsidRPr="009E2B87">
        <w:rPr>
          <w:u w:val="none"/>
          <w:rPrChange w:id="123" w:author="Microsoft Office User" w:date="2017-10-31T16:37:00Z">
            <w:rPr>
              <w:highlight w:val="yellow"/>
              <w:u w:val="none"/>
            </w:rPr>
          </w:rPrChange>
        </w:rPr>
        <w:t>all</w:t>
      </w:r>
      <w:r w:rsidRPr="009E2B87">
        <w:rPr>
          <w:spacing w:val="13"/>
          <w:u w:val="none"/>
          <w:rPrChange w:id="124" w:author="Microsoft Office User" w:date="2017-10-31T16:37:00Z">
            <w:rPr>
              <w:spacing w:val="13"/>
              <w:highlight w:val="yellow"/>
              <w:u w:val="none"/>
            </w:rPr>
          </w:rPrChange>
        </w:rPr>
        <w:t xml:space="preserve"> </w:t>
      </w:r>
      <w:r w:rsidRPr="009E2B87">
        <w:rPr>
          <w:spacing w:val="1"/>
          <w:u w:val="none"/>
          <w:rPrChange w:id="125" w:author="Microsoft Office User" w:date="2017-10-31T16:37:00Z">
            <w:rPr>
              <w:spacing w:val="1"/>
              <w:highlight w:val="yellow"/>
              <w:u w:val="none"/>
            </w:rPr>
          </w:rPrChange>
        </w:rPr>
        <w:t>b</w:t>
      </w:r>
      <w:r w:rsidRPr="009E2B87">
        <w:rPr>
          <w:u w:val="none"/>
          <w:rPrChange w:id="126" w:author="Microsoft Office User" w:date="2017-10-31T16:37:00Z">
            <w:rPr>
              <w:highlight w:val="yellow"/>
              <w:u w:val="none"/>
            </w:rPr>
          </w:rPrChange>
        </w:rPr>
        <w:t>e</w:t>
      </w:r>
      <w:r w:rsidRPr="009E2B87">
        <w:rPr>
          <w:spacing w:val="14"/>
          <w:u w:val="none"/>
          <w:rPrChange w:id="127" w:author="Microsoft Office User" w:date="2017-10-31T16:37:00Z">
            <w:rPr>
              <w:spacing w:val="14"/>
              <w:highlight w:val="yellow"/>
              <w:u w:val="none"/>
            </w:rPr>
          </w:rPrChange>
        </w:rPr>
        <w:t xml:space="preserve"> </w:t>
      </w:r>
      <w:r w:rsidRPr="009E2B87">
        <w:rPr>
          <w:spacing w:val="1"/>
          <w:u w:val="none"/>
          <w:rPrChange w:id="128" w:author="Microsoft Office User" w:date="2017-10-31T16:37:00Z">
            <w:rPr>
              <w:spacing w:val="1"/>
              <w:highlight w:val="yellow"/>
              <w:u w:val="none"/>
            </w:rPr>
          </w:rPrChange>
        </w:rPr>
        <w:t>d</w:t>
      </w:r>
      <w:r w:rsidRPr="009E2B87">
        <w:rPr>
          <w:u w:val="none"/>
          <w:rPrChange w:id="129" w:author="Microsoft Office User" w:date="2017-10-31T16:37:00Z">
            <w:rPr>
              <w:highlight w:val="yellow"/>
              <w:u w:val="none"/>
            </w:rPr>
          </w:rPrChange>
        </w:rPr>
        <w:t>istri</w:t>
      </w:r>
      <w:r w:rsidRPr="009E2B87">
        <w:rPr>
          <w:spacing w:val="1"/>
          <w:u w:val="none"/>
          <w:rPrChange w:id="130" w:author="Microsoft Office User" w:date="2017-10-31T16:37:00Z">
            <w:rPr>
              <w:spacing w:val="1"/>
              <w:highlight w:val="yellow"/>
              <w:u w:val="none"/>
            </w:rPr>
          </w:rPrChange>
        </w:rPr>
        <w:t>bu</w:t>
      </w:r>
      <w:r w:rsidRPr="009E2B87">
        <w:rPr>
          <w:u w:val="none"/>
          <w:rPrChange w:id="131" w:author="Microsoft Office User" w:date="2017-10-31T16:37:00Z">
            <w:rPr>
              <w:highlight w:val="yellow"/>
              <w:u w:val="none"/>
            </w:rPr>
          </w:rPrChange>
        </w:rPr>
        <w:t>ted</w:t>
      </w:r>
      <w:r w:rsidRPr="009E2B87">
        <w:rPr>
          <w:spacing w:val="14"/>
          <w:u w:val="none"/>
          <w:rPrChange w:id="132" w:author="Microsoft Office User" w:date="2017-10-31T16:37:00Z">
            <w:rPr>
              <w:spacing w:val="14"/>
              <w:highlight w:val="yellow"/>
              <w:u w:val="none"/>
            </w:rPr>
          </w:rPrChange>
        </w:rPr>
        <w:t xml:space="preserve"> </w:t>
      </w:r>
      <w:r w:rsidR="008A0DBF" w:rsidRPr="009E2B87">
        <w:rPr>
          <w:u w:val="none"/>
          <w:rPrChange w:id="133" w:author="Microsoft Office User" w:date="2017-10-31T16:37:00Z">
            <w:rPr>
              <w:highlight w:val="yellow"/>
              <w:u w:val="none"/>
            </w:rPr>
          </w:rPrChange>
        </w:rPr>
        <w:t>to the Members in the following order</w:t>
      </w:r>
      <w:ins w:id="134" w:author="Microsoft Office User" w:date="2017-10-31T16:38:00Z">
        <w:r w:rsidR="009E2B87">
          <w:rPr>
            <w:u w:val="none"/>
          </w:rPr>
          <w:t xml:space="preserve"> of priority</w:t>
        </w:r>
      </w:ins>
      <w:r w:rsidR="008A0DBF" w:rsidRPr="009E2B87">
        <w:rPr>
          <w:u w:val="none"/>
          <w:rPrChange w:id="135" w:author="Microsoft Office User" w:date="2017-10-31T16:37:00Z">
            <w:rPr>
              <w:highlight w:val="yellow"/>
              <w:u w:val="none"/>
            </w:rPr>
          </w:rPrChange>
        </w:rPr>
        <w:t xml:space="preserve">: </w:t>
      </w:r>
    </w:p>
    <w:p w14:paraId="5F9FF378" w14:textId="77777777" w:rsidR="009E2B87" w:rsidRPr="009E2B87" w:rsidRDefault="009E2B87">
      <w:pPr>
        <w:pStyle w:val="BodyText"/>
        <w:tabs>
          <w:tab w:val="left" w:pos="2264"/>
        </w:tabs>
        <w:spacing w:line="251" w:lineRule="auto"/>
        <w:ind w:left="1544" w:right="114" w:firstLine="0"/>
        <w:jc w:val="both"/>
        <w:rPr>
          <w:u w:val="none"/>
          <w:rPrChange w:id="136" w:author="Microsoft Office User" w:date="2017-10-31T16:37:00Z">
            <w:rPr>
              <w:highlight w:val="yellow"/>
              <w:u w:val="none"/>
            </w:rPr>
          </w:rPrChange>
        </w:rPr>
        <w:pPrChange w:id="137" w:author="Microsoft Office User" w:date="2017-10-31T16:38:00Z">
          <w:pPr>
            <w:pStyle w:val="BodyText"/>
            <w:numPr>
              <w:ilvl w:val="2"/>
              <w:numId w:val="8"/>
            </w:numPr>
            <w:tabs>
              <w:tab w:val="left" w:pos="2264"/>
            </w:tabs>
            <w:spacing w:line="251" w:lineRule="auto"/>
            <w:ind w:right="114" w:firstLine="1440"/>
            <w:jc w:val="both"/>
          </w:pPr>
        </w:pPrChange>
      </w:pPr>
    </w:p>
    <w:p w14:paraId="20EDEB79" w14:textId="77777777" w:rsidR="009E2B87" w:rsidRDefault="009E2B87">
      <w:pPr>
        <w:widowControl/>
        <w:numPr>
          <w:ilvl w:val="2"/>
          <w:numId w:val="10"/>
        </w:numPr>
        <w:tabs>
          <w:tab w:val="left" w:pos="1829"/>
        </w:tabs>
        <w:autoSpaceDE w:val="0"/>
        <w:autoSpaceDN w:val="0"/>
        <w:adjustRightInd w:val="0"/>
        <w:spacing w:after="240"/>
        <w:jc w:val="both"/>
        <w:rPr>
          <w:ins w:id="138" w:author="Microsoft Office User" w:date="2017-10-31T16:38:00Z"/>
          <w:rFonts w:ascii="Times New Roman" w:eastAsia="Times New Roman" w:hAnsi="Times New Roman"/>
          <w:spacing w:val="1"/>
          <w:sz w:val="21"/>
          <w:szCs w:val="21"/>
        </w:rPr>
        <w:pPrChange w:id="139" w:author="Microsoft Office User" w:date="2017-10-31T16:38:00Z">
          <w:pPr>
            <w:widowControl/>
            <w:numPr>
              <w:ilvl w:val="2"/>
              <w:numId w:val="9"/>
            </w:numPr>
            <w:tabs>
              <w:tab w:val="left" w:pos="1829"/>
            </w:tabs>
            <w:autoSpaceDE w:val="0"/>
            <w:autoSpaceDN w:val="0"/>
            <w:adjustRightInd w:val="0"/>
            <w:spacing w:after="240"/>
            <w:ind w:left="720" w:hanging="720"/>
            <w:jc w:val="both"/>
          </w:pPr>
        </w:pPrChange>
      </w:pPr>
      <w:ins w:id="140" w:author="Microsoft Office User" w:date="2017-10-31T16:38:00Z">
        <w:r>
          <w:t>f</w:t>
        </w:r>
        <w:r w:rsidRPr="009E2B87">
          <w:rPr>
            <w:rFonts w:ascii="Times New Roman" w:eastAsia="Times New Roman" w:hAnsi="Times New Roman"/>
            <w:spacing w:val="1"/>
            <w:sz w:val="21"/>
            <w:szCs w:val="21"/>
            <w:rPrChange w:id="141" w:author="Microsoft Office User" w:date="2017-10-31T16:38:00Z">
              <w:rPr/>
            </w:rPrChange>
          </w:rPr>
          <w:t>irst, to the payment of all third party debts and liabilities of the Company then due and payable, including interest and any regularly scheduled payment of principal, excluding all debts and liabilities due to any Member; then</w:t>
        </w:r>
      </w:ins>
    </w:p>
    <w:p w14:paraId="22882A0E" w14:textId="626F370E" w:rsidR="009E2B87" w:rsidRPr="009E2B87" w:rsidRDefault="009E2B87">
      <w:pPr>
        <w:widowControl/>
        <w:numPr>
          <w:ilvl w:val="2"/>
          <w:numId w:val="10"/>
        </w:numPr>
        <w:tabs>
          <w:tab w:val="left" w:pos="1829"/>
        </w:tabs>
        <w:autoSpaceDE w:val="0"/>
        <w:autoSpaceDN w:val="0"/>
        <w:adjustRightInd w:val="0"/>
        <w:spacing w:after="240"/>
        <w:jc w:val="both"/>
        <w:rPr>
          <w:ins w:id="142" w:author="Microsoft Office User" w:date="2017-10-31T16:38:00Z"/>
          <w:rFonts w:ascii="Times New Roman" w:eastAsia="Times New Roman" w:hAnsi="Times New Roman"/>
          <w:spacing w:val="1"/>
          <w:sz w:val="21"/>
          <w:szCs w:val="21"/>
          <w:rPrChange w:id="143" w:author="Microsoft Office User" w:date="2017-10-31T16:38:00Z">
            <w:rPr>
              <w:ins w:id="144" w:author="Microsoft Office User" w:date="2017-10-31T16:38:00Z"/>
            </w:rPr>
          </w:rPrChange>
        </w:rPr>
        <w:pPrChange w:id="145" w:author="Microsoft Office User" w:date="2017-10-31T16:38:00Z">
          <w:pPr>
            <w:widowControl/>
            <w:numPr>
              <w:ilvl w:val="2"/>
              <w:numId w:val="9"/>
            </w:numPr>
            <w:tabs>
              <w:tab w:val="left" w:pos="1829"/>
            </w:tabs>
            <w:autoSpaceDE w:val="0"/>
            <w:autoSpaceDN w:val="0"/>
            <w:adjustRightInd w:val="0"/>
            <w:spacing w:after="240"/>
            <w:ind w:left="720" w:hanging="720"/>
            <w:jc w:val="both"/>
          </w:pPr>
        </w:pPrChange>
      </w:pPr>
      <w:ins w:id="146" w:author="Microsoft Office User" w:date="2017-10-31T16:38:00Z">
        <w:r w:rsidRPr="009E2B87">
          <w:rPr>
            <w:rFonts w:ascii="Times New Roman" w:eastAsia="Times New Roman" w:hAnsi="Times New Roman"/>
            <w:spacing w:val="1"/>
            <w:sz w:val="21"/>
            <w:szCs w:val="21"/>
            <w:rPrChange w:id="147" w:author="Microsoft Office User" w:date="2017-10-31T16:38:00Z">
              <w:rPr/>
            </w:rPrChange>
          </w:rPr>
          <w:t>second, to the Class B Members until the Class B Members have received an amount equal to the Current Dividend; then</w:t>
        </w:r>
      </w:ins>
    </w:p>
    <w:p w14:paraId="5CC21095" w14:textId="77777777" w:rsidR="009E2B87" w:rsidRPr="009E2B87" w:rsidRDefault="009E2B87">
      <w:pPr>
        <w:widowControl/>
        <w:numPr>
          <w:ilvl w:val="2"/>
          <w:numId w:val="10"/>
        </w:numPr>
        <w:tabs>
          <w:tab w:val="left" w:pos="1829"/>
        </w:tabs>
        <w:autoSpaceDE w:val="0"/>
        <w:autoSpaceDN w:val="0"/>
        <w:adjustRightInd w:val="0"/>
        <w:spacing w:after="240"/>
        <w:jc w:val="both"/>
        <w:rPr>
          <w:ins w:id="148" w:author="Microsoft Office User" w:date="2017-10-31T16:38:00Z"/>
          <w:rFonts w:ascii="Times New Roman" w:eastAsia="Times New Roman" w:hAnsi="Times New Roman"/>
          <w:spacing w:val="1"/>
          <w:sz w:val="21"/>
          <w:szCs w:val="21"/>
          <w:rPrChange w:id="149" w:author="Microsoft Office User" w:date="2017-10-31T16:38:00Z">
            <w:rPr>
              <w:ins w:id="150" w:author="Microsoft Office User" w:date="2017-10-31T16:38:00Z"/>
            </w:rPr>
          </w:rPrChange>
        </w:rPr>
        <w:pPrChange w:id="151" w:author="Microsoft Office User" w:date="2017-10-31T16:38:00Z">
          <w:pPr>
            <w:widowControl/>
            <w:numPr>
              <w:ilvl w:val="2"/>
              <w:numId w:val="9"/>
            </w:numPr>
            <w:tabs>
              <w:tab w:val="left" w:pos="1829"/>
            </w:tabs>
            <w:autoSpaceDE w:val="0"/>
            <w:autoSpaceDN w:val="0"/>
            <w:adjustRightInd w:val="0"/>
            <w:spacing w:after="240"/>
            <w:ind w:left="720" w:hanging="720"/>
            <w:jc w:val="both"/>
          </w:pPr>
        </w:pPrChange>
      </w:pPr>
      <w:ins w:id="152" w:author="Microsoft Office User" w:date="2017-10-31T16:38:00Z">
        <w:r w:rsidRPr="009E2B87">
          <w:rPr>
            <w:rFonts w:ascii="Times New Roman" w:eastAsia="Times New Roman" w:hAnsi="Times New Roman"/>
            <w:spacing w:val="1"/>
            <w:sz w:val="21"/>
            <w:szCs w:val="21"/>
            <w:rPrChange w:id="153" w:author="Microsoft Office User" w:date="2017-10-31T16:38:00Z">
              <w:rPr/>
            </w:rPrChange>
          </w:rPr>
          <w:t xml:space="preserve">third, one hundred percent (100.00%) of any remaining Net Cash Flow to the Class A Member. </w:t>
        </w:r>
      </w:ins>
    </w:p>
    <w:p w14:paraId="22D46324" w14:textId="77A3E4E8" w:rsidR="000C19C9" w:rsidRPr="009E2B87" w:rsidDel="009E2B87" w:rsidRDefault="008A0DBF" w:rsidP="008A0DBF">
      <w:pPr>
        <w:pStyle w:val="BodyText"/>
        <w:numPr>
          <w:ilvl w:val="4"/>
          <w:numId w:val="8"/>
        </w:numPr>
        <w:tabs>
          <w:tab w:val="left" w:pos="2264"/>
        </w:tabs>
        <w:spacing w:line="251" w:lineRule="auto"/>
        <w:ind w:right="114" w:firstLine="1440"/>
        <w:jc w:val="both"/>
        <w:rPr>
          <w:del w:id="154" w:author="Microsoft Office User" w:date="2017-10-31T16:38:00Z"/>
          <w:u w:val="none"/>
          <w:rPrChange w:id="155" w:author="Microsoft Office User" w:date="2017-10-31T16:37:00Z">
            <w:rPr>
              <w:del w:id="156" w:author="Microsoft Office User" w:date="2017-10-31T16:38:00Z"/>
              <w:highlight w:val="yellow"/>
              <w:u w:val="none"/>
            </w:rPr>
          </w:rPrChange>
        </w:rPr>
      </w:pPr>
      <w:del w:id="157" w:author="Microsoft Office User" w:date="2017-10-31T16:38:00Z">
        <w:r w:rsidRPr="009E2B87" w:rsidDel="009E2B87">
          <w:rPr>
            <w:rPrChange w:id="158" w:author="Microsoft Office User" w:date="2017-10-31T16:37:00Z">
              <w:rPr>
                <w:highlight w:val="yellow"/>
              </w:rPr>
            </w:rPrChange>
          </w:rPr>
          <w:delText>First, to Class B members in accordance to their agreement.</w:delText>
        </w:r>
      </w:del>
    </w:p>
    <w:p w14:paraId="48EC2F06" w14:textId="1E235854" w:rsidR="008A0DBF" w:rsidRPr="009E2B87" w:rsidDel="009E2B87" w:rsidRDefault="008A0DBF" w:rsidP="008A0DBF">
      <w:pPr>
        <w:pStyle w:val="BodyText"/>
        <w:numPr>
          <w:ilvl w:val="3"/>
          <w:numId w:val="8"/>
        </w:numPr>
        <w:tabs>
          <w:tab w:val="left" w:pos="2264"/>
        </w:tabs>
        <w:spacing w:line="251" w:lineRule="auto"/>
        <w:ind w:right="114" w:firstLine="1440"/>
        <w:jc w:val="both"/>
        <w:rPr>
          <w:del w:id="159" w:author="Microsoft Office User" w:date="2017-10-31T16:38:00Z"/>
          <w:u w:val="none"/>
          <w:rPrChange w:id="160" w:author="Microsoft Office User" w:date="2017-10-31T16:37:00Z">
            <w:rPr>
              <w:del w:id="161" w:author="Microsoft Office User" w:date="2017-10-31T16:38:00Z"/>
              <w:highlight w:val="yellow"/>
              <w:u w:val="none"/>
            </w:rPr>
          </w:rPrChange>
        </w:rPr>
      </w:pPr>
      <w:del w:id="162" w:author="Microsoft Office User" w:date="2017-10-31T16:38:00Z">
        <w:r w:rsidRPr="009E2B87" w:rsidDel="009E2B87">
          <w:rPr>
            <w:rPrChange w:id="163" w:author="Microsoft Office User" w:date="2017-10-31T16:37:00Z">
              <w:rPr>
                <w:highlight w:val="yellow"/>
              </w:rPr>
            </w:rPrChange>
          </w:rPr>
          <w:delText>Second, to Class A members in accordance with their respective Percentage Interests.</w:delText>
        </w:r>
      </w:del>
    </w:p>
    <w:p w14:paraId="27D4D5F1" w14:textId="164C2534" w:rsidR="000C19C9" w:rsidRPr="009E2B87" w:rsidDel="009E2B87" w:rsidRDefault="000C19C9">
      <w:pPr>
        <w:spacing w:before="2" w:line="240" w:lineRule="exact"/>
        <w:rPr>
          <w:del w:id="164" w:author="Microsoft Office User" w:date="2017-10-31T16:38:00Z"/>
          <w:sz w:val="24"/>
          <w:szCs w:val="24"/>
          <w:rPrChange w:id="165" w:author="Microsoft Office User" w:date="2017-10-31T16:37:00Z">
            <w:rPr>
              <w:del w:id="166" w:author="Microsoft Office User" w:date="2017-10-31T16:38:00Z"/>
              <w:sz w:val="24"/>
              <w:szCs w:val="24"/>
              <w:highlight w:val="yellow"/>
            </w:rPr>
          </w:rPrChange>
        </w:rPr>
      </w:pPr>
    </w:p>
    <w:p w14:paraId="2B205372" w14:textId="6BDEC459" w:rsidR="008A0DBF" w:rsidRDefault="00D3642A" w:rsidP="008A0DBF">
      <w:pPr>
        <w:pStyle w:val="BodyText"/>
        <w:numPr>
          <w:ilvl w:val="2"/>
          <w:numId w:val="8"/>
        </w:numPr>
        <w:tabs>
          <w:tab w:val="left" w:pos="2264"/>
        </w:tabs>
        <w:spacing w:line="251" w:lineRule="auto"/>
        <w:ind w:right="114" w:firstLine="1440"/>
        <w:jc w:val="both"/>
        <w:rPr>
          <w:ins w:id="167" w:author="Microsoft Office User" w:date="2017-10-31T16:40:00Z"/>
          <w:u w:val="none"/>
        </w:rPr>
      </w:pPr>
      <w:r w:rsidRPr="009E2B87">
        <w:rPr>
          <w:spacing w:val="1"/>
          <w:u w:color="000000"/>
          <w:rPrChange w:id="168" w:author="Microsoft Office User" w:date="2017-10-31T16:37:00Z">
            <w:rPr>
              <w:spacing w:val="1"/>
              <w:highlight w:val="yellow"/>
              <w:u w:color="000000"/>
            </w:rPr>
          </w:rPrChange>
        </w:rPr>
        <w:t>Av</w:t>
      </w:r>
      <w:r w:rsidRPr="009E2B87">
        <w:rPr>
          <w:u w:color="000000"/>
          <w:rPrChange w:id="169" w:author="Microsoft Office User" w:date="2017-10-31T16:37:00Z">
            <w:rPr>
              <w:highlight w:val="yellow"/>
              <w:u w:color="000000"/>
            </w:rPr>
          </w:rPrChange>
        </w:rPr>
        <w:t>aila</w:t>
      </w:r>
      <w:r w:rsidRPr="009E2B87">
        <w:rPr>
          <w:spacing w:val="1"/>
          <w:u w:color="000000"/>
          <w:rPrChange w:id="170" w:author="Microsoft Office User" w:date="2017-10-31T16:37:00Z">
            <w:rPr>
              <w:spacing w:val="1"/>
              <w:highlight w:val="yellow"/>
              <w:u w:color="000000"/>
            </w:rPr>
          </w:rPrChange>
        </w:rPr>
        <w:t>b</w:t>
      </w:r>
      <w:r w:rsidRPr="009E2B87">
        <w:rPr>
          <w:u w:color="000000"/>
          <w:rPrChange w:id="171" w:author="Microsoft Office User" w:date="2017-10-31T16:37:00Z">
            <w:rPr>
              <w:highlight w:val="yellow"/>
              <w:u w:color="000000"/>
            </w:rPr>
          </w:rPrChange>
        </w:rPr>
        <w:t>le</w:t>
      </w:r>
      <w:r w:rsidRPr="009E2B87">
        <w:rPr>
          <w:spacing w:val="19"/>
          <w:u w:color="000000"/>
          <w:rPrChange w:id="172" w:author="Microsoft Office User" w:date="2017-10-31T16:37:00Z">
            <w:rPr>
              <w:spacing w:val="19"/>
              <w:highlight w:val="yellow"/>
              <w:u w:color="000000"/>
            </w:rPr>
          </w:rPrChange>
        </w:rPr>
        <w:t xml:space="preserve"> </w:t>
      </w:r>
      <w:r w:rsidRPr="009E2B87">
        <w:rPr>
          <w:spacing w:val="1"/>
          <w:u w:color="000000"/>
          <w:rPrChange w:id="173" w:author="Microsoft Office User" w:date="2017-10-31T16:37:00Z">
            <w:rPr>
              <w:spacing w:val="1"/>
              <w:highlight w:val="yellow"/>
              <w:u w:color="000000"/>
            </w:rPr>
          </w:rPrChange>
        </w:rPr>
        <w:t>C</w:t>
      </w:r>
      <w:r w:rsidRPr="009E2B87">
        <w:rPr>
          <w:u w:color="000000"/>
          <w:rPrChange w:id="174" w:author="Microsoft Office User" w:date="2017-10-31T16:37:00Z">
            <w:rPr>
              <w:highlight w:val="yellow"/>
              <w:u w:color="000000"/>
            </w:rPr>
          </w:rPrChange>
        </w:rPr>
        <w:t>ash</w:t>
      </w:r>
      <w:r w:rsidRPr="009E2B87">
        <w:rPr>
          <w:spacing w:val="20"/>
          <w:u w:color="000000"/>
          <w:rPrChange w:id="175" w:author="Microsoft Office User" w:date="2017-10-31T16:37:00Z">
            <w:rPr>
              <w:spacing w:val="20"/>
              <w:highlight w:val="yellow"/>
              <w:u w:color="000000"/>
            </w:rPr>
          </w:rPrChange>
        </w:rPr>
        <w:t xml:space="preserve"> </w:t>
      </w:r>
      <w:r w:rsidRPr="009E2B87">
        <w:rPr>
          <w:spacing w:val="1"/>
          <w:u w:color="000000"/>
          <w:rPrChange w:id="176" w:author="Microsoft Office User" w:date="2017-10-31T16:37:00Z">
            <w:rPr>
              <w:spacing w:val="1"/>
              <w:highlight w:val="yellow"/>
              <w:u w:color="000000"/>
            </w:rPr>
          </w:rPrChange>
        </w:rPr>
        <w:t>F</w:t>
      </w:r>
      <w:r w:rsidRPr="009E2B87">
        <w:rPr>
          <w:u w:color="000000"/>
          <w:rPrChange w:id="177" w:author="Microsoft Office User" w:date="2017-10-31T16:37:00Z">
            <w:rPr>
              <w:highlight w:val="yellow"/>
              <w:u w:color="000000"/>
            </w:rPr>
          </w:rPrChange>
        </w:rPr>
        <w:t>l</w:t>
      </w:r>
      <w:r w:rsidRPr="009E2B87">
        <w:rPr>
          <w:spacing w:val="1"/>
          <w:u w:color="000000"/>
          <w:rPrChange w:id="178" w:author="Microsoft Office User" w:date="2017-10-31T16:37:00Z">
            <w:rPr>
              <w:spacing w:val="1"/>
              <w:highlight w:val="yellow"/>
              <w:u w:color="000000"/>
            </w:rPr>
          </w:rPrChange>
        </w:rPr>
        <w:t>ow</w:t>
      </w:r>
      <w:r w:rsidRPr="009E2B87">
        <w:rPr>
          <w:spacing w:val="18"/>
          <w:u w:color="000000"/>
          <w:rPrChange w:id="179" w:author="Microsoft Office User" w:date="2017-10-31T16:37:00Z">
            <w:rPr>
              <w:spacing w:val="18"/>
              <w:highlight w:val="yellow"/>
              <w:u w:color="000000"/>
            </w:rPr>
          </w:rPrChange>
        </w:rPr>
        <w:t xml:space="preserve"> </w:t>
      </w:r>
      <w:r w:rsidRPr="009E2B87">
        <w:rPr>
          <w:spacing w:val="1"/>
          <w:u w:color="000000"/>
          <w:rPrChange w:id="180" w:author="Microsoft Office User" w:date="2017-10-31T16:37:00Z">
            <w:rPr>
              <w:spacing w:val="1"/>
              <w:highlight w:val="yellow"/>
              <w:u w:color="000000"/>
            </w:rPr>
          </w:rPrChange>
        </w:rPr>
        <w:t>F</w:t>
      </w:r>
      <w:r w:rsidRPr="009E2B87">
        <w:rPr>
          <w:u w:color="000000"/>
          <w:rPrChange w:id="181" w:author="Microsoft Office User" w:date="2017-10-31T16:37:00Z">
            <w:rPr>
              <w:highlight w:val="yellow"/>
              <w:u w:color="000000"/>
            </w:rPr>
          </w:rPrChange>
        </w:rPr>
        <w:t>r</w:t>
      </w:r>
      <w:r w:rsidRPr="009E2B87">
        <w:rPr>
          <w:spacing w:val="1"/>
          <w:u w:color="000000"/>
          <w:rPrChange w:id="182" w:author="Microsoft Office User" w:date="2017-10-31T16:37:00Z">
            <w:rPr>
              <w:spacing w:val="1"/>
              <w:highlight w:val="yellow"/>
              <w:u w:color="000000"/>
            </w:rPr>
          </w:rPrChange>
        </w:rPr>
        <w:t>om</w:t>
      </w:r>
      <w:r w:rsidRPr="009E2B87">
        <w:rPr>
          <w:spacing w:val="20"/>
          <w:u w:color="000000"/>
          <w:rPrChange w:id="183" w:author="Microsoft Office User" w:date="2017-10-31T16:37:00Z">
            <w:rPr>
              <w:spacing w:val="20"/>
              <w:highlight w:val="yellow"/>
              <w:u w:color="000000"/>
            </w:rPr>
          </w:rPrChange>
        </w:rPr>
        <w:t xml:space="preserve"> </w:t>
      </w:r>
      <w:r w:rsidRPr="009E2B87">
        <w:rPr>
          <w:spacing w:val="1"/>
          <w:u w:color="000000"/>
          <w:rPrChange w:id="184" w:author="Microsoft Office User" w:date="2017-10-31T16:37:00Z">
            <w:rPr>
              <w:spacing w:val="1"/>
              <w:highlight w:val="yellow"/>
              <w:u w:color="000000"/>
            </w:rPr>
          </w:rPrChange>
        </w:rPr>
        <w:t>S</w:t>
      </w:r>
      <w:r w:rsidRPr="009E2B87">
        <w:rPr>
          <w:u w:color="000000"/>
          <w:rPrChange w:id="185" w:author="Microsoft Office User" w:date="2017-10-31T16:37:00Z">
            <w:rPr>
              <w:highlight w:val="yellow"/>
              <w:u w:color="000000"/>
            </w:rPr>
          </w:rPrChange>
        </w:rPr>
        <w:t>ale/</w:t>
      </w:r>
      <w:r w:rsidRPr="009E2B87">
        <w:rPr>
          <w:spacing w:val="1"/>
          <w:u w:color="000000"/>
          <w:rPrChange w:id="186" w:author="Microsoft Office User" w:date="2017-10-31T16:37:00Z">
            <w:rPr>
              <w:spacing w:val="1"/>
              <w:highlight w:val="yellow"/>
              <w:u w:color="000000"/>
            </w:rPr>
          </w:rPrChange>
        </w:rPr>
        <w:t>R</w:t>
      </w:r>
      <w:r w:rsidRPr="009E2B87">
        <w:rPr>
          <w:u w:color="000000"/>
          <w:rPrChange w:id="187" w:author="Microsoft Office User" w:date="2017-10-31T16:37:00Z">
            <w:rPr>
              <w:highlight w:val="yellow"/>
              <w:u w:color="000000"/>
            </w:rPr>
          </w:rPrChange>
        </w:rPr>
        <w:t>efi</w:t>
      </w:r>
      <w:r w:rsidRPr="009E2B87">
        <w:rPr>
          <w:spacing w:val="1"/>
          <w:u w:color="000000"/>
          <w:rPrChange w:id="188" w:author="Microsoft Office User" w:date="2017-10-31T16:37:00Z">
            <w:rPr>
              <w:spacing w:val="1"/>
              <w:highlight w:val="yellow"/>
              <w:u w:color="000000"/>
            </w:rPr>
          </w:rPrChange>
        </w:rPr>
        <w:t>n</w:t>
      </w:r>
      <w:r w:rsidRPr="009E2B87">
        <w:rPr>
          <w:u w:color="000000"/>
          <w:rPrChange w:id="189" w:author="Microsoft Office User" w:date="2017-10-31T16:37:00Z">
            <w:rPr>
              <w:highlight w:val="yellow"/>
              <w:u w:color="000000"/>
            </w:rPr>
          </w:rPrChange>
        </w:rPr>
        <w:t>a</w:t>
      </w:r>
      <w:r w:rsidRPr="009E2B87">
        <w:rPr>
          <w:spacing w:val="1"/>
          <w:u w:color="000000"/>
          <w:rPrChange w:id="190" w:author="Microsoft Office User" w:date="2017-10-31T16:37:00Z">
            <w:rPr>
              <w:spacing w:val="1"/>
              <w:highlight w:val="yellow"/>
              <w:u w:color="000000"/>
            </w:rPr>
          </w:rPrChange>
        </w:rPr>
        <w:t>n</w:t>
      </w:r>
      <w:r w:rsidRPr="009E2B87">
        <w:rPr>
          <w:u w:color="000000"/>
          <w:rPrChange w:id="191" w:author="Microsoft Office User" w:date="2017-10-31T16:37:00Z">
            <w:rPr>
              <w:highlight w:val="yellow"/>
              <w:u w:color="000000"/>
            </w:rPr>
          </w:rPrChange>
        </w:rPr>
        <w:t>ce/</w:t>
      </w:r>
      <w:r w:rsidRPr="009E2B87">
        <w:rPr>
          <w:spacing w:val="1"/>
          <w:u w:color="000000"/>
          <w:rPrChange w:id="192" w:author="Microsoft Office User" w:date="2017-10-31T16:37:00Z">
            <w:rPr>
              <w:spacing w:val="1"/>
              <w:highlight w:val="yellow"/>
              <w:u w:color="000000"/>
            </w:rPr>
          </w:rPrChange>
        </w:rPr>
        <w:t>O</w:t>
      </w:r>
      <w:r w:rsidRPr="009E2B87">
        <w:rPr>
          <w:u w:color="000000"/>
          <w:rPrChange w:id="193" w:author="Microsoft Office User" w:date="2017-10-31T16:37:00Z">
            <w:rPr>
              <w:highlight w:val="yellow"/>
              <w:u w:color="000000"/>
            </w:rPr>
          </w:rPrChange>
        </w:rPr>
        <w:t>t</w:t>
      </w:r>
      <w:r w:rsidRPr="009E2B87">
        <w:rPr>
          <w:spacing w:val="1"/>
          <w:u w:color="000000"/>
          <w:rPrChange w:id="194" w:author="Microsoft Office User" w:date="2017-10-31T16:37:00Z">
            <w:rPr>
              <w:spacing w:val="1"/>
              <w:highlight w:val="yellow"/>
              <w:u w:color="000000"/>
            </w:rPr>
          </w:rPrChange>
        </w:rPr>
        <w:t>h</w:t>
      </w:r>
      <w:r w:rsidRPr="009E2B87">
        <w:rPr>
          <w:u w:color="000000"/>
          <w:rPrChange w:id="195" w:author="Microsoft Office User" w:date="2017-10-31T16:37:00Z">
            <w:rPr>
              <w:highlight w:val="yellow"/>
              <w:u w:color="000000"/>
            </w:rPr>
          </w:rPrChange>
        </w:rPr>
        <w:t>er</w:t>
      </w:r>
      <w:r w:rsidRPr="009E2B87">
        <w:rPr>
          <w:spacing w:val="20"/>
          <w:u w:color="000000"/>
          <w:rPrChange w:id="196" w:author="Microsoft Office User" w:date="2017-10-31T16:37:00Z">
            <w:rPr>
              <w:spacing w:val="20"/>
              <w:highlight w:val="yellow"/>
              <w:u w:color="000000"/>
            </w:rPr>
          </w:rPrChange>
        </w:rPr>
        <w:t xml:space="preserve"> </w:t>
      </w:r>
      <w:r w:rsidRPr="009E2B87">
        <w:rPr>
          <w:spacing w:val="1"/>
          <w:u w:color="000000"/>
          <w:rPrChange w:id="197" w:author="Microsoft Office User" w:date="2017-10-31T16:37:00Z">
            <w:rPr>
              <w:spacing w:val="1"/>
              <w:highlight w:val="yellow"/>
              <w:u w:color="000000"/>
            </w:rPr>
          </w:rPrChange>
        </w:rPr>
        <w:t>Ev</w:t>
      </w:r>
      <w:r w:rsidRPr="009E2B87">
        <w:rPr>
          <w:u w:color="000000"/>
          <w:rPrChange w:id="198" w:author="Microsoft Office User" w:date="2017-10-31T16:37:00Z">
            <w:rPr>
              <w:highlight w:val="yellow"/>
              <w:u w:color="000000"/>
            </w:rPr>
          </w:rPrChange>
        </w:rPr>
        <w:t>e</w:t>
      </w:r>
      <w:r w:rsidRPr="009E2B87">
        <w:rPr>
          <w:spacing w:val="1"/>
          <w:u w:color="000000"/>
          <w:rPrChange w:id="199" w:author="Microsoft Office User" w:date="2017-10-31T16:37:00Z">
            <w:rPr>
              <w:spacing w:val="1"/>
              <w:highlight w:val="yellow"/>
              <w:u w:color="000000"/>
            </w:rPr>
          </w:rPrChange>
        </w:rPr>
        <w:t>n</w:t>
      </w:r>
      <w:r w:rsidRPr="009E2B87">
        <w:rPr>
          <w:u w:color="000000"/>
          <w:rPrChange w:id="200" w:author="Microsoft Office User" w:date="2017-10-31T16:37:00Z">
            <w:rPr>
              <w:highlight w:val="yellow"/>
              <w:u w:color="000000"/>
            </w:rPr>
          </w:rPrChange>
        </w:rPr>
        <w:t>ts</w:t>
      </w:r>
      <w:r w:rsidRPr="009E2B87">
        <w:rPr>
          <w:u w:val="none"/>
          <w:rPrChange w:id="201" w:author="Microsoft Office User" w:date="2017-10-31T16:37:00Z">
            <w:rPr>
              <w:highlight w:val="yellow"/>
              <w:u w:val="none"/>
            </w:rPr>
          </w:rPrChange>
        </w:rPr>
        <w:t>.</w:t>
      </w:r>
      <w:r w:rsidRPr="009E2B87">
        <w:rPr>
          <w:spacing w:val="39"/>
          <w:u w:val="none"/>
          <w:rPrChange w:id="202" w:author="Microsoft Office User" w:date="2017-10-31T16:37:00Z">
            <w:rPr>
              <w:spacing w:val="39"/>
              <w:highlight w:val="yellow"/>
              <w:u w:val="none"/>
            </w:rPr>
          </w:rPrChange>
        </w:rPr>
        <w:t xml:space="preserve"> </w:t>
      </w:r>
      <w:r w:rsidRPr="009E2B87">
        <w:rPr>
          <w:spacing w:val="1"/>
          <w:u w:val="none"/>
          <w:rPrChange w:id="203" w:author="Microsoft Office User" w:date="2017-10-31T16:37:00Z">
            <w:rPr>
              <w:spacing w:val="1"/>
              <w:highlight w:val="yellow"/>
              <w:u w:val="none"/>
            </w:rPr>
          </w:rPrChange>
        </w:rPr>
        <w:t>A</w:t>
      </w:r>
      <w:r w:rsidRPr="009E2B87">
        <w:rPr>
          <w:u w:val="none"/>
          <w:rPrChange w:id="204" w:author="Microsoft Office User" w:date="2017-10-31T16:37:00Z">
            <w:rPr>
              <w:highlight w:val="yellow"/>
              <w:u w:val="none"/>
            </w:rPr>
          </w:rPrChange>
        </w:rPr>
        <w:t>ll</w:t>
      </w:r>
      <w:r w:rsidRPr="009E2B87">
        <w:rPr>
          <w:spacing w:val="19"/>
          <w:u w:val="none"/>
          <w:rPrChange w:id="205" w:author="Microsoft Office User" w:date="2017-10-31T16:37:00Z">
            <w:rPr>
              <w:spacing w:val="19"/>
              <w:highlight w:val="yellow"/>
              <w:u w:val="none"/>
            </w:rPr>
          </w:rPrChange>
        </w:rPr>
        <w:t xml:space="preserve"> </w:t>
      </w:r>
      <w:r w:rsidRPr="009E2B87">
        <w:rPr>
          <w:spacing w:val="1"/>
          <w:u w:val="none"/>
          <w:rPrChange w:id="206" w:author="Microsoft Office User" w:date="2017-10-31T16:37:00Z">
            <w:rPr>
              <w:spacing w:val="1"/>
              <w:highlight w:val="yellow"/>
              <w:u w:val="none"/>
            </w:rPr>
          </w:rPrChange>
        </w:rPr>
        <w:t>Av</w:t>
      </w:r>
      <w:r w:rsidRPr="009E2B87">
        <w:rPr>
          <w:u w:val="none"/>
          <w:rPrChange w:id="207" w:author="Microsoft Office User" w:date="2017-10-31T16:37:00Z">
            <w:rPr>
              <w:highlight w:val="yellow"/>
              <w:u w:val="none"/>
            </w:rPr>
          </w:rPrChange>
        </w:rPr>
        <w:t>aila</w:t>
      </w:r>
      <w:r w:rsidRPr="009E2B87">
        <w:rPr>
          <w:spacing w:val="1"/>
          <w:u w:val="none"/>
          <w:rPrChange w:id="208" w:author="Microsoft Office User" w:date="2017-10-31T16:37:00Z">
            <w:rPr>
              <w:spacing w:val="1"/>
              <w:highlight w:val="yellow"/>
              <w:u w:val="none"/>
            </w:rPr>
          </w:rPrChange>
        </w:rPr>
        <w:t>b</w:t>
      </w:r>
      <w:r w:rsidRPr="009E2B87">
        <w:rPr>
          <w:u w:val="none"/>
          <w:rPrChange w:id="209" w:author="Microsoft Office User" w:date="2017-10-31T16:37:00Z">
            <w:rPr>
              <w:highlight w:val="yellow"/>
              <w:u w:val="none"/>
            </w:rPr>
          </w:rPrChange>
        </w:rPr>
        <w:t>le</w:t>
      </w:r>
      <w:r w:rsidRPr="009E2B87">
        <w:rPr>
          <w:spacing w:val="21"/>
          <w:u w:val="none"/>
          <w:rPrChange w:id="210" w:author="Microsoft Office User" w:date="2017-10-31T16:37:00Z">
            <w:rPr>
              <w:spacing w:val="21"/>
              <w:highlight w:val="yellow"/>
              <w:u w:val="none"/>
            </w:rPr>
          </w:rPrChange>
        </w:rPr>
        <w:t xml:space="preserve"> </w:t>
      </w:r>
      <w:r w:rsidRPr="009E2B87">
        <w:rPr>
          <w:spacing w:val="1"/>
          <w:u w:val="none"/>
          <w:rPrChange w:id="211" w:author="Microsoft Office User" w:date="2017-10-31T16:37:00Z">
            <w:rPr>
              <w:spacing w:val="1"/>
              <w:highlight w:val="yellow"/>
              <w:u w:val="none"/>
            </w:rPr>
          </w:rPrChange>
        </w:rPr>
        <w:t>C</w:t>
      </w:r>
      <w:r w:rsidRPr="009E2B87">
        <w:rPr>
          <w:u w:val="none"/>
          <w:rPrChange w:id="212" w:author="Microsoft Office User" w:date="2017-10-31T16:37:00Z">
            <w:rPr>
              <w:highlight w:val="yellow"/>
              <w:u w:val="none"/>
            </w:rPr>
          </w:rPrChange>
        </w:rPr>
        <w:t>ash</w:t>
      </w:r>
      <w:r w:rsidRPr="009E2B87">
        <w:rPr>
          <w:w w:val="102"/>
          <w:u w:val="none"/>
          <w:rPrChange w:id="213" w:author="Microsoft Office User" w:date="2017-10-31T16:37:00Z">
            <w:rPr>
              <w:w w:val="102"/>
              <w:highlight w:val="yellow"/>
              <w:u w:val="none"/>
            </w:rPr>
          </w:rPrChange>
        </w:rPr>
        <w:t xml:space="preserve"> </w:t>
      </w:r>
      <w:r w:rsidRPr="009E2B87">
        <w:rPr>
          <w:spacing w:val="1"/>
          <w:u w:val="none"/>
          <w:rPrChange w:id="214" w:author="Microsoft Office User" w:date="2017-10-31T16:37:00Z">
            <w:rPr>
              <w:spacing w:val="1"/>
              <w:highlight w:val="yellow"/>
              <w:u w:val="none"/>
            </w:rPr>
          </w:rPrChange>
        </w:rPr>
        <w:t>F</w:t>
      </w:r>
      <w:r w:rsidRPr="009E2B87">
        <w:rPr>
          <w:u w:val="none"/>
          <w:rPrChange w:id="215" w:author="Microsoft Office User" w:date="2017-10-31T16:37:00Z">
            <w:rPr>
              <w:highlight w:val="yellow"/>
              <w:u w:val="none"/>
            </w:rPr>
          </w:rPrChange>
        </w:rPr>
        <w:t>l</w:t>
      </w:r>
      <w:r w:rsidRPr="009E2B87">
        <w:rPr>
          <w:spacing w:val="1"/>
          <w:u w:val="none"/>
          <w:rPrChange w:id="216" w:author="Microsoft Office User" w:date="2017-10-31T16:37:00Z">
            <w:rPr>
              <w:spacing w:val="1"/>
              <w:highlight w:val="yellow"/>
              <w:u w:val="none"/>
            </w:rPr>
          </w:rPrChange>
        </w:rPr>
        <w:t>o</w:t>
      </w:r>
      <w:r w:rsidRPr="009E2B87">
        <w:rPr>
          <w:u w:val="none"/>
          <w:rPrChange w:id="217" w:author="Microsoft Office User" w:date="2017-10-31T16:37:00Z">
            <w:rPr>
              <w:highlight w:val="yellow"/>
              <w:u w:val="none"/>
            </w:rPr>
          </w:rPrChange>
        </w:rPr>
        <w:t>w</w:t>
      </w:r>
      <w:r w:rsidRPr="009E2B87">
        <w:rPr>
          <w:spacing w:val="23"/>
          <w:u w:val="none"/>
          <w:rPrChange w:id="218" w:author="Microsoft Office User" w:date="2017-10-31T16:37:00Z">
            <w:rPr>
              <w:spacing w:val="23"/>
              <w:highlight w:val="yellow"/>
              <w:u w:val="none"/>
            </w:rPr>
          </w:rPrChange>
        </w:rPr>
        <w:t xml:space="preserve"> </w:t>
      </w:r>
      <w:r w:rsidRPr="009E2B87">
        <w:rPr>
          <w:u w:val="none"/>
          <w:rPrChange w:id="219" w:author="Microsoft Office User" w:date="2017-10-31T16:37:00Z">
            <w:rPr>
              <w:highlight w:val="yellow"/>
              <w:u w:val="none"/>
            </w:rPr>
          </w:rPrChange>
        </w:rPr>
        <w:t>fr</w:t>
      </w:r>
      <w:r w:rsidRPr="009E2B87">
        <w:rPr>
          <w:spacing w:val="1"/>
          <w:u w:val="none"/>
          <w:rPrChange w:id="220" w:author="Microsoft Office User" w:date="2017-10-31T16:37:00Z">
            <w:rPr>
              <w:spacing w:val="1"/>
              <w:highlight w:val="yellow"/>
              <w:u w:val="none"/>
            </w:rPr>
          </w:rPrChange>
        </w:rPr>
        <w:t>o</w:t>
      </w:r>
      <w:r w:rsidRPr="009E2B87">
        <w:rPr>
          <w:u w:val="none"/>
          <w:rPrChange w:id="221" w:author="Microsoft Office User" w:date="2017-10-31T16:37:00Z">
            <w:rPr>
              <w:highlight w:val="yellow"/>
              <w:u w:val="none"/>
            </w:rPr>
          </w:rPrChange>
        </w:rPr>
        <w:t>m</w:t>
      </w:r>
      <w:r w:rsidRPr="009E2B87">
        <w:rPr>
          <w:spacing w:val="23"/>
          <w:u w:val="none"/>
          <w:rPrChange w:id="222" w:author="Microsoft Office User" w:date="2017-10-31T16:37:00Z">
            <w:rPr>
              <w:spacing w:val="23"/>
              <w:highlight w:val="yellow"/>
              <w:u w:val="none"/>
            </w:rPr>
          </w:rPrChange>
        </w:rPr>
        <w:t xml:space="preserve"> </w:t>
      </w:r>
      <w:r w:rsidRPr="009E2B87">
        <w:rPr>
          <w:spacing w:val="1"/>
          <w:u w:val="none"/>
          <w:rPrChange w:id="223" w:author="Microsoft Office User" w:date="2017-10-31T16:37:00Z">
            <w:rPr>
              <w:spacing w:val="1"/>
              <w:highlight w:val="yellow"/>
              <w:u w:val="none"/>
            </w:rPr>
          </w:rPrChange>
        </w:rPr>
        <w:t>S</w:t>
      </w:r>
      <w:r w:rsidRPr="009E2B87">
        <w:rPr>
          <w:u w:val="none"/>
          <w:rPrChange w:id="224" w:author="Microsoft Office User" w:date="2017-10-31T16:37:00Z">
            <w:rPr>
              <w:highlight w:val="yellow"/>
              <w:u w:val="none"/>
            </w:rPr>
          </w:rPrChange>
        </w:rPr>
        <w:t>ale/</w:t>
      </w:r>
      <w:r w:rsidRPr="009E2B87">
        <w:rPr>
          <w:spacing w:val="1"/>
          <w:u w:val="none"/>
          <w:rPrChange w:id="225" w:author="Microsoft Office User" w:date="2017-10-31T16:37:00Z">
            <w:rPr>
              <w:spacing w:val="1"/>
              <w:highlight w:val="yellow"/>
              <w:u w:val="none"/>
            </w:rPr>
          </w:rPrChange>
        </w:rPr>
        <w:t>R</w:t>
      </w:r>
      <w:r w:rsidRPr="009E2B87">
        <w:rPr>
          <w:u w:val="none"/>
          <w:rPrChange w:id="226" w:author="Microsoft Office User" w:date="2017-10-31T16:37:00Z">
            <w:rPr>
              <w:highlight w:val="yellow"/>
              <w:u w:val="none"/>
            </w:rPr>
          </w:rPrChange>
        </w:rPr>
        <w:t>efi</w:t>
      </w:r>
      <w:r w:rsidRPr="009E2B87">
        <w:rPr>
          <w:spacing w:val="1"/>
          <w:u w:val="none"/>
          <w:rPrChange w:id="227" w:author="Microsoft Office User" w:date="2017-10-31T16:37:00Z">
            <w:rPr>
              <w:spacing w:val="1"/>
              <w:highlight w:val="yellow"/>
              <w:u w:val="none"/>
            </w:rPr>
          </w:rPrChange>
        </w:rPr>
        <w:t>n</w:t>
      </w:r>
      <w:r w:rsidRPr="009E2B87">
        <w:rPr>
          <w:u w:val="none"/>
          <w:rPrChange w:id="228" w:author="Microsoft Office User" w:date="2017-10-31T16:37:00Z">
            <w:rPr>
              <w:highlight w:val="yellow"/>
              <w:u w:val="none"/>
            </w:rPr>
          </w:rPrChange>
        </w:rPr>
        <w:t>a</w:t>
      </w:r>
      <w:r w:rsidRPr="009E2B87">
        <w:rPr>
          <w:spacing w:val="1"/>
          <w:u w:val="none"/>
          <w:rPrChange w:id="229" w:author="Microsoft Office User" w:date="2017-10-31T16:37:00Z">
            <w:rPr>
              <w:spacing w:val="1"/>
              <w:highlight w:val="yellow"/>
              <w:u w:val="none"/>
            </w:rPr>
          </w:rPrChange>
        </w:rPr>
        <w:t>n</w:t>
      </w:r>
      <w:r w:rsidRPr="009E2B87">
        <w:rPr>
          <w:u w:val="none"/>
          <w:rPrChange w:id="230" w:author="Microsoft Office User" w:date="2017-10-31T16:37:00Z">
            <w:rPr>
              <w:highlight w:val="yellow"/>
              <w:u w:val="none"/>
            </w:rPr>
          </w:rPrChange>
        </w:rPr>
        <w:t>ce/</w:t>
      </w:r>
      <w:r w:rsidRPr="009E2B87">
        <w:rPr>
          <w:spacing w:val="1"/>
          <w:u w:val="none"/>
          <w:rPrChange w:id="231" w:author="Microsoft Office User" w:date="2017-10-31T16:37:00Z">
            <w:rPr>
              <w:spacing w:val="1"/>
              <w:highlight w:val="yellow"/>
              <w:u w:val="none"/>
            </w:rPr>
          </w:rPrChange>
        </w:rPr>
        <w:t>O</w:t>
      </w:r>
      <w:r w:rsidRPr="009E2B87">
        <w:rPr>
          <w:u w:val="none"/>
          <w:rPrChange w:id="232" w:author="Microsoft Office User" w:date="2017-10-31T16:37:00Z">
            <w:rPr>
              <w:highlight w:val="yellow"/>
              <w:u w:val="none"/>
            </w:rPr>
          </w:rPrChange>
        </w:rPr>
        <w:t>t</w:t>
      </w:r>
      <w:r w:rsidRPr="009E2B87">
        <w:rPr>
          <w:spacing w:val="1"/>
          <w:u w:val="none"/>
          <w:rPrChange w:id="233" w:author="Microsoft Office User" w:date="2017-10-31T16:37:00Z">
            <w:rPr>
              <w:spacing w:val="1"/>
              <w:highlight w:val="yellow"/>
              <w:u w:val="none"/>
            </w:rPr>
          </w:rPrChange>
        </w:rPr>
        <w:t>h</w:t>
      </w:r>
      <w:r w:rsidRPr="009E2B87">
        <w:rPr>
          <w:u w:val="none"/>
          <w:rPrChange w:id="234" w:author="Microsoft Office User" w:date="2017-10-31T16:37:00Z">
            <w:rPr>
              <w:highlight w:val="yellow"/>
              <w:u w:val="none"/>
            </w:rPr>
          </w:rPrChange>
        </w:rPr>
        <w:t>er</w:t>
      </w:r>
      <w:r w:rsidRPr="009E2B87">
        <w:rPr>
          <w:spacing w:val="21"/>
          <w:u w:val="none"/>
          <w:rPrChange w:id="235" w:author="Microsoft Office User" w:date="2017-10-31T16:37:00Z">
            <w:rPr>
              <w:spacing w:val="21"/>
              <w:highlight w:val="yellow"/>
              <w:u w:val="none"/>
            </w:rPr>
          </w:rPrChange>
        </w:rPr>
        <w:t xml:space="preserve"> </w:t>
      </w:r>
      <w:r w:rsidRPr="009E2B87">
        <w:rPr>
          <w:spacing w:val="1"/>
          <w:u w:val="none"/>
          <w:rPrChange w:id="236" w:author="Microsoft Office User" w:date="2017-10-31T16:37:00Z">
            <w:rPr>
              <w:spacing w:val="1"/>
              <w:highlight w:val="yellow"/>
              <w:u w:val="none"/>
            </w:rPr>
          </w:rPrChange>
        </w:rPr>
        <w:t>Ev</w:t>
      </w:r>
      <w:r w:rsidRPr="009E2B87">
        <w:rPr>
          <w:u w:val="none"/>
          <w:rPrChange w:id="237" w:author="Microsoft Office User" w:date="2017-10-31T16:37:00Z">
            <w:rPr>
              <w:highlight w:val="yellow"/>
              <w:u w:val="none"/>
            </w:rPr>
          </w:rPrChange>
        </w:rPr>
        <w:t>e</w:t>
      </w:r>
      <w:r w:rsidRPr="009E2B87">
        <w:rPr>
          <w:spacing w:val="1"/>
          <w:u w:val="none"/>
          <w:rPrChange w:id="238" w:author="Microsoft Office User" w:date="2017-10-31T16:37:00Z">
            <w:rPr>
              <w:spacing w:val="1"/>
              <w:highlight w:val="yellow"/>
              <w:u w:val="none"/>
            </w:rPr>
          </w:rPrChange>
        </w:rPr>
        <w:t>n</w:t>
      </w:r>
      <w:r w:rsidRPr="009E2B87">
        <w:rPr>
          <w:u w:val="none"/>
          <w:rPrChange w:id="239" w:author="Microsoft Office User" w:date="2017-10-31T16:37:00Z">
            <w:rPr>
              <w:highlight w:val="yellow"/>
              <w:u w:val="none"/>
            </w:rPr>
          </w:rPrChange>
        </w:rPr>
        <w:t>ts,</w:t>
      </w:r>
      <w:r w:rsidRPr="009E2B87">
        <w:rPr>
          <w:spacing w:val="21"/>
          <w:u w:val="none"/>
          <w:rPrChange w:id="240" w:author="Microsoft Office User" w:date="2017-10-31T16:37:00Z">
            <w:rPr>
              <w:spacing w:val="21"/>
              <w:highlight w:val="yellow"/>
              <w:u w:val="none"/>
            </w:rPr>
          </w:rPrChange>
        </w:rPr>
        <w:t xml:space="preserve"> </w:t>
      </w:r>
      <w:r w:rsidRPr="009E2B87">
        <w:rPr>
          <w:u w:val="none"/>
          <w:rPrChange w:id="241" w:author="Microsoft Office User" w:date="2017-10-31T16:37:00Z">
            <w:rPr>
              <w:highlight w:val="yellow"/>
              <w:u w:val="none"/>
            </w:rPr>
          </w:rPrChange>
        </w:rPr>
        <w:t>as</w:t>
      </w:r>
      <w:r w:rsidRPr="009E2B87">
        <w:rPr>
          <w:spacing w:val="22"/>
          <w:u w:val="none"/>
          <w:rPrChange w:id="242" w:author="Microsoft Office User" w:date="2017-10-31T16:37:00Z">
            <w:rPr>
              <w:spacing w:val="22"/>
              <w:highlight w:val="yellow"/>
              <w:u w:val="none"/>
            </w:rPr>
          </w:rPrChange>
        </w:rPr>
        <w:t xml:space="preserve"> </w:t>
      </w:r>
      <w:r w:rsidRPr="009E2B87">
        <w:rPr>
          <w:spacing w:val="1"/>
          <w:u w:val="none"/>
          <w:rPrChange w:id="243" w:author="Microsoft Office User" w:date="2017-10-31T16:37:00Z">
            <w:rPr>
              <w:spacing w:val="1"/>
              <w:highlight w:val="yellow"/>
              <w:u w:val="none"/>
            </w:rPr>
          </w:rPrChange>
        </w:rPr>
        <w:t>d</w:t>
      </w:r>
      <w:r w:rsidRPr="009E2B87">
        <w:rPr>
          <w:u w:val="none"/>
          <w:rPrChange w:id="244" w:author="Microsoft Office User" w:date="2017-10-31T16:37:00Z">
            <w:rPr>
              <w:highlight w:val="yellow"/>
              <w:u w:val="none"/>
            </w:rPr>
          </w:rPrChange>
        </w:rPr>
        <w:t>isti</w:t>
      </w:r>
      <w:r w:rsidRPr="009E2B87">
        <w:rPr>
          <w:spacing w:val="1"/>
          <w:u w:val="none"/>
          <w:rPrChange w:id="245" w:author="Microsoft Office User" w:date="2017-10-31T16:37:00Z">
            <w:rPr>
              <w:spacing w:val="1"/>
              <w:highlight w:val="yellow"/>
              <w:u w:val="none"/>
            </w:rPr>
          </w:rPrChange>
        </w:rPr>
        <w:t>ngu</w:t>
      </w:r>
      <w:r w:rsidRPr="009E2B87">
        <w:rPr>
          <w:u w:val="none"/>
          <w:rPrChange w:id="246" w:author="Microsoft Office User" w:date="2017-10-31T16:37:00Z">
            <w:rPr>
              <w:highlight w:val="yellow"/>
              <w:u w:val="none"/>
            </w:rPr>
          </w:rPrChange>
        </w:rPr>
        <w:t>is</w:t>
      </w:r>
      <w:r w:rsidRPr="009E2B87">
        <w:rPr>
          <w:spacing w:val="1"/>
          <w:u w:val="none"/>
          <w:rPrChange w:id="247" w:author="Microsoft Office User" w:date="2017-10-31T16:37:00Z">
            <w:rPr>
              <w:spacing w:val="1"/>
              <w:highlight w:val="yellow"/>
              <w:u w:val="none"/>
            </w:rPr>
          </w:rPrChange>
        </w:rPr>
        <w:t>h</w:t>
      </w:r>
      <w:r w:rsidRPr="009E2B87">
        <w:rPr>
          <w:u w:val="none"/>
          <w:rPrChange w:id="248" w:author="Microsoft Office User" w:date="2017-10-31T16:37:00Z">
            <w:rPr>
              <w:highlight w:val="yellow"/>
              <w:u w:val="none"/>
            </w:rPr>
          </w:rPrChange>
        </w:rPr>
        <w:t>ed</w:t>
      </w:r>
      <w:r w:rsidRPr="009E2B87">
        <w:rPr>
          <w:spacing w:val="22"/>
          <w:u w:val="none"/>
          <w:rPrChange w:id="249" w:author="Microsoft Office User" w:date="2017-10-31T16:37:00Z">
            <w:rPr>
              <w:spacing w:val="22"/>
              <w:highlight w:val="yellow"/>
              <w:u w:val="none"/>
            </w:rPr>
          </w:rPrChange>
        </w:rPr>
        <w:t xml:space="preserve"> </w:t>
      </w:r>
      <w:r w:rsidRPr="009E2B87">
        <w:rPr>
          <w:u w:val="none"/>
          <w:rPrChange w:id="250" w:author="Microsoft Office User" w:date="2017-10-31T16:37:00Z">
            <w:rPr>
              <w:highlight w:val="yellow"/>
              <w:u w:val="none"/>
            </w:rPr>
          </w:rPrChange>
        </w:rPr>
        <w:t>fr</w:t>
      </w:r>
      <w:r w:rsidRPr="009E2B87">
        <w:rPr>
          <w:spacing w:val="1"/>
          <w:u w:val="none"/>
          <w:rPrChange w:id="251" w:author="Microsoft Office User" w:date="2017-10-31T16:37:00Z">
            <w:rPr>
              <w:spacing w:val="1"/>
              <w:highlight w:val="yellow"/>
              <w:u w:val="none"/>
            </w:rPr>
          </w:rPrChange>
        </w:rPr>
        <w:t>o</w:t>
      </w:r>
      <w:r w:rsidRPr="009E2B87">
        <w:rPr>
          <w:u w:val="none"/>
          <w:rPrChange w:id="252" w:author="Microsoft Office User" w:date="2017-10-31T16:37:00Z">
            <w:rPr>
              <w:highlight w:val="yellow"/>
              <w:u w:val="none"/>
            </w:rPr>
          </w:rPrChange>
        </w:rPr>
        <w:t>m</w:t>
      </w:r>
      <w:r w:rsidRPr="009E2B87">
        <w:rPr>
          <w:spacing w:val="23"/>
          <w:u w:val="none"/>
          <w:rPrChange w:id="253" w:author="Microsoft Office User" w:date="2017-10-31T16:37:00Z">
            <w:rPr>
              <w:spacing w:val="23"/>
              <w:highlight w:val="yellow"/>
              <w:u w:val="none"/>
            </w:rPr>
          </w:rPrChange>
        </w:rPr>
        <w:t xml:space="preserve"> </w:t>
      </w:r>
      <w:r w:rsidRPr="009E2B87">
        <w:rPr>
          <w:spacing w:val="1"/>
          <w:u w:val="none"/>
          <w:rPrChange w:id="254" w:author="Microsoft Office User" w:date="2017-10-31T16:37:00Z">
            <w:rPr>
              <w:spacing w:val="1"/>
              <w:highlight w:val="yellow"/>
              <w:u w:val="none"/>
            </w:rPr>
          </w:rPrChange>
        </w:rPr>
        <w:t>Av</w:t>
      </w:r>
      <w:r w:rsidRPr="009E2B87">
        <w:rPr>
          <w:u w:val="none"/>
          <w:rPrChange w:id="255" w:author="Microsoft Office User" w:date="2017-10-31T16:37:00Z">
            <w:rPr>
              <w:highlight w:val="yellow"/>
              <w:u w:val="none"/>
            </w:rPr>
          </w:rPrChange>
        </w:rPr>
        <w:t>aila</w:t>
      </w:r>
      <w:r w:rsidRPr="009E2B87">
        <w:rPr>
          <w:spacing w:val="1"/>
          <w:u w:val="none"/>
          <w:rPrChange w:id="256" w:author="Microsoft Office User" w:date="2017-10-31T16:37:00Z">
            <w:rPr>
              <w:spacing w:val="1"/>
              <w:highlight w:val="yellow"/>
              <w:u w:val="none"/>
            </w:rPr>
          </w:rPrChange>
        </w:rPr>
        <w:t>b</w:t>
      </w:r>
      <w:r w:rsidRPr="009E2B87">
        <w:rPr>
          <w:u w:val="none"/>
          <w:rPrChange w:id="257" w:author="Microsoft Office User" w:date="2017-10-31T16:37:00Z">
            <w:rPr>
              <w:highlight w:val="yellow"/>
              <w:u w:val="none"/>
            </w:rPr>
          </w:rPrChange>
        </w:rPr>
        <w:t>le</w:t>
      </w:r>
      <w:r w:rsidRPr="009E2B87">
        <w:rPr>
          <w:spacing w:val="22"/>
          <w:u w:val="none"/>
          <w:rPrChange w:id="258" w:author="Microsoft Office User" w:date="2017-10-31T16:37:00Z">
            <w:rPr>
              <w:spacing w:val="22"/>
              <w:highlight w:val="yellow"/>
              <w:u w:val="none"/>
            </w:rPr>
          </w:rPrChange>
        </w:rPr>
        <w:t xml:space="preserve"> </w:t>
      </w:r>
      <w:r w:rsidRPr="009E2B87">
        <w:rPr>
          <w:spacing w:val="1"/>
          <w:u w:val="none"/>
          <w:rPrChange w:id="259" w:author="Microsoft Office User" w:date="2017-10-31T16:37:00Z">
            <w:rPr>
              <w:spacing w:val="1"/>
              <w:highlight w:val="yellow"/>
              <w:u w:val="none"/>
            </w:rPr>
          </w:rPrChange>
        </w:rPr>
        <w:t>C</w:t>
      </w:r>
      <w:r w:rsidRPr="009E2B87">
        <w:rPr>
          <w:u w:val="none"/>
          <w:rPrChange w:id="260" w:author="Microsoft Office User" w:date="2017-10-31T16:37:00Z">
            <w:rPr>
              <w:highlight w:val="yellow"/>
              <w:u w:val="none"/>
            </w:rPr>
          </w:rPrChange>
        </w:rPr>
        <w:t>ash</w:t>
      </w:r>
      <w:r w:rsidRPr="009E2B87">
        <w:rPr>
          <w:spacing w:val="23"/>
          <w:u w:val="none"/>
          <w:rPrChange w:id="261" w:author="Microsoft Office User" w:date="2017-10-31T16:37:00Z">
            <w:rPr>
              <w:spacing w:val="23"/>
              <w:highlight w:val="yellow"/>
              <w:u w:val="none"/>
            </w:rPr>
          </w:rPrChange>
        </w:rPr>
        <w:t xml:space="preserve"> </w:t>
      </w:r>
      <w:r w:rsidRPr="009E2B87">
        <w:rPr>
          <w:spacing w:val="1"/>
          <w:u w:val="none"/>
          <w:rPrChange w:id="262" w:author="Microsoft Office User" w:date="2017-10-31T16:37:00Z">
            <w:rPr>
              <w:spacing w:val="1"/>
              <w:highlight w:val="yellow"/>
              <w:u w:val="none"/>
            </w:rPr>
          </w:rPrChange>
        </w:rPr>
        <w:t>F</w:t>
      </w:r>
      <w:r w:rsidRPr="009E2B87">
        <w:rPr>
          <w:u w:val="none"/>
          <w:rPrChange w:id="263" w:author="Microsoft Office User" w:date="2017-10-31T16:37:00Z">
            <w:rPr>
              <w:highlight w:val="yellow"/>
              <w:u w:val="none"/>
            </w:rPr>
          </w:rPrChange>
        </w:rPr>
        <w:t>l</w:t>
      </w:r>
      <w:r w:rsidRPr="009E2B87">
        <w:rPr>
          <w:spacing w:val="1"/>
          <w:u w:val="none"/>
          <w:rPrChange w:id="264" w:author="Microsoft Office User" w:date="2017-10-31T16:37:00Z">
            <w:rPr>
              <w:spacing w:val="1"/>
              <w:highlight w:val="yellow"/>
              <w:u w:val="none"/>
            </w:rPr>
          </w:rPrChange>
        </w:rPr>
        <w:t>o</w:t>
      </w:r>
      <w:r w:rsidRPr="009E2B87">
        <w:rPr>
          <w:u w:val="none"/>
          <w:rPrChange w:id="265" w:author="Microsoft Office User" w:date="2017-10-31T16:37:00Z">
            <w:rPr>
              <w:highlight w:val="yellow"/>
              <w:u w:val="none"/>
            </w:rPr>
          </w:rPrChange>
        </w:rPr>
        <w:t>w</w:t>
      </w:r>
      <w:r w:rsidRPr="009E2B87">
        <w:rPr>
          <w:spacing w:val="23"/>
          <w:u w:val="none"/>
          <w:rPrChange w:id="266" w:author="Microsoft Office User" w:date="2017-10-31T16:37:00Z">
            <w:rPr>
              <w:spacing w:val="23"/>
              <w:highlight w:val="yellow"/>
              <w:u w:val="none"/>
            </w:rPr>
          </w:rPrChange>
        </w:rPr>
        <w:t xml:space="preserve"> </w:t>
      </w:r>
      <w:r w:rsidRPr="009E2B87">
        <w:rPr>
          <w:u w:val="none"/>
          <w:rPrChange w:id="267" w:author="Microsoft Office User" w:date="2017-10-31T16:37:00Z">
            <w:rPr>
              <w:highlight w:val="yellow"/>
              <w:u w:val="none"/>
            </w:rPr>
          </w:rPrChange>
        </w:rPr>
        <w:t>fr</w:t>
      </w:r>
      <w:r w:rsidRPr="009E2B87">
        <w:rPr>
          <w:spacing w:val="1"/>
          <w:u w:val="none"/>
          <w:rPrChange w:id="268" w:author="Microsoft Office User" w:date="2017-10-31T16:37:00Z">
            <w:rPr>
              <w:spacing w:val="1"/>
              <w:highlight w:val="yellow"/>
              <w:u w:val="none"/>
            </w:rPr>
          </w:rPrChange>
        </w:rPr>
        <w:t>o</w:t>
      </w:r>
      <w:r w:rsidRPr="009E2B87">
        <w:rPr>
          <w:u w:val="none"/>
          <w:rPrChange w:id="269" w:author="Microsoft Office User" w:date="2017-10-31T16:37:00Z">
            <w:rPr>
              <w:highlight w:val="yellow"/>
              <w:u w:val="none"/>
            </w:rPr>
          </w:rPrChange>
        </w:rPr>
        <w:t>m</w:t>
      </w:r>
      <w:r w:rsidRPr="009E2B87">
        <w:rPr>
          <w:spacing w:val="23"/>
          <w:u w:val="none"/>
          <w:rPrChange w:id="270" w:author="Microsoft Office User" w:date="2017-10-31T16:37:00Z">
            <w:rPr>
              <w:spacing w:val="23"/>
              <w:highlight w:val="yellow"/>
              <w:u w:val="none"/>
            </w:rPr>
          </w:rPrChange>
        </w:rPr>
        <w:t xml:space="preserve"> </w:t>
      </w:r>
      <w:r w:rsidRPr="009E2B87">
        <w:rPr>
          <w:spacing w:val="1"/>
          <w:u w:val="none"/>
          <w:rPrChange w:id="271" w:author="Microsoft Office User" w:date="2017-10-31T16:37:00Z">
            <w:rPr>
              <w:spacing w:val="1"/>
              <w:highlight w:val="yellow"/>
              <w:u w:val="none"/>
            </w:rPr>
          </w:rPrChange>
        </w:rPr>
        <w:t>Op</w:t>
      </w:r>
      <w:r w:rsidRPr="009E2B87">
        <w:rPr>
          <w:u w:val="none"/>
          <w:rPrChange w:id="272" w:author="Microsoft Office User" w:date="2017-10-31T16:37:00Z">
            <w:rPr>
              <w:highlight w:val="yellow"/>
              <w:u w:val="none"/>
            </w:rPr>
          </w:rPrChange>
        </w:rPr>
        <w:t>erati</w:t>
      </w:r>
      <w:r w:rsidRPr="009E2B87">
        <w:rPr>
          <w:spacing w:val="1"/>
          <w:u w:val="none"/>
          <w:rPrChange w:id="273" w:author="Microsoft Office User" w:date="2017-10-31T16:37:00Z">
            <w:rPr>
              <w:spacing w:val="1"/>
              <w:highlight w:val="yellow"/>
              <w:u w:val="none"/>
            </w:rPr>
          </w:rPrChange>
        </w:rPr>
        <w:t>on</w:t>
      </w:r>
      <w:r w:rsidRPr="009E2B87">
        <w:rPr>
          <w:u w:val="none"/>
          <w:rPrChange w:id="274" w:author="Microsoft Office User" w:date="2017-10-31T16:37:00Z">
            <w:rPr>
              <w:highlight w:val="yellow"/>
              <w:u w:val="none"/>
            </w:rPr>
          </w:rPrChange>
        </w:rPr>
        <w:t>s,</w:t>
      </w:r>
      <w:r w:rsidRPr="009E2B87">
        <w:rPr>
          <w:w w:val="102"/>
          <w:u w:val="none"/>
          <w:rPrChange w:id="275" w:author="Microsoft Office User" w:date="2017-10-31T16:37:00Z">
            <w:rPr>
              <w:w w:val="102"/>
              <w:highlight w:val="yellow"/>
              <w:u w:val="none"/>
            </w:rPr>
          </w:rPrChange>
        </w:rPr>
        <w:t xml:space="preserve"> </w:t>
      </w:r>
      <w:r w:rsidR="008A0DBF" w:rsidRPr="009E2B87">
        <w:rPr>
          <w:u w:val="none"/>
          <w:rPrChange w:id="276" w:author="Microsoft Office User" w:date="2017-10-31T16:37:00Z">
            <w:rPr>
              <w:highlight w:val="yellow"/>
              <w:u w:val="none"/>
            </w:rPr>
          </w:rPrChange>
        </w:rPr>
        <w:t>s</w:t>
      </w:r>
      <w:r w:rsidR="008A0DBF" w:rsidRPr="009E2B87">
        <w:rPr>
          <w:spacing w:val="1"/>
          <w:u w:val="none"/>
          <w:rPrChange w:id="277" w:author="Microsoft Office User" w:date="2017-10-31T16:37:00Z">
            <w:rPr>
              <w:spacing w:val="1"/>
              <w:highlight w:val="yellow"/>
              <w:u w:val="none"/>
            </w:rPr>
          </w:rPrChange>
        </w:rPr>
        <w:t>h</w:t>
      </w:r>
      <w:r w:rsidR="008A0DBF" w:rsidRPr="009E2B87">
        <w:rPr>
          <w:u w:val="none"/>
          <w:rPrChange w:id="278" w:author="Microsoft Office User" w:date="2017-10-31T16:37:00Z">
            <w:rPr>
              <w:highlight w:val="yellow"/>
              <w:u w:val="none"/>
            </w:rPr>
          </w:rPrChange>
        </w:rPr>
        <w:t>all</w:t>
      </w:r>
      <w:r w:rsidR="008A0DBF" w:rsidRPr="009E2B87">
        <w:rPr>
          <w:spacing w:val="13"/>
          <w:u w:val="none"/>
          <w:rPrChange w:id="279" w:author="Microsoft Office User" w:date="2017-10-31T16:37:00Z">
            <w:rPr>
              <w:spacing w:val="13"/>
              <w:highlight w:val="yellow"/>
              <w:u w:val="none"/>
            </w:rPr>
          </w:rPrChange>
        </w:rPr>
        <w:t xml:space="preserve"> </w:t>
      </w:r>
      <w:r w:rsidR="008A0DBF" w:rsidRPr="009E2B87">
        <w:rPr>
          <w:spacing w:val="1"/>
          <w:u w:val="none"/>
          <w:rPrChange w:id="280" w:author="Microsoft Office User" w:date="2017-10-31T16:37:00Z">
            <w:rPr>
              <w:spacing w:val="1"/>
              <w:highlight w:val="yellow"/>
              <w:u w:val="none"/>
            </w:rPr>
          </w:rPrChange>
        </w:rPr>
        <w:t>b</w:t>
      </w:r>
      <w:r w:rsidR="008A0DBF" w:rsidRPr="009E2B87">
        <w:rPr>
          <w:u w:val="none"/>
          <w:rPrChange w:id="281" w:author="Microsoft Office User" w:date="2017-10-31T16:37:00Z">
            <w:rPr>
              <w:highlight w:val="yellow"/>
              <w:u w:val="none"/>
            </w:rPr>
          </w:rPrChange>
        </w:rPr>
        <w:t>e</w:t>
      </w:r>
      <w:r w:rsidR="008A0DBF" w:rsidRPr="009E2B87">
        <w:rPr>
          <w:spacing w:val="14"/>
          <w:u w:val="none"/>
          <w:rPrChange w:id="282" w:author="Microsoft Office User" w:date="2017-10-31T16:37:00Z">
            <w:rPr>
              <w:spacing w:val="14"/>
              <w:highlight w:val="yellow"/>
              <w:u w:val="none"/>
            </w:rPr>
          </w:rPrChange>
        </w:rPr>
        <w:t xml:space="preserve"> </w:t>
      </w:r>
      <w:r w:rsidR="008A0DBF" w:rsidRPr="009E2B87">
        <w:rPr>
          <w:spacing w:val="1"/>
          <w:u w:val="none"/>
          <w:rPrChange w:id="283" w:author="Microsoft Office User" w:date="2017-10-31T16:37:00Z">
            <w:rPr>
              <w:spacing w:val="1"/>
              <w:highlight w:val="yellow"/>
              <w:u w:val="none"/>
            </w:rPr>
          </w:rPrChange>
        </w:rPr>
        <w:t>d</w:t>
      </w:r>
      <w:r w:rsidR="008A0DBF" w:rsidRPr="009E2B87">
        <w:rPr>
          <w:u w:val="none"/>
          <w:rPrChange w:id="284" w:author="Microsoft Office User" w:date="2017-10-31T16:37:00Z">
            <w:rPr>
              <w:highlight w:val="yellow"/>
              <w:u w:val="none"/>
            </w:rPr>
          </w:rPrChange>
        </w:rPr>
        <w:t>istri</w:t>
      </w:r>
      <w:r w:rsidR="008A0DBF" w:rsidRPr="009E2B87">
        <w:rPr>
          <w:spacing w:val="1"/>
          <w:u w:val="none"/>
          <w:rPrChange w:id="285" w:author="Microsoft Office User" w:date="2017-10-31T16:37:00Z">
            <w:rPr>
              <w:spacing w:val="1"/>
              <w:highlight w:val="yellow"/>
              <w:u w:val="none"/>
            </w:rPr>
          </w:rPrChange>
        </w:rPr>
        <w:t>bu</w:t>
      </w:r>
      <w:r w:rsidR="008A0DBF" w:rsidRPr="009E2B87">
        <w:rPr>
          <w:u w:val="none"/>
          <w:rPrChange w:id="286" w:author="Microsoft Office User" w:date="2017-10-31T16:37:00Z">
            <w:rPr>
              <w:highlight w:val="yellow"/>
              <w:u w:val="none"/>
            </w:rPr>
          </w:rPrChange>
        </w:rPr>
        <w:t>ted</w:t>
      </w:r>
      <w:r w:rsidR="008A0DBF" w:rsidRPr="009E2B87">
        <w:rPr>
          <w:spacing w:val="14"/>
          <w:u w:val="none"/>
          <w:rPrChange w:id="287" w:author="Microsoft Office User" w:date="2017-10-31T16:37:00Z">
            <w:rPr>
              <w:spacing w:val="14"/>
              <w:highlight w:val="yellow"/>
              <w:u w:val="none"/>
            </w:rPr>
          </w:rPrChange>
        </w:rPr>
        <w:t xml:space="preserve"> </w:t>
      </w:r>
      <w:r w:rsidR="008A0DBF" w:rsidRPr="009E2B87">
        <w:rPr>
          <w:u w:val="none"/>
          <w:rPrChange w:id="288" w:author="Microsoft Office User" w:date="2017-10-31T16:37:00Z">
            <w:rPr>
              <w:highlight w:val="yellow"/>
              <w:u w:val="none"/>
            </w:rPr>
          </w:rPrChange>
        </w:rPr>
        <w:t>to the Members in the following order</w:t>
      </w:r>
      <w:ins w:id="289" w:author="Microsoft Office User" w:date="2017-10-31T16:39:00Z">
        <w:r w:rsidR="009E2B87">
          <w:rPr>
            <w:u w:val="none"/>
          </w:rPr>
          <w:t xml:space="preserve"> of priority</w:t>
        </w:r>
      </w:ins>
      <w:r w:rsidR="008A0DBF" w:rsidRPr="009E2B87">
        <w:rPr>
          <w:u w:val="none"/>
          <w:rPrChange w:id="290" w:author="Microsoft Office User" w:date="2017-10-31T16:37:00Z">
            <w:rPr>
              <w:highlight w:val="yellow"/>
              <w:u w:val="none"/>
            </w:rPr>
          </w:rPrChange>
        </w:rPr>
        <w:t xml:space="preserve">: </w:t>
      </w:r>
    </w:p>
    <w:p w14:paraId="4B6402C2" w14:textId="77777777" w:rsidR="009E2B87" w:rsidRPr="009E2B87" w:rsidRDefault="009E2B87">
      <w:pPr>
        <w:pStyle w:val="BodyText"/>
        <w:tabs>
          <w:tab w:val="left" w:pos="2264"/>
        </w:tabs>
        <w:spacing w:line="251" w:lineRule="auto"/>
        <w:ind w:left="1544" w:right="114" w:firstLine="0"/>
        <w:jc w:val="both"/>
        <w:rPr>
          <w:u w:val="none"/>
          <w:rPrChange w:id="291" w:author="Microsoft Office User" w:date="2017-10-31T16:37:00Z">
            <w:rPr>
              <w:highlight w:val="yellow"/>
              <w:u w:val="none"/>
            </w:rPr>
          </w:rPrChange>
        </w:rPr>
        <w:pPrChange w:id="292" w:author="Microsoft Office User" w:date="2017-10-31T16:40:00Z">
          <w:pPr>
            <w:pStyle w:val="BodyText"/>
            <w:numPr>
              <w:ilvl w:val="2"/>
              <w:numId w:val="8"/>
            </w:numPr>
            <w:tabs>
              <w:tab w:val="left" w:pos="2264"/>
            </w:tabs>
            <w:spacing w:line="251" w:lineRule="auto"/>
            <w:ind w:right="114" w:firstLine="1440"/>
            <w:jc w:val="both"/>
          </w:pPr>
        </w:pPrChange>
      </w:pPr>
    </w:p>
    <w:p w14:paraId="5DA844BE" w14:textId="77777777" w:rsidR="009E2B87" w:rsidRPr="009E2B87" w:rsidRDefault="009E2B87">
      <w:pPr>
        <w:widowControl/>
        <w:numPr>
          <w:ilvl w:val="2"/>
          <w:numId w:val="10"/>
        </w:numPr>
        <w:tabs>
          <w:tab w:val="left" w:pos="1829"/>
        </w:tabs>
        <w:autoSpaceDE w:val="0"/>
        <w:autoSpaceDN w:val="0"/>
        <w:adjustRightInd w:val="0"/>
        <w:spacing w:after="240"/>
        <w:jc w:val="both"/>
        <w:rPr>
          <w:ins w:id="293" w:author="Microsoft Office User" w:date="2017-10-31T16:39:00Z"/>
          <w:rFonts w:ascii="Times New Roman" w:eastAsia="Times New Roman" w:hAnsi="Times New Roman"/>
          <w:spacing w:val="1"/>
          <w:sz w:val="21"/>
          <w:szCs w:val="21"/>
          <w:rPrChange w:id="294" w:author="Microsoft Office User" w:date="2017-10-31T16:39:00Z">
            <w:rPr>
              <w:ins w:id="295" w:author="Microsoft Office User" w:date="2017-10-31T16:39:00Z"/>
            </w:rPr>
          </w:rPrChange>
        </w:rPr>
        <w:pPrChange w:id="296" w:author="Microsoft Office User" w:date="2017-10-31T16:39:00Z">
          <w:pPr>
            <w:widowControl/>
            <w:numPr>
              <w:ilvl w:val="2"/>
              <w:numId w:val="9"/>
            </w:numPr>
            <w:tabs>
              <w:tab w:val="left" w:pos="1440"/>
              <w:tab w:val="left" w:pos="1800"/>
            </w:tabs>
            <w:autoSpaceDE w:val="0"/>
            <w:autoSpaceDN w:val="0"/>
            <w:adjustRightInd w:val="0"/>
            <w:spacing w:after="240"/>
            <w:ind w:left="720" w:hanging="720"/>
            <w:jc w:val="both"/>
          </w:pPr>
        </w:pPrChange>
      </w:pPr>
      <w:ins w:id="297" w:author="Microsoft Office User" w:date="2017-10-31T16:39:00Z">
        <w:r w:rsidRPr="009E2B87">
          <w:rPr>
            <w:rFonts w:ascii="Times New Roman" w:eastAsia="Times New Roman" w:hAnsi="Times New Roman"/>
            <w:spacing w:val="1"/>
            <w:sz w:val="21"/>
            <w:szCs w:val="21"/>
            <w:rPrChange w:id="298" w:author="Microsoft Office User" w:date="2017-10-31T16:39:00Z">
              <w:rPr/>
            </w:rPrChange>
          </w:rPr>
          <w:t>first, to the payment of all third-party debts and liabilities of the Company then due and payable, including interest and any regularly scheduled payment of principal, excluding all debts and liabilities due to any Member; then</w:t>
        </w:r>
      </w:ins>
    </w:p>
    <w:p w14:paraId="1B621806" w14:textId="0097661A" w:rsidR="009E2B87" w:rsidRPr="009E2B87" w:rsidRDefault="009E2B87">
      <w:pPr>
        <w:widowControl/>
        <w:numPr>
          <w:ilvl w:val="2"/>
          <w:numId w:val="10"/>
        </w:numPr>
        <w:tabs>
          <w:tab w:val="left" w:pos="1829"/>
        </w:tabs>
        <w:autoSpaceDE w:val="0"/>
        <w:autoSpaceDN w:val="0"/>
        <w:adjustRightInd w:val="0"/>
        <w:spacing w:after="240"/>
        <w:jc w:val="both"/>
        <w:rPr>
          <w:ins w:id="299" w:author="Microsoft Office User" w:date="2017-10-31T16:39:00Z"/>
          <w:rFonts w:ascii="Times New Roman" w:eastAsia="Times New Roman" w:hAnsi="Times New Roman"/>
          <w:spacing w:val="1"/>
          <w:sz w:val="21"/>
          <w:szCs w:val="21"/>
          <w:rPrChange w:id="300" w:author="Microsoft Office User" w:date="2017-10-31T16:39:00Z">
            <w:rPr>
              <w:ins w:id="301" w:author="Microsoft Office User" w:date="2017-10-31T16:39:00Z"/>
            </w:rPr>
          </w:rPrChange>
        </w:rPr>
        <w:pPrChange w:id="302" w:author="Microsoft Office User" w:date="2017-10-31T16:39:00Z">
          <w:pPr>
            <w:widowControl/>
            <w:numPr>
              <w:ilvl w:val="2"/>
              <w:numId w:val="9"/>
            </w:numPr>
            <w:tabs>
              <w:tab w:val="left" w:pos="1829"/>
            </w:tabs>
            <w:autoSpaceDE w:val="0"/>
            <w:autoSpaceDN w:val="0"/>
            <w:adjustRightInd w:val="0"/>
            <w:spacing w:after="240"/>
            <w:ind w:left="720" w:hanging="720"/>
            <w:jc w:val="both"/>
          </w:pPr>
        </w:pPrChange>
      </w:pPr>
      <w:ins w:id="303" w:author="Microsoft Office User" w:date="2017-10-31T16:39:00Z">
        <w:r w:rsidRPr="009E2B87">
          <w:rPr>
            <w:rFonts w:ascii="Times New Roman" w:eastAsia="Times New Roman" w:hAnsi="Times New Roman"/>
            <w:spacing w:val="1"/>
            <w:sz w:val="21"/>
            <w:szCs w:val="21"/>
            <w:rPrChange w:id="304" w:author="Microsoft Office User" w:date="2017-10-31T16:39:00Z">
              <w:rPr/>
            </w:rPrChange>
          </w:rPr>
          <w:t>second, to the Class B Members until the Class B Members have received an amount equal to such Member’s total Capital Contribution; then</w:t>
        </w:r>
      </w:ins>
    </w:p>
    <w:p w14:paraId="1D406058" w14:textId="77777777" w:rsidR="009E2B87" w:rsidRPr="009E2B87" w:rsidRDefault="009E2B87">
      <w:pPr>
        <w:widowControl/>
        <w:numPr>
          <w:ilvl w:val="2"/>
          <w:numId w:val="10"/>
        </w:numPr>
        <w:tabs>
          <w:tab w:val="left" w:pos="1829"/>
        </w:tabs>
        <w:autoSpaceDE w:val="0"/>
        <w:autoSpaceDN w:val="0"/>
        <w:adjustRightInd w:val="0"/>
        <w:spacing w:after="240"/>
        <w:jc w:val="both"/>
        <w:rPr>
          <w:ins w:id="305" w:author="Microsoft Office User" w:date="2017-10-31T16:39:00Z"/>
          <w:rFonts w:ascii="Times New Roman" w:eastAsia="Times New Roman" w:hAnsi="Times New Roman"/>
          <w:spacing w:val="1"/>
          <w:sz w:val="21"/>
          <w:szCs w:val="21"/>
          <w:rPrChange w:id="306" w:author="Microsoft Office User" w:date="2017-10-31T16:39:00Z">
            <w:rPr>
              <w:ins w:id="307" w:author="Microsoft Office User" w:date="2017-10-31T16:39:00Z"/>
            </w:rPr>
          </w:rPrChange>
        </w:rPr>
        <w:pPrChange w:id="308" w:author="Microsoft Office User" w:date="2017-10-31T16:39:00Z">
          <w:pPr>
            <w:widowControl/>
            <w:numPr>
              <w:ilvl w:val="2"/>
              <w:numId w:val="9"/>
            </w:numPr>
            <w:tabs>
              <w:tab w:val="left" w:pos="1829"/>
            </w:tabs>
            <w:autoSpaceDE w:val="0"/>
            <w:autoSpaceDN w:val="0"/>
            <w:adjustRightInd w:val="0"/>
            <w:spacing w:after="240"/>
            <w:ind w:left="720" w:hanging="720"/>
            <w:jc w:val="both"/>
          </w:pPr>
        </w:pPrChange>
      </w:pPr>
      <w:ins w:id="309" w:author="Microsoft Office User" w:date="2017-10-31T16:39:00Z">
        <w:r w:rsidRPr="009E2B87">
          <w:rPr>
            <w:rFonts w:ascii="Times New Roman" w:eastAsia="Times New Roman" w:hAnsi="Times New Roman"/>
            <w:spacing w:val="1"/>
            <w:sz w:val="21"/>
            <w:szCs w:val="21"/>
            <w:rPrChange w:id="310" w:author="Microsoft Office User" w:date="2017-10-31T16:39:00Z">
              <w:rPr/>
            </w:rPrChange>
          </w:rPr>
          <w:t>third, to the Class B Members until the Class B Members have received an amount equal to the sum of the then outstanding (if any) Current Dividend and Accrued Dividend, plus any accrued and unpaid fees; then</w:t>
        </w:r>
      </w:ins>
    </w:p>
    <w:p w14:paraId="49BCD25B" w14:textId="77777777" w:rsidR="009E2B87" w:rsidRPr="009E2B87" w:rsidRDefault="009E2B87">
      <w:pPr>
        <w:widowControl/>
        <w:numPr>
          <w:ilvl w:val="2"/>
          <w:numId w:val="10"/>
        </w:numPr>
        <w:tabs>
          <w:tab w:val="left" w:pos="1829"/>
        </w:tabs>
        <w:autoSpaceDE w:val="0"/>
        <w:autoSpaceDN w:val="0"/>
        <w:adjustRightInd w:val="0"/>
        <w:spacing w:after="240"/>
        <w:jc w:val="both"/>
        <w:rPr>
          <w:ins w:id="311" w:author="Microsoft Office User" w:date="2017-10-31T16:39:00Z"/>
          <w:rFonts w:ascii="Times New Roman" w:eastAsia="Times New Roman" w:hAnsi="Times New Roman"/>
          <w:spacing w:val="1"/>
          <w:sz w:val="21"/>
          <w:szCs w:val="21"/>
          <w:rPrChange w:id="312" w:author="Microsoft Office User" w:date="2017-10-31T16:39:00Z">
            <w:rPr>
              <w:ins w:id="313" w:author="Microsoft Office User" w:date="2017-10-31T16:39:00Z"/>
            </w:rPr>
          </w:rPrChange>
        </w:rPr>
        <w:pPrChange w:id="314" w:author="Microsoft Office User" w:date="2017-10-31T16:39:00Z">
          <w:pPr>
            <w:widowControl/>
            <w:numPr>
              <w:ilvl w:val="2"/>
              <w:numId w:val="9"/>
            </w:numPr>
            <w:tabs>
              <w:tab w:val="left" w:pos="1829"/>
            </w:tabs>
            <w:autoSpaceDE w:val="0"/>
            <w:autoSpaceDN w:val="0"/>
            <w:adjustRightInd w:val="0"/>
            <w:spacing w:after="240"/>
            <w:ind w:left="720" w:hanging="720"/>
            <w:jc w:val="both"/>
          </w:pPr>
        </w:pPrChange>
      </w:pPr>
      <w:ins w:id="315" w:author="Microsoft Office User" w:date="2017-10-31T16:39:00Z">
        <w:r w:rsidRPr="009E2B87">
          <w:rPr>
            <w:rFonts w:ascii="Times New Roman" w:eastAsia="Times New Roman" w:hAnsi="Times New Roman"/>
            <w:spacing w:val="1"/>
            <w:sz w:val="21"/>
            <w:szCs w:val="21"/>
            <w:rPrChange w:id="316" w:author="Microsoft Office User" w:date="2017-10-31T16:39:00Z">
              <w:rPr/>
            </w:rPrChange>
          </w:rPr>
          <w:t>fourth, one hundred percent (100.00%) of any remaining Net Capital Proceeds shall be distributed to the Class A Member.</w:t>
        </w:r>
      </w:ins>
    </w:p>
    <w:p w14:paraId="122E0E8A" w14:textId="138D729E" w:rsidR="008A0DBF" w:rsidRPr="009E2B87" w:rsidDel="009E2B87" w:rsidRDefault="008A0DBF" w:rsidP="008A0DBF">
      <w:pPr>
        <w:pStyle w:val="BodyText"/>
        <w:numPr>
          <w:ilvl w:val="4"/>
          <w:numId w:val="8"/>
        </w:numPr>
        <w:tabs>
          <w:tab w:val="left" w:pos="2264"/>
        </w:tabs>
        <w:spacing w:line="251" w:lineRule="auto"/>
        <w:ind w:right="114" w:firstLine="1440"/>
        <w:jc w:val="both"/>
        <w:rPr>
          <w:del w:id="317" w:author="Microsoft Office User" w:date="2017-10-31T16:39:00Z"/>
          <w:u w:val="none"/>
          <w:rPrChange w:id="318" w:author="Microsoft Office User" w:date="2017-10-31T16:37:00Z">
            <w:rPr>
              <w:del w:id="319" w:author="Microsoft Office User" w:date="2017-10-31T16:39:00Z"/>
              <w:highlight w:val="yellow"/>
              <w:u w:val="none"/>
            </w:rPr>
          </w:rPrChange>
        </w:rPr>
      </w:pPr>
      <w:del w:id="320" w:author="Microsoft Office User" w:date="2017-10-31T16:39:00Z">
        <w:r w:rsidRPr="009E2B87" w:rsidDel="009E2B87">
          <w:rPr>
            <w:rPrChange w:id="321" w:author="Microsoft Office User" w:date="2017-10-31T16:37:00Z">
              <w:rPr>
                <w:highlight w:val="yellow"/>
              </w:rPr>
            </w:rPrChange>
          </w:rPr>
          <w:delText>First, to Class B members in accordance to their agreement.</w:delText>
        </w:r>
      </w:del>
    </w:p>
    <w:p w14:paraId="0BF07A9C" w14:textId="316DD59A" w:rsidR="008A0DBF" w:rsidRPr="009E2B87" w:rsidDel="009E2B87" w:rsidRDefault="008A0DBF" w:rsidP="008A0DBF">
      <w:pPr>
        <w:pStyle w:val="BodyText"/>
        <w:numPr>
          <w:ilvl w:val="3"/>
          <w:numId w:val="8"/>
        </w:numPr>
        <w:tabs>
          <w:tab w:val="left" w:pos="2264"/>
        </w:tabs>
        <w:spacing w:line="251" w:lineRule="auto"/>
        <w:ind w:right="114" w:firstLine="1440"/>
        <w:jc w:val="both"/>
        <w:rPr>
          <w:del w:id="322" w:author="Microsoft Office User" w:date="2017-10-31T16:39:00Z"/>
          <w:u w:val="none"/>
        </w:rPr>
      </w:pPr>
      <w:del w:id="323" w:author="Microsoft Office User" w:date="2017-10-31T16:39:00Z">
        <w:r w:rsidRPr="009E2B87" w:rsidDel="009E2B87">
          <w:rPr>
            <w:rPrChange w:id="324" w:author="Microsoft Office User" w:date="2017-10-31T16:37:00Z">
              <w:rPr>
                <w:highlight w:val="yellow"/>
              </w:rPr>
            </w:rPrChange>
          </w:rPr>
          <w:delText>Second, to Class A members in accordance with their respective Percentage Interests</w:delText>
        </w:r>
        <w:r w:rsidRPr="009E2B87" w:rsidDel="009E2B87">
          <w:rPr>
            <w:u w:val="none"/>
          </w:rPr>
          <w:delText>.</w:delText>
        </w:r>
      </w:del>
    </w:p>
    <w:p w14:paraId="239C682C" w14:textId="77777777" w:rsidR="000C19C9" w:rsidRPr="008A0DBF" w:rsidRDefault="000C19C9" w:rsidP="008A0DBF">
      <w:pPr>
        <w:pStyle w:val="BodyText"/>
        <w:tabs>
          <w:tab w:val="left" w:pos="2264"/>
        </w:tabs>
        <w:spacing w:before="3" w:line="240" w:lineRule="exact"/>
        <w:ind w:left="1544" w:right="462" w:firstLine="0"/>
        <w:jc w:val="both"/>
        <w:rPr>
          <w:sz w:val="24"/>
          <w:szCs w:val="24"/>
        </w:rPr>
      </w:pPr>
    </w:p>
    <w:p w14:paraId="42552DFC" w14:textId="77777777" w:rsidR="000C19C9" w:rsidRDefault="00D3642A">
      <w:pPr>
        <w:pStyle w:val="Heading1"/>
        <w:ind w:left="4122" w:right="4135"/>
        <w:jc w:val="center"/>
        <w:rPr>
          <w:b w:val="0"/>
          <w:bCs w:val="0"/>
        </w:rPr>
      </w:pPr>
      <w:r>
        <w:rPr>
          <w:spacing w:val="1"/>
        </w:rPr>
        <w:t>ART</w:t>
      </w:r>
      <w:r>
        <w:t>I</w:t>
      </w:r>
      <w:r>
        <w:rPr>
          <w:spacing w:val="1"/>
        </w:rPr>
        <w:t>CL</w:t>
      </w:r>
      <w:r>
        <w:t>E</w:t>
      </w:r>
      <w:r>
        <w:rPr>
          <w:spacing w:val="35"/>
        </w:rPr>
        <w:t xml:space="preserve"> </w:t>
      </w:r>
      <w:r>
        <w:t>IV</w:t>
      </w:r>
    </w:p>
    <w:p w14:paraId="58D1F9C2" w14:textId="77777777" w:rsidR="000C19C9" w:rsidRDefault="000C19C9">
      <w:pPr>
        <w:spacing w:before="13" w:line="240" w:lineRule="exact"/>
        <w:rPr>
          <w:sz w:val="24"/>
          <w:szCs w:val="24"/>
        </w:rPr>
      </w:pPr>
    </w:p>
    <w:p w14:paraId="0A675FD2"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P</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3"/>
          <w:sz w:val="21"/>
          <w:szCs w:val="21"/>
        </w:rPr>
        <w:t>W</w:t>
      </w:r>
      <w:r>
        <w:rPr>
          <w:rFonts w:ascii="Times New Roman" w:eastAsia="Times New Roman" w:hAnsi="Times New Roman" w:cs="Times New Roman"/>
          <w:b/>
          <w:bCs/>
          <w:spacing w:val="1"/>
          <w:sz w:val="21"/>
          <w:szCs w:val="21"/>
        </w:rPr>
        <w:t>ERS</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24"/>
          <w:sz w:val="21"/>
          <w:szCs w:val="21"/>
        </w:rPr>
        <w:t xml:space="preserve"> </w:t>
      </w:r>
      <w:r>
        <w:rPr>
          <w:rFonts w:ascii="Times New Roman" w:eastAsia="Times New Roman" w:hAnsi="Times New Roman" w:cs="Times New Roman"/>
          <w:b/>
          <w:bCs/>
          <w:spacing w:val="1"/>
          <w:sz w:val="21"/>
          <w:szCs w:val="21"/>
        </w:rPr>
        <w:t>DUT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5"/>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27"/>
          <w:sz w:val="21"/>
          <w:szCs w:val="21"/>
        </w:rPr>
        <w:t xml:space="preserve"> </w:t>
      </w:r>
      <w:r>
        <w:rPr>
          <w:rFonts w:ascii="Times New Roman" w:eastAsia="Times New Roman" w:hAnsi="Times New Roman" w:cs="Times New Roman"/>
          <w:b/>
          <w:bCs/>
          <w:spacing w:val="1"/>
          <w:sz w:val="21"/>
          <w:szCs w:val="21"/>
        </w:rPr>
        <w: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GH</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6"/>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25"/>
          <w:sz w:val="21"/>
          <w:szCs w:val="21"/>
        </w:rPr>
        <w:t xml:space="preserve"> </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pacing w:val="2"/>
          <w:sz w:val="21"/>
          <w:szCs w:val="21"/>
        </w:rPr>
        <w:t>H</w:t>
      </w:r>
      <w:r>
        <w:rPr>
          <w:rFonts w:ascii="Times New Roman" w:eastAsia="Times New Roman" w:hAnsi="Times New Roman" w:cs="Times New Roman"/>
          <w:b/>
          <w:bCs/>
          <w:sz w:val="21"/>
          <w:szCs w:val="21"/>
        </w:rPr>
        <w:t>E</w:t>
      </w:r>
      <w:r>
        <w:rPr>
          <w:rFonts w:ascii="Times New Roman" w:eastAsia="Times New Roman" w:hAnsi="Times New Roman" w:cs="Times New Roman"/>
          <w:b/>
          <w:bCs/>
          <w:spacing w:val="28"/>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ANA</w:t>
      </w:r>
      <w:r>
        <w:rPr>
          <w:rFonts w:ascii="Times New Roman" w:eastAsia="Times New Roman" w:hAnsi="Times New Roman" w:cs="Times New Roman"/>
          <w:b/>
          <w:bCs/>
          <w:spacing w:val="2"/>
          <w:sz w:val="21"/>
          <w:szCs w:val="21"/>
        </w:rPr>
        <w:t>G</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G</w:t>
      </w:r>
      <w:r>
        <w:rPr>
          <w:rFonts w:ascii="Times New Roman" w:eastAsia="Times New Roman" w:hAnsi="Times New Roman" w:cs="Times New Roman"/>
          <w:b/>
          <w:bCs/>
          <w:spacing w:val="27"/>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BE</w:t>
      </w:r>
      <w:r>
        <w:rPr>
          <w:rFonts w:ascii="Times New Roman" w:eastAsia="Times New Roman" w:hAnsi="Times New Roman" w:cs="Times New Roman"/>
          <w:b/>
          <w:bCs/>
          <w:sz w:val="21"/>
          <w:szCs w:val="21"/>
        </w:rPr>
        <w:t>R</w:t>
      </w:r>
    </w:p>
    <w:p w14:paraId="3AD3B4AF" w14:textId="77777777" w:rsidR="000C19C9" w:rsidRDefault="000C19C9">
      <w:pPr>
        <w:spacing w:before="13" w:line="240" w:lineRule="exact"/>
        <w:rPr>
          <w:sz w:val="24"/>
          <w:szCs w:val="24"/>
        </w:rPr>
      </w:pPr>
    </w:p>
    <w:p w14:paraId="66C77CA8" w14:textId="77777777" w:rsidR="000C19C9" w:rsidRDefault="00D3642A">
      <w:pPr>
        <w:pStyle w:val="BodyText"/>
        <w:numPr>
          <w:ilvl w:val="1"/>
          <w:numId w:val="8"/>
        </w:numPr>
        <w:tabs>
          <w:tab w:val="left" w:pos="1544"/>
        </w:tabs>
        <w:spacing w:line="251" w:lineRule="auto"/>
        <w:ind w:right="114" w:firstLine="720"/>
        <w:jc w:val="both"/>
        <w:rPr>
          <w:u w:val="none"/>
        </w:rPr>
      </w:pPr>
      <w:r>
        <w:rPr>
          <w:spacing w:val="1"/>
          <w:u w:color="000000"/>
        </w:rPr>
        <w:t>PO</w:t>
      </w:r>
      <w:r>
        <w:rPr>
          <w:spacing w:val="2"/>
          <w:u w:color="000000"/>
        </w:rPr>
        <w:t>W</w:t>
      </w:r>
      <w:r>
        <w:rPr>
          <w:spacing w:val="1"/>
          <w:u w:color="000000"/>
        </w:rPr>
        <w:t>ERS</w:t>
      </w:r>
      <w:r>
        <w:rPr>
          <w:u w:val="none"/>
        </w:rPr>
        <w:t>.</w:t>
      </w:r>
      <w:r>
        <w:rPr>
          <w:spacing w:val="18"/>
          <w:u w:val="none"/>
        </w:rPr>
        <w:t xml:space="preserve"> </w:t>
      </w:r>
      <w:r>
        <w:rPr>
          <w:spacing w:val="1"/>
          <w:u w:val="none"/>
        </w:rPr>
        <w:t>T</w:t>
      </w:r>
      <w:r>
        <w:rPr>
          <w:u w:val="none"/>
        </w:rPr>
        <w:t>o</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e</w:t>
      </w:r>
      <w:r>
        <w:rPr>
          <w:spacing w:val="1"/>
          <w:u w:val="none"/>
        </w:rPr>
        <w:t>x</w:t>
      </w:r>
      <w:r>
        <w:rPr>
          <w:u w:val="none"/>
        </w:rPr>
        <w:t>te</w:t>
      </w:r>
      <w:r>
        <w:rPr>
          <w:spacing w:val="1"/>
          <w:u w:val="none"/>
        </w:rPr>
        <w:t>n</w:t>
      </w:r>
      <w:r>
        <w:rPr>
          <w:u w:val="none"/>
        </w:rPr>
        <w:t>t</w:t>
      </w:r>
      <w:r>
        <w:rPr>
          <w:spacing w:val="19"/>
          <w:u w:val="none"/>
        </w:rPr>
        <w:t xml:space="preserve"> </w:t>
      </w:r>
      <w:r>
        <w:rPr>
          <w:spacing w:val="1"/>
          <w:u w:val="none"/>
        </w:rPr>
        <w:t>p</w:t>
      </w:r>
      <w:r>
        <w:rPr>
          <w:u w:val="none"/>
        </w:rPr>
        <w:t>er</w:t>
      </w:r>
      <w:r>
        <w:rPr>
          <w:spacing w:val="2"/>
          <w:u w:val="none"/>
        </w:rPr>
        <w:t>m</w:t>
      </w:r>
      <w:r>
        <w:rPr>
          <w:u w:val="none"/>
        </w:rPr>
        <w:t>issi</w:t>
      </w:r>
      <w:r>
        <w:rPr>
          <w:spacing w:val="1"/>
          <w:u w:val="none"/>
        </w:rPr>
        <w:t>b</w:t>
      </w:r>
      <w:r>
        <w:rPr>
          <w:u w:val="none"/>
        </w:rPr>
        <w:t>le</w:t>
      </w:r>
      <w:r>
        <w:rPr>
          <w:spacing w:val="19"/>
          <w:u w:val="none"/>
        </w:rPr>
        <w:t xml:space="preserve"> </w:t>
      </w:r>
      <w:r>
        <w:rPr>
          <w:spacing w:val="1"/>
          <w:u w:val="none"/>
        </w:rPr>
        <w:t>und</w:t>
      </w:r>
      <w:r>
        <w:rPr>
          <w:u w:val="none"/>
        </w:rPr>
        <w:t>er</w:t>
      </w:r>
      <w:r>
        <w:rPr>
          <w:spacing w:val="19"/>
          <w:u w:val="none"/>
        </w:rPr>
        <w:t xml:space="preserve"> </w:t>
      </w:r>
      <w:r w:rsidR="00E97AA9">
        <w:rPr>
          <w:u w:val="none"/>
        </w:rPr>
        <w:t>Michigan</w:t>
      </w:r>
      <w:r>
        <w:rPr>
          <w:spacing w:val="19"/>
          <w:u w:val="none"/>
        </w:rPr>
        <w:t xml:space="preserve"> </w:t>
      </w:r>
      <w:r>
        <w:rPr>
          <w:u w:val="none"/>
        </w:rPr>
        <w:t>la</w:t>
      </w:r>
      <w:r>
        <w:rPr>
          <w:spacing w:val="2"/>
          <w:u w:val="none"/>
        </w:rPr>
        <w:t>w</w:t>
      </w:r>
      <w:r>
        <w:rPr>
          <w:u w:val="none"/>
        </w:rPr>
        <w:t>,</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spacing w:val="1"/>
          <w:u w:val="none"/>
        </w:rPr>
        <w:t>h</w:t>
      </w:r>
      <w:r>
        <w:rPr>
          <w:u w:val="none"/>
        </w:rPr>
        <w:t>ere</w:t>
      </w:r>
      <w:r>
        <w:rPr>
          <w:spacing w:val="1"/>
          <w:u w:val="none"/>
        </w:rPr>
        <w:t>b</w:t>
      </w:r>
      <w:r>
        <w:rPr>
          <w:u w:val="none"/>
        </w:rPr>
        <w:t>y</w:t>
      </w:r>
      <w:r>
        <w:rPr>
          <w:spacing w:val="20"/>
          <w:u w:val="none"/>
        </w:rPr>
        <w:t xml:space="preserve"> </w:t>
      </w:r>
      <w:r>
        <w:rPr>
          <w:spacing w:val="1"/>
          <w:u w:val="none"/>
        </w:rPr>
        <w:t>d</w:t>
      </w:r>
      <w:r>
        <w:rPr>
          <w:u w:val="none"/>
        </w:rPr>
        <w:t>ele</w:t>
      </w:r>
      <w:r>
        <w:rPr>
          <w:spacing w:val="1"/>
          <w:u w:val="none"/>
        </w:rPr>
        <w:t>g</w:t>
      </w:r>
      <w:r>
        <w:rPr>
          <w:u w:val="none"/>
        </w:rPr>
        <w:t>ate</w:t>
      </w:r>
      <w:r>
        <w:rPr>
          <w:spacing w:val="19"/>
          <w:u w:val="none"/>
        </w:rPr>
        <w:t xml:space="preserve"> </w:t>
      </w:r>
      <w:r>
        <w:rPr>
          <w:u w:val="none"/>
        </w:rPr>
        <w:t>t</w:t>
      </w:r>
      <w:r>
        <w:rPr>
          <w:spacing w:val="1"/>
          <w:u w:val="none"/>
        </w:rPr>
        <w:t>h</w:t>
      </w:r>
      <w:r>
        <w:rPr>
          <w:u w:val="none"/>
        </w:rPr>
        <w:t>e</w:t>
      </w:r>
      <w:r>
        <w:rPr>
          <w:w w:val="102"/>
          <w:u w:val="none"/>
        </w:rPr>
        <w:t xml:space="preserve"> </w:t>
      </w:r>
      <w:r>
        <w:rPr>
          <w:u w:val="none"/>
        </w:rPr>
        <w:t>e</w:t>
      </w:r>
      <w:r>
        <w:rPr>
          <w:spacing w:val="1"/>
          <w:u w:val="none"/>
        </w:rPr>
        <w:t>n</w:t>
      </w:r>
      <w:r>
        <w:rPr>
          <w:u w:val="none"/>
        </w:rPr>
        <w:t>tire</w:t>
      </w:r>
      <w:r>
        <w:rPr>
          <w:spacing w:val="4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42"/>
          <w:u w:val="none"/>
        </w:rPr>
        <w:t xml:space="preserve"> </w:t>
      </w:r>
      <w:r>
        <w:rPr>
          <w:u w:val="none"/>
        </w:rPr>
        <w:t>a</w:t>
      </w:r>
      <w:r>
        <w:rPr>
          <w:spacing w:val="1"/>
          <w:u w:val="none"/>
        </w:rPr>
        <w:t>n</w:t>
      </w:r>
      <w:r>
        <w:rPr>
          <w:u w:val="none"/>
        </w:rPr>
        <w:t>d</w:t>
      </w:r>
      <w:r>
        <w:rPr>
          <w:spacing w:val="43"/>
          <w:u w:val="none"/>
        </w:rPr>
        <w:t xml:space="preserve"> </w:t>
      </w:r>
      <w:r>
        <w:rPr>
          <w:u w:val="none"/>
        </w:rPr>
        <w:t>c</w:t>
      </w:r>
      <w:r>
        <w:rPr>
          <w:spacing w:val="1"/>
          <w:u w:val="none"/>
        </w:rPr>
        <w:t>o</w:t>
      </w:r>
      <w:r>
        <w:rPr>
          <w:u w:val="none"/>
        </w:rPr>
        <w:t>ntrol</w:t>
      </w:r>
      <w:r>
        <w:rPr>
          <w:spacing w:val="42"/>
          <w:u w:val="none"/>
        </w:rPr>
        <w:t xml:space="preserve"> </w:t>
      </w:r>
      <w:r>
        <w:rPr>
          <w:u w:val="none"/>
        </w:rPr>
        <w:t>of</w:t>
      </w:r>
      <w:r>
        <w:rPr>
          <w:spacing w:val="42"/>
          <w:u w:val="none"/>
        </w:rPr>
        <w:t xml:space="preserve"> </w:t>
      </w:r>
      <w:r>
        <w:rPr>
          <w:u w:val="none"/>
        </w:rPr>
        <w:t>the</w:t>
      </w:r>
      <w:r>
        <w:rPr>
          <w:spacing w:val="4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43"/>
          <w:u w:val="none"/>
        </w:rPr>
        <w:t xml:space="preserve"> </w:t>
      </w:r>
      <w:r>
        <w:rPr>
          <w:u w:val="none"/>
        </w:rPr>
        <w:t>a</w:t>
      </w:r>
      <w:r>
        <w:rPr>
          <w:spacing w:val="1"/>
          <w:u w:val="none"/>
        </w:rPr>
        <w:t>n</w:t>
      </w:r>
      <w:r>
        <w:rPr>
          <w:u w:val="none"/>
        </w:rPr>
        <w:t>d</w:t>
      </w:r>
      <w:r>
        <w:rPr>
          <w:spacing w:val="43"/>
          <w:u w:val="none"/>
        </w:rPr>
        <w:t xml:space="preserve"> </w:t>
      </w:r>
      <w:r>
        <w:rPr>
          <w:u w:val="none"/>
        </w:rPr>
        <w:t>its</w:t>
      </w:r>
      <w:r>
        <w:rPr>
          <w:spacing w:val="42"/>
          <w:u w:val="none"/>
        </w:rPr>
        <w:t xml:space="preserve"> </w:t>
      </w:r>
      <w:r>
        <w:rPr>
          <w:u w:val="none"/>
        </w:rPr>
        <w:t>business</w:t>
      </w:r>
      <w:r>
        <w:rPr>
          <w:spacing w:val="42"/>
          <w:u w:val="none"/>
        </w:rPr>
        <w:t xml:space="preserve"> </w:t>
      </w:r>
      <w:r>
        <w:rPr>
          <w:u w:val="none"/>
        </w:rPr>
        <w:t>a</w:t>
      </w:r>
      <w:r>
        <w:rPr>
          <w:spacing w:val="1"/>
          <w:u w:val="none"/>
        </w:rPr>
        <w:t>n</w:t>
      </w:r>
      <w:r>
        <w:rPr>
          <w:u w:val="none"/>
        </w:rPr>
        <w:t>d</w:t>
      </w:r>
      <w:r>
        <w:rPr>
          <w:spacing w:val="43"/>
          <w:u w:val="none"/>
        </w:rPr>
        <w:t xml:space="preserve"> </w:t>
      </w:r>
      <w:r>
        <w:rPr>
          <w:u w:val="none"/>
        </w:rPr>
        <w:t>affairs</w:t>
      </w:r>
      <w:r>
        <w:rPr>
          <w:spacing w:val="45"/>
          <w:u w:val="none"/>
        </w:rPr>
        <w:t xml:space="preserve"> </w:t>
      </w:r>
      <w:r>
        <w:rPr>
          <w:u w:val="none"/>
        </w:rPr>
        <w:t>to</w:t>
      </w:r>
      <w:r>
        <w:rPr>
          <w:spacing w:val="43"/>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anagi</w:t>
      </w:r>
      <w:r>
        <w:rPr>
          <w:spacing w:val="1"/>
          <w:u w:val="none"/>
        </w:rPr>
        <w:t>n</w:t>
      </w:r>
      <w:r>
        <w:rPr>
          <w:u w:val="none"/>
        </w:rPr>
        <w:t>g</w:t>
      </w:r>
      <w:r>
        <w:rPr>
          <w:spacing w:val="43"/>
          <w:u w:val="none"/>
        </w:rPr>
        <w:t xml:space="preserve"> </w:t>
      </w:r>
      <w:r>
        <w:rPr>
          <w:spacing w:val="2"/>
          <w:u w:val="none"/>
        </w:rPr>
        <w:t>M</w:t>
      </w:r>
      <w:r>
        <w:rPr>
          <w:u w:val="none"/>
        </w:rPr>
        <w:t>e</w:t>
      </w:r>
      <w:r>
        <w:rPr>
          <w:spacing w:val="2"/>
          <w:u w:val="none"/>
        </w:rPr>
        <w:t>m</w:t>
      </w:r>
      <w:r>
        <w:rPr>
          <w:u w:val="none"/>
        </w:rPr>
        <w:t>ber.</w:t>
      </w:r>
      <w:r>
        <w:rPr>
          <w:w w:val="102"/>
          <w:u w:val="none"/>
        </w:rPr>
        <w:t xml:space="preserve"> </w:t>
      </w:r>
      <w:r>
        <w:rPr>
          <w:spacing w:val="1"/>
          <w:u w:val="none"/>
        </w:rPr>
        <w:t>Th</w:t>
      </w:r>
      <w:r>
        <w:rPr>
          <w:u w:val="none"/>
        </w:rPr>
        <w:t>e</w:t>
      </w:r>
      <w:r>
        <w:rPr>
          <w:spacing w:val="3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0"/>
          <w:u w:val="none"/>
        </w:rPr>
        <w:t xml:space="preserve"> </w:t>
      </w:r>
      <w:r>
        <w:rPr>
          <w:spacing w:val="1"/>
          <w:u w:val="none"/>
        </w:rPr>
        <w:t>pow</w:t>
      </w:r>
      <w:r>
        <w:rPr>
          <w:u w:val="none"/>
        </w:rPr>
        <w:t>ers</w:t>
      </w:r>
      <w:r>
        <w:rPr>
          <w:spacing w:val="40"/>
          <w:u w:val="none"/>
        </w:rPr>
        <w:t xml:space="preserve"> </w:t>
      </w:r>
      <w:r>
        <w:rPr>
          <w:u w:val="none"/>
        </w:rPr>
        <w:t>s</w:t>
      </w:r>
      <w:r>
        <w:rPr>
          <w:spacing w:val="1"/>
          <w:u w:val="none"/>
        </w:rPr>
        <w:t>h</w:t>
      </w:r>
      <w:r>
        <w:rPr>
          <w:u w:val="none"/>
        </w:rPr>
        <w:t>all</w:t>
      </w:r>
      <w:r>
        <w:rPr>
          <w:spacing w:val="40"/>
          <w:u w:val="none"/>
        </w:rPr>
        <w:t xml:space="preserve"> </w:t>
      </w:r>
      <w:r>
        <w:rPr>
          <w:u w:val="none"/>
        </w:rPr>
        <w:t>i</w:t>
      </w:r>
      <w:r>
        <w:rPr>
          <w:spacing w:val="1"/>
          <w:u w:val="none"/>
        </w:rPr>
        <w:t>n</w:t>
      </w:r>
      <w:r>
        <w:rPr>
          <w:u w:val="none"/>
        </w:rPr>
        <w:t>cl</w:t>
      </w:r>
      <w:r>
        <w:rPr>
          <w:spacing w:val="1"/>
          <w:u w:val="none"/>
        </w:rPr>
        <w:t>ud</w:t>
      </w:r>
      <w:r>
        <w:rPr>
          <w:u w:val="none"/>
        </w:rPr>
        <w:t>e</w:t>
      </w:r>
      <w:r>
        <w:rPr>
          <w:spacing w:val="40"/>
          <w:u w:val="none"/>
        </w:rPr>
        <w:t xml:space="preserve"> </w:t>
      </w:r>
      <w:r>
        <w:rPr>
          <w:spacing w:val="1"/>
          <w:u w:val="none"/>
        </w:rPr>
        <w:t>w</w:t>
      </w:r>
      <w:r>
        <w:rPr>
          <w:u w:val="none"/>
        </w:rPr>
        <w:t>it</w:t>
      </w:r>
      <w:r>
        <w:rPr>
          <w:spacing w:val="1"/>
          <w:u w:val="none"/>
        </w:rPr>
        <w:t>hou</w:t>
      </w:r>
      <w:r>
        <w:rPr>
          <w:u w:val="none"/>
        </w:rPr>
        <w:t>t</w:t>
      </w:r>
      <w:r>
        <w:rPr>
          <w:spacing w:val="40"/>
          <w:u w:val="none"/>
        </w:rPr>
        <w:t xml:space="preserve"> </w:t>
      </w:r>
      <w:r>
        <w:rPr>
          <w:u w:val="none"/>
        </w:rPr>
        <w:t>li</w:t>
      </w:r>
      <w:r>
        <w:rPr>
          <w:spacing w:val="2"/>
          <w:u w:val="none"/>
        </w:rPr>
        <w:t>m</w:t>
      </w:r>
      <w:r>
        <w:rPr>
          <w:u w:val="none"/>
        </w:rPr>
        <w:t>itati</w:t>
      </w:r>
      <w:r>
        <w:rPr>
          <w:spacing w:val="1"/>
          <w:u w:val="none"/>
        </w:rPr>
        <w:t>o</w:t>
      </w:r>
      <w:r>
        <w:rPr>
          <w:u w:val="none"/>
        </w:rPr>
        <w:t>n</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ng</w:t>
      </w:r>
      <w:r>
        <w:rPr>
          <w:u w:val="none"/>
        </w:rPr>
        <w:t>,</w:t>
      </w:r>
      <w:r>
        <w:rPr>
          <w:spacing w:val="39"/>
          <w:u w:val="none"/>
        </w:rPr>
        <w:t xml:space="preserve"> </w:t>
      </w:r>
      <w:r>
        <w:rPr>
          <w:u w:val="none"/>
        </w:rPr>
        <w:t>each</w:t>
      </w:r>
      <w:r>
        <w:rPr>
          <w:spacing w:val="40"/>
          <w:u w:val="none"/>
        </w:rPr>
        <w:t xml:space="preserve"> </w:t>
      </w:r>
      <w:r>
        <w:rPr>
          <w:spacing w:val="1"/>
          <w:u w:val="none"/>
        </w:rPr>
        <w:t>o</w:t>
      </w:r>
      <w:r>
        <w:rPr>
          <w:u w:val="none"/>
        </w:rPr>
        <w:t>f</w:t>
      </w:r>
      <w:r>
        <w:rPr>
          <w:spacing w:val="40"/>
          <w:u w:val="none"/>
        </w:rPr>
        <w:t xml:space="preserve"> </w:t>
      </w:r>
      <w:r>
        <w:rPr>
          <w:spacing w:val="1"/>
          <w:u w:val="none"/>
        </w:rPr>
        <w:t>wh</w:t>
      </w:r>
      <w:r>
        <w:rPr>
          <w:u w:val="none"/>
        </w:rPr>
        <w:t>ich</w:t>
      </w:r>
      <w:r>
        <w:rPr>
          <w:spacing w:val="40"/>
          <w:u w:val="none"/>
        </w:rPr>
        <w:t xml:space="preserve"> </w:t>
      </w:r>
      <w:r>
        <w:rPr>
          <w:u w:val="none"/>
        </w:rPr>
        <w:t>s</w:t>
      </w:r>
      <w:r>
        <w:rPr>
          <w:spacing w:val="1"/>
          <w:u w:val="none"/>
        </w:rPr>
        <w:t>h</w:t>
      </w:r>
      <w:r>
        <w:rPr>
          <w:u w:val="none"/>
        </w:rPr>
        <w:t>all</w:t>
      </w:r>
      <w:r>
        <w:rPr>
          <w:spacing w:val="40"/>
          <w:u w:val="none"/>
        </w:rPr>
        <w:t xml:space="preserve"> </w:t>
      </w:r>
      <w:r>
        <w:rPr>
          <w:spacing w:val="1"/>
          <w:u w:val="none"/>
        </w:rPr>
        <w:t>b</w:t>
      </w:r>
      <w:r>
        <w:rPr>
          <w:u w:val="none"/>
        </w:rPr>
        <w:t>e</w:t>
      </w:r>
      <w:r>
        <w:rPr>
          <w:w w:val="102"/>
          <w:u w:val="none"/>
        </w:rPr>
        <w:t xml:space="preserve"> </w:t>
      </w:r>
      <w:r>
        <w:rPr>
          <w:spacing w:val="1"/>
          <w:u w:val="none"/>
        </w:rPr>
        <w:t>p</w:t>
      </w:r>
      <w:r>
        <w:rPr>
          <w:u w:val="none"/>
        </w:rPr>
        <w:t>erf</w:t>
      </w:r>
      <w:r>
        <w:rPr>
          <w:spacing w:val="1"/>
          <w:u w:val="none"/>
        </w:rPr>
        <w:t>o</w:t>
      </w:r>
      <w:r>
        <w:rPr>
          <w:u w:val="none"/>
        </w:rPr>
        <w:t>r</w:t>
      </w:r>
      <w:r>
        <w:rPr>
          <w:spacing w:val="2"/>
          <w:u w:val="none"/>
        </w:rPr>
        <w:t>m</w:t>
      </w:r>
      <w:r>
        <w:rPr>
          <w:u w:val="none"/>
        </w:rPr>
        <w:t>ed</w:t>
      </w:r>
      <w:r>
        <w:rPr>
          <w:spacing w:val="16"/>
          <w:u w:val="none"/>
        </w:rPr>
        <w:t xml:space="preserve"> </w:t>
      </w:r>
      <w:r>
        <w:rPr>
          <w:spacing w:val="1"/>
          <w:u w:val="none"/>
        </w:rPr>
        <w:t>o</w:t>
      </w:r>
      <w:r>
        <w:rPr>
          <w:u w:val="none"/>
        </w:rPr>
        <w:t>n</w:t>
      </w:r>
      <w:r>
        <w:rPr>
          <w:spacing w:val="16"/>
          <w:u w:val="none"/>
        </w:rPr>
        <w:t xml:space="preserve"> </w:t>
      </w:r>
      <w:r>
        <w:rPr>
          <w:spacing w:val="1"/>
          <w:u w:val="none"/>
        </w:rPr>
        <w:t>b</w:t>
      </w:r>
      <w:r>
        <w:rPr>
          <w:u w:val="none"/>
        </w:rPr>
        <w:t>e</w:t>
      </w:r>
      <w:r>
        <w:rPr>
          <w:spacing w:val="1"/>
          <w:u w:val="none"/>
        </w:rPr>
        <w:t>h</w:t>
      </w:r>
      <w:r>
        <w:rPr>
          <w:u w:val="none"/>
        </w:rPr>
        <w:t>alf</w:t>
      </w:r>
      <w:r>
        <w:rPr>
          <w:spacing w:val="14"/>
          <w:u w:val="none"/>
        </w:rPr>
        <w:t xml:space="preserve"> </w:t>
      </w:r>
      <w:r>
        <w:rPr>
          <w:spacing w:val="1"/>
          <w:u w:val="none"/>
        </w:rPr>
        <w:t>o</w:t>
      </w:r>
      <w:r>
        <w:rPr>
          <w:u w:val="none"/>
        </w:rPr>
        <w:t>f</w:t>
      </w:r>
      <w:r>
        <w:rPr>
          <w:spacing w:val="15"/>
          <w:u w:val="none"/>
        </w:rPr>
        <w:t xml:space="preserve"> </w:t>
      </w:r>
      <w:r>
        <w:rPr>
          <w:u w:val="none"/>
        </w:rPr>
        <w:t>a</w:t>
      </w:r>
      <w:r>
        <w:rPr>
          <w:spacing w:val="1"/>
          <w:u w:val="none"/>
        </w:rPr>
        <w:t>n</w:t>
      </w:r>
      <w:r>
        <w:rPr>
          <w:u w:val="none"/>
        </w:rPr>
        <w:t>d</w:t>
      </w:r>
      <w:r>
        <w:rPr>
          <w:spacing w:val="16"/>
          <w:u w:val="none"/>
        </w:rPr>
        <w:t xml:space="preserve"> </w:t>
      </w:r>
      <w:r>
        <w:rPr>
          <w:u w:val="none"/>
        </w:rPr>
        <w:t>at</w:t>
      </w:r>
      <w:r>
        <w:rPr>
          <w:spacing w:val="15"/>
          <w:u w:val="none"/>
        </w:rPr>
        <w:t xml:space="preserve"> </w:t>
      </w:r>
      <w:r>
        <w:rPr>
          <w:u w:val="none"/>
        </w:rPr>
        <w:t>t</w:t>
      </w:r>
      <w:r>
        <w:rPr>
          <w:spacing w:val="1"/>
          <w:u w:val="none"/>
        </w:rPr>
        <w:t>h</w:t>
      </w:r>
      <w:r>
        <w:rPr>
          <w:u w:val="none"/>
        </w:rPr>
        <w:t>e</w:t>
      </w:r>
      <w:r>
        <w:rPr>
          <w:spacing w:val="16"/>
          <w:u w:val="none"/>
        </w:rPr>
        <w:t xml:space="preserve"> </w:t>
      </w:r>
      <w:r>
        <w:rPr>
          <w:u w:val="none"/>
        </w:rPr>
        <w:t>c</w:t>
      </w:r>
      <w:r>
        <w:rPr>
          <w:spacing w:val="1"/>
          <w:u w:val="none"/>
        </w:rPr>
        <w:t>o</w:t>
      </w:r>
      <w:r>
        <w:rPr>
          <w:u w:val="none"/>
        </w:rPr>
        <w:t>st,</w:t>
      </w:r>
      <w:r>
        <w:rPr>
          <w:spacing w:val="15"/>
          <w:u w:val="none"/>
        </w:rPr>
        <w:t xml:space="preserve"> </w:t>
      </w:r>
      <w:r>
        <w:rPr>
          <w:u w:val="none"/>
        </w:rPr>
        <w:t>e</w:t>
      </w:r>
      <w:r>
        <w:rPr>
          <w:spacing w:val="1"/>
          <w:u w:val="none"/>
        </w:rPr>
        <w:t>xp</w:t>
      </w:r>
      <w:r>
        <w:rPr>
          <w:u w:val="none"/>
        </w:rPr>
        <w:t>e</w:t>
      </w:r>
      <w:r>
        <w:rPr>
          <w:spacing w:val="1"/>
          <w:u w:val="none"/>
        </w:rPr>
        <w:t>n</w:t>
      </w:r>
      <w:r>
        <w:rPr>
          <w:u w:val="none"/>
        </w:rPr>
        <w:t>se</w:t>
      </w:r>
      <w:r>
        <w:rPr>
          <w:spacing w:val="16"/>
          <w:u w:val="none"/>
        </w:rPr>
        <w:t xml:space="preserve"> </w:t>
      </w:r>
      <w:r>
        <w:rPr>
          <w:u w:val="none"/>
        </w:rPr>
        <w:t>a</w:t>
      </w:r>
      <w:r>
        <w:rPr>
          <w:spacing w:val="1"/>
          <w:u w:val="none"/>
        </w:rPr>
        <w:t>n</w:t>
      </w:r>
      <w:r>
        <w:rPr>
          <w:u w:val="none"/>
        </w:rPr>
        <w:t>d</w:t>
      </w:r>
      <w:r>
        <w:rPr>
          <w:spacing w:val="16"/>
          <w:u w:val="none"/>
        </w:rPr>
        <w:t xml:space="preserve"> </w:t>
      </w:r>
      <w:r>
        <w:rPr>
          <w:u w:val="none"/>
        </w:rPr>
        <w:t>risk</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Co</w:t>
      </w:r>
      <w:r>
        <w:rPr>
          <w:spacing w:val="2"/>
          <w:u w:val="none"/>
        </w:rPr>
        <w:t>m</w:t>
      </w:r>
      <w:r>
        <w:rPr>
          <w:spacing w:val="1"/>
          <w:u w:val="none"/>
        </w:rPr>
        <w:t>p</w:t>
      </w:r>
      <w:r>
        <w:rPr>
          <w:u w:val="none"/>
        </w:rPr>
        <w:t>a</w:t>
      </w:r>
      <w:r>
        <w:rPr>
          <w:spacing w:val="1"/>
          <w:u w:val="none"/>
        </w:rPr>
        <w:t>ny:</w:t>
      </w:r>
    </w:p>
    <w:p w14:paraId="0E062621" w14:textId="77777777" w:rsidR="000C19C9" w:rsidRDefault="000C19C9">
      <w:pPr>
        <w:spacing w:before="17" w:line="220" w:lineRule="exact"/>
      </w:pPr>
    </w:p>
    <w:p w14:paraId="1CF18573" w14:textId="77777777" w:rsidR="000C19C9" w:rsidRDefault="00D3642A">
      <w:pPr>
        <w:pStyle w:val="BodyText"/>
        <w:numPr>
          <w:ilvl w:val="2"/>
          <w:numId w:val="8"/>
        </w:numPr>
        <w:tabs>
          <w:tab w:val="left" w:pos="2264"/>
        </w:tabs>
        <w:spacing w:line="252" w:lineRule="auto"/>
        <w:ind w:right="114" w:firstLine="1440"/>
        <w:jc w:val="both"/>
        <w:rPr>
          <w:u w:val="none"/>
        </w:rPr>
      </w:pPr>
      <w:r>
        <w:rPr>
          <w:spacing w:val="1"/>
          <w:u w:color="000000"/>
        </w:rPr>
        <w:t>A</w:t>
      </w:r>
      <w:r>
        <w:rPr>
          <w:u w:color="000000"/>
        </w:rPr>
        <w:t>c</w:t>
      </w:r>
      <w:r>
        <w:rPr>
          <w:spacing w:val="1"/>
          <w:u w:color="000000"/>
        </w:rPr>
        <w:t>qu</w:t>
      </w:r>
      <w:r>
        <w:rPr>
          <w:u w:color="000000"/>
        </w:rPr>
        <w:t>isiti</w:t>
      </w:r>
      <w:r>
        <w:rPr>
          <w:spacing w:val="1"/>
          <w:u w:color="000000"/>
        </w:rPr>
        <w:t>o</w:t>
      </w:r>
      <w:r>
        <w:rPr>
          <w:u w:color="000000"/>
        </w:rPr>
        <w:t>n</w:t>
      </w:r>
      <w:r>
        <w:rPr>
          <w:spacing w:val="11"/>
          <w:u w:color="000000"/>
        </w:rPr>
        <w:t xml:space="preserve"> </w:t>
      </w:r>
      <w:r>
        <w:rPr>
          <w:spacing w:val="1"/>
          <w:u w:color="000000"/>
        </w:rPr>
        <w:t>o</w:t>
      </w:r>
      <w:r>
        <w:rPr>
          <w:u w:color="000000"/>
        </w:rPr>
        <w:t>f</w:t>
      </w:r>
      <w:r>
        <w:rPr>
          <w:spacing w:val="9"/>
          <w:u w:color="000000"/>
        </w:rPr>
        <w:t xml:space="preserve"> </w:t>
      </w:r>
      <w:r>
        <w:rPr>
          <w:spacing w:val="1"/>
          <w:u w:color="000000"/>
        </w:rPr>
        <w:t>P</w:t>
      </w:r>
      <w:r>
        <w:rPr>
          <w:u w:color="000000"/>
        </w:rPr>
        <w:t>r</w:t>
      </w:r>
      <w:r>
        <w:rPr>
          <w:spacing w:val="1"/>
          <w:u w:color="000000"/>
        </w:rPr>
        <w:t>op</w:t>
      </w:r>
      <w:r>
        <w:rPr>
          <w:u w:color="000000"/>
        </w:rPr>
        <w:t>erty</w:t>
      </w:r>
      <w:r>
        <w:rPr>
          <w:u w:val="none"/>
        </w:rPr>
        <w:t>.</w:t>
      </w:r>
      <w:r>
        <w:rPr>
          <w:spacing w:val="10"/>
          <w:u w:val="none"/>
        </w:rPr>
        <w:t xml:space="preserve"> </w:t>
      </w:r>
      <w:r>
        <w:rPr>
          <w:spacing w:val="1"/>
          <w:u w:val="none"/>
        </w:rPr>
        <w:t>Con</w:t>
      </w:r>
      <w:r>
        <w:rPr>
          <w:u w:val="none"/>
        </w:rPr>
        <w:t>s</w:t>
      </w:r>
      <w:r>
        <w:rPr>
          <w:spacing w:val="1"/>
          <w:u w:val="none"/>
        </w:rPr>
        <w:t>u</w:t>
      </w:r>
      <w:r>
        <w:rPr>
          <w:spacing w:val="2"/>
          <w:u w:val="none"/>
        </w:rPr>
        <w:t>mm</w:t>
      </w:r>
      <w:r>
        <w:rPr>
          <w:u w:val="none"/>
        </w:rPr>
        <w:t>ate</w:t>
      </w:r>
      <w:r>
        <w:rPr>
          <w:spacing w:val="11"/>
          <w:u w:val="none"/>
        </w:rPr>
        <w:t xml:space="preserve"> </w:t>
      </w:r>
      <w:r>
        <w:rPr>
          <w:u w:val="none"/>
        </w:rPr>
        <w:t>t</w:t>
      </w:r>
      <w:r>
        <w:rPr>
          <w:spacing w:val="1"/>
          <w:u w:val="none"/>
        </w:rPr>
        <w:t>h</w:t>
      </w:r>
      <w:r>
        <w:rPr>
          <w:u w:val="none"/>
        </w:rPr>
        <w:t>e</w:t>
      </w:r>
      <w:r>
        <w:rPr>
          <w:spacing w:val="11"/>
          <w:u w:val="none"/>
        </w:rPr>
        <w:t xml:space="preserve"> </w:t>
      </w:r>
      <w:r>
        <w:rPr>
          <w:u w:val="none"/>
        </w:rPr>
        <w:t>ac</w:t>
      </w:r>
      <w:r>
        <w:rPr>
          <w:spacing w:val="1"/>
          <w:u w:val="none"/>
        </w:rPr>
        <w:t>qu</w:t>
      </w:r>
      <w:r>
        <w:rPr>
          <w:u w:val="none"/>
        </w:rPr>
        <w:t>isiti</w:t>
      </w:r>
      <w:r>
        <w:rPr>
          <w:spacing w:val="1"/>
          <w:u w:val="none"/>
        </w:rPr>
        <w:t>o</w:t>
      </w:r>
      <w:r>
        <w:rPr>
          <w:u w:val="none"/>
        </w:rPr>
        <w:t>n</w:t>
      </w:r>
      <w:r>
        <w:rPr>
          <w:spacing w:val="11"/>
          <w:u w:val="none"/>
        </w:rPr>
        <w:t xml:space="preserve"> </w:t>
      </w:r>
      <w:r>
        <w:rPr>
          <w:spacing w:val="1"/>
          <w:u w:val="none"/>
        </w:rPr>
        <w:t>b</w:t>
      </w:r>
      <w:r>
        <w:rPr>
          <w:u w:val="none"/>
        </w:rPr>
        <w:t>y</w:t>
      </w:r>
      <w:r>
        <w:rPr>
          <w:spacing w:val="11"/>
          <w:u w:val="none"/>
        </w:rPr>
        <w:t xml:space="preserve"> </w:t>
      </w:r>
      <w:r>
        <w:rPr>
          <w:u w:val="none"/>
        </w:rPr>
        <w:t>t</w:t>
      </w:r>
      <w:r>
        <w:rPr>
          <w:spacing w:val="1"/>
          <w:u w:val="none"/>
        </w:rPr>
        <w:t>h</w:t>
      </w:r>
      <w:r>
        <w:rPr>
          <w:u w:val="none"/>
        </w:rPr>
        <w:t xml:space="preserve">e </w:t>
      </w:r>
      <w:r>
        <w:rPr>
          <w:spacing w:val="1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11"/>
          <w:u w:val="none"/>
        </w:rPr>
        <w:t xml:space="preserve"> </w:t>
      </w:r>
      <w:r>
        <w:rPr>
          <w:spacing w:val="1"/>
          <w:u w:val="none"/>
        </w:rPr>
        <w:t>o</w:t>
      </w:r>
      <w:r>
        <w:rPr>
          <w:u w:val="none"/>
        </w:rPr>
        <w:t xml:space="preserve">f </w:t>
      </w:r>
      <w:r>
        <w:rPr>
          <w:spacing w:val="1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spacing w:val="1"/>
          <w:u w:val="none"/>
        </w:rPr>
        <w:t>H</w:t>
      </w:r>
      <w:r>
        <w:rPr>
          <w:u w:val="none"/>
        </w:rPr>
        <w:t>P</w:t>
      </w:r>
      <w:r>
        <w:rPr>
          <w:spacing w:val="18"/>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1"/>
          <w:u w:val="none"/>
        </w:rPr>
        <w:t>n</w:t>
      </w:r>
      <w:r>
        <w:rPr>
          <w:u w:val="none"/>
        </w:rPr>
        <w:t>y</w:t>
      </w:r>
      <w:r>
        <w:rPr>
          <w:spacing w:val="19"/>
          <w:u w:val="none"/>
        </w:rPr>
        <w:t xml:space="preserve"> </w:t>
      </w:r>
      <w:r>
        <w:rPr>
          <w:u w:val="none"/>
        </w:rPr>
        <w:t>other</w:t>
      </w:r>
      <w:r>
        <w:rPr>
          <w:spacing w:val="18"/>
          <w:u w:val="none"/>
        </w:rPr>
        <w:t xml:space="preserve"> </w:t>
      </w:r>
      <w:r>
        <w:rPr>
          <w:u w:val="none"/>
        </w:rPr>
        <w:t>property</w:t>
      </w:r>
      <w:r>
        <w:rPr>
          <w:spacing w:val="19"/>
          <w:u w:val="none"/>
        </w:rPr>
        <w:t xml:space="preserve"> </w:t>
      </w:r>
      <w:r>
        <w:rPr>
          <w:u w:val="none"/>
        </w:rPr>
        <w:t>c</w:t>
      </w:r>
      <w:r>
        <w:rPr>
          <w:spacing w:val="1"/>
          <w:u w:val="none"/>
        </w:rPr>
        <w:t>o</w:t>
      </w:r>
      <w:r>
        <w:rPr>
          <w:u w:val="none"/>
        </w:rPr>
        <w:t>nsiste</w:t>
      </w:r>
      <w:r>
        <w:rPr>
          <w:spacing w:val="1"/>
          <w:u w:val="none"/>
        </w:rPr>
        <w:t>n</w:t>
      </w:r>
      <w:r>
        <w:rPr>
          <w:u w:val="none"/>
        </w:rPr>
        <w:t>t</w:t>
      </w:r>
      <w:r>
        <w:rPr>
          <w:spacing w:val="17"/>
          <w:u w:val="none"/>
        </w:rPr>
        <w:t xml:space="preserve"> </w:t>
      </w:r>
      <w:r>
        <w:rPr>
          <w:spacing w:val="1"/>
          <w:u w:val="none"/>
        </w:rPr>
        <w:t>w</w:t>
      </w:r>
      <w:r>
        <w:rPr>
          <w:u w:val="none"/>
        </w:rPr>
        <w:t>ith</w:t>
      </w:r>
      <w:r>
        <w:rPr>
          <w:spacing w:val="19"/>
          <w:u w:val="none"/>
        </w:rPr>
        <w:t xml:space="preserve"> </w:t>
      </w:r>
      <w:r>
        <w:rPr>
          <w:u w:val="none"/>
        </w:rPr>
        <w:t>the</w:t>
      </w:r>
      <w:r>
        <w:rPr>
          <w:spacing w:val="19"/>
          <w:u w:val="none"/>
        </w:rPr>
        <w:t xml:space="preserve"> </w:t>
      </w:r>
      <w:r>
        <w:rPr>
          <w:u w:val="none"/>
        </w:rPr>
        <w:t>purposes</w:t>
      </w:r>
      <w:r>
        <w:rPr>
          <w:spacing w:val="17"/>
          <w:u w:val="none"/>
        </w:rPr>
        <w:t xml:space="preserve"> </w:t>
      </w:r>
      <w:r>
        <w:rPr>
          <w:u w:val="none"/>
        </w:rPr>
        <w:t>of</w:t>
      </w:r>
      <w:r>
        <w:rPr>
          <w:spacing w:val="18"/>
          <w:u w:val="none"/>
        </w:rPr>
        <w:t xml:space="preserve"> </w:t>
      </w:r>
      <w:r>
        <w:rPr>
          <w:u w:val="none"/>
        </w:rPr>
        <w:t>the</w:t>
      </w:r>
      <w:r>
        <w:rPr>
          <w:spacing w:val="19"/>
          <w:u w:val="none"/>
        </w:rPr>
        <w:t xml:space="preserve"> </w:t>
      </w:r>
      <w:r>
        <w:rPr>
          <w:spacing w:val="1"/>
          <w:u w:val="none"/>
        </w:rPr>
        <w:t>C</w:t>
      </w:r>
      <w:r>
        <w:rPr>
          <w:u w:val="none"/>
        </w:rPr>
        <w:t>o</w:t>
      </w:r>
      <w:r>
        <w:rPr>
          <w:spacing w:val="2"/>
          <w:u w:val="none"/>
        </w:rPr>
        <w:t>m</w:t>
      </w:r>
      <w:r>
        <w:rPr>
          <w:u w:val="none"/>
        </w:rPr>
        <w:t>pa</w:t>
      </w:r>
      <w:r>
        <w:rPr>
          <w:spacing w:val="1"/>
          <w:u w:val="none"/>
        </w:rPr>
        <w:t>n</w:t>
      </w:r>
      <w:r>
        <w:rPr>
          <w:spacing w:val="2"/>
          <w:u w:val="none"/>
        </w:rPr>
        <w:t>y</w:t>
      </w:r>
      <w:r>
        <w:rPr>
          <w:u w:val="none"/>
        </w:rPr>
        <w:t>.</w:t>
      </w:r>
    </w:p>
    <w:p w14:paraId="78994EDC" w14:textId="77777777" w:rsidR="000C19C9" w:rsidRDefault="000C19C9">
      <w:pPr>
        <w:spacing w:line="240" w:lineRule="exact"/>
        <w:rPr>
          <w:sz w:val="24"/>
          <w:szCs w:val="24"/>
        </w:rPr>
      </w:pPr>
    </w:p>
    <w:p w14:paraId="2C735611" w14:textId="77777777" w:rsidR="000C19C9" w:rsidRDefault="00D3642A">
      <w:pPr>
        <w:pStyle w:val="BodyText"/>
        <w:numPr>
          <w:ilvl w:val="2"/>
          <w:numId w:val="8"/>
        </w:numPr>
        <w:tabs>
          <w:tab w:val="left" w:pos="2264"/>
        </w:tabs>
        <w:spacing w:line="250" w:lineRule="auto"/>
        <w:ind w:right="114" w:firstLine="1440"/>
        <w:jc w:val="both"/>
        <w:rPr>
          <w:u w:val="none"/>
        </w:rPr>
      </w:pPr>
      <w:r>
        <w:rPr>
          <w:spacing w:val="1"/>
          <w:u w:color="000000"/>
        </w:rPr>
        <w:lastRenderedPageBreak/>
        <w:t>Exp</w:t>
      </w:r>
      <w:r>
        <w:rPr>
          <w:u w:color="000000"/>
        </w:rPr>
        <w:t>e</w:t>
      </w:r>
      <w:r>
        <w:rPr>
          <w:spacing w:val="1"/>
          <w:u w:color="000000"/>
        </w:rPr>
        <w:t>n</w:t>
      </w:r>
      <w:r>
        <w:rPr>
          <w:u w:color="000000"/>
        </w:rPr>
        <w:t>d</w:t>
      </w:r>
      <w:r>
        <w:rPr>
          <w:spacing w:val="3"/>
          <w:u w:color="000000"/>
        </w:rPr>
        <w:t xml:space="preserve"> </w:t>
      </w:r>
      <w:r>
        <w:rPr>
          <w:spacing w:val="2"/>
          <w:u w:color="000000"/>
        </w:rPr>
        <w:t>M</w:t>
      </w:r>
      <w:r>
        <w:rPr>
          <w:spacing w:val="1"/>
          <w:u w:color="000000"/>
        </w:rPr>
        <w:t>on</w:t>
      </w:r>
      <w:r>
        <w:rPr>
          <w:u w:color="000000"/>
        </w:rPr>
        <w:t>e</w:t>
      </w:r>
      <w:r>
        <w:rPr>
          <w:spacing w:val="1"/>
          <w:u w:color="000000"/>
        </w:rPr>
        <w:t>y</w:t>
      </w:r>
      <w:r>
        <w:rPr>
          <w:u w:val="none"/>
        </w:rPr>
        <w:t>.</w:t>
      </w:r>
      <w:r>
        <w:rPr>
          <w:spacing w:val="1"/>
          <w:u w:val="none"/>
        </w:rPr>
        <w:t xml:space="preserve"> Exp</w:t>
      </w:r>
      <w:r>
        <w:rPr>
          <w:u w:val="none"/>
        </w:rPr>
        <w:t>e</w:t>
      </w:r>
      <w:r>
        <w:rPr>
          <w:spacing w:val="1"/>
          <w:u w:val="none"/>
        </w:rPr>
        <w:t>n</w:t>
      </w:r>
      <w:r>
        <w:rPr>
          <w:u w:val="none"/>
        </w:rPr>
        <w:t>d</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ca</w:t>
      </w:r>
      <w:r>
        <w:rPr>
          <w:spacing w:val="1"/>
          <w:u w:val="none"/>
        </w:rPr>
        <w:t>p</w:t>
      </w:r>
      <w:r>
        <w:rPr>
          <w:u w:val="none"/>
        </w:rPr>
        <w:t>ital</w:t>
      </w:r>
      <w:r>
        <w:rPr>
          <w:spacing w:val="2"/>
          <w:u w:val="none"/>
        </w:rPr>
        <w:t xml:space="preserve"> </w:t>
      </w:r>
      <w:r>
        <w:rPr>
          <w:u w:val="none"/>
        </w:rPr>
        <w:t>a</w:t>
      </w:r>
      <w:r>
        <w:rPr>
          <w:spacing w:val="1"/>
          <w:u w:val="none"/>
        </w:rPr>
        <w:t>n</w:t>
      </w:r>
      <w:r>
        <w:rPr>
          <w:u w:val="none"/>
        </w:rPr>
        <w:t xml:space="preserve">d </w:t>
      </w:r>
      <w:r>
        <w:rPr>
          <w:spacing w:val="3"/>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 xml:space="preserve">e </w:t>
      </w:r>
      <w:r>
        <w:rPr>
          <w:spacing w:val="3"/>
          <w:u w:val="none"/>
        </w:rPr>
        <w:t xml:space="preserve"> </w:t>
      </w:r>
      <w:r>
        <w:rPr>
          <w:spacing w:val="1"/>
          <w:u w:val="none"/>
        </w:rPr>
        <w:t>o</w:t>
      </w:r>
      <w:r>
        <w:rPr>
          <w:u w:val="none"/>
        </w:rPr>
        <w:t xml:space="preserve">f </w:t>
      </w:r>
      <w:r>
        <w:rPr>
          <w:spacing w:val="3"/>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3"/>
          <w:u w:val="none"/>
        </w:rPr>
        <w:t xml:space="preserve"> </w:t>
      </w:r>
      <w:r>
        <w:rPr>
          <w:u w:val="none"/>
        </w:rPr>
        <w:t xml:space="preserve">in </w:t>
      </w:r>
      <w:r>
        <w:rPr>
          <w:spacing w:val="3"/>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u</w:t>
      </w:r>
      <w:r>
        <w:rPr>
          <w:u w:val="none"/>
        </w:rPr>
        <w:t>rt</w:t>
      </w:r>
      <w:r>
        <w:rPr>
          <w:spacing w:val="1"/>
          <w:u w:val="none"/>
        </w:rPr>
        <w:t>h</w:t>
      </w:r>
      <w:r>
        <w:rPr>
          <w:u w:val="none"/>
        </w:rPr>
        <w:t>era</w:t>
      </w:r>
      <w:r>
        <w:rPr>
          <w:spacing w:val="1"/>
          <w:u w:val="none"/>
        </w:rPr>
        <w:t>n</w:t>
      </w:r>
      <w:r>
        <w:rPr>
          <w:u w:val="none"/>
        </w:rPr>
        <w:t>ce</w:t>
      </w:r>
      <w:r>
        <w:rPr>
          <w:spacing w:val="38"/>
          <w:u w:val="none"/>
        </w:rPr>
        <w:t xml:space="preserve"> </w:t>
      </w:r>
      <w:r>
        <w:rPr>
          <w:spacing w:val="1"/>
          <w:u w:val="none"/>
        </w:rPr>
        <w:t>o</w:t>
      </w:r>
      <w:r>
        <w:rPr>
          <w:u w:val="none"/>
        </w:rPr>
        <w:t>f</w:t>
      </w:r>
      <w:r>
        <w:rPr>
          <w:spacing w:val="38"/>
          <w:u w:val="none"/>
        </w:rPr>
        <w:t xml:space="preserve"> </w:t>
      </w:r>
      <w:r>
        <w:rPr>
          <w:u w:val="none"/>
        </w:rPr>
        <w:t>t</w:t>
      </w:r>
      <w:r>
        <w:rPr>
          <w:spacing w:val="1"/>
          <w:u w:val="none"/>
        </w:rPr>
        <w:t>h</w:t>
      </w:r>
      <w:r>
        <w:rPr>
          <w:u w:val="none"/>
        </w:rPr>
        <w:t>e</w:t>
      </w:r>
      <w:r>
        <w:rPr>
          <w:spacing w:val="3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9"/>
          <w:u w:val="none"/>
        </w:rPr>
        <w:t xml:space="preserve"> </w:t>
      </w:r>
      <w:r>
        <w:rPr>
          <w:spacing w:val="1"/>
          <w:u w:val="none"/>
        </w:rPr>
        <w:t>bu</w:t>
      </w:r>
      <w:r>
        <w:rPr>
          <w:u w:val="none"/>
        </w:rPr>
        <w:t>si</w:t>
      </w:r>
      <w:r>
        <w:rPr>
          <w:spacing w:val="1"/>
          <w:u w:val="none"/>
        </w:rPr>
        <w:t>n</w:t>
      </w:r>
      <w:r>
        <w:rPr>
          <w:u w:val="none"/>
        </w:rPr>
        <w:t>ess,</w:t>
      </w:r>
      <w:r>
        <w:rPr>
          <w:spacing w:val="38"/>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39"/>
          <w:u w:val="none"/>
        </w:rPr>
        <w:t xml:space="preserve"> </w:t>
      </w:r>
      <w:r>
        <w:rPr>
          <w:u w:val="none"/>
        </w:rPr>
        <w:t>t</w:t>
      </w:r>
      <w:r>
        <w:rPr>
          <w:spacing w:val="1"/>
          <w:u w:val="none"/>
        </w:rPr>
        <w:t>h</w:t>
      </w:r>
      <w:r>
        <w:rPr>
          <w:u w:val="none"/>
        </w:rPr>
        <w:t>e</w:t>
      </w:r>
      <w:r>
        <w:rPr>
          <w:spacing w:val="38"/>
          <w:u w:val="none"/>
        </w:rPr>
        <w:t xml:space="preserve"> </w:t>
      </w:r>
      <w:r>
        <w:rPr>
          <w:spacing w:val="1"/>
          <w:u w:val="none"/>
        </w:rPr>
        <w:t>p</w:t>
      </w:r>
      <w:r>
        <w:rPr>
          <w:u w:val="none"/>
        </w:rPr>
        <w:t>a</w:t>
      </w:r>
      <w:r>
        <w:rPr>
          <w:spacing w:val="1"/>
          <w:u w:val="none"/>
        </w:rPr>
        <w:t>y</w:t>
      </w:r>
      <w:r>
        <w:rPr>
          <w:spacing w:val="2"/>
          <w:u w:val="none"/>
        </w:rPr>
        <w:t>m</w:t>
      </w:r>
      <w:r>
        <w:rPr>
          <w:u w:val="none"/>
        </w:rPr>
        <w:t>e</w:t>
      </w:r>
      <w:r>
        <w:rPr>
          <w:spacing w:val="1"/>
          <w:u w:val="none"/>
        </w:rPr>
        <w:t>n</w:t>
      </w:r>
      <w:r>
        <w:rPr>
          <w:u w:val="none"/>
        </w:rPr>
        <w:t>t</w:t>
      </w:r>
      <w:r>
        <w:rPr>
          <w:spacing w:val="39"/>
          <w:u w:val="none"/>
        </w:rPr>
        <w:t xml:space="preserve"> </w:t>
      </w:r>
      <w:r>
        <w:rPr>
          <w:spacing w:val="1"/>
          <w:u w:val="none"/>
        </w:rPr>
        <w:t>o</w:t>
      </w:r>
      <w:r>
        <w:rPr>
          <w:u w:val="none"/>
        </w:rPr>
        <w:t>f</w:t>
      </w:r>
      <w:r>
        <w:rPr>
          <w:spacing w:val="38"/>
          <w:u w:val="none"/>
        </w:rPr>
        <w:t xml:space="preserve"> </w:t>
      </w:r>
      <w:r>
        <w:rPr>
          <w:u w:val="none"/>
        </w:rPr>
        <w:t>fees</w:t>
      </w:r>
      <w:r>
        <w:rPr>
          <w:spacing w:val="38"/>
          <w:u w:val="none"/>
        </w:rPr>
        <w:t xml:space="preserve"> </w:t>
      </w:r>
      <w:r>
        <w:rPr>
          <w:u w:val="none"/>
        </w:rPr>
        <w:t>to</w:t>
      </w:r>
      <w:r>
        <w:rPr>
          <w:spacing w:val="39"/>
          <w:u w:val="none"/>
        </w:rPr>
        <w:t xml:space="preserve"> </w:t>
      </w:r>
      <w:r>
        <w:rPr>
          <w:u w:val="none"/>
        </w:rPr>
        <w:t>i</w:t>
      </w:r>
      <w:r>
        <w:rPr>
          <w:spacing w:val="1"/>
          <w:u w:val="none"/>
        </w:rPr>
        <w:t>nd</w:t>
      </w:r>
      <w:r>
        <w:rPr>
          <w:u w:val="none"/>
        </w:rPr>
        <w:t>e</w:t>
      </w:r>
      <w:r>
        <w:rPr>
          <w:spacing w:val="1"/>
          <w:u w:val="none"/>
        </w:rPr>
        <w:t>p</w:t>
      </w:r>
      <w:r>
        <w:rPr>
          <w:u w:val="none"/>
        </w:rPr>
        <w:t>e</w:t>
      </w:r>
      <w:r>
        <w:rPr>
          <w:spacing w:val="1"/>
          <w:u w:val="none"/>
        </w:rPr>
        <w:t>nd</w:t>
      </w:r>
      <w:r>
        <w:rPr>
          <w:u w:val="none"/>
        </w:rPr>
        <w:t>e</w:t>
      </w:r>
      <w:r>
        <w:rPr>
          <w:spacing w:val="1"/>
          <w:u w:val="none"/>
        </w:rPr>
        <w:t>n</w:t>
      </w:r>
      <w:r>
        <w:rPr>
          <w:u w:val="none"/>
        </w:rPr>
        <w:t>t</w:t>
      </w:r>
      <w:r>
        <w:rPr>
          <w:spacing w:val="38"/>
          <w:u w:val="none"/>
        </w:rPr>
        <w:t xml:space="preserve"> </w:t>
      </w:r>
      <w:r>
        <w:rPr>
          <w:u w:val="none"/>
        </w:rPr>
        <w:t>c</w:t>
      </w:r>
      <w:r>
        <w:rPr>
          <w:spacing w:val="1"/>
          <w:u w:val="none"/>
        </w:rPr>
        <w:t>on</w:t>
      </w:r>
      <w:r>
        <w:rPr>
          <w:u w:val="none"/>
        </w:rPr>
        <w:t>tract</w:t>
      </w:r>
      <w:r>
        <w:rPr>
          <w:spacing w:val="1"/>
          <w:u w:val="none"/>
        </w:rPr>
        <w:t>o</w:t>
      </w:r>
      <w:r>
        <w:rPr>
          <w:u w:val="none"/>
        </w:rPr>
        <w:t>rs</w:t>
      </w:r>
      <w:r>
        <w:rPr>
          <w:spacing w:val="38"/>
          <w:u w:val="none"/>
        </w:rPr>
        <w:t xml:space="preserve"> </w:t>
      </w:r>
      <w:r>
        <w:rPr>
          <w:u w:val="none"/>
        </w:rPr>
        <w:t>a</w:t>
      </w:r>
      <w:r>
        <w:rPr>
          <w:spacing w:val="1"/>
          <w:u w:val="none"/>
        </w:rPr>
        <w:t>n</w:t>
      </w:r>
      <w:r>
        <w:rPr>
          <w:u w:val="none"/>
        </w:rPr>
        <w:t>d</w:t>
      </w:r>
      <w:r>
        <w:rPr>
          <w:spacing w:val="39"/>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a</w:t>
      </w:r>
      <w:r>
        <w:rPr>
          <w:spacing w:val="1"/>
          <w:u w:val="none"/>
        </w:rPr>
        <w:t>y</w:t>
      </w:r>
      <w:r>
        <w:rPr>
          <w:spacing w:val="2"/>
          <w:u w:val="none"/>
        </w:rPr>
        <w:t>m</w:t>
      </w:r>
      <w:r>
        <w:rPr>
          <w:u w:val="none"/>
        </w:rPr>
        <w:t>e</w:t>
      </w:r>
      <w:r>
        <w:rPr>
          <w:spacing w:val="1"/>
          <w:u w:val="none"/>
        </w:rPr>
        <w:t>n</w:t>
      </w:r>
      <w:r>
        <w:rPr>
          <w:u w:val="none"/>
        </w:rPr>
        <w:t>t</w:t>
      </w:r>
      <w:r>
        <w:rPr>
          <w:spacing w:val="26"/>
          <w:u w:val="none"/>
        </w:rPr>
        <w:t xml:space="preserve"> </w:t>
      </w:r>
      <w:r>
        <w:rPr>
          <w:spacing w:val="1"/>
          <w:u w:val="none"/>
        </w:rPr>
        <w:t>o</w:t>
      </w:r>
      <w:r>
        <w:rPr>
          <w:u w:val="none"/>
        </w:rPr>
        <w:t>f</w:t>
      </w:r>
      <w:r>
        <w:rPr>
          <w:spacing w:val="26"/>
          <w:u w:val="none"/>
        </w:rPr>
        <w:t xml:space="preserve"> </w:t>
      </w:r>
      <w:r>
        <w:rPr>
          <w:spacing w:val="1"/>
          <w:u w:val="none"/>
        </w:rPr>
        <w:t>ov</w:t>
      </w:r>
      <w:r>
        <w:rPr>
          <w:u w:val="none"/>
        </w:rPr>
        <w:t>er</w:t>
      </w:r>
      <w:r>
        <w:rPr>
          <w:spacing w:val="1"/>
          <w:u w:val="none"/>
        </w:rPr>
        <w:t>h</w:t>
      </w:r>
      <w:r>
        <w:rPr>
          <w:u w:val="none"/>
        </w:rPr>
        <w:t>ead</w:t>
      </w:r>
      <w:r>
        <w:rPr>
          <w:spacing w:val="27"/>
          <w:u w:val="none"/>
        </w:rPr>
        <w:t xml:space="preserve"> </w:t>
      </w:r>
      <w:r>
        <w:rPr>
          <w:u w:val="none"/>
        </w:rPr>
        <w:t>a</w:t>
      </w:r>
      <w:r>
        <w:rPr>
          <w:spacing w:val="1"/>
          <w:u w:val="none"/>
        </w:rPr>
        <w:t>n</w:t>
      </w:r>
      <w:r>
        <w:rPr>
          <w:u w:val="none"/>
        </w:rPr>
        <w:t>d</w:t>
      </w:r>
      <w:r>
        <w:rPr>
          <w:spacing w:val="28"/>
          <w:u w:val="none"/>
        </w:rPr>
        <w:t xml:space="preserve"> </w:t>
      </w:r>
      <w:r>
        <w:rPr>
          <w:u w:val="none"/>
        </w:rPr>
        <w:t>a</w:t>
      </w:r>
      <w:r>
        <w:rPr>
          <w:spacing w:val="1"/>
          <w:u w:val="none"/>
        </w:rPr>
        <w:t>d</w:t>
      </w:r>
      <w:r>
        <w:rPr>
          <w:spacing w:val="2"/>
          <w:u w:val="none"/>
        </w:rPr>
        <w:t>m</w:t>
      </w:r>
      <w:r>
        <w:rPr>
          <w:u w:val="none"/>
        </w:rPr>
        <w:t>inistrative</w:t>
      </w:r>
      <w:r>
        <w:rPr>
          <w:spacing w:val="27"/>
          <w:u w:val="none"/>
        </w:rPr>
        <w:t xml:space="preserve"> </w:t>
      </w:r>
      <w:r>
        <w:rPr>
          <w:u w:val="none"/>
        </w:rPr>
        <w:t>e</w:t>
      </w:r>
      <w:r>
        <w:rPr>
          <w:spacing w:val="1"/>
          <w:u w:val="none"/>
        </w:rPr>
        <w:t>x</w:t>
      </w:r>
      <w:r>
        <w:rPr>
          <w:u w:val="none"/>
        </w:rPr>
        <w:t>pe</w:t>
      </w:r>
      <w:r>
        <w:rPr>
          <w:spacing w:val="1"/>
          <w:u w:val="none"/>
        </w:rPr>
        <w:t>n</w:t>
      </w:r>
      <w:r>
        <w:rPr>
          <w:u w:val="none"/>
        </w:rPr>
        <w:t>ses.</w:t>
      </w:r>
    </w:p>
    <w:p w14:paraId="5FB9A5A9" w14:textId="77777777" w:rsidR="000C19C9" w:rsidRDefault="000C19C9">
      <w:pPr>
        <w:spacing w:before="3" w:line="240" w:lineRule="exact"/>
        <w:rPr>
          <w:sz w:val="24"/>
          <w:szCs w:val="24"/>
        </w:rPr>
      </w:pPr>
    </w:p>
    <w:p w14:paraId="70153C47" w14:textId="77777777" w:rsidR="000C19C9" w:rsidRDefault="00D3642A">
      <w:pPr>
        <w:pStyle w:val="BodyText"/>
        <w:numPr>
          <w:ilvl w:val="2"/>
          <w:numId w:val="8"/>
        </w:numPr>
        <w:tabs>
          <w:tab w:val="left" w:pos="2264"/>
        </w:tabs>
        <w:spacing w:line="251" w:lineRule="auto"/>
        <w:ind w:right="111" w:firstLine="1440"/>
        <w:jc w:val="both"/>
        <w:rPr>
          <w:u w:val="none"/>
        </w:rPr>
      </w:pPr>
      <w:r>
        <w:rPr>
          <w:spacing w:val="1"/>
          <w:u w:color="000000"/>
        </w:rPr>
        <w:t>Ex</w:t>
      </w:r>
      <w:r>
        <w:rPr>
          <w:u w:color="000000"/>
        </w:rPr>
        <w:t>ec</w:t>
      </w:r>
      <w:r>
        <w:rPr>
          <w:spacing w:val="1"/>
          <w:u w:color="000000"/>
        </w:rPr>
        <w:t>u</w:t>
      </w:r>
      <w:r>
        <w:rPr>
          <w:u w:color="000000"/>
        </w:rPr>
        <w:t>te</w:t>
      </w:r>
      <w:r>
        <w:rPr>
          <w:spacing w:val="6"/>
          <w:u w:color="000000"/>
        </w:rPr>
        <w:t xml:space="preserve"> </w:t>
      </w:r>
      <w:r>
        <w:rPr>
          <w:spacing w:val="1"/>
          <w:u w:color="000000"/>
        </w:rPr>
        <w:t>Conv</w:t>
      </w:r>
      <w:r>
        <w:rPr>
          <w:u w:color="000000"/>
        </w:rPr>
        <w:t>e</w:t>
      </w:r>
      <w:r>
        <w:rPr>
          <w:spacing w:val="1"/>
          <w:u w:color="000000"/>
        </w:rPr>
        <w:t>y</w:t>
      </w:r>
      <w:r>
        <w:rPr>
          <w:u w:color="000000"/>
        </w:rPr>
        <w:t>a</w:t>
      </w:r>
      <w:r>
        <w:rPr>
          <w:spacing w:val="1"/>
          <w:u w:color="000000"/>
        </w:rPr>
        <w:t>n</w:t>
      </w:r>
      <w:r>
        <w:rPr>
          <w:u w:color="000000"/>
        </w:rPr>
        <w:t>ces</w:t>
      </w:r>
      <w:r>
        <w:rPr>
          <w:u w:val="none"/>
        </w:rPr>
        <w:t>.</w:t>
      </w:r>
      <w:r>
        <w:rPr>
          <w:spacing w:val="5"/>
          <w:u w:val="none"/>
        </w:rPr>
        <w:t xml:space="preserve"> </w:t>
      </w:r>
      <w:r>
        <w:rPr>
          <w:spacing w:val="1"/>
          <w:u w:val="none"/>
        </w:rPr>
        <w:t>Ex</w:t>
      </w:r>
      <w:r>
        <w:rPr>
          <w:u w:val="none"/>
        </w:rPr>
        <w:t>ec</w:t>
      </w:r>
      <w:r>
        <w:rPr>
          <w:spacing w:val="1"/>
          <w:u w:val="none"/>
        </w:rPr>
        <w:t>u</w:t>
      </w:r>
      <w:r>
        <w:rPr>
          <w:u w:val="none"/>
        </w:rPr>
        <w:t>te</w:t>
      </w:r>
      <w:r>
        <w:rPr>
          <w:spacing w:val="6"/>
          <w:u w:val="none"/>
        </w:rPr>
        <w:t xml:space="preserve"> </w:t>
      </w:r>
      <w:r>
        <w:rPr>
          <w:u w:val="none"/>
        </w:rPr>
        <w:t>a</w:t>
      </w:r>
      <w:r>
        <w:rPr>
          <w:spacing w:val="1"/>
          <w:u w:val="none"/>
        </w:rPr>
        <w:t>n</w:t>
      </w:r>
      <w:r>
        <w:rPr>
          <w:u w:val="none"/>
        </w:rPr>
        <w:t>d</w:t>
      </w:r>
      <w:r>
        <w:rPr>
          <w:spacing w:val="7"/>
          <w:u w:val="none"/>
        </w:rPr>
        <w:t xml:space="preserve"> </w:t>
      </w:r>
      <w:r>
        <w:rPr>
          <w:spacing w:val="1"/>
          <w:u w:val="none"/>
        </w:rPr>
        <w:t>d</w:t>
      </w:r>
      <w:r>
        <w:rPr>
          <w:u w:val="none"/>
        </w:rPr>
        <w:t>eli</w:t>
      </w:r>
      <w:r>
        <w:rPr>
          <w:spacing w:val="1"/>
          <w:u w:val="none"/>
        </w:rPr>
        <w:t>v</w:t>
      </w:r>
      <w:r>
        <w:rPr>
          <w:u w:val="none"/>
        </w:rPr>
        <w:t>er</w:t>
      </w:r>
      <w:r>
        <w:rPr>
          <w:spacing w:val="6"/>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ts,</w:t>
      </w:r>
      <w:r>
        <w:rPr>
          <w:spacing w:val="5"/>
          <w:u w:val="none"/>
        </w:rPr>
        <w:t xml:space="preserve"> </w:t>
      </w:r>
      <w:r>
        <w:rPr>
          <w:spacing w:val="1"/>
          <w:u w:val="none"/>
        </w:rPr>
        <w:t>d</w:t>
      </w:r>
      <w:r>
        <w:rPr>
          <w:u w:val="none"/>
        </w:rPr>
        <w:t>ee</w:t>
      </w:r>
      <w:r>
        <w:rPr>
          <w:spacing w:val="1"/>
          <w:u w:val="none"/>
        </w:rPr>
        <w:t>d</w:t>
      </w:r>
      <w:r>
        <w:rPr>
          <w:u w:val="none"/>
        </w:rPr>
        <w:t xml:space="preserve">s, </w:t>
      </w:r>
      <w:r>
        <w:rPr>
          <w:spacing w:val="5"/>
          <w:u w:val="none"/>
        </w:rPr>
        <w:t xml:space="preserve"> </w:t>
      </w:r>
      <w:r>
        <w:rPr>
          <w:u w:val="none"/>
        </w:rPr>
        <w:t>ease</w:t>
      </w:r>
      <w:r>
        <w:rPr>
          <w:spacing w:val="2"/>
          <w:u w:val="none"/>
        </w:rPr>
        <w:t>m</w:t>
      </w:r>
      <w:r>
        <w:rPr>
          <w:u w:val="none"/>
        </w:rPr>
        <w:t>e</w:t>
      </w:r>
      <w:r>
        <w:rPr>
          <w:spacing w:val="1"/>
          <w:u w:val="none"/>
        </w:rPr>
        <w:t>n</w:t>
      </w:r>
      <w:r>
        <w:rPr>
          <w:u w:val="none"/>
        </w:rPr>
        <w:t xml:space="preserve">ts </w:t>
      </w:r>
      <w:r>
        <w:rPr>
          <w:spacing w:val="6"/>
          <w:u w:val="none"/>
        </w:rPr>
        <w:t xml:space="preserve"> </w:t>
      </w:r>
      <w:r>
        <w:rPr>
          <w:u w:val="none"/>
        </w:rPr>
        <w:t>a</w:t>
      </w:r>
      <w:r>
        <w:rPr>
          <w:spacing w:val="1"/>
          <w:u w:val="none"/>
        </w:rPr>
        <w:t>n</w:t>
      </w:r>
      <w:r>
        <w:rPr>
          <w:u w:val="none"/>
        </w:rPr>
        <w:t>d</w:t>
      </w:r>
      <w:r>
        <w:rPr>
          <w:w w:val="102"/>
          <w:u w:val="none"/>
        </w:rPr>
        <w:t xml:space="preserve"> </w:t>
      </w:r>
      <w:r>
        <w:rPr>
          <w:spacing w:val="1"/>
          <w:u w:val="none"/>
        </w:rPr>
        <w:t>o</w:t>
      </w:r>
      <w:r>
        <w:rPr>
          <w:u w:val="none"/>
        </w:rPr>
        <w:t>t</w:t>
      </w:r>
      <w:r>
        <w:rPr>
          <w:spacing w:val="1"/>
          <w:u w:val="none"/>
        </w:rPr>
        <w:t>h</w:t>
      </w:r>
      <w:r>
        <w:rPr>
          <w:u w:val="none"/>
        </w:rPr>
        <w:t>er</w:t>
      </w:r>
      <w:r>
        <w:rPr>
          <w:spacing w:val="26"/>
          <w:u w:val="none"/>
        </w:rPr>
        <w:t xml:space="preserve"> </w:t>
      </w:r>
      <w:r>
        <w:rPr>
          <w:u w:val="none"/>
        </w:rPr>
        <w:t>transfers</w:t>
      </w:r>
      <w:r>
        <w:rPr>
          <w:spacing w:val="28"/>
          <w:u w:val="none"/>
        </w:rPr>
        <w:t xml:space="preserve"> </w:t>
      </w:r>
      <w:r>
        <w:rPr>
          <w:u w:val="none"/>
        </w:rPr>
        <w:t>and</w:t>
      </w:r>
      <w:r>
        <w:rPr>
          <w:spacing w:val="28"/>
          <w:u w:val="none"/>
        </w:rPr>
        <w:t xml:space="preserve"> </w:t>
      </w:r>
      <w:r>
        <w:rPr>
          <w:u w:val="none"/>
        </w:rPr>
        <w:t>conveyances</w:t>
      </w:r>
      <w:r>
        <w:rPr>
          <w:spacing w:val="28"/>
          <w:u w:val="none"/>
        </w:rPr>
        <w:t xml:space="preserve"> </w:t>
      </w:r>
      <w:r>
        <w:rPr>
          <w:u w:val="none"/>
        </w:rPr>
        <w:t>in</w:t>
      </w:r>
      <w:r>
        <w:rPr>
          <w:spacing w:val="28"/>
          <w:u w:val="none"/>
        </w:rPr>
        <w:t xml:space="preserve"> </w:t>
      </w:r>
      <w:r>
        <w:rPr>
          <w:u w:val="none"/>
        </w:rPr>
        <w:t>connecti</w:t>
      </w:r>
      <w:r>
        <w:rPr>
          <w:spacing w:val="1"/>
          <w:u w:val="none"/>
        </w:rPr>
        <w:t>o</w:t>
      </w:r>
      <w:r>
        <w:rPr>
          <w:u w:val="none"/>
        </w:rPr>
        <w:t>n</w:t>
      </w:r>
      <w:r>
        <w:rPr>
          <w:spacing w:val="28"/>
          <w:u w:val="none"/>
        </w:rPr>
        <w:t xml:space="preserve"> </w:t>
      </w:r>
      <w:r>
        <w:rPr>
          <w:spacing w:val="2"/>
          <w:u w:val="none"/>
        </w:rPr>
        <w:t>w</w:t>
      </w:r>
      <w:r>
        <w:rPr>
          <w:u w:val="none"/>
        </w:rPr>
        <w:t>ith</w:t>
      </w:r>
      <w:r>
        <w:rPr>
          <w:spacing w:val="28"/>
          <w:u w:val="none"/>
        </w:rPr>
        <w:t xml:space="preserve"> </w:t>
      </w:r>
      <w:r>
        <w:rPr>
          <w:u w:val="none"/>
        </w:rPr>
        <w:t>t</w:t>
      </w:r>
      <w:r>
        <w:rPr>
          <w:spacing w:val="1"/>
          <w:u w:val="none"/>
        </w:rPr>
        <w:t>h</w:t>
      </w:r>
      <w:r>
        <w:rPr>
          <w:u w:val="none"/>
        </w:rPr>
        <w:t>e</w:t>
      </w:r>
      <w:r>
        <w:rPr>
          <w:spacing w:val="27"/>
          <w:u w:val="none"/>
        </w:rPr>
        <w:t xml:space="preserve"> </w:t>
      </w:r>
      <w:r>
        <w:rPr>
          <w:u w:val="none"/>
        </w:rPr>
        <w:t>sale</w:t>
      </w:r>
      <w:r>
        <w:rPr>
          <w:spacing w:val="28"/>
          <w:u w:val="none"/>
        </w:rPr>
        <w:t xml:space="preserve"> </w:t>
      </w:r>
      <w:r>
        <w:rPr>
          <w:u w:val="none"/>
        </w:rPr>
        <w:t>or</w:t>
      </w:r>
      <w:r>
        <w:rPr>
          <w:spacing w:val="28"/>
          <w:u w:val="none"/>
        </w:rPr>
        <w:t xml:space="preserve"> </w:t>
      </w:r>
      <w:r>
        <w:rPr>
          <w:u w:val="none"/>
        </w:rPr>
        <w:t>exchange</w:t>
      </w:r>
      <w:r>
        <w:rPr>
          <w:spacing w:val="28"/>
          <w:u w:val="none"/>
        </w:rPr>
        <w:t xml:space="preserve"> </w:t>
      </w:r>
      <w:r>
        <w:rPr>
          <w:u w:val="none"/>
        </w:rPr>
        <w:t>of</w:t>
      </w:r>
      <w:r>
        <w:rPr>
          <w:spacing w:val="28"/>
          <w:u w:val="none"/>
        </w:rPr>
        <w:t xml:space="preserve"> </w:t>
      </w:r>
      <w:r>
        <w:rPr>
          <w:spacing w:val="1"/>
          <w:u w:val="none"/>
        </w:rPr>
        <w:t>P</w:t>
      </w:r>
      <w:r>
        <w:rPr>
          <w:u w:val="none"/>
        </w:rPr>
        <w:t>ropert</w:t>
      </w:r>
      <w:r>
        <w:rPr>
          <w:spacing w:val="1"/>
          <w:u w:val="none"/>
        </w:rPr>
        <w:t>y</w:t>
      </w:r>
      <w:r>
        <w:rPr>
          <w:u w:val="none"/>
        </w:rPr>
        <w:t>,</w:t>
      </w:r>
      <w:r>
        <w:rPr>
          <w:spacing w:val="27"/>
          <w:u w:val="none"/>
        </w:rPr>
        <w:t xml:space="preserve"> </w:t>
      </w:r>
      <w:r>
        <w:rPr>
          <w:u w:val="none"/>
        </w:rPr>
        <w:t>or</w:t>
      </w:r>
      <w:r>
        <w:rPr>
          <w:spacing w:val="28"/>
          <w:u w:val="none"/>
        </w:rPr>
        <w:t xml:space="preserve"> </w:t>
      </w:r>
      <w:r>
        <w:rPr>
          <w:u w:val="none"/>
        </w:rPr>
        <w:t>porti</w:t>
      </w:r>
      <w:r>
        <w:rPr>
          <w:spacing w:val="1"/>
          <w:u w:val="none"/>
        </w:rPr>
        <w:t>o</w:t>
      </w:r>
      <w:r>
        <w:rPr>
          <w:u w:val="none"/>
        </w:rPr>
        <w:t>ns</w:t>
      </w:r>
      <w:r>
        <w:rPr>
          <w:spacing w:val="28"/>
          <w:u w:val="none"/>
        </w:rPr>
        <w:t xml:space="preserve"> </w:t>
      </w:r>
      <w:r>
        <w:rPr>
          <w:u w:val="none"/>
        </w:rPr>
        <w:t>t</w:t>
      </w:r>
      <w:r>
        <w:rPr>
          <w:spacing w:val="1"/>
          <w:u w:val="none"/>
        </w:rPr>
        <w:t>h</w:t>
      </w:r>
      <w:r>
        <w:rPr>
          <w:u w:val="none"/>
        </w:rPr>
        <w:t>ereof,</w:t>
      </w:r>
      <w:r>
        <w:rPr>
          <w:w w:val="102"/>
          <w:u w:val="none"/>
        </w:rPr>
        <w:t xml:space="preserve"> </w:t>
      </w:r>
      <w:r>
        <w:rPr>
          <w:u w:val="none"/>
        </w:rPr>
        <w:t xml:space="preserve">real </w:t>
      </w:r>
      <w:r>
        <w:rPr>
          <w:spacing w:val="1"/>
          <w:u w:val="none"/>
        </w:rPr>
        <w:t>o</w:t>
      </w:r>
      <w:r>
        <w:rPr>
          <w:u w:val="none"/>
        </w:rPr>
        <w:t xml:space="preserve">r </w:t>
      </w:r>
      <w:r>
        <w:rPr>
          <w:spacing w:val="1"/>
          <w:u w:val="none"/>
        </w:rPr>
        <w:t>p</w:t>
      </w:r>
      <w:r>
        <w:rPr>
          <w:u w:val="none"/>
        </w:rPr>
        <w:t>ers</w:t>
      </w:r>
      <w:r>
        <w:rPr>
          <w:spacing w:val="1"/>
          <w:u w:val="none"/>
        </w:rPr>
        <w:t>on</w:t>
      </w:r>
      <w:r>
        <w:rPr>
          <w:u w:val="none"/>
        </w:rPr>
        <w:t>al, a</w:t>
      </w:r>
      <w:r>
        <w:rPr>
          <w:spacing w:val="1"/>
          <w:u w:val="none"/>
        </w:rPr>
        <w:t>n</w:t>
      </w:r>
      <w:r>
        <w:rPr>
          <w:u w:val="none"/>
        </w:rPr>
        <w:t>d</w:t>
      </w:r>
      <w:r>
        <w:rPr>
          <w:spacing w:val="1"/>
          <w:u w:val="none"/>
        </w:rPr>
        <w:t xml:space="preserve"> </w:t>
      </w:r>
      <w:r>
        <w:rPr>
          <w:u w:val="none"/>
        </w:rPr>
        <w:t>e</w:t>
      </w:r>
      <w:r>
        <w:rPr>
          <w:spacing w:val="1"/>
          <w:u w:val="none"/>
        </w:rPr>
        <w:t>x</w:t>
      </w:r>
      <w:r>
        <w:rPr>
          <w:u w:val="none"/>
        </w:rPr>
        <w:t>ec</w:t>
      </w:r>
      <w:r>
        <w:rPr>
          <w:spacing w:val="1"/>
          <w:u w:val="none"/>
        </w:rPr>
        <w:t>u</w:t>
      </w:r>
      <w:r>
        <w:rPr>
          <w:u w:val="none"/>
        </w:rPr>
        <w:t>te</w:t>
      </w:r>
      <w:r>
        <w:rPr>
          <w:spacing w:val="2"/>
          <w:u w:val="none"/>
        </w:rPr>
        <w:t xml:space="preserve"> </w:t>
      </w:r>
      <w:r>
        <w:rPr>
          <w:u w:val="none"/>
        </w:rPr>
        <w:t>a</w:t>
      </w:r>
      <w:r>
        <w:rPr>
          <w:spacing w:val="1"/>
          <w:u w:val="none"/>
        </w:rPr>
        <w:t>n</w:t>
      </w:r>
      <w:r>
        <w:rPr>
          <w:u w:val="none"/>
        </w:rPr>
        <w:t>d</w:t>
      </w:r>
      <w:r>
        <w:rPr>
          <w:spacing w:val="1"/>
          <w:u w:val="none"/>
        </w:rPr>
        <w:t xml:space="preserve"> d</w:t>
      </w:r>
      <w:r>
        <w:rPr>
          <w:u w:val="none"/>
        </w:rPr>
        <w:t>eli</w:t>
      </w:r>
      <w:r>
        <w:rPr>
          <w:spacing w:val="1"/>
          <w:u w:val="none"/>
        </w:rPr>
        <w:t>v</w:t>
      </w:r>
      <w:r>
        <w:rPr>
          <w:u w:val="none"/>
        </w:rPr>
        <w:t>er a</w:t>
      </w:r>
      <w:r>
        <w:rPr>
          <w:spacing w:val="1"/>
          <w:u w:val="none"/>
        </w:rPr>
        <w:t>g</w:t>
      </w:r>
      <w:r>
        <w:rPr>
          <w:u w:val="none"/>
        </w:rPr>
        <w:t>ree</w:t>
      </w:r>
      <w:r>
        <w:rPr>
          <w:spacing w:val="2"/>
          <w:u w:val="none"/>
        </w:rPr>
        <w:t>m</w:t>
      </w:r>
      <w:r>
        <w:rPr>
          <w:u w:val="none"/>
        </w:rPr>
        <w:t>e</w:t>
      </w:r>
      <w:r>
        <w:rPr>
          <w:spacing w:val="1"/>
          <w:u w:val="none"/>
        </w:rPr>
        <w:t>n</w:t>
      </w:r>
      <w:r>
        <w:rPr>
          <w:u w:val="none"/>
        </w:rPr>
        <w:t>ts,</w:t>
      </w:r>
      <w:r>
        <w:rPr>
          <w:spacing w:val="1"/>
          <w:u w:val="none"/>
        </w:rPr>
        <w:t xml:space="preserve"> </w:t>
      </w:r>
      <w:r>
        <w:rPr>
          <w:u w:val="none"/>
        </w:rPr>
        <w:t>c</w:t>
      </w:r>
      <w:r>
        <w:rPr>
          <w:spacing w:val="1"/>
          <w:u w:val="none"/>
        </w:rPr>
        <w:t>on</w:t>
      </w:r>
      <w:r>
        <w:rPr>
          <w:u w:val="none"/>
        </w:rPr>
        <w:t>tracts,  recei</w:t>
      </w:r>
      <w:r>
        <w:rPr>
          <w:spacing w:val="1"/>
          <w:u w:val="none"/>
        </w:rPr>
        <w:t>p</w:t>
      </w:r>
      <w:r>
        <w:rPr>
          <w:u w:val="none"/>
        </w:rPr>
        <w:t>ts,  releases  a</w:t>
      </w:r>
      <w:r>
        <w:rPr>
          <w:spacing w:val="1"/>
          <w:u w:val="none"/>
        </w:rPr>
        <w:t>n</w:t>
      </w:r>
      <w:r>
        <w:rPr>
          <w:u w:val="none"/>
        </w:rPr>
        <w:t xml:space="preserve">d </w:t>
      </w:r>
      <w:r>
        <w:rPr>
          <w:spacing w:val="2"/>
          <w:u w:val="none"/>
        </w:rPr>
        <w:t xml:space="preserve"> </w:t>
      </w:r>
      <w:r>
        <w:rPr>
          <w:spacing w:val="1"/>
          <w:u w:val="none"/>
        </w:rPr>
        <w:t>d</w:t>
      </w:r>
      <w:r>
        <w:rPr>
          <w:u w:val="none"/>
        </w:rPr>
        <w:t>isc</w:t>
      </w:r>
      <w:r>
        <w:rPr>
          <w:spacing w:val="1"/>
          <w:u w:val="none"/>
        </w:rPr>
        <w:t>h</w:t>
      </w:r>
      <w:r>
        <w:rPr>
          <w:u w:val="none"/>
        </w:rPr>
        <w:t>ar</w:t>
      </w:r>
      <w:r>
        <w:rPr>
          <w:spacing w:val="1"/>
          <w:u w:val="none"/>
        </w:rPr>
        <w:t>g</w:t>
      </w:r>
      <w:r>
        <w:rPr>
          <w:u w:val="none"/>
        </w:rPr>
        <w:t xml:space="preserve">es  </w:t>
      </w:r>
      <w:r>
        <w:rPr>
          <w:spacing w:val="1"/>
          <w:u w:val="none"/>
        </w:rPr>
        <w:t>w</w:t>
      </w:r>
      <w:r>
        <w:rPr>
          <w:u w:val="none"/>
        </w:rPr>
        <w:t>ith</w:t>
      </w:r>
      <w:r>
        <w:rPr>
          <w:w w:val="102"/>
          <w:u w:val="none"/>
        </w:rPr>
        <w:t xml:space="preserve"> </w:t>
      </w:r>
      <w:r>
        <w:rPr>
          <w:u w:val="none"/>
        </w:rPr>
        <w:t>res</w:t>
      </w:r>
      <w:r>
        <w:rPr>
          <w:spacing w:val="1"/>
          <w:u w:val="none"/>
        </w:rPr>
        <w:t>p</w:t>
      </w:r>
      <w:r>
        <w:rPr>
          <w:u w:val="none"/>
        </w:rPr>
        <w:t>ect</w:t>
      </w:r>
      <w:r>
        <w:rPr>
          <w:spacing w:val="21"/>
          <w:u w:val="none"/>
        </w:rPr>
        <w:t xml:space="preserve"> </w:t>
      </w:r>
      <w:r>
        <w:rPr>
          <w:u w:val="none"/>
        </w:rPr>
        <w:t>to</w:t>
      </w:r>
      <w:r>
        <w:rPr>
          <w:spacing w:val="22"/>
          <w:u w:val="none"/>
        </w:rPr>
        <w:t xml:space="preserve"> </w:t>
      </w:r>
      <w:r>
        <w:rPr>
          <w:u w:val="none"/>
        </w:rPr>
        <w:t>a</w:t>
      </w:r>
      <w:r>
        <w:rPr>
          <w:spacing w:val="1"/>
          <w:u w:val="none"/>
        </w:rPr>
        <w:t>n</w:t>
      </w:r>
      <w:r>
        <w:rPr>
          <w:u w:val="none"/>
        </w:rPr>
        <w:t>y</w:t>
      </w:r>
      <w:r>
        <w:rPr>
          <w:spacing w:val="22"/>
          <w:u w:val="none"/>
        </w:rPr>
        <w:t xml:space="preserve"> </w:t>
      </w:r>
      <w:r>
        <w:rPr>
          <w:spacing w:val="1"/>
          <w:u w:val="none"/>
        </w:rPr>
        <w:t>pow</w:t>
      </w:r>
      <w:r>
        <w:rPr>
          <w:u w:val="none"/>
        </w:rPr>
        <w:t>ers</w:t>
      </w:r>
      <w:r>
        <w:rPr>
          <w:spacing w:val="23"/>
          <w:u w:val="none"/>
        </w:rPr>
        <w:t xml:space="preserve"> </w:t>
      </w:r>
      <w:r>
        <w:rPr>
          <w:spacing w:val="1"/>
          <w:u w:val="none"/>
        </w:rPr>
        <w:t>g</w:t>
      </w:r>
      <w:r>
        <w:rPr>
          <w:u w:val="none"/>
        </w:rPr>
        <w:t>ra</w:t>
      </w:r>
      <w:r>
        <w:rPr>
          <w:spacing w:val="1"/>
          <w:u w:val="none"/>
        </w:rPr>
        <w:t>n</w:t>
      </w:r>
      <w:r>
        <w:rPr>
          <w:u w:val="none"/>
        </w:rPr>
        <w:t>ted</w:t>
      </w:r>
      <w:r>
        <w:rPr>
          <w:spacing w:val="22"/>
          <w:u w:val="none"/>
        </w:rPr>
        <w:t xml:space="preserve"> </w:t>
      </w:r>
      <w:r>
        <w:rPr>
          <w:spacing w:val="1"/>
          <w:u w:val="none"/>
        </w:rPr>
        <w:t>h</w:t>
      </w:r>
      <w:r>
        <w:rPr>
          <w:u w:val="none"/>
        </w:rPr>
        <w:t>erein</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n</w:t>
      </w:r>
      <w:r>
        <w:rPr>
          <w:u w:val="none"/>
        </w:rPr>
        <w:t>y</w:t>
      </w:r>
      <w:r>
        <w:rPr>
          <w:spacing w:val="22"/>
          <w:u w:val="none"/>
        </w:rPr>
        <w:t xml:space="preserve"> </w:t>
      </w:r>
      <w:r>
        <w:rPr>
          <w:spacing w:val="2"/>
          <w:u w:val="none"/>
        </w:rPr>
        <w:t>m</w:t>
      </w:r>
      <w:r>
        <w:rPr>
          <w:u w:val="none"/>
        </w:rPr>
        <w:t>atters</w:t>
      </w:r>
      <w:r>
        <w:rPr>
          <w:spacing w:val="22"/>
          <w:u w:val="none"/>
        </w:rPr>
        <w:t xml:space="preserve"> </w:t>
      </w:r>
      <w:r>
        <w:rPr>
          <w:u w:val="none"/>
        </w:rPr>
        <w:t>i</w:t>
      </w:r>
      <w:r>
        <w:rPr>
          <w:spacing w:val="1"/>
          <w:u w:val="none"/>
        </w:rPr>
        <w:t>n</w:t>
      </w:r>
      <w:r>
        <w:rPr>
          <w:u w:val="none"/>
        </w:rPr>
        <w:t>ci</w:t>
      </w:r>
      <w:r>
        <w:rPr>
          <w:spacing w:val="1"/>
          <w:u w:val="none"/>
        </w:rPr>
        <w:t>d</w:t>
      </w:r>
      <w:r>
        <w:rPr>
          <w:u w:val="none"/>
        </w:rPr>
        <w:t>e</w:t>
      </w:r>
      <w:r>
        <w:rPr>
          <w:spacing w:val="1"/>
          <w:u w:val="none"/>
        </w:rPr>
        <w:t>n</w:t>
      </w:r>
      <w:r>
        <w:rPr>
          <w:u w:val="none"/>
        </w:rPr>
        <w:t>t</w:t>
      </w:r>
      <w:r>
        <w:rPr>
          <w:spacing w:val="21"/>
          <w:u w:val="none"/>
        </w:rPr>
        <w:t xml:space="preserve"> </w:t>
      </w:r>
      <w:r>
        <w:rPr>
          <w:u w:val="none"/>
        </w:rPr>
        <w:t>t</w:t>
      </w:r>
      <w:r>
        <w:rPr>
          <w:spacing w:val="1"/>
          <w:u w:val="none"/>
        </w:rPr>
        <w:t>h</w:t>
      </w:r>
      <w:r>
        <w:rPr>
          <w:u w:val="none"/>
        </w:rPr>
        <w:t>eret</w:t>
      </w:r>
      <w:r>
        <w:rPr>
          <w:spacing w:val="1"/>
          <w:u w:val="none"/>
        </w:rPr>
        <w:t>o</w:t>
      </w:r>
      <w:r>
        <w:rPr>
          <w:u w:val="none"/>
        </w:rPr>
        <w:t>,</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carr</w:t>
      </w:r>
      <w:r>
        <w:rPr>
          <w:spacing w:val="1"/>
          <w:u w:val="none"/>
        </w:rPr>
        <w:t>y</w:t>
      </w:r>
      <w:r>
        <w:rPr>
          <w:u w:val="none"/>
        </w:rPr>
        <w:t>i</w:t>
      </w:r>
      <w:r>
        <w:rPr>
          <w:spacing w:val="1"/>
          <w:u w:val="none"/>
        </w:rPr>
        <w:t>n</w:t>
      </w:r>
      <w:r>
        <w:rPr>
          <w:u w:val="none"/>
        </w:rPr>
        <w:t>g</w:t>
      </w:r>
      <w:r>
        <w:rPr>
          <w:spacing w:val="22"/>
          <w:u w:val="none"/>
        </w:rPr>
        <w:t xml:space="preserve"> </w:t>
      </w:r>
      <w:r>
        <w:rPr>
          <w:spacing w:val="1"/>
          <w:u w:val="none"/>
        </w:rPr>
        <w:t>ou</w:t>
      </w:r>
      <w:r>
        <w:rPr>
          <w:u w:val="none"/>
        </w:rPr>
        <w:t>t</w:t>
      </w:r>
      <w:r>
        <w:rPr>
          <w:spacing w:val="21"/>
          <w:u w:val="none"/>
        </w:rPr>
        <w:t xml:space="preserve"> </w:t>
      </w:r>
      <w:r>
        <w:rPr>
          <w:u w:val="none"/>
        </w:rPr>
        <w:t>t</w:t>
      </w:r>
      <w:r>
        <w:rPr>
          <w:spacing w:val="1"/>
          <w:u w:val="none"/>
        </w:rPr>
        <w:t>h</w:t>
      </w:r>
      <w:r>
        <w:rPr>
          <w:u w:val="none"/>
        </w:rPr>
        <w:t>e</w:t>
      </w:r>
      <w:r>
        <w:rPr>
          <w:spacing w:val="22"/>
          <w:u w:val="none"/>
        </w:rPr>
        <w:t xml:space="preserve"> </w:t>
      </w:r>
      <w:r>
        <w:rPr>
          <w:u w:val="none"/>
        </w:rPr>
        <w:t>i</w:t>
      </w:r>
      <w:r>
        <w:rPr>
          <w:spacing w:val="1"/>
          <w:u w:val="none"/>
        </w:rPr>
        <w:t>n</w:t>
      </w:r>
      <w:r>
        <w:rPr>
          <w:u w:val="none"/>
        </w:rPr>
        <w:t>te</w:t>
      </w:r>
      <w:r>
        <w:rPr>
          <w:spacing w:val="1"/>
          <w:u w:val="none"/>
        </w:rPr>
        <w:t>n</w:t>
      </w:r>
      <w:r>
        <w:rPr>
          <w:u w:val="none"/>
        </w:rPr>
        <w:t>ti</w:t>
      </w:r>
      <w:r>
        <w:rPr>
          <w:spacing w:val="1"/>
          <w:u w:val="none"/>
        </w:rPr>
        <w:t>on</w:t>
      </w:r>
      <w:r>
        <w:rPr>
          <w:u w:val="none"/>
        </w:rPr>
        <w:t>s</w:t>
      </w:r>
      <w:r>
        <w:rPr>
          <w:spacing w:val="23"/>
          <w:u w:val="none"/>
        </w:rPr>
        <w:t xml:space="preserve"> </w:t>
      </w:r>
      <w:r>
        <w:rPr>
          <w:u w:val="none"/>
        </w:rPr>
        <w:t>a</w:t>
      </w:r>
      <w:r>
        <w:rPr>
          <w:spacing w:val="1"/>
          <w:u w:val="none"/>
        </w:rPr>
        <w:t>nd</w:t>
      </w:r>
      <w:r>
        <w:rPr>
          <w:spacing w:val="2"/>
          <w:w w:val="102"/>
          <w:u w:val="none"/>
        </w:rPr>
        <w:t xml:space="preserve"> </w:t>
      </w:r>
      <w:r>
        <w:rPr>
          <w:spacing w:val="1"/>
          <w:u w:val="none"/>
        </w:rPr>
        <w:t>pu</w:t>
      </w:r>
      <w:r>
        <w:rPr>
          <w:u w:val="none"/>
        </w:rPr>
        <w:t>r</w:t>
      </w:r>
      <w:r>
        <w:rPr>
          <w:spacing w:val="1"/>
          <w:u w:val="none"/>
        </w:rPr>
        <w:t>po</w:t>
      </w:r>
      <w:r>
        <w:rPr>
          <w:u w:val="none"/>
        </w:rPr>
        <w:t>ses</w:t>
      </w:r>
      <w:r>
        <w:rPr>
          <w:spacing w:val="22"/>
          <w:u w:val="none"/>
        </w:rPr>
        <w:t xml:space="preserve"> </w:t>
      </w:r>
      <w:r>
        <w:rPr>
          <w:spacing w:val="1"/>
          <w:u w:val="none"/>
        </w:rPr>
        <w:t>h</w:t>
      </w:r>
      <w:r>
        <w:rPr>
          <w:u w:val="none"/>
        </w:rPr>
        <w:t>ere</w:t>
      </w:r>
      <w:r>
        <w:rPr>
          <w:spacing w:val="1"/>
          <w:u w:val="none"/>
        </w:rPr>
        <w:t>o</w:t>
      </w:r>
      <w:r>
        <w:rPr>
          <w:u w:val="none"/>
        </w:rPr>
        <w:t>f</w:t>
      </w:r>
      <w:r>
        <w:rPr>
          <w:spacing w:val="22"/>
          <w:u w:val="none"/>
        </w:rPr>
        <w:t xml:space="preserve"> </w:t>
      </w:r>
      <w:r>
        <w:rPr>
          <w:u w:val="none"/>
        </w:rPr>
        <w:t>as</w:t>
      </w:r>
      <w:r>
        <w:rPr>
          <w:spacing w:val="24"/>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reas</w:t>
      </w:r>
      <w:r>
        <w:rPr>
          <w:spacing w:val="1"/>
          <w:u w:val="none"/>
        </w:rPr>
        <w:t>on</w:t>
      </w:r>
      <w:r>
        <w:rPr>
          <w:u w:val="none"/>
        </w:rPr>
        <w:t>a</w:t>
      </w:r>
      <w:r>
        <w:rPr>
          <w:spacing w:val="1"/>
          <w:u w:val="none"/>
        </w:rPr>
        <w:t>b</w:t>
      </w:r>
      <w:r>
        <w:rPr>
          <w:u w:val="none"/>
        </w:rPr>
        <w:t>ly</w:t>
      </w:r>
      <w:r>
        <w:rPr>
          <w:spacing w:val="24"/>
          <w:u w:val="none"/>
        </w:rPr>
        <w:t xml:space="preserve"> </w:t>
      </w:r>
      <w:r>
        <w:rPr>
          <w:spacing w:val="1"/>
          <w:u w:val="none"/>
        </w:rPr>
        <w:t>d</w:t>
      </w:r>
      <w:r>
        <w:rPr>
          <w:u w:val="none"/>
        </w:rPr>
        <w:t>ee</w:t>
      </w:r>
      <w:r>
        <w:rPr>
          <w:spacing w:val="2"/>
          <w:u w:val="none"/>
        </w:rPr>
        <w:t>m</w:t>
      </w:r>
      <w:r>
        <w:rPr>
          <w:u w:val="none"/>
        </w:rPr>
        <w:t>s</w:t>
      </w:r>
      <w:r>
        <w:rPr>
          <w:spacing w:val="22"/>
          <w:u w:val="none"/>
        </w:rPr>
        <w:t xml:space="preserve"> </w:t>
      </w:r>
      <w:r>
        <w:rPr>
          <w:u w:val="none"/>
        </w:rPr>
        <w:t>a</w:t>
      </w:r>
      <w:r>
        <w:rPr>
          <w:spacing w:val="1"/>
          <w:u w:val="none"/>
        </w:rPr>
        <w:t>dv</w:t>
      </w:r>
      <w:r>
        <w:rPr>
          <w:u w:val="none"/>
        </w:rPr>
        <w:t>isa</w:t>
      </w:r>
      <w:r>
        <w:rPr>
          <w:spacing w:val="1"/>
          <w:u w:val="none"/>
        </w:rPr>
        <w:t>b</w:t>
      </w:r>
      <w:r>
        <w:rPr>
          <w:u w:val="none"/>
        </w:rPr>
        <w:t>le</w:t>
      </w:r>
      <w:r>
        <w:rPr>
          <w:spacing w:val="23"/>
          <w:u w:val="none"/>
        </w:rPr>
        <w:t xml:space="preserve"> </w:t>
      </w:r>
      <w:r>
        <w:rPr>
          <w:spacing w:val="1"/>
          <w:u w:val="none"/>
        </w:rPr>
        <w:t>o</w:t>
      </w:r>
      <w:r>
        <w:rPr>
          <w:u w:val="none"/>
        </w:rPr>
        <w:t>r</w:t>
      </w:r>
      <w:r>
        <w:rPr>
          <w:spacing w:val="23"/>
          <w:u w:val="none"/>
        </w:rPr>
        <w:t xml:space="preserve"> </w:t>
      </w:r>
      <w:r>
        <w:rPr>
          <w:u w:val="none"/>
        </w:rPr>
        <w:t>a</w:t>
      </w:r>
      <w:r>
        <w:rPr>
          <w:spacing w:val="1"/>
          <w:u w:val="none"/>
        </w:rPr>
        <w:t>pp</w:t>
      </w:r>
      <w:r>
        <w:rPr>
          <w:u w:val="none"/>
        </w:rPr>
        <w:t>r</w:t>
      </w:r>
      <w:r>
        <w:rPr>
          <w:spacing w:val="1"/>
          <w:u w:val="none"/>
        </w:rPr>
        <w:t>op</w:t>
      </w:r>
      <w:r>
        <w:rPr>
          <w:u w:val="none"/>
        </w:rPr>
        <w:t>riate.</w:t>
      </w:r>
    </w:p>
    <w:p w14:paraId="79B6619B" w14:textId="77777777" w:rsidR="000C19C9" w:rsidRDefault="000C19C9">
      <w:pPr>
        <w:spacing w:before="17" w:line="220" w:lineRule="exact"/>
      </w:pPr>
    </w:p>
    <w:p w14:paraId="64CB7436" w14:textId="77777777" w:rsidR="000C19C9" w:rsidRDefault="00D3642A">
      <w:pPr>
        <w:pStyle w:val="BodyText"/>
        <w:numPr>
          <w:ilvl w:val="2"/>
          <w:numId w:val="8"/>
        </w:numPr>
        <w:tabs>
          <w:tab w:val="left" w:pos="2264"/>
        </w:tabs>
        <w:spacing w:line="252" w:lineRule="auto"/>
        <w:ind w:right="112" w:firstLine="1440"/>
        <w:jc w:val="both"/>
        <w:rPr>
          <w:u w:val="none"/>
        </w:rPr>
      </w:pPr>
      <w:r>
        <w:rPr>
          <w:spacing w:val="1"/>
          <w:u w:color="000000"/>
        </w:rPr>
        <w:t>Bo</w:t>
      </w:r>
      <w:r>
        <w:rPr>
          <w:u w:color="000000"/>
        </w:rPr>
        <w:t>rr</w:t>
      </w:r>
      <w:r>
        <w:rPr>
          <w:spacing w:val="1"/>
          <w:u w:color="000000"/>
        </w:rPr>
        <w:t>o</w:t>
      </w:r>
      <w:r>
        <w:rPr>
          <w:u w:color="000000"/>
        </w:rPr>
        <w:t>w</w:t>
      </w:r>
      <w:r>
        <w:rPr>
          <w:spacing w:val="41"/>
          <w:u w:color="000000"/>
        </w:rPr>
        <w:t xml:space="preserve"> </w:t>
      </w:r>
      <w:r>
        <w:rPr>
          <w:spacing w:val="2"/>
          <w:u w:color="000000"/>
        </w:rPr>
        <w:t>M</w:t>
      </w:r>
      <w:r>
        <w:rPr>
          <w:spacing w:val="1"/>
          <w:u w:color="000000"/>
        </w:rPr>
        <w:t>on</w:t>
      </w:r>
      <w:r>
        <w:rPr>
          <w:u w:color="000000"/>
        </w:rPr>
        <w:t>ey</w:t>
      </w:r>
      <w:r>
        <w:rPr>
          <w:u w:val="none"/>
        </w:rPr>
        <w:t>.</w:t>
      </w:r>
      <w:r>
        <w:rPr>
          <w:spacing w:val="39"/>
          <w:u w:val="none"/>
        </w:rPr>
        <w:t xml:space="preserve"> </w:t>
      </w:r>
      <w:r>
        <w:rPr>
          <w:spacing w:val="1"/>
          <w:u w:val="none"/>
        </w:rPr>
        <w:t>Bo</w:t>
      </w:r>
      <w:r>
        <w:rPr>
          <w:u w:val="none"/>
        </w:rPr>
        <w:t>rr</w:t>
      </w:r>
      <w:r>
        <w:rPr>
          <w:spacing w:val="1"/>
          <w:u w:val="none"/>
        </w:rPr>
        <w:t>o</w:t>
      </w:r>
      <w:r>
        <w:rPr>
          <w:u w:val="none"/>
        </w:rPr>
        <w:t>w</w:t>
      </w:r>
      <w:r>
        <w:rPr>
          <w:spacing w:val="42"/>
          <w:u w:val="none"/>
        </w:rPr>
        <w:t xml:space="preserve"> </w:t>
      </w:r>
      <w:r>
        <w:rPr>
          <w:spacing w:val="2"/>
          <w:u w:val="none"/>
        </w:rPr>
        <w:t>m</w:t>
      </w:r>
      <w:r>
        <w:rPr>
          <w:spacing w:val="1"/>
          <w:u w:val="none"/>
        </w:rPr>
        <w:t>on</w:t>
      </w:r>
      <w:r>
        <w:rPr>
          <w:u w:val="none"/>
        </w:rPr>
        <w:t>e</w:t>
      </w:r>
      <w:r>
        <w:rPr>
          <w:spacing w:val="1"/>
          <w:u w:val="none"/>
        </w:rPr>
        <w:t>y</w:t>
      </w:r>
      <w:r>
        <w:rPr>
          <w:u w:val="none"/>
        </w:rPr>
        <w:t>,</w:t>
      </w:r>
      <w:r>
        <w:rPr>
          <w:spacing w:val="40"/>
          <w:u w:val="none"/>
        </w:rPr>
        <w:t xml:space="preserve"> </w:t>
      </w:r>
      <w:r>
        <w:rPr>
          <w:u w:val="none"/>
        </w:rPr>
        <w:t>sec</w:t>
      </w:r>
      <w:r>
        <w:rPr>
          <w:spacing w:val="1"/>
          <w:u w:val="none"/>
        </w:rPr>
        <w:t>u</w:t>
      </w:r>
      <w:r>
        <w:rPr>
          <w:u w:val="none"/>
        </w:rPr>
        <w:t>red</w:t>
      </w:r>
      <w:r>
        <w:rPr>
          <w:spacing w:val="42"/>
          <w:u w:val="none"/>
        </w:rPr>
        <w:t xml:space="preserve"> </w:t>
      </w:r>
      <w:r>
        <w:rPr>
          <w:u w:val="none"/>
        </w:rPr>
        <w:t>a</w:t>
      </w:r>
      <w:r>
        <w:rPr>
          <w:spacing w:val="1"/>
          <w:u w:val="none"/>
        </w:rPr>
        <w:t>n</w:t>
      </w:r>
      <w:r>
        <w:rPr>
          <w:u w:val="none"/>
        </w:rPr>
        <w:t>d</w:t>
      </w:r>
      <w:r>
        <w:rPr>
          <w:spacing w:val="42"/>
          <w:u w:val="none"/>
        </w:rPr>
        <w:t xml:space="preserve"> </w:t>
      </w:r>
      <w:r>
        <w:rPr>
          <w:spacing w:val="1"/>
          <w:u w:val="none"/>
        </w:rPr>
        <w:t>un</w:t>
      </w:r>
      <w:r>
        <w:rPr>
          <w:u w:val="none"/>
        </w:rPr>
        <w:t>sec</w:t>
      </w:r>
      <w:r>
        <w:rPr>
          <w:spacing w:val="1"/>
          <w:u w:val="none"/>
        </w:rPr>
        <w:t>u</w:t>
      </w:r>
      <w:r>
        <w:rPr>
          <w:u w:val="none"/>
        </w:rPr>
        <w:t>re</w:t>
      </w:r>
      <w:r>
        <w:rPr>
          <w:spacing w:val="1"/>
          <w:u w:val="none"/>
        </w:rPr>
        <w:t>d</w:t>
      </w:r>
      <w:r>
        <w:rPr>
          <w:u w:val="none"/>
        </w:rPr>
        <w:t>,</w:t>
      </w:r>
      <w:r>
        <w:rPr>
          <w:spacing w:val="39"/>
          <w:u w:val="none"/>
        </w:rPr>
        <w:t xml:space="preserve"> </w:t>
      </w:r>
      <w:r>
        <w:rPr>
          <w:u w:val="none"/>
        </w:rPr>
        <w:t>a</w:t>
      </w:r>
      <w:r>
        <w:rPr>
          <w:spacing w:val="1"/>
          <w:u w:val="none"/>
        </w:rPr>
        <w:t>n</w:t>
      </w:r>
      <w:r>
        <w:rPr>
          <w:u w:val="none"/>
        </w:rPr>
        <w:t>d</w:t>
      </w:r>
      <w:r>
        <w:rPr>
          <w:spacing w:val="42"/>
          <w:u w:val="none"/>
        </w:rPr>
        <w:t xml:space="preserve"> </w:t>
      </w:r>
      <w:r>
        <w:rPr>
          <w:spacing w:val="1"/>
          <w:u w:val="none"/>
        </w:rPr>
        <w:t>d</w:t>
      </w:r>
      <w:r>
        <w:rPr>
          <w:u w:val="none"/>
        </w:rPr>
        <w:t>eli</w:t>
      </w:r>
      <w:r>
        <w:rPr>
          <w:spacing w:val="1"/>
          <w:u w:val="none"/>
        </w:rPr>
        <w:t>v</w:t>
      </w:r>
      <w:r>
        <w:rPr>
          <w:u w:val="none"/>
        </w:rPr>
        <w:t>er</w:t>
      </w:r>
      <w:r>
        <w:rPr>
          <w:spacing w:val="41"/>
          <w:u w:val="none"/>
        </w:rPr>
        <w:t xml:space="preserve"> </w:t>
      </w:r>
      <w:r>
        <w:rPr>
          <w:spacing w:val="1"/>
          <w:u w:val="none"/>
        </w:rPr>
        <w:t>p</w:t>
      </w:r>
      <w:r>
        <w:rPr>
          <w:u w:val="none"/>
        </w:rPr>
        <w:t>r</w:t>
      </w:r>
      <w:r>
        <w:rPr>
          <w:spacing w:val="1"/>
          <w:u w:val="none"/>
        </w:rPr>
        <w:t>o</w:t>
      </w:r>
      <w:r>
        <w:rPr>
          <w:spacing w:val="2"/>
          <w:u w:val="none"/>
        </w:rPr>
        <w:t>m</w:t>
      </w:r>
      <w:r>
        <w:rPr>
          <w:u w:val="none"/>
        </w:rPr>
        <w:t>iss</w:t>
      </w:r>
      <w:r>
        <w:rPr>
          <w:spacing w:val="1"/>
          <w:u w:val="none"/>
        </w:rPr>
        <w:t>o</w:t>
      </w:r>
      <w:r>
        <w:rPr>
          <w:u w:val="none"/>
        </w:rPr>
        <w:t>ry</w:t>
      </w:r>
      <w:r>
        <w:rPr>
          <w:w w:val="102"/>
          <w:u w:val="none"/>
        </w:rPr>
        <w:t xml:space="preserve"> </w:t>
      </w:r>
      <w:r>
        <w:rPr>
          <w:spacing w:val="1"/>
          <w:u w:val="none"/>
        </w:rPr>
        <w:t>no</w:t>
      </w:r>
      <w:r>
        <w:rPr>
          <w:u w:val="none"/>
        </w:rPr>
        <w:t>tes,</w:t>
      </w:r>
      <w:r>
        <w:rPr>
          <w:spacing w:val="32"/>
          <w:u w:val="none"/>
        </w:rPr>
        <w:t xml:space="preserve"> </w:t>
      </w:r>
      <w:r>
        <w:rPr>
          <w:u w:val="none"/>
        </w:rPr>
        <w:t>c</w:t>
      </w:r>
      <w:r>
        <w:rPr>
          <w:spacing w:val="1"/>
          <w:u w:val="none"/>
        </w:rPr>
        <w:t>h</w:t>
      </w:r>
      <w:r>
        <w:rPr>
          <w:u w:val="none"/>
        </w:rPr>
        <w:t>ec</w:t>
      </w:r>
      <w:r>
        <w:rPr>
          <w:spacing w:val="1"/>
          <w:u w:val="none"/>
        </w:rPr>
        <w:t>k</w:t>
      </w:r>
      <w:r>
        <w:rPr>
          <w:u w:val="none"/>
        </w:rPr>
        <w:t>s</w:t>
      </w:r>
      <w:r>
        <w:rPr>
          <w:spacing w:val="33"/>
          <w:u w:val="none"/>
        </w:rPr>
        <w:t xml:space="preserve"> </w:t>
      </w:r>
      <w:r>
        <w:rPr>
          <w:u w:val="none"/>
        </w:rPr>
        <w:t>a</w:t>
      </w:r>
      <w:r>
        <w:rPr>
          <w:spacing w:val="1"/>
          <w:u w:val="none"/>
        </w:rPr>
        <w:t>n</w:t>
      </w:r>
      <w:r>
        <w:rPr>
          <w:u w:val="none"/>
        </w:rPr>
        <w:t>d</w:t>
      </w:r>
      <w:r>
        <w:rPr>
          <w:spacing w:val="34"/>
          <w:u w:val="none"/>
        </w:rPr>
        <w:t xml:space="preserve"> </w:t>
      </w:r>
      <w:r>
        <w:rPr>
          <w:u w:val="none"/>
        </w:rPr>
        <w:t>other</w:t>
      </w:r>
      <w:r>
        <w:rPr>
          <w:spacing w:val="33"/>
          <w:u w:val="none"/>
        </w:rPr>
        <w:t xml:space="preserve"> </w:t>
      </w:r>
      <w:r>
        <w:rPr>
          <w:u w:val="none"/>
        </w:rPr>
        <w:t>ne</w:t>
      </w:r>
      <w:r>
        <w:rPr>
          <w:spacing w:val="1"/>
          <w:u w:val="none"/>
        </w:rPr>
        <w:t>g</w:t>
      </w:r>
      <w:r>
        <w:rPr>
          <w:u w:val="none"/>
        </w:rPr>
        <w:t>otia</w:t>
      </w:r>
      <w:r>
        <w:rPr>
          <w:spacing w:val="1"/>
          <w:u w:val="none"/>
        </w:rPr>
        <w:t>b</w:t>
      </w:r>
      <w:r>
        <w:rPr>
          <w:u w:val="none"/>
        </w:rPr>
        <w:t>le</w:t>
      </w:r>
      <w:r>
        <w:rPr>
          <w:spacing w:val="34"/>
          <w:u w:val="none"/>
        </w:rPr>
        <w:t xml:space="preserve"> </w:t>
      </w:r>
      <w:r>
        <w:rPr>
          <w:u w:val="none"/>
        </w:rPr>
        <w:t>instru</w:t>
      </w:r>
      <w:r>
        <w:rPr>
          <w:spacing w:val="2"/>
          <w:u w:val="none"/>
        </w:rPr>
        <w:t>m</w:t>
      </w:r>
      <w:r>
        <w:rPr>
          <w:u w:val="none"/>
        </w:rPr>
        <w:t>e</w:t>
      </w:r>
      <w:r>
        <w:rPr>
          <w:spacing w:val="1"/>
          <w:u w:val="none"/>
        </w:rPr>
        <w:t>n</w:t>
      </w:r>
      <w:r>
        <w:rPr>
          <w:u w:val="none"/>
        </w:rPr>
        <w:t>ts,</w:t>
      </w:r>
      <w:r>
        <w:rPr>
          <w:spacing w:val="33"/>
          <w:u w:val="none"/>
        </w:rPr>
        <w:t xml:space="preserve"> </w:t>
      </w:r>
      <w:r>
        <w:rPr>
          <w:u w:val="none"/>
        </w:rPr>
        <w:t>a</w:t>
      </w:r>
      <w:r>
        <w:rPr>
          <w:spacing w:val="1"/>
          <w:u w:val="none"/>
        </w:rPr>
        <w:t>n</w:t>
      </w:r>
      <w:r>
        <w:rPr>
          <w:u w:val="none"/>
        </w:rPr>
        <w:t>d</w:t>
      </w:r>
      <w:r>
        <w:rPr>
          <w:spacing w:val="34"/>
          <w:u w:val="none"/>
        </w:rPr>
        <w:t xml:space="preserve"> </w:t>
      </w:r>
      <w:r>
        <w:rPr>
          <w:u w:val="none"/>
        </w:rPr>
        <w:t>as</w:t>
      </w:r>
      <w:r>
        <w:rPr>
          <w:spacing w:val="33"/>
          <w:u w:val="none"/>
        </w:rPr>
        <w:t xml:space="preserve"> </w:t>
      </w:r>
      <w:r>
        <w:rPr>
          <w:u w:val="none"/>
        </w:rPr>
        <w:t>sec</w:t>
      </w:r>
      <w:r>
        <w:rPr>
          <w:spacing w:val="1"/>
          <w:u w:val="none"/>
        </w:rPr>
        <w:t>u</w:t>
      </w:r>
      <w:r>
        <w:rPr>
          <w:u w:val="none"/>
        </w:rPr>
        <w:t>rity</w:t>
      </w:r>
      <w:r>
        <w:rPr>
          <w:spacing w:val="34"/>
          <w:u w:val="none"/>
        </w:rPr>
        <w:t xml:space="preserve"> </w:t>
      </w:r>
      <w:r>
        <w:rPr>
          <w:u w:val="none"/>
        </w:rPr>
        <w:t>therefor</w:t>
      </w:r>
      <w:r>
        <w:rPr>
          <w:spacing w:val="33"/>
          <w:u w:val="none"/>
        </w:rPr>
        <w:t xml:space="preserve"> </w:t>
      </w:r>
      <w:r>
        <w:rPr>
          <w:u w:val="none"/>
        </w:rPr>
        <w:t>to</w:t>
      </w:r>
      <w:r>
        <w:rPr>
          <w:spacing w:val="34"/>
          <w:u w:val="none"/>
        </w:rPr>
        <w:t xml:space="preserve"> </w:t>
      </w:r>
      <w:r>
        <w:rPr>
          <w:u w:val="none"/>
        </w:rPr>
        <w:t>e</w:t>
      </w:r>
      <w:r>
        <w:rPr>
          <w:spacing w:val="1"/>
          <w:u w:val="none"/>
        </w:rPr>
        <w:t>n</w:t>
      </w:r>
      <w:r>
        <w:rPr>
          <w:u w:val="none"/>
        </w:rPr>
        <w:t>c</w:t>
      </w:r>
      <w:r>
        <w:rPr>
          <w:spacing w:val="1"/>
          <w:u w:val="none"/>
        </w:rPr>
        <w:t>u</w:t>
      </w:r>
      <w:r>
        <w:rPr>
          <w:spacing w:val="2"/>
          <w:u w:val="none"/>
        </w:rPr>
        <w:t>m</w:t>
      </w:r>
      <w:r>
        <w:rPr>
          <w:u w:val="none"/>
        </w:rPr>
        <w:t>ber</w:t>
      </w:r>
      <w:r>
        <w:rPr>
          <w:spacing w:val="33"/>
          <w:u w:val="none"/>
        </w:rPr>
        <w:t xml:space="preserve"> </w:t>
      </w:r>
      <w:r>
        <w:rPr>
          <w:u w:val="none"/>
        </w:rPr>
        <w:t>all</w:t>
      </w:r>
      <w:r>
        <w:rPr>
          <w:spacing w:val="33"/>
          <w:u w:val="none"/>
        </w:rPr>
        <w:t xml:space="preserve"> </w:t>
      </w:r>
      <w:r>
        <w:rPr>
          <w:u w:val="none"/>
        </w:rPr>
        <w:t>or</w:t>
      </w:r>
      <w:r>
        <w:rPr>
          <w:spacing w:val="32"/>
          <w:u w:val="none"/>
        </w:rPr>
        <w:t xml:space="preserve"> </w:t>
      </w:r>
      <w:r>
        <w:rPr>
          <w:u w:val="none"/>
        </w:rPr>
        <w:t>a</w:t>
      </w:r>
      <w:r>
        <w:rPr>
          <w:spacing w:val="1"/>
          <w:u w:val="none"/>
        </w:rPr>
        <w:t>n</w:t>
      </w:r>
      <w:r>
        <w:rPr>
          <w:u w:val="none"/>
        </w:rPr>
        <w:t>y</w:t>
      </w:r>
      <w:r>
        <w:rPr>
          <w:spacing w:val="34"/>
          <w:u w:val="none"/>
        </w:rPr>
        <w:t xml:space="preserve"> </w:t>
      </w:r>
      <w:r>
        <w:rPr>
          <w:spacing w:val="1"/>
          <w:u w:val="none"/>
        </w:rPr>
        <w:t>P</w:t>
      </w:r>
      <w:r>
        <w:rPr>
          <w:u w:val="none"/>
        </w:rPr>
        <w:t>roperty</w:t>
      </w:r>
      <w:r>
        <w:rPr>
          <w:w w:val="102"/>
          <w:u w:val="none"/>
        </w:rPr>
        <w:t xml:space="preserve"> </w:t>
      </w:r>
      <w:r>
        <w:rPr>
          <w:u w:val="none"/>
        </w:rPr>
        <w:t>a</w:t>
      </w:r>
      <w:r>
        <w:rPr>
          <w:spacing w:val="1"/>
          <w:u w:val="none"/>
        </w:rPr>
        <w:t>n</w:t>
      </w:r>
      <w:r>
        <w:rPr>
          <w:u w:val="none"/>
        </w:rPr>
        <w:t>d</w:t>
      </w:r>
      <w:r>
        <w:rPr>
          <w:spacing w:val="18"/>
          <w:u w:val="none"/>
        </w:rPr>
        <w:t xml:space="preserve"> </w:t>
      </w:r>
      <w:r>
        <w:rPr>
          <w:u w:val="none"/>
        </w:rPr>
        <w:t>to</w:t>
      </w:r>
      <w:r>
        <w:rPr>
          <w:spacing w:val="18"/>
          <w:u w:val="none"/>
        </w:rPr>
        <w:t xml:space="preserve"> </w:t>
      </w:r>
      <w:r>
        <w:rPr>
          <w:u w:val="none"/>
        </w:rPr>
        <w:t>e</w:t>
      </w:r>
      <w:r>
        <w:rPr>
          <w:spacing w:val="1"/>
          <w:u w:val="none"/>
        </w:rPr>
        <w:t>x</w:t>
      </w:r>
      <w:r>
        <w:rPr>
          <w:u w:val="none"/>
        </w:rPr>
        <w:t>ec</w:t>
      </w:r>
      <w:r>
        <w:rPr>
          <w:spacing w:val="1"/>
          <w:u w:val="none"/>
        </w:rPr>
        <w:t>u</w:t>
      </w:r>
      <w:r>
        <w:rPr>
          <w:u w:val="none"/>
        </w:rPr>
        <w:t>te</w:t>
      </w:r>
      <w:r>
        <w:rPr>
          <w:spacing w:val="18"/>
          <w:u w:val="none"/>
        </w:rPr>
        <w:t xml:space="preserve"> </w:t>
      </w:r>
      <w:r>
        <w:rPr>
          <w:u w:val="none"/>
        </w:rPr>
        <w:t>a</w:t>
      </w:r>
      <w:r>
        <w:rPr>
          <w:spacing w:val="1"/>
          <w:u w:val="none"/>
        </w:rPr>
        <w:t>n</w:t>
      </w:r>
      <w:r>
        <w:rPr>
          <w:u w:val="none"/>
        </w:rPr>
        <w:t>d</w:t>
      </w:r>
      <w:r>
        <w:rPr>
          <w:spacing w:val="18"/>
          <w:u w:val="none"/>
        </w:rPr>
        <w:t xml:space="preserve"> </w:t>
      </w:r>
      <w:r>
        <w:rPr>
          <w:u w:val="none"/>
        </w:rPr>
        <w:t>deliver</w:t>
      </w:r>
      <w:r>
        <w:rPr>
          <w:spacing w:val="17"/>
          <w:u w:val="none"/>
        </w:rPr>
        <w:t xml:space="preserve"> </w:t>
      </w:r>
      <w:r>
        <w:rPr>
          <w:u w:val="none"/>
        </w:rPr>
        <w:t>ple</w:t>
      </w:r>
      <w:r>
        <w:rPr>
          <w:spacing w:val="1"/>
          <w:u w:val="none"/>
        </w:rPr>
        <w:t>d</w:t>
      </w:r>
      <w:r>
        <w:rPr>
          <w:u w:val="none"/>
        </w:rPr>
        <w:t>ges,</w:t>
      </w:r>
      <w:r>
        <w:rPr>
          <w:spacing w:val="17"/>
          <w:u w:val="none"/>
        </w:rPr>
        <w:t xml:space="preserve"> </w:t>
      </w:r>
      <w:r>
        <w:rPr>
          <w:u w:val="none"/>
        </w:rPr>
        <w:t>trust</w:t>
      </w:r>
      <w:r>
        <w:rPr>
          <w:spacing w:val="17"/>
          <w:u w:val="none"/>
        </w:rPr>
        <w:t xml:space="preserve"> </w:t>
      </w:r>
      <w:r>
        <w:rPr>
          <w:u w:val="none"/>
        </w:rPr>
        <w:t>dee</w:t>
      </w:r>
      <w:r>
        <w:rPr>
          <w:spacing w:val="1"/>
          <w:u w:val="none"/>
        </w:rPr>
        <w:t>d</w:t>
      </w:r>
      <w:r>
        <w:rPr>
          <w:u w:val="none"/>
        </w:rPr>
        <w:t>s,</w:t>
      </w:r>
      <w:r>
        <w:rPr>
          <w:spacing w:val="16"/>
          <w:u w:val="none"/>
        </w:rPr>
        <w:t xml:space="preserve"> </w:t>
      </w:r>
      <w:r>
        <w:rPr>
          <w:u w:val="none"/>
        </w:rPr>
        <w:t>fina</w:t>
      </w:r>
      <w:r>
        <w:rPr>
          <w:spacing w:val="1"/>
          <w:u w:val="none"/>
        </w:rPr>
        <w:t>n</w:t>
      </w:r>
      <w:r>
        <w:rPr>
          <w:u w:val="none"/>
        </w:rPr>
        <w:t>cing</w:t>
      </w:r>
      <w:r>
        <w:rPr>
          <w:spacing w:val="19"/>
          <w:u w:val="none"/>
        </w:rPr>
        <w:t xml:space="preserve"> </w:t>
      </w:r>
      <w:r>
        <w:rPr>
          <w:u w:val="none"/>
        </w:rPr>
        <w:t>state</w:t>
      </w:r>
      <w:r>
        <w:rPr>
          <w:spacing w:val="2"/>
          <w:u w:val="none"/>
        </w:rPr>
        <w:t>m</w:t>
      </w:r>
      <w:r>
        <w:rPr>
          <w:u w:val="none"/>
        </w:rPr>
        <w:t>e</w:t>
      </w:r>
      <w:r>
        <w:rPr>
          <w:spacing w:val="1"/>
          <w:u w:val="none"/>
        </w:rPr>
        <w:t>n</w:t>
      </w:r>
      <w:r>
        <w:rPr>
          <w:u w:val="none"/>
        </w:rPr>
        <w:t>ts</w:t>
      </w:r>
      <w:r>
        <w:rPr>
          <w:spacing w:val="16"/>
          <w:u w:val="none"/>
        </w:rPr>
        <w:t xml:space="preserve"> </w:t>
      </w:r>
      <w:r>
        <w:rPr>
          <w:u w:val="none"/>
        </w:rPr>
        <w:t>a</w:t>
      </w:r>
      <w:r>
        <w:rPr>
          <w:spacing w:val="1"/>
          <w:u w:val="none"/>
        </w:rPr>
        <w:t>n</w:t>
      </w:r>
      <w:r>
        <w:rPr>
          <w:u w:val="none"/>
        </w:rPr>
        <w:t>d</w:t>
      </w:r>
      <w:r>
        <w:rPr>
          <w:spacing w:val="19"/>
          <w:u w:val="none"/>
        </w:rPr>
        <w:t xml:space="preserve"> </w:t>
      </w:r>
      <w:r>
        <w:rPr>
          <w:u w:val="none"/>
        </w:rPr>
        <w:t>other</w:t>
      </w:r>
      <w:r>
        <w:rPr>
          <w:spacing w:val="16"/>
          <w:u w:val="none"/>
        </w:rPr>
        <w:t xml:space="preserve"> </w:t>
      </w:r>
      <w:r>
        <w:rPr>
          <w:u w:val="none"/>
        </w:rPr>
        <w:t>sec</w:t>
      </w:r>
      <w:r>
        <w:rPr>
          <w:spacing w:val="1"/>
          <w:u w:val="none"/>
        </w:rPr>
        <w:t>u</w:t>
      </w:r>
      <w:r>
        <w:rPr>
          <w:u w:val="none"/>
        </w:rPr>
        <w:t>rity</w:t>
      </w:r>
      <w:r>
        <w:rPr>
          <w:spacing w:val="19"/>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w w:val="102"/>
          <w:u w:val="none"/>
        </w:rPr>
        <w:t xml:space="preserve"> </w:t>
      </w:r>
      <w:r>
        <w:rPr>
          <w:u w:val="none"/>
        </w:rPr>
        <w:t>e</w:t>
      </w:r>
      <w:r>
        <w:rPr>
          <w:spacing w:val="1"/>
          <w:u w:val="none"/>
        </w:rPr>
        <w:t>n</w:t>
      </w:r>
      <w:r>
        <w:rPr>
          <w:u w:val="none"/>
        </w:rPr>
        <w:t>c</w:t>
      </w:r>
      <w:r>
        <w:rPr>
          <w:spacing w:val="1"/>
          <w:u w:val="none"/>
        </w:rPr>
        <w:t>u</w:t>
      </w:r>
      <w:r>
        <w:rPr>
          <w:spacing w:val="2"/>
          <w:u w:val="none"/>
        </w:rPr>
        <w:t>m</w:t>
      </w:r>
      <w:r>
        <w:rPr>
          <w:u w:val="none"/>
        </w:rPr>
        <w:t>bering</w:t>
      </w:r>
      <w:r>
        <w:rPr>
          <w:spacing w:val="23"/>
          <w:u w:val="none"/>
        </w:rPr>
        <w:t xml:space="preserve"> </w:t>
      </w:r>
      <w:r>
        <w:rPr>
          <w:u w:val="none"/>
        </w:rPr>
        <w:t>real</w:t>
      </w:r>
      <w:r>
        <w:rPr>
          <w:spacing w:val="23"/>
          <w:u w:val="none"/>
        </w:rPr>
        <w:t xml:space="preserve"> </w:t>
      </w:r>
      <w:r>
        <w:rPr>
          <w:u w:val="none"/>
        </w:rPr>
        <w:t>a</w:t>
      </w:r>
      <w:r>
        <w:rPr>
          <w:spacing w:val="1"/>
          <w:u w:val="none"/>
        </w:rPr>
        <w:t>n</w:t>
      </w:r>
      <w:r>
        <w:rPr>
          <w:u w:val="none"/>
        </w:rPr>
        <w:t>d/or</w:t>
      </w:r>
      <w:r>
        <w:rPr>
          <w:spacing w:val="23"/>
          <w:u w:val="none"/>
        </w:rPr>
        <w:t xml:space="preserve"> </w:t>
      </w:r>
      <w:r>
        <w:rPr>
          <w:u w:val="none"/>
        </w:rPr>
        <w:t>personal</w:t>
      </w:r>
      <w:r>
        <w:rPr>
          <w:spacing w:val="22"/>
          <w:u w:val="none"/>
        </w:rPr>
        <w:t xml:space="preserve"> </w:t>
      </w:r>
      <w:r>
        <w:rPr>
          <w:u w:val="none"/>
        </w:rPr>
        <w:t>property</w:t>
      </w:r>
      <w:r>
        <w:rPr>
          <w:spacing w:val="24"/>
          <w:u w:val="none"/>
        </w:rPr>
        <w:t xml:space="preserve"> </w:t>
      </w:r>
      <w:r>
        <w:rPr>
          <w:u w:val="none"/>
        </w:rPr>
        <w:t>interests</w:t>
      </w:r>
      <w:r>
        <w:rPr>
          <w:spacing w:val="23"/>
          <w:u w:val="none"/>
        </w:rPr>
        <w:t xml:space="preserve"> </w:t>
      </w:r>
      <w:r>
        <w:rPr>
          <w:u w:val="none"/>
        </w:rPr>
        <w:t>of</w:t>
      </w:r>
      <w:r>
        <w:rPr>
          <w:spacing w:val="22"/>
          <w:u w:val="none"/>
        </w:rPr>
        <w:t xml:space="preserve"> </w:t>
      </w:r>
      <w:r>
        <w:rPr>
          <w:u w:val="none"/>
        </w:rPr>
        <w:t>the</w:t>
      </w:r>
      <w:r>
        <w:rPr>
          <w:spacing w:val="24"/>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p>
    <w:p w14:paraId="6C363406" w14:textId="77777777" w:rsidR="000C19C9" w:rsidRDefault="000C19C9">
      <w:pPr>
        <w:spacing w:before="16" w:line="220" w:lineRule="exact"/>
      </w:pPr>
    </w:p>
    <w:p w14:paraId="7676C668" w14:textId="77777777" w:rsidR="000C19C9" w:rsidRDefault="00D3642A">
      <w:pPr>
        <w:pStyle w:val="BodyText"/>
        <w:numPr>
          <w:ilvl w:val="2"/>
          <w:numId w:val="8"/>
        </w:numPr>
        <w:tabs>
          <w:tab w:val="left" w:pos="2264"/>
        </w:tabs>
        <w:spacing w:line="251" w:lineRule="auto"/>
        <w:ind w:right="113" w:firstLine="1440"/>
        <w:jc w:val="both"/>
        <w:rPr>
          <w:u w:val="none"/>
        </w:rPr>
      </w:pPr>
      <w:r>
        <w:rPr>
          <w:spacing w:val="1"/>
          <w:u w:color="000000"/>
        </w:rPr>
        <w:t>Eng</w:t>
      </w:r>
      <w:r>
        <w:rPr>
          <w:u w:color="000000"/>
        </w:rPr>
        <w:t>a</w:t>
      </w:r>
      <w:r>
        <w:rPr>
          <w:spacing w:val="1"/>
          <w:u w:color="000000"/>
        </w:rPr>
        <w:t>g</w:t>
      </w:r>
      <w:r>
        <w:rPr>
          <w:u w:color="000000"/>
        </w:rPr>
        <w:t>e</w:t>
      </w:r>
      <w:r>
        <w:rPr>
          <w:spacing w:val="11"/>
          <w:u w:color="000000"/>
        </w:rPr>
        <w:t xml:space="preserve"> </w:t>
      </w:r>
      <w:r>
        <w:rPr>
          <w:spacing w:val="1"/>
          <w:u w:color="000000"/>
        </w:rPr>
        <w:t>Con</w:t>
      </w:r>
      <w:r>
        <w:rPr>
          <w:u w:color="000000"/>
        </w:rPr>
        <w:t>s</w:t>
      </w:r>
      <w:r>
        <w:rPr>
          <w:spacing w:val="1"/>
          <w:u w:color="000000"/>
        </w:rPr>
        <w:t>u</w:t>
      </w:r>
      <w:r>
        <w:rPr>
          <w:u w:color="000000"/>
        </w:rPr>
        <w:t>lta</w:t>
      </w:r>
      <w:r>
        <w:rPr>
          <w:spacing w:val="1"/>
          <w:u w:color="000000"/>
        </w:rPr>
        <w:t>n</w:t>
      </w:r>
      <w:r>
        <w:rPr>
          <w:u w:color="000000"/>
        </w:rPr>
        <w:t>ts</w:t>
      </w:r>
      <w:r>
        <w:rPr>
          <w:u w:val="none"/>
        </w:rPr>
        <w:t>.</w:t>
      </w:r>
      <w:r>
        <w:rPr>
          <w:spacing w:val="12"/>
          <w:u w:val="none"/>
        </w:rPr>
        <w:t xml:space="preserve"> </w:t>
      </w:r>
      <w:r>
        <w:rPr>
          <w:spacing w:val="1"/>
          <w:u w:val="none"/>
        </w:rPr>
        <w:t>Eng</w:t>
      </w:r>
      <w:r>
        <w:rPr>
          <w:u w:val="none"/>
        </w:rPr>
        <w:t>a</w:t>
      </w:r>
      <w:r>
        <w:rPr>
          <w:spacing w:val="1"/>
          <w:u w:val="none"/>
        </w:rPr>
        <w:t>g</w:t>
      </w:r>
      <w:r>
        <w:rPr>
          <w:u w:val="none"/>
        </w:rPr>
        <w:t>e,</w:t>
      </w:r>
      <w:r>
        <w:rPr>
          <w:spacing w:val="12"/>
          <w:u w:val="none"/>
        </w:rPr>
        <w:t xml:space="preserve"> </w:t>
      </w:r>
      <w:r>
        <w:rPr>
          <w:spacing w:val="1"/>
          <w:u w:val="none"/>
        </w:rPr>
        <w:t>d</w:t>
      </w:r>
      <w:r>
        <w:rPr>
          <w:u w:val="none"/>
        </w:rPr>
        <w:t>irect</w:t>
      </w:r>
      <w:r>
        <w:rPr>
          <w:spacing w:val="12"/>
          <w:u w:val="none"/>
        </w:rPr>
        <w:t xml:space="preserve"> </w:t>
      </w:r>
      <w:r>
        <w:rPr>
          <w:u w:val="none"/>
        </w:rPr>
        <w:t>a</w:t>
      </w:r>
      <w:r>
        <w:rPr>
          <w:spacing w:val="1"/>
          <w:u w:val="none"/>
        </w:rPr>
        <w:t>n</w:t>
      </w:r>
      <w:r>
        <w:rPr>
          <w:u w:val="none"/>
        </w:rPr>
        <w:t>d</w:t>
      </w:r>
      <w:r>
        <w:rPr>
          <w:spacing w:val="13"/>
          <w:u w:val="none"/>
        </w:rPr>
        <w:t xml:space="preserve"> </w:t>
      </w:r>
      <w:r>
        <w:rPr>
          <w:u w:val="none"/>
        </w:rPr>
        <w:t>s</w:t>
      </w:r>
      <w:r>
        <w:rPr>
          <w:spacing w:val="1"/>
          <w:u w:val="none"/>
        </w:rPr>
        <w:t>up</w:t>
      </w:r>
      <w:r>
        <w:rPr>
          <w:u w:val="none"/>
        </w:rPr>
        <w:t>er</w:t>
      </w:r>
      <w:r>
        <w:rPr>
          <w:spacing w:val="1"/>
          <w:u w:val="none"/>
        </w:rPr>
        <w:t>v</w:t>
      </w:r>
      <w:r>
        <w:rPr>
          <w:u w:val="none"/>
        </w:rPr>
        <w:t xml:space="preserve">ise </w:t>
      </w:r>
      <w:r>
        <w:rPr>
          <w:spacing w:val="13"/>
          <w:u w:val="none"/>
        </w:rPr>
        <w:t xml:space="preserve"> </w:t>
      </w:r>
      <w:r>
        <w:rPr>
          <w:spacing w:val="1"/>
          <w:u w:val="none"/>
        </w:rPr>
        <w:t>o</w:t>
      </w:r>
      <w:r>
        <w:rPr>
          <w:u w:val="none"/>
        </w:rPr>
        <w:t xml:space="preserve">n </w:t>
      </w:r>
      <w:r>
        <w:rPr>
          <w:spacing w:val="13"/>
          <w:u w:val="none"/>
        </w:rPr>
        <w:t xml:space="preserve"> </w:t>
      </w:r>
      <w:r>
        <w:rPr>
          <w:spacing w:val="1"/>
          <w:u w:val="none"/>
        </w:rPr>
        <w:t>b</w:t>
      </w:r>
      <w:r>
        <w:rPr>
          <w:u w:val="none"/>
        </w:rPr>
        <w:t>e</w:t>
      </w:r>
      <w:r>
        <w:rPr>
          <w:spacing w:val="1"/>
          <w:u w:val="none"/>
        </w:rPr>
        <w:t>h</w:t>
      </w:r>
      <w:r>
        <w:rPr>
          <w:u w:val="none"/>
        </w:rPr>
        <w:t xml:space="preserve">alf </w:t>
      </w:r>
      <w:r>
        <w:rPr>
          <w:spacing w:val="12"/>
          <w:u w:val="none"/>
        </w:rPr>
        <w:t xml:space="preserve"> </w:t>
      </w:r>
      <w:r>
        <w:rPr>
          <w:spacing w:val="1"/>
          <w:u w:val="none"/>
        </w:rPr>
        <w:t>o</w:t>
      </w:r>
      <w:r>
        <w:rPr>
          <w:u w:val="none"/>
        </w:rPr>
        <w:t xml:space="preserve">f </w:t>
      </w:r>
      <w:r>
        <w:rPr>
          <w:spacing w:val="13"/>
          <w:u w:val="none"/>
        </w:rPr>
        <w:t xml:space="preserve"> </w:t>
      </w:r>
      <w:r>
        <w:rPr>
          <w:u w:val="none"/>
        </w:rPr>
        <w:t>t</w:t>
      </w:r>
      <w:r>
        <w:rPr>
          <w:spacing w:val="1"/>
          <w:u w:val="none"/>
        </w:rPr>
        <w:t>h</w:t>
      </w:r>
      <w:r>
        <w:rPr>
          <w:u w:val="none"/>
        </w:rPr>
        <w:t xml:space="preserve">e </w:t>
      </w:r>
      <w:r>
        <w:rPr>
          <w:spacing w:val="1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s</w:t>
      </w:r>
      <w:r>
        <w:rPr>
          <w:spacing w:val="1"/>
          <w:u w:val="none"/>
        </w:rPr>
        <w:t>u</w:t>
      </w:r>
      <w:r>
        <w:rPr>
          <w:u w:val="none"/>
        </w:rPr>
        <w:t>ch</w:t>
      </w:r>
      <w:r>
        <w:rPr>
          <w:spacing w:val="23"/>
          <w:u w:val="none"/>
        </w:rPr>
        <w:t xml:space="preserve"> </w:t>
      </w:r>
      <w:r>
        <w:rPr>
          <w:u w:val="none"/>
        </w:rPr>
        <w:t>attorne</w:t>
      </w:r>
      <w:r>
        <w:rPr>
          <w:spacing w:val="1"/>
          <w:u w:val="none"/>
        </w:rPr>
        <w:t>y</w:t>
      </w:r>
      <w:r>
        <w:rPr>
          <w:u w:val="none"/>
        </w:rPr>
        <w:t>s,</w:t>
      </w:r>
      <w:r>
        <w:rPr>
          <w:spacing w:val="23"/>
          <w:u w:val="none"/>
        </w:rPr>
        <w:t xml:space="preserve"> </w:t>
      </w:r>
      <w:r>
        <w:rPr>
          <w:u w:val="none"/>
        </w:rPr>
        <w:t>acc</w:t>
      </w:r>
      <w:r>
        <w:rPr>
          <w:spacing w:val="1"/>
          <w:u w:val="none"/>
        </w:rPr>
        <w:t>o</w:t>
      </w:r>
      <w:r>
        <w:rPr>
          <w:u w:val="none"/>
        </w:rPr>
        <w:t>unta</w:t>
      </w:r>
      <w:r>
        <w:rPr>
          <w:spacing w:val="1"/>
          <w:u w:val="none"/>
        </w:rPr>
        <w:t>n</w:t>
      </w:r>
      <w:r>
        <w:rPr>
          <w:u w:val="none"/>
        </w:rPr>
        <w:t>ts,</w:t>
      </w:r>
      <w:r>
        <w:rPr>
          <w:spacing w:val="23"/>
          <w:u w:val="none"/>
        </w:rPr>
        <w:t xml:space="preserve"> </w:t>
      </w:r>
      <w:r>
        <w:rPr>
          <w:u w:val="none"/>
        </w:rPr>
        <w:t>arc</w:t>
      </w:r>
      <w:r>
        <w:rPr>
          <w:spacing w:val="1"/>
          <w:u w:val="none"/>
        </w:rPr>
        <w:t>h</w:t>
      </w:r>
      <w:r>
        <w:rPr>
          <w:u w:val="none"/>
        </w:rPr>
        <w:t>itects,</w:t>
      </w:r>
      <w:r>
        <w:rPr>
          <w:spacing w:val="22"/>
          <w:u w:val="none"/>
        </w:rPr>
        <w:t xml:space="preserve"> </w:t>
      </w:r>
      <w:r>
        <w:rPr>
          <w:u w:val="none"/>
        </w:rPr>
        <w:t>c</w:t>
      </w:r>
      <w:r>
        <w:rPr>
          <w:spacing w:val="1"/>
          <w:u w:val="none"/>
        </w:rPr>
        <w:t>o</w:t>
      </w:r>
      <w:r>
        <w:rPr>
          <w:u w:val="none"/>
        </w:rPr>
        <w:t>ntractors,</w:t>
      </w:r>
      <w:r>
        <w:rPr>
          <w:spacing w:val="23"/>
          <w:u w:val="none"/>
        </w:rPr>
        <w:t xml:space="preserve"> </w:t>
      </w:r>
      <w:r>
        <w:rPr>
          <w:u w:val="none"/>
        </w:rPr>
        <w:t>c</w:t>
      </w:r>
      <w:r>
        <w:rPr>
          <w:spacing w:val="1"/>
          <w:u w:val="none"/>
        </w:rPr>
        <w:t>o</w:t>
      </w:r>
      <w:r>
        <w:rPr>
          <w:u w:val="none"/>
        </w:rPr>
        <w:t>nsulta</w:t>
      </w:r>
      <w:r>
        <w:rPr>
          <w:spacing w:val="1"/>
          <w:u w:val="none"/>
        </w:rPr>
        <w:t>n</w:t>
      </w:r>
      <w:r>
        <w:rPr>
          <w:u w:val="none"/>
        </w:rPr>
        <w:t>ts,</w:t>
      </w:r>
      <w:r>
        <w:rPr>
          <w:spacing w:val="23"/>
          <w:u w:val="none"/>
        </w:rPr>
        <w:t xml:space="preserve"> </w:t>
      </w:r>
      <w:r>
        <w:rPr>
          <w:u w:val="none"/>
        </w:rPr>
        <w:t>a</w:t>
      </w:r>
      <w:r>
        <w:rPr>
          <w:spacing w:val="1"/>
          <w:u w:val="none"/>
        </w:rPr>
        <w:t>g</w:t>
      </w:r>
      <w:r>
        <w:rPr>
          <w:u w:val="none"/>
        </w:rPr>
        <w:t>e</w:t>
      </w:r>
      <w:r>
        <w:rPr>
          <w:spacing w:val="1"/>
          <w:u w:val="none"/>
        </w:rPr>
        <w:t>n</w:t>
      </w:r>
      <w:r>
        <w:rPr>
          <w:u w:val="none"/>
        </w:rPr>
        <w:t>ts,</w:t>
      </w:r>
      <w:r>
        <w:rPr>
          <w:spacing w:val="23"/>
          <w:u w:val="none"/>
        </w:rPr>
        <w:t xml:space="preserve"> </w:t>
      </w:r>
      <w:r>
        <w:rPr>
          <w:u w:val="none"/>
        </w:rPr>
        <w:t>property</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ers</w:t>
      </w:r>
      <w:r>
        <w:rPr>
          <w:spacing w:val="22"/>
          <w:u w:val="none"/>
        </w:rPr>
        <w:t xml:space="preserve"> </w:t>
      </w:r>
      <w:r>
        <w:rPr>
          <w:u w:val="none"/>
        </w:rPr>
        <w:t>a</w:t>
      </w:r>
      <w:r>
        <w:rPr>
          <w:spacing w:val="1"/>
          <w:u w:val="none"/>
        </w:rPr>
        <w:t>n</w:t>
      </w:r>
      <w:r>
        <w:rPr>
          <w:u w:val="none"/>
        </w:rPr>
        <w:t xml:space="preserve">d </w:t>
      </w:r>
      <w:r>
        <w:rPr>
          <w:spacing w:val="24"/>
          <w:u w:val="none"/>
        </w:rPr>
        <w:t xml:space="preserve"> </w:t>
      </w:r>
      <w:r>
        <w:rPr>
          <w:u w:val="none"/>
        </w:rPr>
        <w:t>other</w:t>
      </w:r>
      <w:r>
        <w:rPr>
          <w:spacing w:val="1"/>
          <w:w w:val="102"/>
          <w:u w:val="none"/>
        </w:rPr>
        <w:t xml:space="preserve"> </w:t>
      </w:r>
      <w:r>
        <w:rPr>
          <w:spacing w:val="1"/>
          <w:u w:val="none"/>
        </w:rPr>
        <w:t>p</w:t>
      </w:r>
      <w:r>
        <w:rPr>
          <w:u w:val="none"/>
        </w:rPr>
        <w:t>ers</w:t>
      </w:r>
      <w:r>
        <w:rPr>
          <w:spacing w:val="1"/>
          <w:u w:val="none"/>
        </w:rPr>
        <w:t>on</w:t>
      </w:r>
      <w:r>
        <w:rPr>
          <w:u w:val="none"/>
        </w:rPr>
        <w:t>s</w:t>
      </w:r>
      <w:r>
        <w:rPr>
          <w:spacing w:val="26"/>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6"/>
          <w:u w:val="none"/>
        </w:rPr>
        <w:t xml:space="preserve"> </w:t>
      </w:r>
      <w:r>
        <w:rPr>
          <w:spacing w:val="1"/>
          <w:u w:val="none"/>
        </w:rPr>
        <w:t>w</w:t>
      </w:r>
      <w:r>
        <w:rPr>
          <w:u w:val="none"/>
        </w:rPr>
        <w:t>it</w:t>
      </w:r>
      <w:r>
        <w:rPr>
          <w:spacing w:val="1"/>
          <w:u w:val="none"/>
        </w:rPr>
        <w:t>hou</w:t>
      </w:r>
      <w:r>
        <w:rPr>
          <w:u w:val="none"/>
        </w:rPr>
        <w:t>t</w:t>
      </w:r>
      <w:r>
        <w:rPr>
          <w:spacing w:val="25"/>
          <w:u w:val="none"/>
        </w:rPr>
        <w:t xml:space="preserve"> </w:t>
      </w:r>
      <w:r>
        <w:rPr>
          <w:u w:val="none"/>
        </w:rPr>
        <w:t>li</w:t>
      </w:r>
      <w:r>
        <w:rPr>
          <w:spacing w:val="2"/>
          <w:u w:val="none"/>
        </w:rPr>
        <w:t>m</w:t>
      </w:r>
      <w:r>
        <w:rPr>
          <w:u w:val="none"/>
        </w:rPr>
        <w:t>itati</w:t>
      </w:r>
      <w:r>
        <w:rPr>
          <w:spacing w:val="1"/>
          <w:u w:val="none"/>
        </w:rPr>
        <w:t>on</w:t>
      </w:r>
      <w:r>
        <w:rPr>
          <w:u w:val="none"/>
        </w:rPr>
        <w:t>,</w:t>
      </w:r>
      <w:r>
        <w:rPr>
          <w:spacing w:val="26"/>
          <w:u w:val="none"/>
        </w:rPr>
        <w:t xml:space="preserve"> </w:t>
      </w:r>
      <w:r>
        <w:rPr>
          <w:spacing w:val="1"/>
          <w:u w:val="none"/>
        </w:rPr>
        <w:t>A</w:t>
      </w:r>
      <w:r>
        <w:rPr>
          <w:u w:val="none"/>
        </w:rPr>
        <w:t>ffiliates)</w:t>
      </w:r>
      <w:r>
        <w:rPr>
          <w:spacing w:val="26"/>
          <w:u w:val="none"/>
        </w:rPr>
        <w:t xml:space="preserve"> </w:t>
      </w:r>
      <w:r>
        <w:rPr>
          <w:u w:val="none"/>
        </w:rPr>
        <w:t>as</w:t>
      </w:r>
      <w:r>
        <w:rPr>
          <w:spacing w:val="26"/>
          <w:u w:val="none"/>
        </w:rPr>
        <w:t xml:space="preserve"> </w:t>
      </w:r>
      <w:r>
        <w:rPr>
          <w:u w:val="none"/>
        </w:rPr>
        <w:t>t</w:t>
      </w:r>
      <w:r>
        <w:rPr>
          <w:spacing w:val="1"/>
          <w:u w:val="none"/>
        </w:rPr>
        <w:t>h</w:t>
      </w:r>
      <w:r>
        <w:rPr>
          <w:u w:val="none"/>
        </w:rPr>
        <w:t>e</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d</w:t>
      </w:r>
      <w:r>
        <w:rPr>
          <w:u w:val="none"/>
        </w:rPr>
        <w:t>ee</w:t>
      </w:r>
      <w:r>
        <w:rPr>
          <w:spacing w:val="2"/>
          <w:u w:val="none"/>
        </w:rPr>
        <w:t>m</w:t>
      </w:r>
      <w:r>
        <w:rPr>
          <w:u w:val="none"/>
        </w:rPr>
        <w:t>s</w:t>
      </w:r>
      <w:r>
        <w:rPr>
          <w:spacing w:val="27"/>
          <w:u w:val="none"/>
        </w:rPr>
        <w:t xml:space="preserve"> </w:t>
      </w:r>
      <w:r>
        <w:rPr>
          <w:spacing w:val="1"/>
          <w:u w:val="none"/>
        </w:rPr>
        <w:t>n</w:t>
      </w:r>
      <w:r>
        <w:rPr>
          <w:u w:val="none"/>
        </w:rPr>
        <w:t>ecessary</w:t>
      </w:r>
      <w:r>
        <w:rPr>
          <w:spacing w:val="27"/>
          <w:u w:val="none"/>
        </w:rPr>
        <w:t xml:space="preserve"> </w:t>
      </w:r>
      <w:r>
        <w:rPr>
          <w:spacing w:val="1"/>
          <w:u w:val="none"/>
        </w:rPr>
        <w:t>o</w:t>
      </w:r>
      <w:r>
        <w:rPr>
          <w:u w:val="none"/>
        </w:rPr>
        <w:t>r</w:t>
      </w:r>
      <w:r>
        <w:rPr>
          <w:spacing w:val="26"/>
          <w:u w:val="none"/>
        </w:rPr>
        <w:t xml:space="preserve"> </w:t>
      </w:r>
      <w:r>
        <w:rPr>
          <w:u w:val="none"/>
        </w:rPr>
        <w:t>a</w:t>
      </w:r>
      <w:r>
        <w:rPr>
          <w:spacing w:val="1"/>
          <w:u w:val="none"/>
        </w:rPr>
        <w:t>dv</w:t>
      </w:r>
      <w:r>
        <w:rPr>
          <w:u w:val="none"/>
        </w:rPr>
        <w:t>isa</w:t>
      </w:r>
      <w:r>
        <w:rPr>
          <w:spacing w:val="1"/>
          <w:u w:val="none"/>
        </w:rPr>
        <w:t>b</w:t>
      </w:r>
      <w:r>
        <w:rPr>
          <w:u w:val="none"/>
        </w:rPr>
        <w:t>le</w:t>
      </w:r>
      <w:r>
        <w:rPr>
          <w:w w:val="102"/>
          <w:u w:val="none"/>
        </w:rPr>
        <w:t xml:space="preserve"> </w:t>
      </w:r>
      <w:r>
        <w:rPr>
          <w:u w:val="none"/>
        </w:rPr>
        <w:t>to</w:t>
      </w:r>
      <w:r>
        <w:rPr>
          <w:spacing w:val="2"/>
          <w:u w:val="none"/>
        </w:rPr>
        <w:t xml:space="preserve"> </w:t>
      </w:r>
      <w:r>
        <w:rPr>
          <w:u w:val="none"/>
        </w:rPr>
        <w:t>carry</w:t>
      </w:r>
      <w:r>
        <w:rPr>
          <w:spacing w:val="3"/>
          <w:u w:val="none"/>
        </w:rPr>
        <w:t xml:space="preserve"> </w:t>
      </w:r>
      <w:r>
        <w:rPr>
          <w:u w:val="none"/>
        </w:rPr>
        <w:t>out</w:t>
      </w:r>
      <w:r>
        <w:rPr>
          <w:spacing w:val="1"/>
          <w:u w:val="none"/>
        </w:rPr>
        <w:t xml:space="preserve"> </w:t>
      </w:r>
      <w:r>
        <w:rPr>
          <w:u w:val="none"/>
        </w:rPr>
        <w:t>t</w:t>
      </w:r>
      <w:r>
        <w:rPr>
          <w:spacing w:val="1"/>
          <w:u w:val="none"/>
        </w:rPr>
        <w:t>h</w:t>
      </w:r>
      <w:r>
        <w:rPr>
          <w:u w:val="none"/>
        </w:rPr>
        <w:t>e</w:t>
      </w:r>
      <w:r>
        <w:rPr>
          <w:spacing w:val="3"/>
          <w:u w:val="none"/>
        </w:rPr>
        <w:t xml:space="preserve"> </w:t>
      </w:r>
      <w:r>
        <w:rPr>
          <w:u w:val="none"/>
        </w:rPr>
        <w:t>purposes</w:t>
      </w:r>
      <w:r>
        <w:rPr>
          <w:spacing w:val="2"/>
          <w:u w:val="none"/>
        </w:rPr>
        <w:t xml:space="preserve"> </w:t>
      </w:r>
      <w:r>
        <w:rPr>
          <w:u w:val="none"/>
        </w:rPr>
        <w:t>of</w:t>
      </w:r>
      <w:r>
        <w:rPr>
          <w:spacing w:val="2"/>
          <w:u w:val="none"/>
        </w:rPr>
        <w:t xml:space="preserve"> </w:t>
      </w:r>
      <w:r>
        <w:rPr>
          <w:u w:val="none"/>
        </w:rPr>
        <w:t>t</w:t>
      </w:r>
      <w:r>
        <w:rPr>
          <w:spacing w:val="1"/>
          <w:u w:val="none"/>
        </w:rPr>
        <w:t>h</w:t>
      </w:r>
      <w:r>
        <w:rPr>
          <w:u w:val="none"/>
        </w:rPr>
        <w:t>e</w:t>
      </w:r>
      <w:r>
        <w:rPr>
          <w:spacing w:val="3"/>
          <w:u w:val="none"/>
        </w:rPr>
        <w:t xml:space="preserve"> </w:t>
      </w:r>
      <w:r>
        <w:rPr>
          <w:spacing w:val="1"/>
          <w:u w:val="none"/>
        </w:rPr>
        <w:t>C</w:t>
      </w:r>
      <w:r>
        <w:rPr>
          <w:u w:val="none"/>
        </w:rPr>
        <w:t>o</w:t>
      </w:r>
      <w:r>
        <w:rPr>
          <w:spacing w:val="2"/>
          <w:u w:val="none"/>
        </w:rPr>
        <w:t>m</w:t>
      </w:r>
      <w:r>
        <w:rPr>
          <w:u w:val="none"/>
        </w:rPr>
        <w:t>pany,</w:t>
      </w:r>
      <w:r>
        <w:rPr>
          <w:spacing w:val="2"/>
          <w:u w:val="none"/>
        </w:rPr>
        <w:t xml:space="preserve"> w</w:t>
      </w:r>
      <w:r>
        <w:rPr>
          <w:u w:val="none"/>
        </w:rPr>
        <w:t>ith</w:t>
      </w:r>
      <w:r>
        <w:rPr>
          <w:spacing w:val="2"/>
          <w:u w:val="none"/>
        </w:rPr>
        <w:t xml:space="preserve"> </w:t>
      </w:r>
      <w:r>
        <w:rPr>
          <w:u w:val="none"/>
        </w:rPr>
        <w:t>such</w:t>
      </w:r>
      <w:r>
        <w:rPr>
          <w:spacing w:val="3"/>
          <w:u w:val="none"/>
        </w:rPr>
        <w:t xml:space="preserve"> </w:t>
      </w:r>
      <w:r>
        <w:rPr>
          <w:u w:val="none"/>
        </w:rPr>
        <w:t>engage</w:t>
      </w:r>
      <w:r>
        <w:rPr>
          <w:spacing w:val="2"/>
          <w:u w:val="none"/>
        </w:rPr>
        <w:t>m</w:t>
      </w:r>
      <w:r>
        <w:rPr>
          <w:u w:val="none"/>
        </w:rPr>
        <w:t>ent</w:t>
      </w:r>
      <w:r>
        <w:rPr>
          <w:spacing w:val="2"/>
          <w:u w:val="none"/>
        </w:rPr>
        <w:t xml:space="preserve"> </w:t>
      </w:r>
      <w:r>
        <w:rPr>
          <w:u w:val="none"/>
        </w:rPr>
        <w:t>to</w:t>
      </w:r>
      <w:r>
        <w:rPr>
          <w:spacing w:val="2"/>
          <w:u w:val="none"/>
        </w:rPr>
        <w:t xml:space="preserve"> </w:t>
      </w:r>
      <w:r>
        <w:rPr>
          <w:u w:val="none"/>
        </w:rPr>
        <w:t>be</w:t>
      </w:r>
      <w:r>
        <w:rPr>
          <w:spacing w:val="3"/>
          <w:u w:val="none"/>
        </w:rPr>
        <w:t xml:space="preserve"> </w:t>
      </w:r>
      <w:r>
        <w:rPr>
          <w:u w:val="none"/>
        </w:rPr>
        <w:t>on</w:t>
      </w:r>
      <w:r>
        <w:rPr>
          <w:spacing w:val="3"/>
          <w:u w:val="none"/>
        </w:rPr>
        <w:t xml:space="preserve"> </w:t>
      </w:r>
      <w:r>
        <w:rPr>
          <w:u w:val="none"/>
        </w:rPr>
        <w:t>such</w:t>
      </w:r>
      <w:r>
        <w:rPr>
          <w:spacing w:val="2"/>
          <w:u w:val="none"/>
        </w:rPr>
        <w:t xml:space="preserve"> </w:t>
      </w:r>
      <w:r>
        <w:rPr>
          <w:u w:val="none"/>
        </w:rPr>
        <w:t>ter</w:t>
      </w:r>
      <w:r>
        <w:rPr>
          <w:spacing w:val="2"/>
          <w:u w:val="none"/>
        </w:rPr>
        <w:t>m</w:t>
      </w:r>
      <w:r>
        <w:rPr>
          <w:u w:val="none"/>
        </w:rPr>
        <w:t>s</w:t>
      </w:r>
      <w:r>
        <w:rPr>
          <w:spacing w:val="2"/>
          <w:u w:val="none"/>
        </w:rPr>
        <w:t xml:space="preserve"> </w:t>
      </w:r>
      <w:r>
        <w:rPr>
          <w:u w:val="none"/>
        </w:rPr>
        <w:t>and</w:t>
      </w:r>
      <w:r>
        <w:rPr>
          <w:spacing w:val="3"/>
          <w:u w:val="none"/>
        </w:rPr>
        <w:t xml:space="preserve"> </w:t>
      </w:r>
      <w:r>
        <w:rPr>
          <w:u w:val="none"/>
        </w:rPr>
        <w:t>for</w:t>
      </w:r>
      <w:r>
        <w:rPr>
          <w:spacing w:val="1"/>
          <w:u w:val="none"/>
        </w:rPr>
        <w:t xml:space="preserve"> </w:t>
      </w:r>
      <w:r>
        <w:rPr>
          <w:u w:val="none"/>
        </w:rPr>
        <w:t>such</w:t>
      </w:r>
      <w:r>
        <w:rPr>
          <w:w w:val="102"/>
          <w:u w:val="none"/>
        </w:rPr>
        <w:t xml:space="preserve"> </w:t>
      </w:r>
      <w:r>
        <w:rPr>
          <w:u w:val="none"/>
        </w:rPr>
        <w:t>c</w:t>
      </w:r>
      <w:r>
        <w:rPr>
          <w:spacing w:val="1"/>
          <w:u w:val="none"/>
        </w:rPr>
        <w:t>o</w:t>
      </w:r>
      <w:r>
        <w:rPr>
          <w:spacing w:val="2"/>
          <w:u w:val="none"/>
        </w:rPr>
        <w:t>m</w:t>
      </w:r>
      <w:r>
        <w:rPr>
          <w:u w:val="none"/>
        </w:rPr>
        <w:t>pe</w:t>
      </w:r>
      <w:r>
        <w:rPr>
          <w:spacing w:val="1"/>
          <w:u w:val="none"/>
        </w:rPr>
        <w:t>n</w:t>
      </w:r>
      <w:r>
        <w:rPr>
          <w:u w:val="none"/>
        </w:rPr>
        <w:t>sation</w:t>
      </w:r>
      <w:r>
        <w:rPr>
          <w:spacing w:val="25"/>
          <w:u w:val="none"/>
        </w:rPr>
        <w:t xml:space="preserve"> </w:t>
      </w:r>
      <w:r>
        <w:rPr>
          <w:u w:val="none"/>
        </w:rPr>
        <w:t>as</w:t>
      </w:r>
      <w:r>
        <w:rPr>
          <w:spacing w:val="24"/>
          <w:u w:val="none"/>
        </w:rPr>
        <w:t xml:space="preserve"> </w:t>
      </w:r>
      <w:r>
        <w:rPr>
          <w:u w:val="none"/>
        </w:rPr>
        <w:t>the</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s</w:t>
      </w:r>
      <w:r>
        <w:rPr>
          <w:spacing w:val="1"/>
          <w:u w:val="none"/>
        </w:rPr>
        <w:t>h</w:t>
      </w:r>
      <w:r>
        <w:rPr>
          <w:u w:val="none"/>
        </w:rPr>
        <w:t>all</w:t>
      </w:r>
      <w:r>
        <w:rPr>
          <w:spacing w:val="25"/>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p>
    <w:p w14:paraId="45A68A47" w14:textId="77777777" w:rsidR="000C19C9" w:rsidRDefault="000C19C9">
      <w:pPr>
        <w:spacing w:line="251" w:lineRule="auto"/>
        <w:jc w:val="both"/>
        <w:sectPr w:rsidR="000C19C9">
          <w:pgSz w:w="12240" w:h="15840"/>
          <w:pgMar w:top="1380" w:right="1320" w:bottom="940" w:left="1340" w:header="0" w:footer="742" w:gutter="0"/>
          <w:cols w:space="720"/>
        </w:sectPr>
      </w:pPr>
    </w:p>
    <w:p w14:paraId="2113A16F" w14:textId="77777777" w:rsidR="000C19C9" w:rsidRDefault="00D3642A">
      <w:pPr>
        <w:pStyle w:val="BodyText"/>
        <w:numPr>
          <w:ilvl w:val="2"/>
          <w:numId w:val="8"/>
        </w:numPr>
        <w:tabs>
          <w:tab w:val="left" w:pos="2264"/>
        </w:tabs>
        <w:spacing w:before="70" w:line="251" w:lineRule="auto"/>
        <w:ind w:right="114" w:firstLine="1440"/>
        <w:jc w:val="both"/>
        <w:rPr>
          <w:u w:val="none"/>
        </w:rPr>
      </w:pPr>
      <w:r>
        <w:rPr>
          <w:u w:color="000000"/>
        </w:rPr>
        <w:lastRenderedPageBreak/>
        <w:t>I</w:t>
      </w:r>
      <w:r>
        <w:rPr>
          <w:spacing w:val="1"/>
          <w:u w:color="000000"/>
        </w:rPr>
        <w:t>n</w:t>
      </w:r>
      <w:r>
        <w:rPr>
          <w:u w:color="000000"/>
        </w:rPr>
        <w:t>s</w:t>
      </w:r>
      <w:r>
        <w:rPr>
          <w:spacing w:val="1"/>
          <w:u w:color="000000"/>
        </w:rPr>
        <w:t>u</w:t>
      </w:r>
      <w:r>
        <w:rPr>
          <w:u w:color="000000"/>
        </w:rPr>
        <w:t>ra</w:t>
      </w:r>
      <w:r>
        <w:rPr>
          <w:spacing w:val="1"/>
          <w:u w:color="000000"/>
        </w:rPr>
        <w:t>n</w:t>
      </w:r>
      <w:r>
        <w:rPr>
          <w:u w:color="000000"/>
        </w:rPr>
        <w:t>ce</w:t>
      </w:r>
      <w:r>
        <w:rPr>
          <w:u w:val="none"/>
        </w:rPr>
        <w:t>.</w:t>
      </w:r>
      <w:r>
        <w:rPr>
          <w:spacing w:val="4"/>
          <w:u w:val="none"/>
        </w:rPr>
        <w:t xml:space="preserve"> </w:t>
      </w:r>
      <w:r>
        <w:rPr>
          <w:spacing w:val="1"/>
          <w:u w:val="none"/>
        </w:rPr>
        <w:t>A</w:t>
      </w:r>
      <w:r>
        <w:rPr>
          <w:u w:val="none"/>
        </w:rPr>
        <w:t>c</w:t>
      </w:r>
      <w:r>
        <w:rPr>
          <w:spacing w:val="1"/>
          <w:u w:val="none"/>
        </w:rPr>
        <w:t>qu</w:t>
      </w:r>
      <w:r>
        <w:rPr>
          <w:u w:val="none"/>
        </w:rPr>
        <w:t>ire</w:t>
      </w:r>
      <w:r>
        <w:rPr>
          <w:spacing w:val="6"/>
          <w:u w:val="none"/>
        </w:rPr>
        <w:t xml:space="preserve"> </w:t>
      </w:r>
      <w:r>
        <w:rPr>
          <w:u w:val="none"/>
        </w:rPr>
        <w:t>a</w:t>
      </w:r>
      <w:r>
        <w:rPr>
          <w:spacing w:val="1"/>
          <w:u w:val="none"/>
        </w:rPr>
        <w:t>n</w:t>
      </w:r>
      <w:r>
        <w:rPr>
          <w:u w:val="none"/>
        </w:rPr>
        <w:t>d</w:t>
      </w:r>
      <w:r>
        <w:rPr>
          <w:spacing w:val="5"/>
          <w:u w:val="none"/>
        </w:rPr>
        <w:t xml:space="preserve"> </w:t>
      </w:r>
      <w:r>
        <w:rPr>
          <w:spacing w:val="2"/>
          <w:u w:val="none"/>
        </w:rPr>
        <w:t>m</w:t>
      </w:r>
      <w:r>
        <w:rPr>
          <w:u w:val="none"/>
        </w:rPr>
        <w:t>ai</w:t>
      </w:r>
      <w:r>
        <w:rPr>
          <w:spacing w:val="1"/>
          <w:u w:val="none"/>
        </w:rPr>
        <w:t>n</w:t>
      </w:r>
      <w:r>
        <w:rPr>
          <w:u w:val="none"/>
        </w:rPr>
        <w:t>tain</w:t>
      </w:r>
      <w:r>
        <w:rPr>
          <w:spacing w:val="6"/>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5"/>
          <w:u w:val="none"/>
        </w:rPr>
        <w:t xml:space="preserve"> </w:t>
      </w:r>
      <w:r>
        <w:rPr>
          <w:u w:val="none"/>
        </w:rPr>
        <w:t>f</w:t>
      </w:r>
      <w:r>
        <w:rPr>
          <w:spacing w:val="1"/>
          <w:u w:val="none"/>
        </w:rPr>
        <w:t>o</w:t>
      </w:r>
      <w:r>
        <w:rPr>
          <w:u w:val="none"/>
        </w:rPr>
        <w:t>r</w:t>
      </w:r>
      <w:r>
        <w:rPr>
          <w:spacing w:val="5"/>
          <w:u w:val="none"/>
        </w:rPr>
        <w:t xml:space="preserve"> </w:t>
      </w:r>
      <w:r>
        <w:rPr>
          <w:u w:val="none"/>
        </w:rPr>
        <w:t>t</w:t>
      </w:r>
      <w:r>
        <w:rPr>
          <w:spacing w:val="1"/>
          <w:u w:val="none"/>
        </w:rPr>
        <w:t>h</w:t>
      </w:r>
      <w:r>
        <w:rPr>
          <w:u w:val="none"/>
        </w:rPr>
        <w:t>e</w:t>
      </w:r>
      <w:r>
        <w:rPr>
          <w:spacing w:val="5"/>
          <w:u w:val="none"/>
        </w:rPr>
        <w:t xml:space="preserve"> </w:t>
      </w:r>
      <w:r>
        <w:rPr>
          <w:spacing w:val="1"/>
          <w:u w:val="none"/>
        </w:rPr>
        <w:t>b</w:t>
      </w:r>
      <w:r>
        <w:rPr>
          <w:u w:val="none"/>
        </w:rPr>
        <w:t>e</w:t>
      </w:r>
      <w:r>
        <w:rPr>
          <w:spacing w:val="1"/>
          <w:u w:val="none"/>
        </w:rPr>
        <w:t>n</w:t>
      </w:r>
      <w:r>
        <w:rPr>
          <w:u w:val="none"/>
        </w:rPr>
        <w:t>efit</w:t>
      </w:r>
      <w:r>
        <w:rPr>
          <w:spacing w:val="5"/>
          <w:u w:val="none"/>
        </w:rPr>
        <w:t xml:space="preserve"> </w:t>
      </w:r>
      <w:r>
        <w:rPr>
          <w:spacing w:val="1"/>
          <w:u w:val="none"/>
        </w:rPr>
        <w:t>o</w:t>
      </w:r>
      <w:r>
        <w:rPr>
          <w:u w:val="none"/>
        </w:rPr>
        <w:t>f</w:t>
      </w:r>
      <w:r>
        <w:rPr>
          <w:spacing w:val="4"/>
          <w:u w:val="none"/>
        </w:rPr>
        <w:t xml:space="preserve"> </w:t>
      </w:r>
      <w:r>
        <w:rPr>
          <w:u w:val="none"/>
        </w:rPr>
        <w:t>t</w:t>
      </w:r>
      <w:r>
        <w:rPr>
          <w:spacing w:val="1"/>
          <w:u w:val="none"/>
        </w:rPr>
        <w:t>h</w:t>
      </w:r>
      <w:r>
        <w:rPr>
          <w:u w:val="none"/>
        </w:rPr>
        <w:t>e</w:t>
      </w:r>
      <w:r>
        <w:rPr>
          <w:spacing w:val="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6"/>
          <w:u w:val="none"/>
        </w:rPr>
        <w:t xml:space="preserve"> </w:t>
      </w:r>
      <w:r>
        <w:rPr>
          <w:u w:val="none"/>
        </w:rPr>
        <w:t>in</w:t>
      </w:r>
      <w:r>
        <w:rPr>
          <w:spacing w:val="1"/>
          <w:w w:val="102"/>
          <w:u w:val="none"/>
        </w:rPr>
        <w:t xml:space="preserve"> </w:t>
      </w:r>
      <w:r>
        <w:rPr>
          <w:u w:val="none"/>
        </w:rPr>
        <w:t>a</w:t>
      </w:r>
      <w:r>
        <w:rPr>
          <w:spacing w:val="2"/>
          <w:u w:val="none"/>
        </w:rPr>
        <w:t>m</w:t>
      </w:r>
      <w:r>
        <w:rPr>
          <w:u w:val="none"/>
        </w:rPr>
        <w:t>ounts,</w:t>
      </w:r>
      <w:r>
        <w:rPr>
          <w:spacing w:val="25"/>
          <w:u w:val="none"/>
        </w:rPr>
        <w:t xml:space="preserve"> </w:t>
      </w:r>
      <w:r>
        <w:rPr>
          <w:spacing w:val="1"/>
          <w:u w:val="none"/>
        </w:rPr>
        <w:t>w</w:t>
      </w:r>
      <w:r>
        <w:rPr>
          <w:u w:val="none"/>
        </w:rPr>
        <w:t>ith</w:t>
      </w:r>
      <w:r>
        <w:rPr>
          <w:spacing w:val="26"/>
          <w:u w:val="none"/>
        </w:rPr>
        <w:t xml:space="preserve"> </w:t>
      </w:r>
      <w:r>
        <w:rPr>
          <w:spacing w:val="1"/>
          <w:u w:val="none"/>
        </w:rPr>
        <w:t>d</w:t>
      </w:r>
      <w:r>
        <w:rPr>
          <w:u w:val="none"/>
        </w:rPr>
        <w:t>e</w:t>
      </w:r>
      <w:r>
        <w:rPr>
          <w:spacing w:val="1"/>
          <w:u w:val="none"/>
        </w:rPr>
        <w:t>du</w:t>
      </w:r>
      <w:r>
        <w:rPr>
          <w:u w:val="none"/>
        </w:rPr>
        <w:t>cti</w:t>
      </w:r>
      <w:r>
        <w:rPr>
          <w:spacing w:val="1"/>
          <w:u w:val="none"/>
        </w:rPr>
        <w:t>b</w:t>
      </w:r>
      <w:r>
        <w:rPr>
          <w:u w:val="none"/>
        </w:rPr>
        <w:t>les,</w:t>
      </w:r>
      <w:r>
        <w:rPr>
          <w:spacing w:val="25"/>
          <w:u w:val="none"/>
        </w:rPr>
        <w:t xml:space="preserve"> </w:t>
      </w:r>
      <w:r>
        <w:rPr>
          <w:u w:val="none"/>
        </w:rPr>
        <w:t>a</w:t>
      </w:r>
      <w:r>
        <w:rPr>
          <w:spacing w:val="1"/>
          <w:u w:val="none"/>
        </w:rPr>
        <w:t>n</w:t>
      </w:r>
      <w:r>
        <w:rPr>
          <w:u w:val="none"/>
        </w:rPr>
        <w:t>d</w:t>
      </w:r>
      <w:r>
        <w:rPr>
          <w:spacing w:val="26"/>
          <w:u w:val="none"/>
        </w:rPr>
        <w:t xml:space="preserve"> </w:t>
      </w:r>
      <w:r>
        <w:rPr>
          <w:spacing w:val="1"/>
          <w:u w:val="none"/>
        </w:rPr>
        <w:t>o</w:t>
      </w:r>
      <w:r>
        <w:rPr>
          <w:u w:val="none"/>
        </w:rPr>
        <w:t>n</w:t>
      </w:r>
      <w:r>
        <w:rPr>
          <w:spacing w:val="26"/>
          <w:u w:val="none"/>
        </w:rPr>
        <w:t xml:space="preserve"> </w:t>
      </w:r>
      <w:r>
        <w:rPr>
          <w:u w:val="none"/>
        </w:rPr>
        <w:t>ter</w:t>
      </w:r>
      <w:r>
        <w:rPr>
          <w:spacing w:val="2"/>
          <w:u w:val="none"/>
        </w:rPr>
        <w:t>m</w:t>
      </w:r>
      <w:r>
        <w:rPr>
          <w:u w:val="none"/>
        </w:rPr>
        <w:t>s</w:t>
      </w:r>
      <w:r>
        <w:rPr>
          <w:spacing w:val="25"/>
          <w:u w:val="none"/>
        </w:rPr>
        <w:t xml:space="preserve"> </w:t>
      </w:r>
      <w:r>
        <w:rPr>
          <w:spacing w:val="1"/>
          <w:u w:val="none"/>
        </w:rPr>
        <w:t>d</w:t>
      </w:r>
      <w:r>
        <w:rPr>
          <w:u w:val="none"/>
        </w:rPr>
        <w:t>eci</w:t>
      </w:r>
      <w:r>
        <w:rPr>
          <w:spacing w:val="1"/>
          <w:u w:val="none"/>
        </w:rPr>
        <w:t>d</w:t>
      </w:r>
      <w:r>
        <w:rPr>
          <w:u w:val="none"/>
        </w:rPr>
        <w:t>ed</w:t>
      </w:r>
      <w:r>
        <w:rPr>
          <w:spacing w:val="27"/>
          <w:u w:val="none"/>
        </w:rPr>
        <w:t xml:space="preserve"> </w:t>
      </w:r>
      <w:r>
        <w:rPr>
          <w:spacing w:val="1"/>
          <w:u w:val="none"/>
        </w:rPr>
        <w:t>b</w:t>
      </w:r>
      <w:r>
        <w:rPr>
          <w:u w:val="none"/>
        </w:rPr>
        <w:t>y</w:t>
      </w:r>
      <w:r>
        <w:rPr>
          <w:spacing w:val="26"/>
          <w:u w:val="none"/>
        </w:rPr>
        <w:t xml:space="preserve"> </w:t>
      </w:r>
      <w:r>
        <w:rPr>
          <w:u w:val="none"/>
        </w:rPr>
        <w:t>t</w:t>
      </w:r>
      <w:r>
        <w:rPr>
          <w:spacing w:val="1"/>
          <w:u w:val="none"/>
        </w:rPr>
        <w:t>h</w:t>
      </w:r>
      <w:r>
        <w:rPr>
          <w:u w:val="none"/>
        </w:rPr>
        <w:t>e</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5"/>
          <w:u w:val="none"/>
        </w:rPr>
        <w:t xml:space="preserve"> </w:t>
      </w:r>
      <w:r>
        <w:rPr>
          <w:u w:val="none"/>
        </w:rPr>
        <w:t>(i)</w:t>
      </w:r>
      <w:r>
        <w:rPr>
          <w:spacing w:val="25"/>
          <w:u w:val="none"/>
        </w:rPr>
        <w:t xml:space="preserve"> </w:t>
      </w:r>
      <w:r>
        <w:rPr>
          <w:u w:val="none"/>
        </w:rPr>
        <w:t>c</w:t>
      </w:r>
      <w:r>
        <w:rPr>
          <w:spacing w:val="1"/>
          <w:u w:val="none"/>
        </w:rPr>
        <w:t>o</w:t>
      </w:r>
      <w:r>
        <w:rPr>
          <w:spacing w:val="2"/>
          <w:u w:val="none"/>
        </w:rPr>
        <w:t>m</w:t>
      </w:r>
      <w:r>
        <w:rPr>
          <w:spacing w:val="1"/>
          <w:u w:val="none"/>
        </w:rPr>
        <w:t>p</w:t>
      </w:r>
      <w:r>
        <w:rPr>
          <w:u w:val="none"/>
        </w:rPr>
        <w:t>re</w:t>
      </w:r>
      <w:r>
        <w:rPr>
          <w:spacing w:val="1"/>
          <w:u w:val="none"/>
        </w:rPr>
        <w:t>h</w:t>
      </w:r>
      <w:r>
        <w:rPr>
          <w:u w:val="none"/>
        </w:rPr>
        <w:t>e</w:t>
      </w:r>
      <w:r>
        <w:rPr>
          <w:spacing w:val="1"/>
          <w:u w:val="none"/>
        </w:rPr>
        <w:t>n</w:t>
      </w:r>
      <w:r>
        <w:rPr>
          <w:u w:val="none"/>
        </w:rPr>
        <w:t>si</w:t>
      </w:r>
      <w:r>
        <w:rPr>
          <w:spacing w:val="1"/>
          <w:u w:val="none"/>
        </w:rPr>
        <w:t>v</w:t>
      </w:r>
      <w:r>
        <w:rPr>
          <w:u w:val="none"/>
        </w:rPr>
        <w:t>e</w:t>
      </w:r>
      <w:r>
        <w:rPr>
          <w:w w:val="102"/>
          <w:u w:val="none"/>
        </w:rPr>
        <w:t xml:space="preserve"> </w:t>
      </w:r>
      <w:r>
        <w:rPr>
          <w:spacing w:val="1"/>
          <w:u w:val="none"/>
        </w:rPr>
        <w:t>g</w:t>
      </w:r>
      <w:r>
        <w:rPr>
          <w:u w:val="none"/>
        </w:rPr>
        <w:t>e</w:t>
      </w:r>
      <w:r>
        <w:rPr>
          <w:spacing w:val="1"/>
          <w:u w:val="none"/>
        </w:rPr>
        <w:t>n</w:t>
      </w:r>
      <w:r>
        <w:rPr>
          <w:u w:val="none"/>
        </w:rPr>
        <w:t>eral</w:t>
      </w:r>
      <w:r>
        <w:rPr>
          <w:spacing w:val="4"/>
          <w:u w:val="none"/>
        </w:rPr>
        <w:t xml:space="preserve"> </w:t>
      </w:r>
      <w:r>
        <w:rPr>
          <w:u w:val="none"/>
        </w:rPr>
        <w:t>lia</w:t>
      </w:r>
      <w:r>
        <w:rPr>
          <w:spacing w:val="1"/>
          <w:u w:val="none"/>
        </w:rPr>
        <w:t>b</w:t>
      </w:r>
      <w:r>
        <w:rPr>
          <w:u w:val="none"/>
        </w:rPr>
        <w:t>ility</w:t>
      </w:r>
      <w:r>
        <w:rPr>
          <w:spacing w:val="6"/>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2"/>
          <w:u w:val="none"/>
        </w:rPr>
        <w:t xml:space="preserve"> </w:t>
      </w:r>
      <w:r>
        <w:rPr>
          <w:u w:val="none"/>
        </w:rPr>
        <w:t>(ii)</w:t>
      </w:r>
      <w:r>
        <w:rPr>
          <w:spacing w:val="5"/>
          <w:u w:val="none"/>
        </w:rPr>
        <w:t xml:space="preserve"> </w:t>
      </w:r>
      <w:r>
        <w:rPr>
          <w:spacing w:val="1"/>
          <w:u w:val="none"/>
        </w:rPr>
        <w:t>wo</w:t>
      </w:r>
      <w:r>
        <w:rPr>
          <w:u w:val="none"/>
        </w:rPr>
        <w:t>r</w:t>
      </w:r>
      <w:r>
        <w:rPr>
          <w:spacing w:val="1"/>
          <w:u w:val="none"/>
        </w:rPr>
        <w:t>k</w:t>
      </w:r>
      <w:r>
        <w:rPr>
          <w:u w:val="none"/>
        </w:rPr>
        <w:t>er’s</w:t>
      </w:r>
      <w:r>
        <w:rPr>
          <w:spacing w:val="4"/>
          <w:u w:val="none"/>
        </w:rPr>
        <w:t xml:space="preserve"> </w:t>
      </w:r>
      <w:r>
        <w:rPr>
          <w:u w:val="none"/>
        </w:rPr>
        <w:t>c</w:t>
      </w:r>
      <w:r>
        <w:rPr>
          <w:spacing w:val="1"/>
          <w:u w:val="none"/>
        </w:rPr>
        <w:t>o</w:t>
      </w:r>
      <w:r>
        <w:rPr>
          <w:spacing w:val="2"/>
          <w:u w:val="none"/>
        </w:rPr>
        <w:t>m</w:t>
      </w:r>
      <w:r>
        <w:rPr>
          <w:spacing w:val="1"/>
          <w:u w:val="none"/>
        </w:rPr>
        <w:t>p</w:t>
      </w:r>
      <w:r>
        <w:rPr>
          <w:u w:val="none"/>
        </w:rPr>
        <w:t>e</w:t>
      </w:r>
      <w:r>
        <w:rPr>
          <w:spacing w:val="1"/>
          <w:u w:val="none"/>
        </w:rPr>
        <w:t>n</w:t>
      </w:r>
      <w:r>
        <w:rPr>
          <w:u w:val="none"/>
        </w:rPr>
        <w:t>sati</w:t>
      </w:r>
      <w:r>
        <w:rPr>
          <w:spacing w:val="1"/>
          <w:u w:val="none"/>
        </w:rPr>
        <w:t>o</w:t>
      </w:r>
      <w:r>
        <w:rPr>
          <w:u w:val="none"/>
        </w:rPr>
        <w:t>n</w:t>
      </w:r>
      <w:r>
        <w:rPr>
          <w:spacing w:val="6"/>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5"/>
          <w:u w:val="none"/>
        </w:rPr>
        <w:t xml:space="preserve"> </w:t>
      </w:r>
      <w:r>
        <w:rPr>
          <w:u w:val="none"/>
        </w:rPr>
        <w:t>a</w:t>
      </w:r>
      <w:r>
        <w:rPr>
          <w:spacing w:val="1"/>
          <w:u w:val="none"/>
        </w:rPr>
        <w:t>n</w:t>
      </w:r>
      <w:r>
        <w:rPr>
          <w:u w:val="none"/>
        </w:rPr>
        <w:t>d</w:t>
      </w:r>
      <w:r>
        <w:rPr>
          <w:spacing w:val="6"/>
          <w:u w:val="none"/>
        </w:rPr>
        <w:t xml:space="preserve"> </w:t>
      </w:r>
      <w:r>
        <w:rPr>
          <w:u w:val="none"/>
        </w:rPr>
        <w:t>(iii)</w:t>
      </w:r>
      <w:r>
        <w:rPr>
          <w:spacing w:val="4"/>
          <w:u w:val="none"/>
        </w:rPr>
        <w:t xml:space="preserve"> </w:t>
      </w:r>
      <w:r>
        <w:rPr>
          <w:u w:val="none"/>
        </w:rPr>
        <w:t>e</w:t>
      </w:r>
      <w:r>
        <w:rPr>
          <w:spacing w:val="1"/>
          <w:u w:val="none"/>
        </w:rPr>
        <w:t>x</w:t>
      </w:r>
      <w:r>
        <w:rPr>
          <w:u w:val="none"/>
        </w:rPr>
        <w:t>te</w:t>
      </w:r>
      <w:r>
        <w:rPr>
          <w:spacing w:val="-1"/>
          <w:u w:val="none"/>
        </w:rPr>
        <w:t>n</w:t>
      </w:r>
      <w:r>
        <w:rPr>
          <w:spacing w:val="1"/>
          <w:u w:val="none"/>
        </w:rPr>
        <w:t>d</w:t>
      </w:r>
      <w:r>
        <w:rPr>
          <w:u w:val="none"/>
        </w:rPr>
        <w:t>ed</w:t>
      </w:r>
      <w:r>
        <w:rPr>
          <w:spacing w:val="6"/>
          <w:u w:val="none"/>
        </w:rPr>
        <w:t xml:space="preserve"> </w:t>
      </w:r>
      <w:r>
        <w:rPr>
          <w:u w:val="none"/>
        </w:rPr>
        <w:t>c</w:t>
      </w:r>
      <w:r>
        <w:rPr>
          <w:spacing w:val="1"/>
          <w:u w:val="none"/>
        </w:rPr>
        <w:t>ov</w:t>
      </w:r>
      <w:r>
        <w:rPr>
          <w:u w:val="none"/>
        </w:rPr>
        <w:t>era</w:t>
      </w:r>
      <w:r>
        <w:rPr>
          <w:spacing w:val="1"/>
          <w:u w:val="none"/>
        </w:rPr>
        <w:t>g</w:t>
      </w:r>
      <w:r>
        <w:rPr>
          <w:u w:val="none"/>
        </w:rPr>
        <w:t>e</w:t>
      </w:r>
      <w:r>
        <w:rPr>
          <w:spacing w:val="5"/>
          <w:u w:val="none"/>
        </w:rPr>
        <w:t xml:space="preserve"> </w:t>
      </w:r>
      <w:r>
        <w:rPr>
          <w:spacing w:val="1"/>
          <w:u w:val="none"/>
        </w:rPr>
        <w:t>p</w:t>
      </w:r>
      <w:r>
        <w:rPr>
          <w:u w:val="none"/>
        </w:rPr>
        <w:t>r</w:t>
      </w:r>
      <w:r>
        <w:rPr>
          <w:spacing w:val="1"/>
          <w:u w:val="none"/>
        </w:rPr>
        <w:t>op</w:t>
      </w:r>
      <w:r>
        <w:rPr>
          <w:u w:val="none"/>
        </w:rPr>
        <w:t>erty</w:t>
      </w:r>
      <w:r>
        <w:rPr>
          <w:w w:val="102"/>
          <w:u w:val="none"/>
        </w:rPr>
        <w:t xml:space="preserve"> </w:t>
      </w:r>
      <w:r>
        <w:rPr>
          <w:u w:val="none"/>
        </w:rPr>
        <w:t>i</w:t>
      </w:r>
      <w:r>
        <w:rPr>
          <w:spacing w:val="1"/>
          <w:u w:val="none"/>
        </w:rPr>
        <w:t>n</w:t>
      </w:r>
      <w:r>
        <w:rPr>
          <w:u w:val="none"/>
        </w:rPr>
        <w:t>surance.</w:t>
      </w:r>
    </w:p>
    <w:p w14:paraId="0924D86C" w14:textId="77777777" w:rsidR="000C19C9" w:rsidRDefault="000C19C9">
      <w:pPr>
        <w:spacing w:before="2" w:line="240" w:lineRule="exact"/>
        <w:rPr>
          <w:sz w:val="24"/>
          <w:szCs w:val="24"/>
        </w:rPr>
      </w:pPr>
    </w:p>
    <w:p w14:paraId="658F6A71" w14:textId="77777777" w:rsidR="000C19C9" w:rsidRDefault="00D3642A">
      <w:pPr>
        <w:pStyle w:val="BodyText"/>
        <w:numPr>
          <w:ilvl w:val="2"/>
          <w:numId w:val="8"/>
        </w:numPr>
        <w:tabs>
          <w:tab w:val="left" w:pos="2264"/>
        </w:tabs>
        <w:ind w:left="2264"/>
        <w:rPr>
          <w:u w:val="none"/>
        </w:rPr>
      </w:pPr>
      <w:r>
        <w:rPr>
          <w:spacing w:val="1"/>
          <w:u w:color="000000"/>
        </w:rPr>
        <w:t>Ex</w:t>
      </w:r>
      <w:r>
        <w:rPr>
          <w:u w:color="000000"/>
        </w:rPr>
        <w:t>ec</w:t>
      </w:r>
      <w:r>
        <w:rPr>
          <w:spacing w:val="1"/>
          <w:u w:color="000000"/>
        </w:rPr>
        <w:t>u</w:t>
      </w:r>
      <w:r>
        <w:rPr>
          <w:u w:color="000000"/>
        </w:rPr>
        <w:t>te</w:t>
      </w:r>
      <w:r>
        <w:rPr>
          <w:spacing w:val="21"/>
          <w:u w:color="000000"/>
        </w:rPr>
        <w:t xml:space="preserve"> </w:t>
      </w:r>
      <w:r>
        <w:rPr>
          <w:spacing w:val="1"/>
          <w:u w:color="000000"/>
        </w:rPr>
        <w:t>Con</w:t>
      </w:r>
      <w:r>
        <w:rPr>
          <w:u w:color="000000"/>
        </w:rPr>
        <w:t>tracts</w:t>
      </w:r>
      <w:r>
        <w:rPr>
          <w:u w:val="none"/>
        </w:rPr>
        <w:t>.</w:t>
      </w:r>
      <w:r>
        <w:rPr>
          <w:spacing w:val="22"/>
          <w:u w:val="none"/>
        </w:rPr>
        <w:t xml:space="preserve"> </w:t>
      </w:r>
      <w:r>
        <w:rPr>
          <w:spacing w:val="1"/>
          <w:u w:val="none"/>
        </w:rPr>
        <w:t>En</w:t>
      </w:r>
      <w:r>
        <w:rPr>
          <w:u w:val="none"/>
        </w:rPr>
        <w:t>ter</w:t>
      </w:r>
      <w:r>
        <w:rPr>
          <w:spacing w:val="22"/>
          <w:u w:val="none"/>
        </w:rPr>
        <w:t xml:space="preserve"> </w:t>
      </w:r>
      <w:r>
        <w:rPr>
          <w:u w:val="none"/>
        </w:rPr>
        <w:t>i</w:t>
      </w:r>
      <w:r>
        <w:rPr>
          <w:spacing w:val="1"/>
          <w:u w:val="none"/>
        </w:rPr>
        <w:t>n</w:t>
      </w:r>
      <w:r>
        <w:rPr>
          <w:u w:val="none"/>
        </w:rPr>
        <w:t>to</w:t>
      </w:r>
      <w:r>
        <w:rPr>
          <w:spacing w:val="23"/>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c</w:t>
      </w:r>
      <w:r>
        <w:rPr>
          <w:spacing w:val="1"/>
          <w:u w:val="none"/>
        </w:rPr>
        <w:t>on</w:t>
      </w:r>
      <w:r>
        <w:rPr>
          <w:u w:val="none"/>
        </w:rPr>
        <w:t>tracts</w:t>
      </w:r>
      <w:r>
        <w:rPr>
          <w:spacing w:val="23"/>
          <w:u w:val="none"/>
        </w:rPr>
        <w:t xml:space="preserve"> </w:t>
      </w:r>
      <w:r>
        <w:rPr>
          <w:spacing w:val="1"/>
          <w:u w:val="none"/>
        </w:rPr>
        <w:t>o</w:t>
      </w:r>
      <w:r>
        <w:rPr>
          <w:u w:val="none"/>
        </w:rPr>
        <w:t>f</w:t>
      </w:r>
      <w:r>
        <w:rPr>
          <w:spacing w:val="3"/>
          <w:u w:val="none"/>
        </w:rPr>
        <w:t xml:space="preserve"> </w:t>
      </w:r>
      <w:r>
        <w:rPr>
          <w:u w:val="none"/>
        </w:rPr>
        <w:t>a</w:t>
      </w:r>
      <w:r>
        <w:rPr>
          <w:spacing w:val="1"/>
          <w:u w:val="none"/>
        </w:rPr>
        <w:t>n</w:t>
      </w:r>
      <w:r>
        <w:rPr>
          <w:u w:val="none"/>
        </w:rPr>
        <w:t>y</w:t>
      </w:r>
      <w:r>
        <w:rPr>
          <w:spacing w:val="29"/>
          <w:u w:val="none"/>
        </w:rPr>
        <w:t xml:space="preserve"> </w:t>
      </w:r>
      <w:r>
        <w:rPr>
          <w:spacing w:val="1"/>
          <w:u w:val="none"/>
        </w:rPr>
        <w:t>n</w:t>
      </w:r>
      <w:r>
        <w:rPr>
          <w:u w:val="none"/>
        </w:rPr>
        <w:t>at</w:t>
      </w:r>
      <w:r>
        <w:rPr>
          <w:spacing w:val="1"/>
          <w:u w:val="none"/>
        </w:rPr>
        <w:t>u</w:t>
      </w:r>
      <w:r>
        <w:rPr>
          <w:u w:val="none"/>
        </w:rPr>
        <w:t>re.</w:t>
      </w:r>
    </w:p>
    <w:p w14:paraId="49F36EA1" w14:textId="77777777" w:rsidR="000C19C9" w:rsidRDefault="000C19C9">
      <w:pPr>
        <w:spacing w:before="5" w:line="170" w:lineRule="exact"/>
        <w:rPr>
          <w:sz w:val="17"/>
          <w:szCs w:val="17"/>
        </w:rPr>
      </w:pPr>
    </w:p>
    <w:p w14:paraId="1AE800D0" w14:textId="77777777" w:rsidR="000C19C9" w:rsidRDefault="00D3642A">
      <w:pPr>
        <w:pStyle w:val="BodyText"/>
        <w:numPr>
          <w:ilvl w:val="2"/>
          <w:numId w:val="8"/>
        </w:numPr>
        <w:tabs>
          <w:tab w:val="left" w:pos="2264"/>
        </w:tabs>
        <w:spacing w:before="77" w:line="251" w:lineRule="auto"/>
        <w:ind w:right="114" w:firstLine="1440"/>
        <w:jc w:val="both"/>
        <w:rPr>
          <w:u w:val="none"/>
        </w:rPr>
      </w:pPr>
      <w:r>
        <w:rPr>
          <w:spacing w:val="1"/>
          <w:u w:color="000000"/>
        </w:rPr>
        <w:t>L</w:t>
      </w:r>
      <w:r>
        <w:rPr>
          <w:u w:color="000000"/>
        </w:rPr>
        <w:t>a</w:t>
      </w:r>
      <w:r>
        <w:rPr>
          <w:spacing w:val="1"/>
          <w:u w:color="000000"/>
        </w:rPr>
        <w:t>w</w:t>
      </w:r>
      <w:r>
        <w:rPr>
          <w:u w:color="000000"/>
        </w:rPr>
        <w:t>s</w:t>
      </w:r>
      <w:r>
        <w:rPr>
          <w:spacing w:val="1"/>
          <w:u w:color="000000"/>
        </w:rPr>
        <w:t>u</w:t>
      </w:r>
      <w:r>
        <w:rPr>
          <w:u w:color="000000"/>
        </w:rPr>
        <w:t>its</w:t>
      </w:r>
      <w:r>
        <w:rPr>
          <w:u w:val="none"/>
        </w:rPr>
        <w:t>.</w:t>
      </w:r>
      <w:r>
        <w:rPr>
          <w:spacing w:val="17"/>
          <w:u w:val="none"/>
        </w:rPr>
        <w:t xml:space="preserve"> </w:t>
      </w:r>
      <w:r>
        <w:rPr>
          <w:spacing w:val="1"/>
          <w:u w:val="none"/>
        </w:rPr>
        <w:t>F</w:t>
      </w:r>
      <w:r>
        <w:rPr>
          <w:u w:val="none"/>
        </w:rPr>
        <w:t>ile,</w:t>
      </w:r>
      <w:r>
        <w:rPr>
          <w:spacing w:val="18"/>
          <w:u w:val="none"/>
        </w:rPr>
        <w:t xml:space="preserve"> </w:t>
      </w:r>
      <w:r>
        <w:rPr>
          <w:u w:val="none"/>
        </w:rPr>
        <w:t>c</w:t>
      </w:r>
      <w:r>
        <w:rPr>
          <w:spacing w:val="1"/>
          <w:u w:val="none"/>
        </w:rPr>
        <w:t>ondu</w:t>
      </w:r>
      <w:r>
        <w:rPr>
          <w:u w:val="none"/>
        </w:rPr>
        <w:t>ct</w:t>
      </w:r>
      <w:r>
        <w:rPr>
          <w:spacing w:val="17"/>
          <w:u w:val="none"/>
        </w:rPr>
        <w:t xml:space="preserve"> </w:t>
      </w:r>
      <w:r>
        <w:rPr>
          <w:u w:val="none"/>
        </w:rPr>
        <w:t>a</w:t>
      </w:r>
      <w:r>
        <w:rPr>
          <w:spacing w:val="1"/>
          <w:u w:val="none"/>
        </w:rPr>
        <w:t>n</w:t>
      </w:r>
      <w:r>
        <w:rPr>
          <w:u w:val="none"/>
        </w:rPr>
        <w:t>d</w:t>
      </w:r>
      <w:r>
        <w:rPr>
          <w:spacing w:val="19"/>
          <w:u w:val="none"/>
        </w:rPr>
        <w:t xml:space="preserve"> </w:t>
      </w:r>
      <w:r>
        <w:rPr>
          <w:spacing w:val="1"/>
          <w:u w:val="none"/>
        </w:rPr>
        <w:t>d</w:t>
      </w:r>
      <w:r>
        <w:rPr>
          <w:u w:val="none"/>
        </w:rPr>
        <w:t>efe</w:t>
      </w:r>
      <w:r>
        <w:rPr>
          <w:spacing w:val="1"/>
          <w:u w:val="none"/>
        </w:rPr>
        <w:t>n</w:t>
      </w:r>
      <w:r>
        <w:rPr>
          <w:u w:val="none"/>
        </w:rPr>
        <w:t>d</w:t>
      </w:r>
      <w:r>
        <w:rPr>
          <w:spacing w:val="19"/>
          <w:u w:val="none"/>
        </w:rPr>
        <w:t xml:space="preserve"> </w:t>
      </w:r>
      <w:r>
        <w:rPr>
          <w:u w:val="none"/>
        </w:rPr>
        <w:t>le</w:t>
      </w:r>
      <w:r>
        <w:rPr>
          <w:spacing w:val="1"/>
          <w:u w:val="none"/>
        </w:rPr>
        <w:t>g</w:t>
      </w:r>
      <w:r>
        <w:rPr>
          <w:u w:val="none"/>
        </w:rPr>
        <w:t>al</w:t>
      </w:r>
      <w:r>
        <w:rPr>
          <w:spacing w:val="1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ng</w:t>
      </w:r>
      <w:r>
        <w:rPr>
          <w:u w:val="none"/>
        </w:rPr>
        <w:t>s</w:t>
      </w:r>
      <w:r>
        <w:rPr>
          <w:spacing w:val="18"/>
          <w:u w:val="none"/>
        </w:rPr>
        <w:t xml:space="preserve"> </w:t>
      </w:r>
      <w:r>
        <w:rPr>
          <w:spacing w:val="1"/>
          <w:u w:val="none"/>
        </w:rPr>
        <w:t>o</w:t>
      </w:r>
      <w:r>
        <w:rPr>
          <w:u w:val="none"/>
        </w:rPr>
        <w:t>f</w:t>
      </w:r>
      <w:r>
        <w:rPr>
          <w:spacing w:val="19"/>
          <w:u w:val="none"/>
        </w:rPr>
        <w:t xml:space="preserve"> </w:t>
      </w:r>
      <w:r>
        <w:rPr>
          <w:u w:val="none"/>
        </w:rPr>
        <w:t>a</w:t>
      </w:r>
      <w:r>
        <w:rPr>
          <w:spacing w:val="1"/>
          <w:u w:val="none"/>
        </w:rPr>
        <w:t>n</w:t>
      </w:r>
      <w:r>
        <w:rPr>
          <w:u w:val="none"/>
        </w:rPr>
        <w:t xml:space="preserve">y </w:t>
      </w:r>
      <w:r>
        <w:rPr>
          <w:spacing w:val="19"/>
          <w:u w:val="none"/>
        </w:rPr>
        <w:t xml:space="preserve"> </w:t>
      </w:r>
      <w:r>
        <w:rPr>
          <w:u w:val="none"/>
        </w:rPr>
        <w:t>fr</w:t>
      </w:r>
      <w:r>
        <w:rPr>
          <w:spacing w:val="1"/>
          <w:u w:val="none"/>
        </w:rPr>
        <w:t>o</w:t>
      </w:r>
      <w:r>
        <w:rPr>
          <w:u w:val="none"/>
        </w:rPr>
        <w:t xml:space="preserve">m </w:t>
      </w:r>
      <w:r>
        <w:rPr>
          <w:spacing w:val="21"/>
          <w:u w:val="none"/>
        </w:rPr>
        <w:t xml:space="preserve"> </w:t>
      </w:r>
      <w:r>
        <w:rPr>
          <w:u w:val="none"/>
        </w:rPr>
        <w:t>a</w:t>
      </w:r>
      <w:r>
        <w:rPr>
          <w:spacing w:val="1"/>
          <w:u w:val="none"/>
        </w:rPr>
        <w:t>n</w:t>
      </w:r>
      <w:r>
        <w:rPr>
          <w:u w:val="none"/>
        </w:rPr>
        <w:t>d</w:t>
      </w:r>
      <w:r>
        <w:rPr>
          <w:w w:val="102"/>
          <w:u w:val="none"/>
        </w:rPr>
        <w:t xml:space="preserve"> </w:t>
      </w:r>
      <w:r>
        <w:rPr>
          <w:u w:val="none"/>
        </w:rPr>
        <w:t>c</w:t>
      </w:r>
      <w:r>
        <w:rPr>
          <w:spacing w:val="1"/>
          <w:u w:val="none"/>
        </w:rPr>
        <w:t>o</w:t>
      </w:r>
      <w:r>
        <w:rPr>
          <w:spacing w:val="2"/>
          <w:u w:val="none"/>
        </w:rPr>
        <w:t>m</w:t>
      </w:r>
      <w:r>
        <w:rPr>
          <w:u w:val="none"/>
        </w:rPr>
        <w:t>pro</w:t>
      </w:r>
      <w:r>
        <w:rPr>
          <w:spacing w:val="2"/>
          <w:u w:val="none"/>
        </w:rPr>
        <w:t>m</w:t>
      </w:r>
      <w:r>
        <w:rPr>
          <w:u w:val="none"/>
        </w:rPr>
        <w:t>ise</w:t>
      </w:r>
      <w:r>
        <w:rPr>
          <w:spacing w:val="36"/>
          <w:u w:val="none"/>
        </w:rPr>
        <w:t xml:space="preserve"> </w:t>
      </w:r>
      <w:r>
        <w:rPr>
          <w:u w:val="none"/>
        </w:rPr>
        <w:t>a</w:t>
      </w:r>
      <w:r>
        <w:rPr>
          <w:spacing w:val="1"/>
          <w:u w:val="none"/>
        </w:rPr>
        <w:t>n</w:t>
      </w:r>
      <w:r>
        <w:rPr>
          <w:u w:val="none"/>
        </w:rPr>
        <w:t>d</w:t>
      </w:r>
      <w:r>
        <w:rPr>
          <w:spacing w:val="37"/>
          <w:u w:val="none"/>
        </w:rPr>
        <w:t xml:space="preserve"> </w:t>
      </w:r>
      <w:r>
        <w:rPr>
          <w:u w:val="none"/>
        </w:rPr>
        <w:t>settle</w:t>
      </w:r>
      <w:r>
        <w:rPr>
          <w:spacing w:val="36"/>
          <w:u w:val="none"/>
        </w:rPr>
        <w:t xml:space="preserve"> </w:t>
      </w:r>
      <w:r>
        <w:rPr>
          <w:u w:val="none"/>
        </w:rPr>
        <w:t>a</w:t>
      </w:r>
      <w:r>
        <w:rPr>
          <w:spacing w:val="1"/>
          <w:u w:val="none"/>
        </w:rPr>
        <w:t>n</w:t>
      </w:r>
      <w:r>
        <w:rPr>
          <w:u w:val="none"/>
        </w:rPr>
        <w:t>y</w:t>
      </w:r>
      <w:r>
        <w:rPr>
          <w:spacing w:val="38"/>
          <w:u w:val="none"/>
        </w:rPr>
        <w:t xml:space="preserve"> </w:t>
      </w:r>
      <w:r>
        <w:rPr>
          <w:u w:val="none"/>
        </w:rPr>
        <w:t>s</w:t>
      </w:r>
      <w:r>
        <w:rPr>
          <w:spacing w:val="1"/>
          <w:u w:val="none"/>
        </w:rPr>
        <w:t>u</w:t>
      </w:r>
      <w:r>
        <w:rPr>
          <w:u w:val="none"/>
        </w:rPr>
        <w:t>ch</w:t>
      </w:r>
      <w:r>
        <w:rPr>
          <w:spacing w:val="3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ng</w:t>
      </w:r>
      <w:r>
        <w:rPr>
          <w:u w:val="none"/>
        </w:rPr>
        <w:t>s,</w:t>
      </w:r>
      <w:r>
        <w:rPr>
          <w:spacing w:val="36"/>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37"/>
          <w:u w:val="none"/>
        </w:rPr>
        <w:t xml:space="preserve"> </w:t>
      </w:r>
      <w:r>
        <w:rPr>
          <w:u w:val="none"/>
        </w:rPr>
        <w:t>a</w:t>
      </w:r>
      <w:r>
        <w:rPr>
          <w:spacing w:val="1"/>
          <w:u w:val="none"/>
        </w:rPr>
        <w:t>n</w:t>
      </w:r>
      <w:r>
        <w:rPr>
          <w:u w:val="none"/>
        </w:rPr>
        <w:t>y</w:t>
      </w:r>
      <w:r>
        <w:rPr>
          <w:spacing w:val="38"/>
          <w:u w:val="none"/>
        </w:rPr>
        <w:t xml:space="preserve"> </w:t>
      </w:r>
      <w:r>
        <w:rPr>
          <w:u w:val="none"/>
        </w:rPr>
        <w:t>a</w:t>
      </w:r>
      <w:r>
        <w:rPr>
          <w:spacing w:val="1"/>
          <w:u w:val="none"/>
        </w:rPr>
        <w:t>n</w:t>
      </w:r>
      <w:r>
        <w:rPr>
          <w:u w:val="none"/>
        </w:rPr>
        <w:t>d</w:t>
      </w:r>
      <w:r>
        <w:rPr>
          <w:spacing w:val="37"/>
          <w:u w:val="none"/>
        </w:rPr>
        <w:t xml:space="preserve"> </w:t>
      </w:r>
      <w:r>
        <w:rPr>
          <w:u w:val="none"/>
        </w:rPr>
        <w:t>all</w:t>
      </w:r>
      <w:r>
        <w:rPr>
          <w:spacing w:val="36"/>
          <w:u w:val="none"/>
        </w:rPr>
        <w:t xml:space="preserve"> </w:t>
      </w:r>
      <w:r>
        <w:rPr>
          <w:u w:val="none"/>
        </w:rPr>
        <w:t>clai</w:t>
      </w:r>
      <w:r>
        <w:rPr>
          <w:spacing w:val="2"/>
          <w:u w:val="none"/>
        </w:rPr>
        <w:t>m</w:t>
      </w:r>
      <w:r>
        <w:rPr>
          <w:u w:val="none"/>
        </w:rPr>
        <w:t>s</w:t>
      </w:r>
      <w:r>
        <w:rPr>
          <w:spacing w:val="36"/>
          <w:u w:val="none"/>
        </w:rPr>
        <w:t xml:space="preserve"> </w:t>
      </w:r>
      <w:r>
        <w:rPr>
          <w:u w:val="none"/>
        </w:rPr>
        <w:t>a</w:t>
      </w:r>
      <w:r>
        <w:rPr>
          <w:spacing w:val="1"/>
          <w:u w:val="none"/>
        </w:rPr>
        <w:t>g</w:t>
      </w:r>
      <w:r>
        <w:rPr>
          <w:u w:val="none"/>
        </w:rPr>
        <w:t>ai</w:t>
      </w:r>
      <w:r>
        <w:rPr>
          <w:spacing w:val="1"/>
          <w:u w:val="none"/>
        </w:rPr>
        <w:t>n</w:t>
      </w:r>
      <w:r>
        <w:rPr>
          <w:u w:val="none"/>
        </w:rPr>
        <w:t>st</w:t>
      </w:r>
      <w:r>
        <w:rPr>
          <w:spacing w:val="36"/>
          <w:u w:val="none"/>
        </w:rPr>
        <w:t xml:space="preserve"> </w:t>
      </w:r>
      <w:r>
        <w:rPr>
          <w:u w:val="none"/>
        </w:rPr>
        <w:t>i</w:t>
      </w:r>
      <w:r>
        <w:rPr>
          <w:spacing w:val="1"/>
          <w:u w:val="none"/>
        </w:rPr>
        <w:t>n</w:t>
      </w:r>
      <w:r>
        <w:rPr>
          <w:spacing w:val="-3"/>
          <w:u w:val="none"/>
        </w:rPr>
        <w:t>s</w:t>
      </w:r>
      <w:r>
        <w:rPr>
          <w:spacing w:val="1"/>
          <w:u w:val="none"/>
        </w:rPr>
        <w:t>u</w:t>
      </w:r>
      <w:r>
        <w:rPr>
          <w:u w:val="none"/>
        </w:rPr>
        <w:t>ra</w:t>
      </w:r>
      <w:r>
        <w:rPr>
          <w:spacing w:val="1"/>
          <w:u w:val="none"/>
        </w:rPr>
        <w:t>n</w:t>
      </w:r>
      <w:r>
        <w:rPr>
          <w:u w:val="none"/>
        </w:rPr>
        <w:t>ce</w:t>
      </w:r>
      <w:r>
        <w:rPr>
          <w:spacing w:val="37"/>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ies,</w:t>
      </w:r>
      <w:r>
        <w:rPr>
          <w:w w:val="102"/>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32"/>
          <w:u w:val="none"/>
        </w:rPr>
        <w:t xml:space="preserve"> </w:t>
      </w:r>
      <w:r>
        <w:rPr>
          <w:u w:val="none"/>
        </w:rPr>
        <w:t>t</w:t>
      </w:r>
      <w:r>
        <w:rPr>
          <w:spacing w:val="1"/>
          <w:u w:val="none"/>
        </w:rPr>
        <w:t>h</w:t>
      </w:r>
      <w:r>
        <w:rPr>
          <w:u w:val="none"/>
        </w:rPr>
        <w:t>e</w:t>
      </w:r>
      <w:r>
        <w:rPr>
          <w:spacing w:val="31"/>
          <w:u w:val="none"/>
        </w:rPr>
        <w:t xml:space="preserve"> </w:t>
      </w:r>
      <w:r>
        <w:rPr>
          <w:u w:val="none"/>
        </w:rPr>
        <w:t>executi</w:t>
      </w:r>
      <w:r>
        <w:rPr>
          <w:spacing w:val="1"/>
          <w:u w:val="none"/>
        </w:rPr>
        <w:t>o</w:t>
      </w:r>
      <w:r>
        <w:rPr>
          <w:u w:val="none"/>
        </w:rPr>
        <w:t>n</w:t>
      </w:r>
      <w:r>
        <w:rPr>
          <w:spacing w:val="33"/>
          <w:u w:val="none"/>
        </w:rPr>
        <w:t xml:space="preserve"> </w:t>
      </w:r>
      <w:r>
        <w:rPr>
          <w:u w:val="none"/>
        </w:rPr>
        <w:t>of</w:t>
      </w:r>
      <w:r>
        <w:rPr>
          <w:spacing w:val="31"/>
          <w:u w:val="none"/>
        </w:rPr>
        <w:t xml:space="preserve"> </w:t>
      </w:r>
      <w:r>
        <w:rPr>
          <w:spacing w:val="1"/>
          <w:u w:val="none"/>
        </w:rPr>
        <w:t>p</w:t>
      </w:r>
      <w:r>
        <w:rPr>
          <w:u w:val="none"/>
        </w:rPr>
        <w:t>r</w:t>
      </w:r>
      <w:r>
        <w:rPr>
          <w:spacing w:val="1"/>
          <w:u w:val="none"/>
        </w:rPr>
        <w:t>oo</w:t>
      </w:r>
      <w:r>
        <w:rPr>
          <w:u w:val="none"/>
        </w:rPr>
        <w:t>fs</w:t>
      </w:r>
      <w:r>
        <w:rPr>
          <w:spacing w:val="32"/>
          <w:u w:val="none"/>
        </w:rPr>
        <w:t xml:space="preserve"> </w:t>
      </w:r>
      <w:r>
        <w:rPr>
          <w:spacing w:val="1"/>
          <w:u w:val="none"/>
        </w:rPr>
        <w:t>o</w:t>
      </w:r>
      <w:r>
        <w:rPr>
          <w:u w:val="none"/>
        </w:rPr>
        <w:t>f</w:t>
      </w:r>
      <w:r>
        <w:rPr>
          <w:spacing w:val="31"/>
          <w:u w:val="none"/>
        </w:rPr>
        <w:t xml:space="preserve"> </w:t>
      </w:r>
      <w:r>
        <w:rPr>
          <w:u w:val="none"/>
        </w:rPr>
        <w:t>l</w:t>
      </w:r>
      <w:r>
        <w:rPr>
          <w:spacing w:val="1"/>
          <w:u w:val="none"/>
        </w:rPr>
        <w:t>o</w:t>
      </w:r>
      <w:r>
        <w:rPr>
          <w:u w:val="none"/>
        </w:rPr>
        <w:t>ss,</w:t>
      </w:r>
      <w:r>
        <w:rPr>
          <w:spacing w:val="30"/>
          <w:u w:val="none"/>
        </w:rPr>
        <w:t xml:space="preserve"> </w:t>
      </w:r>
      <w:r>
        <w:rPr>
          <w:u w:val="none"/>
        </w:rPr>
        <w:t>t</w:t>
      </w:r>
      <w:r>
        <w:rPr>
          <w:spacing w:val="1"/>
          <w:u w:val="none"/>
        </w:rPr>
        <w:t>h</w:t>
      </w:r>
      <w:r>
        <w:rPr>
          <w:u w:val="none"/>
        </w:rPr>
        <w:t>e</w:t>
      </w:r>
      <w:r>
        <w:rPr>
          <w:spacing w:val="32"/>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31"/>
          <w:u w:val="none"/>
        </w:rPr>
        <w:t xml:space="preserve"> </w:t>
      </w:r>
      <w:r>
        <w:rPr>
          <w:spacing w:val="1"/>
          <w:u w:val="none"/>
        </w:rPr>
        <w:t>o</w:t>
      </w:r>
      <w:r>
        <w:rPr>
          <w:u w:val="none"/>
        </w:rPr>
        <w:t>f</w:t>
      </w:r>
      <w:r>
        <w:rPr>
          <w:spacing w:val="31"/>
          <w:u w:val="none"/>
        </w:rPr>
        <w:t xml:space="preserve"> </w:t>
      </w:r>
      <w:r>
        <w:rPr>
          <w:u w:val="none"/>
        </w:rPr>
        <w:t>l</w:t>
      </w:r>
      <w:r>
        <w:rPr>
          <w:spacing w:val="1"/>
          <w:u w:val="none"/>
        </w:rPr>
        <w:t>o</w:t>
      </w:r>
      <w:r>
        <w:rPr>
          <w:u w:val="none"/>
        </w:rPr>
        <w:t>sses,</w:t>
      </w:r>
      <w:r>
        <w:rPr>
          <w:spacing w:val="30"/>
          <w:u w:val="none"/>
        </w:rPr>
        <w:t xml:space="preserve"> </w:t>
      </w:r>
      <w:r>
        <w:rPr>
          <w:u w:val="none"/>
        </w:rPr>
        <w:t>si</w:t>
      </w:r>
      <w:r>
        <w:rPr>
          <w:spacing w:val="1"/>
          <w:u w:val="none"/>
        </w:rPr>
        <w:t>gn</w:t>
      </w:r>
      <w:r>
        <w:rPr>
          <w:u w:val="none"/>
        </w:rPr>
        <w:t>i</w:t>
      </w:r>
      <w:r>
        <w:rPr>
          <w:spacing w:val="1"/>
          <w:u w:val="none"/>
        </w:rPr>
        <w:t>n</w:t>
      </w:r>
      <w:r>
        <w:rPr>
          <w:u w:val="none"/>
        </w:rPr>
        <w:t>g</w:t>
      </w:r>
      <w:r>
        <w:rPr>
          <w:spacing w:val="32"/>
          <w:u w:val="none"/>
        </w:rPr>
        <w:t xml:space="preserve"> </w:t>
      </w:r>
      <w:r>
        <w:rPr>
          <w:spacing w:val="1"/>
          <w:u w:val="none"/>
        </w:rPr>
        <w:t>o</w:t>
      </w:r>
      <w:r>
        <w:rPr>
          <w:u w:val="none"/>
        </w:rPr>
        <w:t>f</w:t>
      </w:r>
      <w:r>
        <w:rPr>
          <w:spacing w:val="31"/>
          <w:u w:val="none"/>
        </w:rPr>
        <w:t xml:space="preserve"> </w:t>
      </w:r>
      <w:r>
        <w:rPr>
          <w:u w:val="none"/>
        </w:rPr>
        <w:t>recei</w:t>
      </w:r>
      <w:r>
        <w:rPr>
          <w:spacing w:val="1"/>
          <w:u w:val="none"/>
        </w:rPr>
        <w:t>p</w:t>
      </w:r>
      <w:r>
        <w:rPr>
          <w:u w:val="none"/>
        </w:rPr>
        <w:t>ts</w:t>
      </w:r>
      <w:r>
        <w:rPr>
          <w:spacing w:val="31"/>
          <w:u w:val="none"/>
        </w:rPr>
        <w:t xml:space="preserve"> </w:t>
      </w:r>
      <w:r>
        <w:rPr>
          <w:u w:val="none"/>
        </w:rPr>
        <w:t>a</w:t>
      </w:r>
      <w:r>
        <w:rPr>
          <w:spacing w:val="1"/>
          <w:u w:val="none"/>
        </w:rPr>
        <w:t>n</w:t>
      </w:r>
      <w:r>
        <w:rPr>
          <w:u w:val="none"/>
        </w:rPr>
        <w:t>d</w:t>
      </w:r>
      <w:r>
        <w:rPr>
          <w:spacing w:val="32"/>
          <w:u w:val="none"/>
        </w:rPr>
        <w:t xml:space="preserve"> </w:t>
      </w:r>
      <w:r>
        <w:rPr>
          <w:u w:val="none"/>
        </w:rPr>
        <w:t>t</w:t>
      </w:r>
      <w:r>
        <w:rPr>
          <w:spacing w:val="1"/>
          <w:u w:val="none"/>
        </w:rPr>
        <w:t>h</w:t>
      </w:r>
      <w:r>
        <w:rPr>
          <w:u w:val="none"/>
        </w:rPr>
        <w:t>e</w:t>
      </w:r>
      <w:r>
        <w:rPr>
          <w:spacing w:val="31"/>
          <w:u w:val="none"/>
        </w:rPr>
        <w:t xml:space="preserve"> </w:t>
      </w:r>
      <w:r>
        <w:rPr>
          <w:u w:val="none"/>
        </w:rPr>
        <w:t>c</w:t>
      </w:r>
      <w:r>
        <w:rPr>
          <w:spacing w:val="1"/>
          <w:u w:val="none"/>
        </w:rPr>
        <w:t>o</w:t>
      </w:r>
      <w:r>
        <w:rPr>
          <w:u w:val="none"/>
        </w:rPr>
        <w:t>llecti</w:t>
      </w:r>
      <w:r>
        <w:rPr>
          <w:spacing w:val="1"/>
          <w:u w:val="none"/>
        </w:rPr>
        <w:t>on</w:t>
      </w:r>
      <w:r>
        <w:rPr>
          <w:spacing w:val="2"/>
          <w:w w:val="102"/>
          <w:u w:val="none"/>
        </w:rPr>
        <w:t xml:space="preserve"> </w:t>
      </w:r>
      <w:r>
        <w:rPr>
          <w:spacing w:val="1"/>
          <w:u w:val="none"/>
        </w:rPr>
        <w:t>o</w:t>
      </w:r>
      <w:r>
        <w:rPr>
          <w:u w:val="none"/>
        </w:rPr>
        <w:t>f</w:t>
      </w:r>
      <w:r>
        <w:rPr>
          <w:spacing w:val="26"/>
          <w:u w:val="none"/>
        </w:rPr>
        <w:t xml:space="preserve"> </w:t>
      </w:r>
      <w:r>
        <w:rPr>
          <w:spacing w:val="2"/>
          <w:u w:val="none"/>
        </w:rPr>
        <w:t>m</w:t>
      </w:r>
      <w:r>
        <w:rPr>
          <w:spacing w:val="1"/>
          <w:u w:val="none"/>
        </w:rPr>
        <w:t>on</w:t>
      </w:r>
      <w:r>
        <w:rPr>
          <w:u w:val="none"/>
        </w:rPr>
        <w:t>e</w:t>
      </w:r>
      <w:r>
        <w:rPr>
          <w:spacing w:val="1"/>
          <w:u w:val="none"/>
        </w:rPr>
        <w:t>y.</w:t>
      </w:r>
    </w:p>
    <w:p w14:paraId="5173FBBC" w14:textId="77777777" w:rsidR="000C19C9" w:rsidRDefault="000C19C9">
      <w:pPr>
        <w:spacing w:before="17" w:line="220" w:lineRule="exact"/>
      </w:pPr>
    </w:p>
    <w:p w14:paraId="698D42C5" w14:textId="77777777" w:rsidR="000C19C9" w:rsidRDefault="00D3642A">
      <w:pPr>
        <w:pStyle w:val="BodyText"/>
        <w:numPr>
          <w:ilvl w:val="2"/>
          <w:numId w:val="8"/>
        </w:numPr>
        <w:tabs>
          <w:tab w:val="left" w:pos="2264"/>
        </w:tabs>
        <w:spacing w:line="252" w:lineRule="auto"/>
        <w:ind w:right="113" w:firstLine="1440"/>
        <w:jc w:val="both"/>
        <w:rPr>
          <w:u w:val="none"/>
        </w:rPr>
      </w:pPr>
      <w:r>
        <w:rPr>
          <w:spacing w:val="1"/>
          <w:u w:color="000000"/>
        </w:rPr>
        <w:t>P</w:t>
      </w:r>
      <w:r>
        <w:rPr>
          <w:u w:color="000000"/>
        </w:rPr>
        <w:t>r</w:t>
      </w:r>
      <w:r>
        <w:rPr>
          <w:spacing w:val="1"/>
          <w:u w:color="000000"/>
        </w:rPr>
        <w:t>op</w:t>
      </w:r>
      <w:r>
        <w:rPr>
          <w:u w:color="000000"/>
        </w:rPr>
        <w:t>erty</w:t>
      </w:r>
      <w:r>
        <w:rPr>
          <w:spacing w:val="49"/>
          <w:u w:color="000000"/>
        </w:rPr>
        <w:t xml:space="preserve"> </w:t>
      </w:r>
      <w:r>
        <w:rPr>
          <w:spacing w:val="1"/>
          <w:u w:color="000000"/>
        </w:rPr>
        <w:t>T</w:t>
      </w:r>
      <w:r>
        <w:rPr>
          <w:u w:color="000000"/>
        </w:rPr>
        <w:t>a</w:t>
      </w:r>
      <w:r>
        <w:rPr>
          <w:spacing w:val="1"/>
          <w:u w:color="000000"/>
        </w:rPr>
        <w:t>x</w:t>
      </w:r>
      <w:r>
        <w:rPr>
          <w:u w:color="000000"/>
        </w:rPr>
        <w:t>es</w:t>
      </w:r>
      <w:r>
        <w:rPr>
          <w:u w:val="none"/>
        </w:rPr>
        <w:t>.</w:t>
      </w:r>
      <w:r>
        <w:rPr>
          <w:spacing w:val="49"/>
          <w:u w:val="none"/>
        </w:rPr>
        <w:t xml:space="preserve"> </w:t>
      </w:r>
      <w:r>
        <w:rPr>
          <w:spacing w:val="1"/>
          <w:u w:val="none"/>
        </w:rPr>
        <w:t>C</w:t>
      </w:r>
      <w:r>
        <w:rPr>
          <w:u w:val="none"/>
        </w:rPr>
        <w:t>a</w:t>
      </w:r>
      <w:r>
        <w:rPr>
          <w:spacing w:val="1"/>
          <w:u w:val="none"/>
        </w:rPr>
        <w:t>u</w:t>
      </w:r>
      <w:r>
        <w:rPr>
          <w:u w:val="none"/>
        </w:rPr>
        <w:t>se</w:t>
      </w:r>
      <w:r>
        <w:rPr>
          <w:spacing w:val="51"/>
          <w:u w:val="none"/>
        </w:rPr>
        <w:t xml:space="preserve"> </w:t>
      </w:r>
      <w:r>
        <w:rPr>
          <w:u w:val="none"/>
        </w:rPr>
        <w:t>to</w:t>
      </w:r>
      <w:r>
        <w:rPr>
          <w:spacing w:val="50"/>
          <w:u w:val="none"/>
        </w:rPr>
        <w:t xml:space="preserve"> </w:t>
      </w:r>
      <w:r>
        <w:rPr>
          <w:spacing w:val="1"/>
          <w:u w:val="none"/>
        </w:rPr>
        <w:t>b</w:t>
      </w:r>
      <w:r>
        <w:rPr>
          <w:u w:val="none"/>
        </w:rPr>
        <w:t>e</w:t>
      </w:r>
      <w:r>
        <w:rPr>
          <w:spacing w:val="51"/>
          <w:u w:val="none"/>
        </w:rPr>
        <w:t xml:space="preserve"> </w:t>
      </w:r>
      <w:r>
        <w:rPr>
          <w:u w:val="none"/>
        </w:rPr>
        <w:t>filed</w:t>
      </w:r>
      <w:r>
        <w:rPr>
          <w:spacing w:val="50"/>
          <w:u w:val="none"/>
        </w:rPr>
        <w:t xml:space="preserve"> </w:t>
      </w:r>
      <w:r>
        <w:rPr>
          <w:u w:val="none"/>
        </w:rPr>
        <w:t>s</w:t>
      </w:r>
      <w:r>
        <w:rPr>
          <w:spacing w:val="1"/>
          <w:u w:val="none"/>
        </w:rPr>
        <w:t>u</w:t>
      </w:r>
      <w:r>
        <w:rPr>
          <w:u w:val="none"/>
        </w:rPr>
        <w:t>ch</w:t>
      </w:r>
      <w:r>
        <w:rPr>
          <w:spacing w:val="51"/>
          <w:u w:val="none"/>
        </w:rPr>
        <w:t xml:space="preserve"> </w:t>
      </w:r>
      <w:r>
        <w:rPr>
          <w:u w:val="none"/>
        </w:rPr>
        <w:t>acti</w:t>
      </w:r>
      <w:r>
        <w:rPr>
          <w:spacing w:val="1"/>
          <w:u w:val="none"/>
        </w:rPr>
        <w:t>on</w:t>
      </w:r>
      <w:r>
        <w:rPr>
          <w:u w:val="none"/>
        </w:rPr>
        <w:t>s</w:t>
      </w:r>
      <w:r>
        <w:rPr>
          <w:spacing w:val="49"/>
          <w:u w:val="none"/>
        </w:rPr>
        <w:t xml:space="preserve"> </w:t>
      </w:r>
      <w:r>
        <w:rPr>
          <w:spacing w:val="1"/>
          <w:u w:val="none"/>
        </w:rPr>
        <w:t>o</w:t>
      </w:r>
      <w:r>
        <w:rPr>
          <w:u w:val="none"/>
        </w:rPr>
        <w:t>r</w:t>
      </w:r>
      <w:r>
        <w:rPr>
          <w:spacing w:val="50"/>
          <w:u w:val="none"/>
        </w:rPr>
        <w:t xml:space="preserve"> </w:t>
      </w:r>
      <w:r>
        <w:rPr>
          <w:spacing w:val="1"/>
          <w:u w:val="none"/>
        </w:rPr>
        <w:t>p</w:t>
      </w:r>
      <w:r>
        <w:rPr>
          <w:u w:val="none"/>
        </w:rPr>
        <w:t>r</w:t>
      </w:r>
      <w:r>
        <w:rPr>
          <w:spacing w:val="1"/>
          <w:u w:val="none"/>
        </w:rPr>
        <w:t>o</w:t>
      </w:r>
      <w:r>
        <w:rPr>
          <w:u w:val="none"/>
        </w:rPr>
        <w:t>tests</w:t>
      </w:r>
      <w:r>
        <w:rPr>
          <w:spacing w:val="49"/>
          <w:u w:val="none"/>
        </w:rPr>
        <w:t xml:space="preserve"> </w:t>
      </w:r>
      <w:r>
        <w:rPr>
          <w:u w:val="none"/>
        </w:rPr>
        <w:t>as</w:t>
      </w:r>
      <w:r>
        <w:rPr>
          <w:spacing w:val="49"/>
          <w:u w:val="none"/>
        </w:rPr>
        <w:t xml:space="preserve"> </w:t>
      </w:r>
      <w:r>
        <w:rPr>
          <w:u w:val="none"/>
        </w:rPr>
        <w:t>are</w:t>
      </w:r>
      <w:r>
        <w:rPr>
          <w:spacing w:val="51"/>
          <w:u w:val="none"/>
        </w:rPr>
        <w:t xml:space="preserve"> </w:t>
      </w:r>
      <w:r>
        <w:rPr>
          <w:spacing w:val="1"/>
          <w:u w:val="none"/>
        </w:rPr>
        <w:t>n</w:t>
      </w:r>
      <w:r>
        <w:rPr>
          <w:u w:val="none"/>
        </w:rPr>
        <w:t>ecessary</w:t>
      </w:r>
      <w:r>
        <w:rPr>
          <w:spacing w:val="50"/>
          <w:u w:val="none"/>
        </w:rPr>
        <w:t xml:space="preserve"> </w:t>
      </w:r>
      <w:r>
        <w:rPr>
          <w:spacing w:val="1"/>
          <w:u w:val="none"/>
        </w:rPr>
        <w:t>o</w:t>
      </w:r>
      <w:r>
        <w:rPr>
          <w:u w:val="none"/>
        </w:rPr>
        <w:t>r</w:t>
      </w:r>
      <w:r>
        <w:rPr>
          <w:w w:val="102"/>
          <w:u w:val="none"/>
        </w:rPr>
        <w:t xml:space="preserve"> </w:t>
      </w:r>
      <w:r>
        <w:rPr>
          <w:spacing w:val="1"/>
          <w:u w:val="none"/>
        </w:rPr>
        <w:t>d</w:t>
      </w:r>
      <w:r>
        <w:rPr>
          <w:u w:val="none"/>
        </w:rPr>
        <w:t>esira</w:t>
      </w:r>
      <w:r>
        <w:rPr>
          <w:spacing w:val="1"/>
          <w:u w:val="none"/>
        </w:rPr>
        <w:t>b</w:t>
      </w:r>
      <w:r>
        <w:rPr>
          <w:u w:val="none"/>
        </w:rPr>
        <w:t>le</w:t>
      </w:r>
      <w:r>
        <w:rPr>
          <w:spacing w:val="21"/>
          <w:u w:val="none"/>
        </w:rPr>
        <w:t xml:space="preserve"> </w:t>
      </w:r>
      <w:r>
        <w:rPr>
          <w:u w:val="none"/>
        </w:rPr>
        <w:t>to</w:t>
      </w:r>
      <w:r>
        <w:rPr>
          <w:spacing w:val="22"/>
          <w:u w:val="none"/>
        </w:rPr>
        <w:t xml:space="preserve"> </w:t>
      </w:r>
      <w:r>
        <w:rPr>
          <w:u w:val="none"/>
        </w:rPr>
        <w:t>effect</w:t>
      </w:r>
      <w:r>
        <w:rPr>
          <w:spacing w:val="1"/>
          <w:u w:val="none"/>
        </w:rPr>
        <w:t>u</w:t>
      </w:r>
      <w:r>
        <w:rPr>
          <w:u w:val="none"/>
        </w:rPr>
        <w:t>ate</w:t>
      </w:r>
      <w:r>
        <w:rPr>
          <w:spacing w:val="21"/>
          <w:u w:val="none"/>
        </w:rPr>
        <w:t xml:space="preserve"> </w:t>
      </w:r>
      <w:r>
        <w:rPr>
          <w:u w:val="none"/>
        </w:rPr>
        <w:t>reducti</w:t>
      </w:r>
      <w:r>
        <w:rPr>
          <w:spacing w:val="1"/>
          <w:u w:val="none"/>
        </w:rPr>
        <w:t>o</w:t>
      </w:r>
      <w:r>
        <w:rPr>
          <w:u w:val="none"/>
        </w:rPr>
        <w:t>ns</w:t>
      </w:r>
      <w:r>
        <w:rPr>
          <w:spacing w:val="22"/>
          <w:u w:val="none"/>
        </w:rPr>
        <w:t xml:space="preserve"> </w:t>
      </w:r>
      <w:r>
        <w:rPr>
          <w:u w:val="none"/>
        </w:rPr>
        <w:t>of</w:t>
      </w:r>
      <w:r>
        <w:rPr>
          <w:spacing w:val="21"/>
          <w:u w:val="none"/>
        </w:rPr>
        <w:t xml:space="preserve"> </w:t>
      </w:r>
      <w:r>
        <w:rPr>
          <w:u w:val="none"/>
        </w:rPr>
        <w:t>real</w:t>
      </w:r>
      <w:r>
        <w:rPr>
          <w:spacing w:val="20"/>
          <w:u w:val="none"/>
        </w:rPr>
        <w:t xml:space="preserve"> </w:t>
      </w:r>
      <w:r>
        <w:rPr>
          <w:u w:val="none"/>
        </w:rPr>
        <w:t>estate</w:t>
      </w:r>
      <w:r>
        <w:rPr>
          <w:spacing w:val="22"/>
          <w:u w:val="none"/>
        </w:rPr>
        <w:t xml:space="preserve"> </w:t>
      </w:r>
      <w:r>
        <w:rPr>
          <w:u w:val="none"/>
        </w:rPr>
        <w:t>ta</w:t>
      </w:r>
      <w:r>
        <w:rPr>
          <w:spacing w:val="1"/>
          <w:u w:val="none"/>
        </w:rPr>
        <w:t>x</w:t>
      </w:r>
      <w:r>
        <w:rPr>
          <w:u w:val="none"/>
        </w:rPr>
        <w:t>es.</w:t>
      </w:r>
    </w:p>
    <w:p w14:paraId="6B4779D9" w14:textId="77777777" w:rsidR="000C19C9" w:rsidRDefault="000C19C9">
      <w:pPr>
        <w:spacing w:line="240" w:lineRule="exact"/>
        <w:rPr>
          <w:sz w:val="24"/>
          <w:szCs w:val="24"/>
        </w:rPr>
      </w:pPr>
    </w:p>
    <w:p w14:paraId="301A6475" w14:textId="77777777" w:rsidR="000C19C9" w:rsidRDefault="00D3642A">
      <w:pPr>
        <w:pStyle w:val="BodyText"/>
        <w:numPr>
          <w:ilvl w:val="2"/>
          <w:numId w:val="8"/>
        </w:numPr>
        <w:tabs>
          <w:tab w:val="left" w:pos="2264"/>
        </w:tabs>
        <w:spacing w:line="248" w:lineRule="auto"/>
        <w:ind w:right="113" w:firstLine="1440"/>
        <w:jc w:val="both"/>
        <w:rPr>
          <w:u w:val="none"/>
        </w:rPr>
      </w:pPr>
      <w:r>
        <w:rPr>
          <w:spacing w:val="1"/>
          <w:u w:color="000000"/>
        </w:rPr>
        <w:t>S</w:t>
      </w:r>
      <w:r>
        <w:rPr>
          <w:u w:color="000000"/>
        </w:rPr>
        <w:t>i</w:t>
      </w:r>
      <w:r>
        <w:rPr>
          <w:spacing w:val="1"/>
          <w:u w:color="000000"/>
        </w:rPr>
        <w:t>gn</w:t>
      </w:r>
      <w:r>
        <w:rPr>
          <w:u w:color="000000"/>
        </w:rPr>
        <w:t>at</w:t>
      </w:r>
      <w:r>
        <w:rPr>
          <w:spacing w:val="1"/>
          <w:u w:color="000000"/>
        </w:rPr>
        <w:t>u</w:t>
      </w:r>
      <w:r>
        <w:rPr>
          <w:u w:color="000000"/>
        </w:rPr>
        <w:t>res</w:t>
      </w:r>
      <w:r>
        <w:rPr>
          <w:u w:val="none"/>
        </w:rPr>
        <w:t>.</w:t>
      </w:r>
      <w:r>
        <w:rPr>
          <w:spacing w:val="25"/>
          <w:u w:val="none"/>
        </w:rPr>
        <w:t xml:space="preserve"> </w:t>
      </w:r>
      <w:r>
        <w:rPr>
          <w:spacing w:val="2"/>
          <w:u w:val="none"/>
        </w:rPr>
        <w:t>W</w:t>
      </w:r>
      <w:r>
        <w:rPr>
          <w:u w:val="none"/>
        </w:rPr>
        <w:t>ith</w:t>
      </w:r>
      <w:r>
        <w:rPr>
          <w:spacing w:val="27"/>
          <w:u w:val="none"/>
        </w:rPr>
        <w:t xml:space="preserve"> </w:t>
      </w:r>
      <w:r>
        <w:rPr>
          <w:u w:val="none"/>
        </w:rPr>
        <w:t>res</w:t>
      </w:r>
      <w:r>
        <w:rPr>
          <w:spacing w:val="1"/>
          <w:u w:val="none"/>
        </w:rPr>
        <w:t>p</w:t>
      </w:r>
      <w:r>
        <w:rPr>
          <w:u w:val="none"/>
        </w:rPr>
        <w:t>ect</w:t>
      </w:r>
      <w:r>
        <w:rPr>
          <w:spacing w:val="25"/>
          <w:u w:val="none"/>
        </w:rPr>
        <w:t xml:space="preserve"> </w:t>
      </w:r>
      <w:r>
        <w:rPr>
          <w:u w:val="none"/>
        </w:rPr>
        <w:t>to</w:t>
      </w:r>
      <w:r>
        <w:rPr>
          <w:spacing w:val="27"/>
          <w:u w:val="none"/>
        </w:rPr>
        <w:t xml:space="preserve"> </w:t>
      </w:r>
      <w:r>
        <w:rPr>
          <w:u w:val="none"/>
        </w:rPr>
        <w:t>t</w:t>
      </w:r>
      <w:r>
        <w:rPr>
          <w:spacing w:val="1"/>
          <w:u w:val="none"/>
        </w:rPr>
        <w:t>h</w:t>
      </w:r>
      <w:r>
        <w:rPr>
          <w:u w:val="none"/>
        </w:rPr>
        <w:t>e</w:t>
      </w:r>
      <w:r>
        <w:rPr>
          <w:spacing w:val="26"/>
          <w:u w:val="none"/>
        </w:rPr>
        <w:t xml:space="preserve"> </w:t>
      </w:r>
      <w:r>
        <w:rPr>
          <w:spacing w:val="2"/>
          <w:u w:val="none"/>
        </w:rPr>
        <w:t>m</w:t>
      </w:r>
      <w:r>
        <w:rPr>
          <w:u w:val="none"/>
        </w:rPr>
        <w:t>atters</w:t>
      </w:r>
      <w:r>
        <w:rPr>
          <w:spacing w:val="26"/>
          <w:u w:val="none"/>
        </w:rPr>
        <w:t xml:space="preserve"> </w:t>
      </w:r>
      <w:r>
        <w:rPr>
          <w:u w:val="none"/>
        </w:rPr>
        <w:t>set</w:t>
      </w:r>
      <w:r>
        <w:rPr>
          <w:spacing w:val="25"/>
          <w:u w:val="none"/>
        </w:rPr>
        <w:t xml:space="preserve"> </w:t>
      </w:r>
      <w:r>
        <w:rPr>
          <w:u w:val="none"/>
        </w:rPr>
        <w:t>f</w:t>
      </w:r>
      <w:r>
        <w:rPr>
          <w:spacing w:val="1"/>
          <w:u w:val="none"/>
        </w:rPr>
        <w:t>o</w:t>
      </w:r>
      <w:r>
        <w:rPr>
          <w:u w:val="none"/>
        </w:rPr>
        <w:t>rth</w:t>
      </w:r>
      <w:r>
        <w:rPr>
          <w:spacing w:val="27"/>
          <w:u w:val="none"/>
        </w:rPr>
        <w:t xml:space="preserve"> </w:t>
      </w:r>
      <w:r>
        <w:rPr>
          <w:u w:val="none"/>
        </w:rPr>
        <w:t>in</w:t>
      </w:r>
      <w:r>
        <w:rPr>
          <w:spacing w:val="27"/>
          <w:u w:val="none"/>
        </w:rPr>
        <w:t xml:space="preserve"> </w:t>
      </w:r>
      <w:r>
        <w:rPr>
          <w:u w:val="none"/>
        </w:rPr>
        <w:t>t</w:t>
      </w:r>
      <w:r>
        <w:rPr>
          <w:spacing w:val="1"/>
          <w:u w:val="none"/>
        </w:rPr>
        <w:t>h</w:t>
      </w:r>
      <w:r>
        <w:rPr>
          <w:u w:val="none"/>
        </w:rPr>
        <w:t>is</w:t>
      </w:r>
      <w:r>
        <w:rPr>
          <w:spacing w:val="25"/>
          <w:u w:val="none"/>
        </w:rPr>
        <w:t xml:space="preserve"> </w:t>
      </w:r>
      <w:r>
        <w:rPr>
          <w:spacing w:val="1"/>
          <w:u w:val="none"/>
        </w:rPr>
        <w:t>S</w:t>
      </w:r>
      <w:r>
        <w:rPr>
          <w:u w:val="none"/>
        </w:rPr>
        <w:t>ecti</w:t>
      </w:r>
      <w:r>
        <w:rPr>
          <w:spacing w:val="1"/>
          <w:u w:val="none"/>
        </w:rPr>
        <w:t>o</w:t>
      </w:r>
      <w:r>
        <w:rPr>
          <w:u w:val="none"/>
        </w:rPr>
        <w:t>n</w:t>
      </w:r>
      <w:r>
        <w:rPr>
          <w:spacing w:val="27"/>
          <w:u w:val="none"/>
        </w:rPr>
        <w:t xml:space="preserve"> </w:t>
      </w:r>
      <w:r>
        <w:rPr>
          <w:spacing w:val="1"/>
          <w:u w:val="none"/>
        </w:rPr>
        <w:t>4</w:t>
      </w:r>
      <w:r>
        <w:rPr>
          <w:u w:val="none"/>
        </w:rPr>
        <w:t>.</w:t>
      </w:r>
      <w:r>
        <w:rPr>
          <w:spacing w:val="1"/>
          <w:u w:val="none"/>
        </w:rPr>
        <w:t>1</w:t>
      </w:r>
      <w:r>
        <w:rPr>
          <w:u w:val="none"/>
        </w:rPr>
        <w:t>,</w:t>
      </w:r>
      <w:r>
        <w:rPr>
          <w:spacing w:val="25"/>
          <w:u w:val="none"/>
        </w:rPr>
        <w:t xml:space="preserve"> </w:t>
      </w:r>
      <w:r>
        <w:rPr>
          <w:u w:val="none"/>
        </w:rPr>
        <w:t>t</w:t>
      </w:r>
      <w:r>
        <w:rPr>
          <w:spacing w:val="1"/>
          <w:u w:val="none"/>
        </w:rPr>
        <w:t>h</w:t>
      </w:r>
      <w:r>
        <w:rPr>
          <w:u w:val="none"/>
        </w:rPr>
        <w:t>e</w:t>
      </w:r>
      <w:r>
        <w:rPr>
          <w:spacing w:val="27"/>
          <w:u w:val="none"/>
        </w:rPr>
        <w:t xml:space="preserve"> </w:t>
      </w:r>
      <w:r>
        <w:rPr>
          <w:u w:val="none"/>
        </w:rPr>
        <w:t>si</w:t>
      </w:r>
      <w:r>
        <w:rPr>
          <w:spacing w:val="1"/>
          <w:u w:val="none"/>
        </w:rPr>
        <w:t>gn</w:t>
      </w:r>
      <w:r>
        <w:rPr>
          <w:u w:val="none"/>
        </w:rPr>
        <w:t>at</w:t>
      </w:r>
      <w:r>
        <w:rPr>
          <w:spacing w:val="1"/>
          <w:u w:val="none"/>
        </w:rPr>
        <w:t>u</w:t>
      </w:r>
      <w:r>
        <w:rPr>
          <w:u w:val="none"/>
        </w:rPr>
        <w:t>re</w:t>
      </w:r>
      <w:r>
        <w:rPr>
          <w:w w:val="102"/>
          <w:u w:val="none"/>
        </w:rPr>
        <w:t xml:space="preserve"> </w:t>
      </w:r>
      <w:r>
        <w:rPr>
          <w:spacing w:val="1"/>
          <w:u w:val="none"/>
        </w:rPr>
        <w:t>o</w:t>
      </w:r>
      <w:r>
        <w:rPr>
          <w:u w:val="none"/>
        </w:rPr>
        <w:t>f</w:t>
      </w:r>
      <w:r>
        <w:rPr>
          <w:spacing w:val="15"/>
          <w:u w:val="none"/>
        </w:rPr>
        <w:t xml:space="preserve"> </w:t>
      </w:r>
      <w:r>
        <w:rPr>
          <w:u w:val="none"/>
        </w:rPr>
        <w:t>a</w:t>
      </w:r>
      <w:r>
        <w:rPr>
          <w:spacing w:val="1"/>
          <w:u w:val="none"/>
        </w:rPr>
        <w:t>n</w:t>
      </w:r>
      <w:r>
        <w:rPr>
          <w:u w:val="none"/>
        </w:rPr>
        <w:t>y</w:t>
      </w:r>
      <w:r>
        <w:rPr>
          <w:spacing w:val="17"/>
          <w:u w:val="none"/>
        </w:rPr>
        <w:t xml:space="preserve"> </w:t>
      </w:r>
      <w:r>
        <w:rPr>
          <w:spacing w:val="1"/>
          <w:u w:val="none"/>
        </w:rPr>
        <w:t>on</w:t>
      </w:r>
      <w:r>
        <w:rPr>
          <w:u w:val="none"/>
        </w:rPr>
        <w:t>e</w:t>
      </w:r>
      <w:r>
        <w:rPr>
          <w:spacing w:val="17"/>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7"/>
          <w:u w:val="none"/>
        </w:rPr>
        <w:t xml:space="preserve"> </w:t>
      </w:r>
      <w:r>
        <w:rPr>
          <w:u w:val="none"/>
        </w:rPr>
        <w:t>s</w:t>
      </w:r>
      <w:r>
        <w:rPr>
          <w:spacing w:val="1"/>
          <w:u w:val="none"/>
        </w:rPr>
        <w:t>u</w:t>
      </w:r>
      <w:r>
        <w:rPr>
          <w:u w:val="none"/>
        </w:rPr>
        <w:t>fficie</w:t>
      </w:r>
      <w:r>
        <w:rPr>
          <w:spacing w:val="1"/>
          <w:u w:val="none"/>
        </w:rPr>
        <w:t>n</w:t>
      </w:r>
      <w:r>
        <w:rPr>
          <w:u w:val="none"/>
        </w:rPr>
        <w:t>t</w:t>
      </w:r>
      <w:r>
        <w:rPr>
          <w:spacing w:val="16"/>
          <w:u w:val="none"/>
        </w:rPr>
        <w:t xml:space="preserve"> </w:t>
      </w:r>
      <w:r>
        <w:rPr>
          <w:u w:val="none"/>
        </w:rPr>
        <w:t>to</w:t>
      </w:r>
      <w:r>
        <w:rPr>
          <w:spacing w:val="17"/>
          <w:u w:val="none"/>
        </w:rPr>
        <w:t xml:space="preserve"> </w:t>
      </w:r>
      <w:r>
        <w:rPr>
          <w:spacing w:val="1"/>
          <w:u w:val="none"/>
        </w:rPr>
        <w:t>b</w:t>
      </w:r>
      <w:r>
        <w:rPr>
          <w:u w:val="none"/>
        </w:rPr>
        <w:t>i</w:t>
      </w:r>
      <w:r>
        <w:rPr>
          <w:spacing w:val="1"/>
          <w:u w:val="none"/>
        </w:rPr>
        <w:t>n</w:t>
      </w:r>
      <w:r>
        <w:rPr>
          <w:u w:val="none"/>
        </w:rPr>
        <w:t>d</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7F8CA242" w14:textId="77777777" w:rsidR="000C19C9" w:rsidRDefault="000C19C9">
      <w:pPr>
        <w:spacing w:before="5" w:line="240" w:lineRule="exact"/>
        <w:rPr>
          <w:sz w:val="24"/>
          <w:szCs w:val="24"/>
        </w:rPr>
      </w:pPr>
    </w:p>
    <w:p w14:paraId="5139C24D"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w:t>
      </w:r>
      <w:r>
        <w:rPr>
          <w:u w:color="000000"/>
        </w:rPr>
        <w:t>N</w:t>
      </w:r>
      <w:r>
        <w:rPr>
          <w:spacing w:val="24"/>
          <w:u w:color="000000"/>
        </w:rPr>
        <w:t xml:space="preserve"> </w:t>
      </w:r>
      <w:r>
        <w:rPr>
          <w:spacing w:val="1"/>
          <w:u w:color="000000"/>
        </w:rPr>
        <w:t>O</w:t>
      </w:r>
      <w:r>
        <w:rPr>
          <w:u w:color="000000"/>
        </w:rPr>
        <w:t>N</w:t>
      </w:r>
      <w:r>
        <w:rPr>
          <w:spacing w:val="24"/>
          <w:u w:color="000000"/>
        </w:rPr>
        <w:t xml:space="preserve"> </w:t>
      </w:r>
      <w:r>
        <w:rPr>
          <w:spacing w:val="1"/>
          <w:u w:color="000000"/>
        </w:rPr>
        <w:t>DUT</w:t>
      </w:r>
      <w:r>
        <w:rPr>
          <w:u w:color="000000"/>
        </w:rPr>
        <w:t>I</w:t>
      </w:r>
      <w:r>
        <w:rPr>
          <w:spacing w:val="1"/>
          <w:u w:color="000000"/>
        </w:rPr>
        <w:t>ES</w:t>
      </w:r>
      <w:r>
        <w:rPr>
          <w:u w:val="none"/>
        </w:rPr>
        <w:t>.</w:t>
      </w:r>
      <w:r>
        <w:rPr>
          <w:spacing w:val="23"/>
          <w:u w:val="none"/>
        </w:rPr>
        <w:t xml:space="preserve"> </w:t>
      </w:r>
      <w:r>
        <w:rPr>
          <w:spacing w:val="1"/>
          <w:u w:val="none"/>
        </w:rPr>
        <w:t>Th</w:t>
      </w:r>
      <w:r>
        <w:rPr>
          <w:u w:val="none"/>
        </w:rPr>
        <w:t>e</w:t>
      </w:r>
      <w:r>
        <w:rPr>
          <w:spacing w:val="2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u w:val="none"/>
        </w:rPr>
        <w:t>s</w:t>
      </w:r>
      <w:r>
        <w:rPr>
          <w:spacing w:val="1"/>
          <w:u w:val="none"/>
        </w:rPr>
        <w:t>h</w:t>
      </w:r>
      <w:r>
        <w:rPr>
          <w:u w:val="none"/>
        </w:rPr>
        <w:t>all</w:t>
      </w:r>
      <w:r>
        <w:rPr>
          <w:spacing w:val="23"/>
          <w:u w:val="none"/>
        </w:rPr>
        <w:t xml:space="preserve"> </w:t>
      </w:r>
      <w:r>
        <w:rPr>
          <w:spacing w:val="1"/>
          <w:u w:val="none"/>
        </w:rPr>
        <w:t>no</w:t>
      </w:r>
      <w:r>
        <w:rPr>
          <w:u w:val="none"/>
        </w:rPr>
        <w:t>t</w:t>
      </w:r>
      <w:r>
        <w:rPr>
          <w:spacing w:val="23"/>
          <w:u w:val="none"/>
        </w:rPr>
        <w:t xml:space="preserve"> </w:t>
      </w:r>
      <w:r>
        <w:rPr>
          <w:spacing w:val="1"/>
          <w:u w:val="none"/>
        </w:rPr>
        <w:t>b</w:t>
      </w:r>
      <w:r>
        <w:rPr>
          <w:u w:val="none"/>
        </w:rPr>
        <w:t>e</w:t>
      </w:r>
      <w:r>
        <w:rPr>
          <w:spacing w:val="24"/>
          <w:u w:val="none"/>
        </w:rPr>
        <w:t xml:space="preserve"> </w:t>
      </w:r>
      <w:r>
        <w:rPr>
          <w:u w:val="none"/>
        </w:rPr>
        <w:t>re</w:t>
      </w:r>
      <w:r>
        <w:rPr>
          <w:spacing w:val="1"/>
          <w:u w:val="none"/>
        </w:rPr>
        <w:t>qu</w:t>
      </w:r>
      <w:r>
        <w:rPr>
          <w:u w:val="none"/>
        </w:rPr>
        <w:t>ired</w:t>
      </w:r>
      <w:r>
        <w:rPr>
          <w:spacing w:val="24"/>
          <w:u w:val="none"/>
        </w:rPr>
        <w:t xml:space="preserve"> </w:t>
      </w:r>
      <w:r>
        <w:rPr>
          <w:u w:val="none"/>
        </w:rPr>
        <w:t>to</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4"/>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5"/>
          <w:u w:val="none"/>
        </w:rPr>
        <w:t xml:space="preserve"> </w:t>
      </w:r>
      <w:r>
        <w:rPr>
          <w:u w:val="none"/>
        </w:rPr>
        <w:t>as</w:t>
      </w:r>
      <w:r>
        <w:rPr>
          <w:spacing w:val="45"/>
          <w:u w:val="none"/>
        </w:rPr>
        <w:t xml:space="preserve"> </w:t>
      </w:r>
      <w:r>
        <w:rPr>
          <w:u w:val="none"/>
        </w:rPr>
        <w:t>its</w:t>
      </w:r>
      <w:r>
        <w:rPr>
          <w:spacing w:val="46"/>
          <w:u w:val="none"/>
        </w:rPr>
        <w:t xml:space="preserve"> </w:t>
      </w:r>
      <w:r>
        <w:rPr>
          <w:u w:val="none"/>
        </w:rPr>
        <w:t>s</w:t>
      </w:r>
      <w:r>
        <w:rPr>
          <w:spacing w:val="1"/>
          <w:u w:val="none"/>
        </w:rPr>
        <w:t>o</w:t>
      </w:r>
      <w:r>
        <w:rPr>
          <w:u w:val="none"/>
        </w:rPr>
        <w:t>le</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e</w:t>
      </w:r>
      <w:r>
        <w:rPr>
          <w:spacing w:val="1"/>
          <w:u w:val="none"/>
        </w:rPr>
        <w:t>x</w:t>
      </w:r>
      <w:r>
        <w:rPr>
          <w:u w:val="none"/>
        </w:rPr>
        <w:t>cl</w:t>
      </w:r>
      <w:r>
        <w:rPr>
          <w:spacing w:val="1"/>
          <w:u w:val="none"/>
        </w:rPr>
        <w:t>u</w:t>
      </w:r>
      <w:r>
        <w:rPr>
          <w:u w:val="none"/>
        </w:rPr>
        <w:t>si</w:t>
      </w:r>
      <w:r>
        <w:rPr>
          <w:spacing w:val="1"/>
          <w:u w:val="none"/>
        </w:rPr>
        <w:t>v</w:t>
      </w:r>
      <w:r>
        <w:rPr>
          <w:u w:val="none"/>
        </w:rPr>
        <w:t>e</w:t>
      </w:r>
      <w:r>
        <w:rPr>
          <w:spacing w:val="45"/>
          <w:u w:val="none"/>
        </w:rPr>
        <w:t xml:space="preserve"> </w:t>
      </w:r>
      <w:r>
        <w:rPr>
          <w:u w:val="none"/>
        </w:rPr>
        <w:t>f</w:t>
      </w:r>
      <w:r>
        <w:rPr>
          <w:spacing w:val="1"/>
          <w:u w:val="none"/>
        </w:rPr>
        <w:t>un</w:t>
      </w:r>
      <w:r>
        <w:rPr>
          <w:u w:val="none"/>
        </w:rPr>
        <w:t>cti</w:t>
      </w:r>
      <w:r>
        <w:rPr>
          <w:spacing w:val="1"/>
          <w:u w:val="none"/>
        </w:rPr>
        <w:t>o</w:t>
      </w:r>
      <w:r>
        <w:rPr>
          <w:u w:val="none"/>
        </w:rPr>
        <w:t>n</w:t>
      </w:r>
      <w:r>
        <w:rPr>
          <w:spacing w:val="46"/>
          <w:u w:val="none"/>
        </w:rPr>
        <w:t xml:space="preserve"> </w:t>
      </w:r>
      <w:r>
        <w:rPr>
          <w:u w:val="none"/>
        </w:rPr>
        <w:t>a</w:t>
      </w:r>
      <w:r>
        <w:rPr>
          <w:spacing w:val="1"/>
          <w:u w:val="none"/>
        </w:rPr>
        <w:t>n</w:t>
      </w:r>
      <w:r>
        <w:rPr>
          <w:u w:val="none"/>
        </w:rPr>
        <w:t>d</w:t>
      </w:r>
      <w:r>
        <w:rPr>
          <w:spacing w:val="45"/>
          <w:u w:val="none"/>
        </w:rPr>
        <w:t xml:space="preserve"> </w:t>
      </w:r>
      <w:r>
        <w:rPr>
          <w:spacing w:val="2"/>
          <w:u w:val="none"/>
        </w:rPr>
        <w:t>m</w:t>
      </w:r>
      <w:r>
        <w:rPr>
          <w:u w:val="none"/>
        </w:rPr>
        <w:t>ay</w:t>
      </w:r>
      <w:r>
        <w:rPr>
          <w:spacing w:val="46"/>
          <w:u w:val="none"/>
        </w:rPr>
        <w:t xml:space="preserve"> </w:t>
      </w:r>
      <w:r>
        <w:rPr>
          <w:spacing w:val="1"/>
          <w:u w:val="none"/>
        </w:rPr>
        <w:t>h</w:t>
      </w:r>
      <w:r>
        <w:rPr>
          <w:u w:val="none"/>
        </w:rPr>
        <w:t>a</w:t>
      </w:r>
      <w:r>
        <w:rPr>
          <w:spacing w:val="1"/>
          <w:u w:val="none"/>
        </w:rPr>
        <w:t>v</w:t>
      </w:r>
      <w:r>
        <w:rPr>
          <w:u w:val="none"/>
        </w:rPr>
        <w:t>e</w:t>
      </w:r>
      <w:r>
        <w:rPr>
          <w:spacing w:val="45"/>
          <w:u w:val="none"/>
        </w:rPr>
        <w:t xml:space="preserve"> </w:t>
      </w:r>
      <w:r>
        <w:rPr>
          <w:spacing w:val="1"/>
          <w:u w:val="none"/>
        </w:rPr>
        <w:t>o</w:t>
      </w:r>
      <w:r>
        <w:rPr>
          <w:u w:val="none"/>
        </w:rPr>
        <w:t>t</w:t>
      </w:r>
      <w:r>
        <w:rPr>
          <w:spacing w:val="1"/>
          <w:u w:val="none"/>
        </w:rPr>
        <w:t>h</w:t>
      </w:r>
      <w:r>
        <w:rPr>
          <w:u w:val="none"/>
        </w:rPr>
        <w:t>er</w:t>
      </w:r>
      <w:r>
        <w:rPr>
          <w:spacing w:val="45"/>
          <w:u w:val="none"/>
        </w:rPr>
        <w:t xml:space="preserve"> </w:t>
      </w:r>
      <w:r>
        <w:rPr>
          <w:spacing w:val="1"/>
          <w:u w:val="none"/>
        </w:rPr>
        <w:t>bu</w:t>
      </w:r>
      <w:r>
        <w:rPr>
          <w:u w:val="none"/>
        </w:rPr>
        <w:t>si</w:t>
      </w:r>
      <w:r>
        <w:rPr>
          <w:spacing w:val="1"/>
          <w:u w:val="none"/>
        </w:rPr>
        <w:t>n</w:t>
      </w:r>
      <w:r>
        <w:rPr>
          <w:u w:val="none"/>
        </w:rPr>
        <w:t>ess</w:t>
      </w:r>
      <w:r>
        <w:rPr>
          <w:spacing w:val="46"/>
          <w:u w:val="none"/>
        </w:rPr>
        <w:t xml:space="preserve"> </w:t>
      </w:r>
      <w:r>
        <w:rPr>
          <w:u w:val="none"/>
        </w:rPr>
        <w:t>i</w:t>
      </w:r>
      <w:r>
        <w:rPr>
          <w:spacing w:val="1"/>
          <w:u w:val="none"/>
        </w:rPr>
        <w:t>n</w:t>
      </w:r>
      <w:r>
        <w:rPr>
          <w:u w:val="none"/>
        </w:rPr>
        <w:t>terests</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e</w:t>
      </w:r>
      <w:r>
        <w:rPr>
          <w:spacing w:val="1"/>
          <w:u w:val="none"/>
        </w:rPr>
        <w:t>ng</w:t>
      </w:r>
      <w:r>
        <w:rPr>
          <w:u w:val="none"/>
        </w:rPr>
        <w:t>a</w:t>
      </w:r>
      <w:r>
        <w:rPr>
          <w:spacing w:val="1"/>
          <w:u w:val="none"/>
        </w:rPr>
        <w:t>g</w:t>
      </w:r>
      <w:r>
        <w:rPr>
          <w:u w:val="none"/>
        </w:rPr>
        <w:t>e</w:t>
      </w:r>
      <w:r>
        <w:rPr>
          <w:w w:val="102"/>
          <w:u w:val="none"/>
        </w:rPr>
        <w:t xml:space="preserve"> </w:t>
      </w:r>
      <w:r>
        <w:rPr>
          <w:u w:val="none"/>
        </w:rPr>
        <w:t>i</w:t>
      </w:r>
      <w:r>
        <w:rPr>
          <w:spacing w:val="1"/>
          <w:u w:val="none"/>
        </w:rPr>
        <w:t>n</w:t>
      </w:r>
      <w:r>
        <w:rPr>
          <w:u w:val="none"/>
        </w:rPr>
        <w:t>dependently</w:t>
      </w:r>
      <w:r>
        <w:rPr>
          <w:spacing w:val="14"/>
          <w:u w:val="none"/>
        </w:rPr>
        <w:t xml:space="preserve"> </w:t>
      </w:r>
      <w:r>
        <w:rPr>
          <w:u w:val="none"/>
        </w:rPr>
        <w:t>or</w:t>
      </w:r>
      <w:r>
        <w:rPr>
          <w:spacing w:val="14"/>
          <w:u w:val="none"/>
        </w:rPr>
        <w:t xml:space="preserve"> </w:t>
      </w:r>
      <w:r>
        <w:rPr>
          <w:spacing w:val="2"/>
          <w:u w:val="none"/>
        </w:rPr>
        <w:t>w</w:t>
      </w:r>
      <w:r>
        <w:rPr>
          <w:u w:val="none"/>
        </w:rPr>
        <w:t>ith</w:t>
      </w:r>
      <w:r>
        <w:rPr>
          <w:spacing w:val="15"/>
          <w:u w:val="none"/>
        </w:rPr>
        <w:t xml:space="preserve"> </w:t>
      </w:r>
      <w:r>
        <w:rPr>
          <w:u w:val="none"/>
        </w:rPr>
        <w:t>ot</w:t>
      </w:r>
      <w:r>
        <w:rPr>
          <w:spacing w:val="1"/>
          <w:u w:val="none"/>
        </w:rPr>
        <w:t>h</w:t>
      </w:r>
      <w:r>
        <w:rPr>
          <w:u w:val="none"/>
        </w:rPr>
        <w:t>ers</w:t>
      </w:r>
      <w:r>
        <w:rPr>
          <w:spacing w:val="14"/>
          <w:u w:val="none"/>
        </w:rPr>
        <w:t xml:space="preserve"> </w:t>
      </w:r>
      <w:r>
        <w:rPr>
          <w:u w:val="none"/>
        </w:rPr>
        <w:t>in</w:t>
      </w:r>
      <w:r>
        <w:rPr>
          <w:spacing w:val="15"/>
          <w:u w:val="none"/>
        </w:rPr>
        <w:t xml:space="preserve"> </w:t>
      </w:r>
      <w:r>
        <w:rPr>
          <w:spacing w:val="1"/>
          <w:u w:val="none"/>
        </w:rPr>
        <w:t>o</w:t>
      </w:r>
      <w:r>
        <w:rPr>
          <w:u w:val="none"/>
        </w:rPr>
        <w:t>t</w:t>
      </w:r>
      <w:r>
        <w:rPr>
          <w:spacing w:val="1"/>
          <w:u w:val="none"/>
        </w:rPr>
        <w:t>h</w:t>
      </w:r>
      <w:r>
        <w:rPr>
          <w:u w:val="none"/>
        </w:rPr>
        <w:t>er</w:t>
      </w:r>
      <w:r>
        <w:rPr>
          <w:spacing w:val="13"/>
          <w:u w:val="none"/>
        </w:rPr>
        <w:t xml:space="preserve"> </w:t>
      </w:r>
      <w:r>
        <w:rPr>
          <w:spacing w:val="1"/>
          <w:u w:val="none"/>
        </w:rPr>
        <w:t>bu</w:t>
      </w:r>
      <w:r>
        <w:rPr>
          <w:u w:val="none"/>
        </w:rPr>
        <w:t>si</w:t>
      </w:r>
      <w:r>
        <w:rPr>
          <w:spacing w:val="1"/>
          <w:u w:val="none"/>
        </w:rPr>
        <w:t>n</w:t>
      </w:r>
      <w:r>
        <w:rPr>
          <w:u w:val="none"/>
        </w:rPr>
        <w:t>ess</w:t>
      </w:r>
      <w:r>
        <w:rPr>
          <w:spacing w:val="14"/>
          <w:u w:val="none"/>
        </w:rPr>
        <w:t xml:space="preserve"> </w:t>
      </w:r>
      <w:r>
        <w:rPr>
          <w:u w:val="none"/>
        </w:rPr>
        <w:t>a</w:t>
      </w:r>
      <w:r>
        <w:rPr>
          <w:spacing w:val="1"/>
          <w:u w:val="none"/>
        </w:rPr>
        <w:t>n</w:t>
      </w:r>
      <w:r>
        <w:rPr>
          <w:u w:val="none"/>
        </w:rPr>
        <w:t>d</w:t>
      </w:r>
      <w:r>
        <w:rPr>
          <w:spacing w:val="15"/>
          <w:u w:val="none"/>
        </w:rPr>
        <w:t xml:space="preserve"> </w:t>
      </w:r>
      <w:r>
        <w:rPr>
          <w:u w:val="none"/>
        </w:rPr>
        <w:t>i</w:t>
      </w:r>
      <w:r>
        <w:rPr>
          <w:spacing w:val="1"/>
          <w:u w:val="none"/>
        </w:rPr>
        <w:t>nv</w:t>
      </w:r>
      <w:r>
        <w:rPr>
          <w:u w:val="none"/>
        </w:rPr>
        <w:t>est</w:t>
      </w:r>
      <w:r>
        <w:rPr>
          <w:spacing w:val="2"/>
          <w:u w:val="none"/>
        </w:rPr>
        <w:t>m</w:t>
      </w:r>
      <w:r>
        <w:rPr>
          <w:u w:val="none"/>
        </w:rPr>
        <w:t>e</w:t>
      </w:r>
      <w:r>
        <w:rPr>
          <w:spacing w:val="1"/>
          <w:u w:val="none"/>
        </w:rPr>
        <w:t>n</w:t>
      </w:r>
      <w:r>
        <w:rPr>
          <w:u w:val="none"/>
        </w:rPr>
        <w:t>t</w:t>
      </w:r>
      <w:r>
        <w:rPr>
          <w:spacing w:val="14"/>
          <w:u w:val="none"/>
        </w:rPr>
        <w:t xml:space="preserve"> </w:t>
      </w:r>
      <w:r>
        <w:rPr>
          <w:u w:val="none"/>
        </w:rPr>
        <w:t>acti</w:t>
      </w:r>
      <w:r>
        <w:rPr>
          <w:spacing w:val="1"/>
          <w:u w:val="none"/>
        </w:rPr>
        <w:t>v</w:t>
      </w:r>
      <w:r>
        <w:rPr>
          <w:u w:val="none"/>
        </w:rPr>
        <w:t>ities</w:t>
      </w:r>
      <w:r>
        <w:rPr>
          <w:spacing w:val="14"/>
          <w:u w:val="none"/>
        </w:rPr>
        <w:t xml:space="preserve"> </w:t>
      </w:r>
      <w:r>
        <w:rPr>
          <w:u w:val="none"/>
        </w:rPr>
        <w:t>a</w:t>
      </w:r>
      <w:r>
        <w:rPr>
          <w:spacing w:val="1"/>
          <w:u w:val="none"/>
        </w:rPr>
        <w:t>n</w:t>
      </w:r>
      <w:r>
        <w:rPr>
          <w:u w:val="none"/>
        </w:rPr>
        <w:t>d</w:t>
      </w:r>
      <w:r>
        <w:rPr>
          <w:spacing w:val="15"/>
          <w:u w:val="none"/>
        </w:rPr>
        <w:t xml:space="preserve"> </w:t>
      </w:r>
      <w:r>
        <w:rPr>
          <w:spacing w:val="1"/>
          <w:u w:val="none"/>
        </w:rPr>
        <w:t>v</w:t>
      </w:r>
      <w:r>
        <w:rPr>
          <w:u w:val="none"/>
        </w:rPr>
        <w:t>e</w:t>
      </w:r>
      <w:r>
        <w:rPr>
          <w:spacing w:val="1"/>
          <w:u w:val="none"/>
        </w:rPr>
        <w:t>n</w:t>
      </w:r>
      <w:r>
        <w:rPr>
          <w:u w:val="none"/>
        </w:rPr>
        <w:t>t</w:t>
      </w:r>
      <w:r>
        <w:rPr>
          <w:spacing w:val="1"/>
          <w:u w:val="none"/>
        </w:rPr>
        <w:t>u</w:t>
      </w:r>
      <w:r>
        <w:rPr>
          <w:u w:val="none"/>
        </w:rPr>
        <w:t>res</w:t>
      </w:r>
      <w:r>
        <w:rPr>
          <w:spacing w:val="13"/>
          <w:u w:val="none"/>
        </w:rPr>
        <w:t xml:space="preserve"> </w:t>
      </w:r>
      <w:r>
        <w:rPr>
          <w:spacing w:val="1"/>
          <w:u w:val="none"/>
        </w:rPr>
        <w:t>o</w:t>
      </w:r>
      <w:r>
        <w:rPr>
          <w:u w:val="none"/>
        </w:rPr>
        <w:t>f</w:t>
      </w:r>
      <w:r>
        <w:rPr>
          <w:spacing w:val="14"/>
          <w:u w:val="none"/>
        </w:rPr>
        <w:t xml:space="preserve"> </w:t>
      </w:r>
      <w:r>
        <w:rPr>
          <w:u w:val="none"/>
        </w:rPr>
        <w:t>a</w:t>
      </w:r>
      <w:r>
        <w:rPr>
          <w:spacing w:val="1"/>
          <w:u w:val="none"/>
        </w:rPr>
        <w:t>n</w:t>
      </w:r>
      <w:r>
        <w:rPr>
          <w:u w:val="none"/>
        </w:rPr>
        <w:t>y</w:t>
      </w:r>
      <w:r>
        <w:rPr>
          <w:spacing w:val="15"/>
          <w:u w:val="none"/>
        </w:rPr>
        <w:t xml:space="preserve"> </w:t>
      </w:r>
      <w:r>
        <w:rPr>
          <w:spacing w:val="1"/>
          <w:u w:val="none"/>
        </w:rPr>
        <w:t>n</w:t>
      </w:r>
      <w:r>
        <w:rPr>
          <w:u w:val="none"/>
        </w:rPr>
        <w:t>at</w:t>
      </w:r>
      <w:r>
        <w:rPr>
          <w:spacing w:val="1"/>
          <w:u w:val="none"/>
        </w:rPr>
        <w:t>u</w:t>
      </w:r>
      <w:r>
        <w:rPr>
          <w:u w:val="none"/>
        </w:rPr>
        <w:t>re</w:t>
      </w:r>
      <w:r>
        <w:rPr>
          <w:w w:val="102"/>
          <w:u w:val="none"/>
        </w:rPr>
        <w:t xml:space="preserve"> </w:t>
      </w:r>
      <w:r>
        <w:rPr>
          <w:spacing w:val="1"/>
          <w:u w:val="none"/>
        </w:rPr>
        <w:t>wh</w:t>
      </w:r>
      <w:r>
        <w:rPr>
          <w:u w:val="none"/>
        </w:rPr>
        <w:t>ats</w:t>
      </w:r>
      <w:r>
        <w:rPr>
          <w:spacing w:val="1"/>
          <w:u w:val="none"/>
        </w:rPr>
        <w:t>o</w:t>
      </w:r>
      <w:r>
        <w:rPr>
          <w:u w:val="none"/>
        </w:rPr>
        <w:t>e</w:t>
      </w:r>
      <w:r>
        <w:rPr>
          <w:spacing w:val="1"/>
          <w:u w:val="none"/>
        </w:rPr>
        <w:t>v</w:t>
      </w:r>
      <w:r>
        <w:rPr>
          <w:u w:val="none"/>
        </w:rPr>
        <w:t>er,</w:t>
      </w:r>
      <w:r>
        <w:rPr>
          <w:spacing w:val="1"/>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
          <w:u w:val="none"/>
        </w:rPr>
        <w:t xml:space="preserve"> </w:t>
      </w:r>
      <w:r>
        <w:rPr>
          <w:u w:val="none"/>
        </w:rPr>
        <w:t>activities</w:t>
      </w:r>
      <w:r>
        <w:rPr>
          <w:spacing w:val="3"/>
          <w:u w:val="none"/>
        </w:rPr>
        <w:t xml:space="preserve"> </w:t>
      </w:r>
      <w:r>
        <w:rPr>
          <w:spacing w:val="2"/>
          <w:u w:val="none"/>
        </w:rPr>
        <w:t>w</w:t>
      </w:r>
      <w:r>
        <w:rPr>
          <w:u w:val="none"/>
        </w:rPr>
        <w:t>hich</w:t>
      </w:r>
      <w:r>
        <w:rPr>
          <w:spacing w:val="3"/>
          <w:u w:val="none"/>
        </w:rPr>
        <w:t xml:space="preserve"> </w:t>
      </w:r>
      <w:r>
        <w:rPr>
          <w:spacing w:val="2"/>
          <w:u w:val="none"/>
        </w:rPr>
        <w:t>m</w:t>
      </w:r>
      <w:r>
        <w:rPr>
          <w:u w:val="none"/>
        </w:rPr>
        <w:t xml:space="preserve">ay </w:t>
      </w:r>
      <w:r>
        <w:rPr>
          <w:spacing w:val="2"/>
          <w:u w:val="none"/>
        </w:rPr>
        <w:t xml:space="preserve"> </w:t>
      </w:r>
      <w:r>
        <w:rPr>
          <w:u w:val="none"/>
        </w:rPr>
        <w:t>co</w:t>
      </w:r>
      <w:r>
        <w:rPr>
          <w:spacing w:val="2"/>
          <w:u w:val="none"/>
        </w:rPr>
        <w:t>m</w:t>
      </w:r>
      <w:r>
        <w:rPr>
          <w:u w:val="none"/>
        </w:rPr>
        <w:t xml:space="preserve">pete </w:t>
      </w:r>
      <w:r>
        <w:rPr>
          <w:spacing w:val="3"/>
          <w:u w:val="none"/>
        </w:rPr>
        <w:t xml:space="preserve"> </w:t>
      </w:r>
      <w:r>
        <w:rPr>
          <w:spacing w:val="2"/>
          <w:u w:val="none"/>
        </w:rPr>
        <w:t>w</w:t>
      </w:r>
      <w:r>
        <w:rPr>
          <w:u w:val="none"/>
        </w:rPr>
        <w:t xml:space="preserve">ith </w:t>
      </w:r>
      <w:r>
        <w:rPr>
          <w:spacing w:val="2"/>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C</w:t>
      </w:r>
      <w:r>
        <w:rPr>
          <w:u w:val="none"/>
        </w:rPr>
        <w:t>o</w:t>
      </w:r>
      <w:r>
        <w:rPr>
          <w:spacing w:val="2"/>
          <w:u w:val="none"/>
        </w:rPr>
        <w:t>m</w:t>
      </w:r>
      <w:r>
        <w:rPr>
          <w:u w:val="none"/>
        </w:rPr>
        <w:t>pan</w:t>
      </w:r>
      <w:r>
        <w:rPr>
          <w:spacing w:val="2"/>
          <w:u w:val="none"/>
        </w:rPr>
        <w:t>y</w:t>
      </w:r>
      <w:r>
        <w:rPr>
          <w:u w:val="none"/>
        </w:rPr>
        <w:t xml:space="preserve">. </w:t>
      </w:r>
      <w:r>
        <w:rPr>
          <w:spacing w:val="3"/>
          <w:u w:val="none"/>
        </w:rPr>
        <w:t xml:space="preserve"> </w:t>
      </w:r>
      <w:r>
        <w:rPr>
          <w:spacing w:val="1"/>
          <w:u w:val="none"/>
        </w:rPr>
        <w:t>N</w:t>
      </w:r>
      <w:r>
        <w:rPr>
          <w:u w:val="none"/>
        </w:rPr>
        <w:t xml:space="preserve">o </w:t>
      </w:r>
      <w:r>
        <w:rPr>
          <w:spacing w:val="2"/>
          <w:u w:val="none"/>
        </w:rPr>
        <w:t xml:space="preserve"> M</w:t>
      </w:r>
      <w:r>
        <w:rPr>
          <w:u w:val="none"/>
        </w:rPr>
        <w:t>e</w:t>
      </w:r>
      <w:r>
        <w:rPr>
          <w:spacing w:val="2"/>
          <w:u w:val="none"/>
        </w:rPr>
        <w:t>m</w:t>
      </w:r>
      <w:r>
        <w:rPr>
          <w:spacing w:val="1"/>
          <w:u w:val="none"/>
        </w:rPr>
        <w:t>b</w:t>
      </w:r>
      <w:r>
        <w:rPr>
          <w:u w:val="none"/>
        </w:rPr>
        <w:t xml:space="preserve">er </w:t>
      </w:r>
      <w:r>
        <w:rPr>
          <w:spacing w:val="3"/>
          <w:u w:val="none"/>
        </w:rPr>
        <w:t xml:space="preserve"> </w:t>
      </w:r>
      <w:r>
        <w:rPr>
          <w:u w:val="none"/>
        </w:rPr>
        <w:t>s</w:t>
      </w:r>
      <w:r>
        <w:rPr>
          <w:spacing w:val="1"/>
          <w:u w:val="none"/>
        </w:rPr>
        <w:t>h</w:t>
      </w:r>
      <w:r>
        <w:rPr>
          <w:u w:val="none"/>
        </w:rPr>
        <w:t xml:space="preserve">all </w:t>
      </w:r>
      <w:r>
        <w:rPr>
          <w:spacing w:val="1"/>
          <w:u w:val="none"/>
        </w:rPr>
        <w:t xml:space="preserve"> h</w:t>
      </w:r>
      <w:r>
        <w:rPr>
          <w:u w:val="none"/>
        </w:rPr>
        <w:t>a</w:t>
      </w:r>
      <w:r>
        <w:rPr>
          <w:spacing w:val="1"/>
          <w:u w:val="none"/>
        </w:rPr>
        <w:t>v</w:t>
      </w:r>
      <w:r>
        <w:rPr>
          <w:u w:val="none"/>
        </w:rPr>
        <w:t xml:space="preserve">e </w:t>
      </w:r>
      <w:r>
        <w:rPr>
          <w:spacing w:val="3"/>
          <w:u w:val="none"/>
        </w:rPr>
        <w:t xml:space="preserve"> </w:t>
      </w:r>
      <w:r>
        <w:rPr>
          <w:u w:val="none"/>
        </w:rPr>
        <w:t>a</w:t>
      </w:r>
      <w:r>
        <w:rPr>
          <w:spacing w:val="1"/>
          <w:u w:val="none"/>
        </w:rPr>
        <w:t>n</w:t>
      </w:r>
      <w:r>
        <w:rPr>
          <w:u w:val="none"/>
        </w:rPr>
        <w:t>y</w:t>
      </w:r>
      <w:r>
        <w:rPr>
          <w:w w:val="102"/>
          <w:u w:val="none"/>
        </w:rPr>
        <w:t xml:space="preserve"> </w:t>
      </w:r>
      <w:r>
        <w:rPr>
          <w:u w:val="none"/>
        </w:rPr>
        <w:t>ri</w:t>
      </w:r>
      <w:r>
        <w:rPr>
          <w:spacing w:val="1"/>
          <w:u w:val="none"/>
        </w:rPr>
        <w:t>gh</w:t>
      </w:r>
      <w:r>
        <w:rPr>
          <w:u w:val="none"/>
        </w:rPr>
        <w:t>t,</w:t>
      </w:r>
      <w:r>
        <w:rPr>
          <w:spacing w:val="30"/>
          <w:u w:val="none"/>
        </w:rPr>
        <w:t xml:space="preserve"> </w:t>
      </w:r>
      <w:r>
        <w:rPr>
          <w:u w:val="none"/>
        </w:rPr>
        <w:t>title</w:t>
      </w:r>
      <w:r>
        <w:rPr>
          <w:spacing w:val="31"/>
          <w:u w:val="none"/>
        </w:rPr>
        <w:t xml:space="preserve"> </w:t>
      </w:r>
      <w:r>
        <w:rPr>
          <w:spacing w:val="1"/>
          <w:u w:val="none"/>
        </w:rPr>
        <w:t>o</w:t>
      </w:r>
      <w:r>
        <w:rPr>
          <w:u w:val="none"/>
        </w:rPr>
        <w:t>r</w:t>
      </w:r>
      <w:r>
        <w:rPr>
          <w:spacing w:val="31"/>
          <w:u w:val="none"/>
        </w:rPr>
        <w:t xml:space="preserve"> </w:t>
      </w:r>
      <w:r>
        <w:rPr>
          <w:u w:val="none"/>
        </w:rPr>
        <w:t>i</w:t>
      </w:r>
      <w:r>
        <w:rPr>
          <w:spacing w:val="1"/>
          <w:u w:val="none"/>
        </w:rPr>
        <w:t>n</w:t>
      </w:r>
      <w:r>
        <w:rPr>
          <w:u w:val="none"/>
        </w:rPr>
        <w:t>terest</w:t>
      </w:r>
      <w:r>
        <w:rPr>
          <w:spacing w:val="31"/>
          <w:u w:val="none"/>
        </w:rPr>
        <w:t xml:space="preserve"> </w:t>
      </w:r>
      <w:r>
        <w:rPr>
          <w:u w:val="none"/>
        </w:rPr>
        <w:t>in</w:t>
      </w:r>
      <w:r>
        <w:rPr>
          <w:spacing w:val="31"/>
          <w:u w:val="none"/>
        </w:rPr>
        <w:t xml:space="preserve"> </w:t>
      </w:r>
      <w:r>
        <w:rPr>
          <w:spacing w:val="1"/>
          <w:u w:val="none"/>
        </w:rPr>
        <w:t>p</w:t>
      </w:r>
      <w:r>
        <w:rPr>
          <w:u w:val="none"/>
        </w:rPr>
        <w:t>r</w:t>
      </w:r>
      <w:r>
        <w:rPr>
          <w:spacing w:val="1"/>
          <w:u w:val="none"/>
        </w:rPr>
        <w:t>o</w:t>
      </w:r>
      <w:r>
        <w:rPr>
          <w:u w:val="none"/>
        </w:rPr>
        <w:t>fits,</w:t>
      </w:r>
      <w:r>
        <w:rPr>
          <w:spacing w:val="30"/>
          <w:u w:val="none"/>
        </w:rPr>
        <w:t xml:space="preserve"> </w:t>
      </w:r>
      <w:r>
        <w:rPr>
          <w:u w:val="none"/>
        </w:rPr>
        <w:t>l</w:t>
      </w:r>
      <w:r>
        <w:rPr>
          <w:spacing w:val="1"/>
          <w:u w:val="none"/>
        </w:rPr>
        <w:t>o</w:t>
      </w:r>
      <w:r>
        <w:rPr>
          <w:u w:val="none"/>
        </w:rPr>
        <w:t>sses</w:t>
      </w:r>
      <w:r>
        <w:rPr>
          <w:spacing w:val="31"/>
          <w:u w:val="none"/>
        </w:rPr>
        <w:t xml:space="preserve"> </w:t>
      </w:r>
      <w:r>
        <w:rPr>
          <w:spacing w:val="1"/>
          <w:u w:val="none"/>
        </w:rPr>
        <w:t>o</w:t>
      </w:r>
      <w:r>
        <w:rPr>
          <w:u w:val="none"/>
        </w:rPr>
        <w:t>r</w:t>
      </w:r>
      <w:r>
        <w:rPr>
          <w:spacing w:val="32"/>
          <w:u w:val="none"/>
        </w:rPr>
        <w:t xml:space="preserve"> </w:t>
      </w:r>
      <w:r>
        <w:rPr>
          <w:u w:val="none"/>
        </w:rPr>
        <w:t>cash</w:t>
      </w:r>
      <w:r>
        <w:rPr>
          <w:spacing w:val="31"/>
          <w:u w:val="none"/>
        </w:rPr>
        <w:t xml:space="preserve"> </w:t>
      </w:r>
      <w:r>
        <w:rPr>
          <w:u w:val="none"/>
        </w:rPr>
        <w:t>in</w:t>
      </w:r>
      <w:r>
        <w:rPr>
          <w:spacing w:val="31"/>
          <w:u w:val="none"/>
        </w:rPr>
        <w:t xml:space="preserve"> </w:t>
      </w:r>
      <w:r>
        <w:rPr>
          <w:u w:val="none"/>
        </w:rPr>
        <w:t>a</w:t>
      </w:r>
      <w:r>
        <w:rPr>
          <w:spacing w:val="1"/>
          <w:u w:val="none"/>
        </w:rPr>
        <w:t>n</w:t>
      </w:r>
      <w:r>
        <w:rPr>
          <w:u w:val="none"/>
        </w:rPr>
        <w:t>y</w:t>
      </w:r>
      <w:r>
        <w:rPr>
          <w:spacing w:val="32"/>
          <w:u w:val="none"/>
        </w:rPr>
        <w:t xml:space="preserve"> </w:t>
      </w:r>
      <w:r>
        <w:rPr>
          <w:spacing w:val="1"/>
          <w:u w:val="none"/>
        </w:rPr>
        <w:t>o</w:t>
      </w:r>
      <w:r>
        <w:rPr>
          <w:u w:val="none"/>
        </w:rPr>
        <w:t>f</w:t>
      </w:r>
      <w:r>
        <w:rPr>
          <w:spacing w:val="31"/>
          <w:u w:val="none"/>
        </w:rPr>
        <w:t xml:space="preserve"> </w:t>
      </w:r>
      <w:r>
        <w:rPr>
          <w:u w:val="none"/>
        </w:rPr>
        <w:t>s</w:t>
      </w:r>
      <w:r>
        <w:rPr>
          <w:spacing w:val="1"/>
          <w:u w:val="none"/>
        </w:rPr>
        <w:t>u</w:t>
      </w:r>
      <w:r>
        <w:rPr>
          <w:u w:val="none"/>
        </w:rPr>
        <w:t>ch</w:t>
      </w:r>
      <w:r>
        <w:rPr>
          <w:spacing w:val="32"/>
          <w:u w:val="none"/>
        </w:rPr>
        <w:t xml:space="preserve"> </w:t>
      </w:r>
      <w:r>
        <w:rPr>
          <w:spacing w:val="1"/>
          <w:u w:val="none"/>
        </w:rPr>
        <w:t>o</w:t>
      </w:r>
      <w:r>
        <w:rPr>
          <w:u w:val="none"/>
        </w:rPr>
        <w:t>t</w:t>
      </w:r>
      <w:r>
        <w:rPr>
          <w:spacing w:val="1"/>
          <w:u w:val="none"/>
        </w:rPr>
        <w:t>h</w:t>
      </w:r>
      <w:r>
        <w:rPr>
          <w:u w:val="none"/>
        </w:rPr>
        <w:t>er</w:t>
      </w:r>
      <w:r>
        <w:rPr>
          <w:spacing w:val="31"/>
          <w:u w:val="none"/>
        </w:rPr>
        <w:t xml:space="preserve"> </w:t>
      </w:r>
      <w:r>
        <w:rPr>
          <w:spacing w:val="1"/>
          <w:u w:val="none"/>
        </w:rPr>
        <w:t>p</w:t>
      </w:r>
      <w:r>
        <w:rPr>
          <w:u w:val="none"/>
        </w:rPr>
        <w:t>r</w:t>
      </w:r>
      <w:r>
        <w:rPr>
          <w:spacing w:val="1"/>
          <w:u w:val="none"/>
        </w:rPr>
        <w:t>o</w:t>
      </w:r>
      <w:r>
        <w:rPr>
          <w:u w:val="none"/>
        </w:rPr>
        <w:t>jects</w:t>
      </w:r>
      <w:r>
        <w:rPr>
          <w:spacing w:val="31"/>
          <w:u w:val="none"/>
        </w:rPr>
        <w:t xml:space="preserve"> </w:t>
      </w:r>
      <w:r>
        <w:rPr>
          <w:spacing w:val="1"/>
          <w:u w:val="none"/>
        </w:rPr>
        <w:t>o</w:t>
      </w:r>
      <w:r>
        <w:rPr>
          <w:u w:val="none"/>
        </w:rPr>
        <w:t>f</w:t>
      </w:r>
      <w:r>
        <w:rPr>
          <w:spacing w:val="32"/>
          <w:u w:val="none"/>
        </w:rPr>
        <w:t xml:space="preserve"> </w:t>
      </w:r>
      <w:r>
        <w:rPr>
          <w:u w:val="none"/>
        </w:rPr>
        <w:t>a</w:t>
      </w:r>
      <w:r>
        <w:rPr>
          <w:spacing w:val="1"/>
          <w:u w:val="none"/>
        </w:rPr>
        <w:t>n</w:t>
      </w:r>
      <w:r>
        <w:rPr>
          <w:u w:val="none"/>
        </w:rPr>
        <w:t>y</w:t>
      </w:r>
      <w:r>
        <w:rPr>
          <w:spacing w:val="31"/>
          <w:u w:val="none"/>
        </w:rPr>
        <w:t xml:space="preserve"> </w:t>
      </w:r>
      <w:r>
        <w:rPr>
          <w:spacing w:val="1"/>
          <w:u w:val="none"/>
        </w:rPr>
        <w:t>o</w:t>
      </w:r>
      <w:r>
        <w:rPr>
          <w:u w:val="none"/>
        </w:rPr>
        <w:t>t</w:t>
      </w:r>
      <w:r>
        <w:rPr>
          <w:spacing w:val="1"/>
          <w:u w:val="none"/>
        </w:rPr>
        <w:t>h</w:t>
      </w:r>
      <w:r>
        <w:rPr>
          <w:u w:val="none"/>
        </w:rPr>
        <w:t>er</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spacing w:val="1"/>
          <w:u w:val="none"/>
        </w:rPr>
        <w:t>o</w:t>
      </w:r>
      <w:r>
        <w:rPr>
          <w:u w:val="none"/>
        </w:rPr>
        <w:t>r</w:t>
      </w:r>
      <w:r>
        <w:rPr>
          <w:spacing w:val="30"/>
          <w:u w:val="none"/>
        </w:rPr>
        <w:t xml:space="preserve"> </w:t>
      </w:r>
      <w:r>
        <w:rPr>
          <w:u w:val="none"/>
        </w:rPr>
        <w:t>t</w:t>
      </w:r>
      <w:r>
        <w:rPr>
          <w:spacing w:val="1"/>
          <w:u w:val="none"/>
        </w:rPr>
        <w:t>he</w:t>
      </w:r>
      <w:r>
        <w:rPr>
          <w:spacing w:val="2"/>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spacing w:val="1"/>
          <w:u w:val="none"/>
        </w:rPr>
        <w:t>Th</w:t>
      </w:r>
      <w:r>
        <w:rPr>
          <w:u w:val="none"/>
        </w:rPr>
        <w:t>e</w:t>
      </w:r>
      <w:r>
        <w:rPr>
          <w:spacing w:val="3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u w:val="none"/>
        </w:rPr>
        <w:t>s</w:t>
      </w:r>
      <w:r>
        <w:rPr>
          <w:spacing w:val="1"/>
          <w:u w:val="none"/>
        </w:rPr>
        <w:t>h</w:t>
      </w:r>
      <w:r>
        <w:rPr>
          <w:u w:val="none"/>
        </w:rPr>
        <w:t>all</w:t>
      </w:r>
      <w:r>
        <w:rPr>
          <w:spacing w:val="33"/>
          <w:u w:val="none"/>
        </w:rPr>
        <w:t xml:space="preserve"> </w:t>
      </w:r>
      <w:r>
        <w:rPr>
          <w:spacing w:val="1"/>
          <w:u w:val="none"/>
        </w:rPr>
        <w:t>d</w:t>
      </w:r>
      <w:r>
        <w:rPr>
          <w:u w:val="none"/>
        </w:rPr>
        <w:t>e</w:t>
      </w:r>
      <w:r>
        <w:rPr>
          <w:spacing w:val="1"/>
          <w:u w:val="none"/>
        </w:rPr>
        <w:t>vo</w:t>
      </w:r>
      <w:r>
        <w:rPr>
          <w:u w:val="none"/>
        </w:rPr>
        <w:t>te</w:t>
      </w:r>
      <w:r>
        <w:rPr>
          <w:spacing w:val="33"/>
          <w:u w:val="none"/>
        </w:rPr>
        <w:t xml:space="preserve"> </w:t>
      </w:r>
      <w:r>
        <w:rPr>
          <w:u w:val="none"/>
        </w:rPr>
        <w:t>itself</w:t>
      </w:r>
      <w:r>
        <w:rPr>
          <w:spacing w:val="32"/>
          <w:u w:val="none"/>
        </w:rPr>
        <w:t xml:space="preserve"> </w:t>
      </w:r>
      <w:r>
        <w:rPr>
          <w:u w:val="none"/>
        </w:rPr>
        <w:t>to</w:t>
      </w:r>
      <w:r>
        <w:rPr>
          <w:spacing w:val="34"/>
          <w:u w:val="none"/>
        </w:rPr>
        <w:t xml:space="preserve"> </w:t>
      </w:r>
      <w:r>
        <w:rPr>
          <w:u w:val="none"/>
        </w:rPr>
        <w:t>t</w:t>
      </w:r>
      <w:r>
        <w:rPr>
          <w:spacing w:val="1"/>
          <w:u w:val="none"/>
        </w:rPr>
        <w:t>h</w:t>
      </w:r>
      <w:r>
        <w:rPr>
          <w:u w:val="none"/>
        </w:rPr>
        <w:t>e</w:t>
      </w:r>
      <w:r>
        <w:rPr>
          <w:spacing w:val="33"/>
          <w:u w:val="none"/>
        </w:rPr>
        <w:t xml:space="preserve"> </w:t>
      </w:r>
      <w:r>
        <w:rPr>
          <w:spacing w:val="1"/>
          <w:u w:val="none"/>
        </w:rPr>
        <w:t>bu</w:t>
      </w:r>
      <w:r>
        <w:rPr>
          <w:u w:val="none"/>
        </w:rPr>
        <w:t>si</w:t>
      </w:r>
      <w:r>
        <w:rPr>
          <w:spacing w:val="1"/>
          <w:u w:val="none"/>
        </w:rPr>
        <w:t>n</w:t>
      </w:r>
      <w:r>
        <w:rPr>
          <w:u w:val="none"/>
        </w:rPr>
        <w:t>ess</w:t>
      </w:r>
      <w:r>
        <w:rPr>
          <w:spacing w:val="33"/>
          <w:u w:val="none"/>
        </w:rPr>
        <w:t xml:space="preserve"> </w:t>
      </w:r>
      <w:r>
        <w:rPr>
          <w:spacing w:val="1"/>
          <w:u w:val="none"/>
        </w:rPr>
        <w:t>o</w:t>
      </w:r>
      <w:r>
        <w:rPr>
          <w:u w:val="none"/>
        </w:rPr>
        <w:t>f</w:t>
      </w:r>
      <w:r>
        <w:rPr>
          <w:spacing w:val="32"/>
          <w:u w:val="none"/>
        </w:rPr>
        <w:t xml:space="preserve"> </w:t>
      </w:r>
      <w:r>
        <w:rPr>
          <w:u w:val="none"/>
        </w:rPr>
        <w:t>t</w:t>
      </w:r>
      <w:r>
        <w:rPr>
          <w:spacing w:val="1"/>
          <w:u w:val="none"/>
        </w:rPr>
        <w:t>h</w:t>
      </w:r>
      <w:r>
        <w:rPr>
          <w:u w:val="none"/>
        </w:rPr>
        <w:t>e</w:t>
      </w:r>
      <w:r>
        <w:rPr>
          <w:spacing w:val="3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s</w:t>
      </w:r>
      <w:r>
        <w:rPr>
          <w:spacing w:val="1"/>
          <w:u w:val="none"/>
        </w:rPr>
        <w:t>o</w:t>
      </w:r>
      <w:r>
        <w:rPr>
          <w:u w:val="none"/>
        </w:rPr>
        <w:t>lely</w:t>
      </w:r>
      <w:r>
        <w:rPr>
          <w:spacing w:val="33"/>
          <w:u w:val="none"/>
        </w:rPr>
        <w:t xml:space="preserve"> </w:t>
      </w:r>
      <w:r>
        <w:rPr>
          <w:u w:val="none"/>
        </w:rPr>
        <w:t>to</w:t>
      </w:r>
      <w:r>
        <w:rPr>
          <w:w w:val="102"/>
          <w:u w:val="none"/>
        </w:rPr>
        <w:t xml:space="preserve"> </w:t>
      </w:r>
      <w:r>
        <w:rPr>
          <w:u w:val="none"/>
        </w:rPr>
        <w:t>t</w:t>
      </w:r>
      <w:r>
        <w:rPr>
          <w:spacing w:val="1"/>
          <w:u w:val="none"/>
        </w:rPr>
        <w:t>h</w:t>
      </w:r>
      <w:r>
        <w:rPr>
          <w:u w:val="none"/>
        </w:rPr>
        <w:t>e</w:t>
      </w:r>
      <w:r>
        <w:rPr>
          <w:spacing w:val="16"/>
          <w:u w:val="none"/>
        </w:rPr>
        <w:t xml:space="preserve"> </w:t>
      </w:r>
      <w:r>
        <w:rPr>
          <w:u w:val="none"/>
        </w:rPr>
        <w:t>extent</w:t>
      </w:r>
      <w:r>
        <w:rPr>
          <w:spacing w:val="15"/>
          <w:u w:val="none"/>
        </w:rPr>
        <w:t xml:space="preserve"> </w:t>
      </w:r>
      <w:r>
        <w:rPr>
          <w:u w:val="none"/>
        </w:rPr>
        <w:t>t</w:t>
      </w:r>
      <w:r>
        <w:rPr>
          <w:spacing w:val="1"/>
          <w:u w:val="none"/>
        </w:rPr>
        <w:t>h</w:t>
      </w:r>
      <w:r>
        <w:rPr>
          <w:u w:val="none"/>
        </w:rPr>
        <w:t>at</w:t>
      </w:r>
      <w:r>
        <w:rPr>
          <w:spacing w:val="15"/>
          <w:u w:val="none"/>
        </w:rPr>
        <w:t xml:space="preserve"> </w:t>
      </w:r>
      <w:r>
        <w:rPr>
          <w:u w:val="none"/>
        </w:rPr>
        <w:t>it,</w:t>
      </w:r>
      <w:r>
        <w:rPr>
          <w:spacing w:val="15"/>
          <w:u w:val="none"/>
        </w:rPr>
        <w:t xml:space="preserve"> </w:t>
      </w:r>
      <w:r>
        <w:rPr>
          <w:u w:val="none"/>
        </w:rPr>
        <w:t>in</w:t>
      </w:r>
      <w:r>
        <w:rPr>
          <w:spacing w:val="16"/>
          <w:u w:val="none"/>
        </w:rPr>
        <w:t xml:space="preserve"> </w:t>
      </w:r>
      <w:r>
        <w:rPr>
          <w:u w:val="none"/>
        </w:rPr>
        <w:t>its</w:t>
      </w:r>
      <w:r>
        <w:rPr>
          <w:spacing w:val="16"/>
          <w:u w:val="none"/>
        </w:rPr>
        <w:t xml:space="preserve"> </w:t>
      </w:r>
      <w:r>
        <w:rPr>
          <w:u w:val="none"/>
        </w:rPr>
        <w:t>sole</w:t>
      </w:r>
      <w:r>
        <w:rPr>
          <w:spacing w:val="16"/>
          <w:u w:val="none"/>
        </w:rPr>
        <w:t xml:space="preserve"> </w:t>
      </w:r>
      <w:r>
        <w:rPr>
          <w:u w:val="none"/>
        </w:rPr>
        <w:t>and</w:t>
      </w:r>
      <w:r>
        <w:rPr>
          <w:spacing w:val="17"/>
          <w:u w:val="none"/>
        </w:rPr>
        <w:t xml:space="preserve"> </w:t>
      </w:r>
      <w:r>
        <w:rPr>
          <w:u w:val="none"/>
        </w:rPr>
        <w:t>absol</w:t>
      </w:r>
      <w:r>
        <w:rPr>
          <w:spacing w:val="1"/>
          <w:u w:val="none"/>
        </w:rPr>
        <w:t>u</w:t>
      </w:r>
      <w:r>
        <w:rPr>
          <w:u w:val="none"/>
        </w:rPr>
        <w:t>te</w:t>
      </w:r>
      <w:r>
        <w:rPr>
          <w:spacing w:val="16"/>
          <w:u w:val="none"/>
        </w:rPr>
        <w:t xml:space="preserve"> </w:t>
      </w:r>
      <w:r>
        <w:rPr>
          <w:u w:val="none"/>
        </w:rPr>
        <w:t>discreti</w:t>
      </w:r>
      <w:r>
        <w:rPr>
          <w:spacing w:val="1"/>
          <w:u w:val="none"/>
        </w:rPr>
        <w:t>o</w:t>
      </w:r>
      <w:r>
        <w:rPr>
          <w:u w:val="none"/>
        </w:rPr>
        <w:t>n,</w:t>
      </w:r>
      <w:r>
        <w:rPr>
          <w:spacing w:val="1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es</w:t>
      </w:r>
      <w:r>
        <w:rPr>
          <w:spacing w:val="16"/>
          <w:u w:val="none"/>
        </w:rPr>
        <w:t xml:space="preserve"> </w:t>
      </w:r>
      <w:r>
        <w:rPr>
          <w:u w:val="none"/>
        </w:rPr>
        <w:t>is</w:t>
      </w:r>
      <w:r>
        <w:rPr>
          <w:spacing w:val="16"/>
          <w:u w:val="none"/>
        </w:rPr>
        <w:t xml:space="preserve"> </w:t>
      </w:r>
      <w:r>
        <w:rPr>
          <w:spacing w:val="1"/>
          <w:u w:val="none"/>
        </w:rPr>
        <w:t>n</w:t>
      </w:r>
      <w:r>
        <w:rPr>
          <w:u w:val="none"/>
        </w:rPr>
        <w:t>ecessary</w:t>
      </w:r>
      <w:r>
        <w:rPr>
          <w:spacing w:val="17"/>
          <w:u w:val="none"/>
        </w:rPr>
        <w:t xml:space="preserve"> </w:t>
      </w:r>
      <w:r>
        <w:rPr>
          <w:u w:val="none"/>
        </w:rPr>
        <w:t>to</w:t>
      </w:r>
      <w:r>
        <w:rPr>
          <w:spacing w:val="16"/>
          <w:u w:val="none"/>
        </w:rPr>
        <w:t xml:space="preserve"> </w:t>
      </w:r>
      <w:r>
        <w:rPr>
          <w:u w:val="none"/>
        </w:rPr>
        <w:t>carry</w:t>
      </w:r>
      <w:r>
        <w:rPr>
          <w:spacing w:val="15"/>
          <w:u w:val="none"/>
        </w:rPr>
        <w:t xml:space="preserve"> </w:t>
      </w:r>
      <w:r>
        <w:rPr>
          <w:spacing w:val="1"/>
          <w:u w:val="none"/>
        </w:rPr>
        <w:t>o</w:t>
      </w:r>
      <w:r>
        <w:rPr>
          <w:u w:val="none"/>
        </w:rPr>
        <w:t>n</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bu</w:t>
      </w:r>
      <w:r>
        <w:rPr>
          <w:u w:val="none"/>
        </w:rPr>
        <w:t>si</w:t>
      </w:r>
      <w:r>
        <w:rPr>
          <w:spacing w:val="1"/>
          <w:u w:val="none"/>
        </w:rPr>
        <w:t>n</w:t>
      </w:r>
      <w:r>
        <w:rPr>
          <w:u w:val="none"/>
        </w:rPr>
        <w:t>ess</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u w:val="none"/>
        </w:rPr>
        <w:t>in</w:t>
      </w:r>
      <w:r>
        <w:rPr>
          <w:spacing w:val="22"/>
          <w:u w:val="none"/>
        </w:rPr>
        <w:t xml:space="preserve"> </w:t>
      </w:r>
      <w:r>
        <w:rPr>
          <w:u w:val="none"/>
        </w:rPr>
        <w:t>an</w:t>
      </w:r>
      <w:r>
        <w:rPr>
          <w:spacing w:val="23"/>
          <w:u w:val="none"/>
        </w:rPr>
        <w:t xml:space="preserve"> </w:t>
      </w:r>
      <w:r>
        <w:rPr>
          <w:u w:val="none"/>
        </w:rPr>
        <w:t>efficie</w:t>
      </w:r>
      <w:r>
        <w:rPr>
          <w:spacing w:val="1"/>
          <w:u w:val="none"/>
        </w:rPr>
        <w:t>n</w:t>
      </w:r>
      <w:r>
        <w:rPr>
          <w:u w:val="none"/>
        </w:rPr>
        <w:t>t</w:t>
      </w:r>
      <w:r>
        <w:rPr>
          <w:spacing w:val="21"/>
          <w:u w:val="none"/>
        </w:rPr>
        <w:t xml:space="preserve"> </w:t>
      </w:r>
      <w:r>
        <w:rPr>
          <w:spacing w:val="2"/>
          <w:u w:val="none"/>
        </w:rPr>
        <w:t>m</w:t>
      </w:r>
      <w:r>
        <w:rPr>
          <w:u w:val="none"/>
        </w:rPr>
        <w:t>a</w:t>
      </w:r>
      <w:r>
        <w:rPr>
          <w:spacing w:val="1"/>
          <w:u w:val="none"/>
        </w:rPr>
        <w:t>nn</w:t>
      </w:r>
      <w:r>
        <w:rPr>
          <w:u w:val="none"/>
        </w:rPr>
        <w:t>er.</w:t>
      </w:r>
    </w:p>
    <w:p w14:paraId="2FDFD56C" w14:textId="77777777" w:rsidR="000C19C9" w:rsidRDefault="000C19C9">
      <w:pPr>
        <w:spacing w:before="2" w:line="240" w:lineRule="exact"/>
        <w:rPr>
          <w:sz w:val="24"/>
          <w:szCs w:val="24"/>
        </w:rPr>
      </w:pPr>
    </w:p>
    <w:p w14:paraId="390B54B8" w14:textId="77777777" w:rsidR="000C19C9" w:rsidRDefault="00D3642A">
      <w:pPr>
        <w:pStyle w:val="BodyText"/>
        <w:numPr>
          <w:ilvl w:val="1"/>
          <w:numId w:val="8"/>
        </w:numPr>
        <w:tabs>
          <w:tab w:val="left" w:pos="1544"/>
        </w:tabs>
        <w:spacing w:line="250" w:lineRule="auto"/>
        <w:ind w:right="114" w:firstLine="720"/>
        <w:jc w:val="both"/>
        <w:rPr>
          <w:u w:val="none"/>
        </w:rPr>
      </w:pPr>
      <w:r>
        <w:rPr>
          <w:spacing w:val="1"/>
          <w:u w:color="000000"/>
        </w:rPr>
        <w:t>RESTR</w:t>
      </w:r>
      <w:r>
        <w:rPr>
          <w:u w:color="000000"/>
        </w:rPr>
        <w:t>I</w:t>
      </w:r>
      <w:r>
        <w:rPr>
          <w:spacing w:val="1"/>
          <w:u w:color="000000"/>
        </w:rPr>
        <w:t>CT</w:t>
      </w:r>
      <w:r>
        <w:rPr>
          <w:u w:color="000000"/>
        </w:rPr>
        <w:t>I</w:t>
      </w:r>
      <w:r>
        <w:rPr>
          <w:spacing w:val="1"/>
          <w:u w:color="000000"/>
        </w:rPr>
        <w:t>O</w:t>
      </w:r>
      <w:r>
        <w:rPr>
          <w:u w:color="000000"/>
        </w:rPr>
        <w:t>N</w:t>
      </w:r>
      <w:r>
        <w:rPr>
          <w:spacing w:val="25"/>
          <w:u w:color="000000"/>
        </w:rPr>
        <w:t xml:space="preserve"> </w:t>
      </w:r>
      <w:r>
        <w:rPr>
          <w:spacing w:val="1"/>
          <w:u w:color="000000"/>
        </w:rPr>
        <w:t>O</w:t>
      </w:r>
      <w:r>
        <w:rPr>
          <w:u w:color="000000"/>
        </w:rPr>
        <w:t>N</w:t>
      </w:r>
      <w:r>
        <w:rPr>
          <w:spacing w:val="26"/>
          <w:u w:color="000000"/>
        </w:rPr>
        <w:t xml:space="preserve"> </w:t>
      </w:r>
      <w:r>
        <w:rPr>
          <w:spacing w:val="1"/>
          <w:u w:color="000000"/>
        </w:rPr>
        <w:t>PO</w:t>
      </w:r>
      <w:r>
        <w:rPr>
          <w:spacing w:val="2"/>
          <w:u w:color="000000"/>
        </w:rPr>
        <w:t>W</w:t>
      </w:r>
      <w:r>
        <w:rPr>
          <w:spacing w:val="1"/>
          <w:u w:color="000000"/>
        </w:rPr>
        <w:t>E</w:t>
      </w:r>
      <w:r>
        <w:rPr>
          <w:u w:color="000000"/>
        </w:rPr>
        <w:t>R</w:t>
      </w:r>
      <w:r>
        <w:rPr>
          <w:spacing w:val="25"/>
          <w:u w:color="000000"/>
        </w:rPr>
        <w:t xml:space="preserve"> </w:t>
      </w:r>
      <w:r>
        <w:rPr>
          <w:spacing w:val="1"/>
          <w:u w:color="000000"/>
        </w:rPr>
        <w:t>O</w:t>
      </w:r>
      <w:r>
        <w:rPr>
          <w:u w:color="000000"/>
        </w:rPr>
        <w:t>F</w:t>
      </w:r>
      <w:r>
        <w:rPr>
          <w:spacing w:val="26"/>
          <w:u w:color="000000"/>
        </w:rPr>
        <w:t xml:space="preserve"> </w:t>
      </w:r>
      <w:r>
        <w:rPr>
          <w:spacing w:val="2"/>
          <w:u w:color="000000"/>
        </w:rPr>
        <w:t>M</w:t>
      </w:r>
      <w:r>
        <w:rPr>
          <w:spacing w:val="1"/>
          <w:u w:color="000000"/>
        </w:rPr>
        <w:t>ANAG</w:t>
      </w:r>
      <w:r>
        <w:rPr>
          <w:u w:color="000000"/>
        </w:rPr>
        <w:t>I</w:t>
      </w:r>
      <w:r>
        <w:rPr>
          <w:spacing w:val="1"/>
          <w:u w:color="000000"/>
        </w:rPr>
        <w:t>N</w:t>
      </w:r>
      <w:r>
        <w:rPr>
          <w:u w:color="000000"/>
        </w:rPr>
        <w:t>G</w:t>
      </w:r>
      <w:r>
        <w:rPr>
          <w:spacing w:val="27"/>
          <w:u w:color="000000"/>
        </w:rPr>
        <w:t xml:space="preserve"> </w:t>
      </w:r>
      <w:r>
        <w:rPr>
          <w:spacing w:val="2"/>
          <w:u w:color="000000"/>
        </w:rPr>
        <w:t>M</w:t>
      </w:r>
      <w:r>
        <w:rPr>
          <w:spacing w:val="1"/>
          <w:u w:color="000000"/>
        </w:rPr>
        <w:t>E</w:t>
      </w:r>
      <w:r>
        <w:rPr>
          <w:spacing w:val="2"/>
          <w:u w:color="000000"/>
        </w:rPr>
        <w:t>M</w:t>
      </w:r>
      <w:r>
        <w:rPr>
          <w:spacing w:val="1"/>
          <w:u w:color="000000"/>
        </w:rPr>
        <w:t>BER</w:t>
      </w:r>
      <w:r>
        <w:rPr>
          <w:u w:val="none"/>
        </w:rPr>
        <w:t>.</w:t>
      </w:r>
      <w:r>
        <w:rPr>
          <w:spacing w:val="24"/>
          <w:u w:val="none"/>
        </w:rPr>
        <w:t xml:space="preserve"> </w:t>
      </w:r>
      <w:r>
        <w:rPr>
          <w:spacing w:val="1"/>
          <w:u w:val="none"/>
        </w:rPr>
        <w:t>Th</w:t>
      </w:r>
      <w:r>
        <w:rPr>
          <w:u w:val="none"/>
        </w:rPr>
        <w:t>e</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spacing w:val="2"/>
          <w:u w:val="none"/>
        </w:rPr>
        <w:t>m</w:t>
      </w:r>
      <w:r>
        <w:rPr>
          <w:u w:val="none"/>
        </w:rPr>
        <w:t>ay</w:t>
      </w:r>
      <w:r>
        <w:rPr>
          <w:w w:val="102"/>
          <w:u w:val="none"/>
        </w:rPr>
        <w:t xml:space="preserve"> </w:t>
      </w:r>
      <w:r>
        <w:rPr>
          <w:spacing w:val="1"/>
          <w:u w:val="none"/>
        </w:rPr>
        <w:t>no</w:t>
      </w:r>
      <w:r>
        <w:rPr>
          <w:u w:val="none"/>
        </w:rPr>
        <w:t>t</w:t>
      </w:r>
      <w:r>
        <w:rPr>
          <w:spacing w:val="35"/>
          <w:u w:val="none"/>
        </w:rPr>
        <w:t xml:space="preserve"> </w:t>
      </w:r>
      <w:r>
        <w:rPr>
          <w:spacing w:val="1"/>
          <w:u w:val="none"/>
        </w:rPr>
        <w:t>d</w:t>
      </w:r>
      <w:r>
        <w:rPr>
          <w:u w:val="none"/>
        </w:rPr>
        <w:t>o</w:t>
      </w:r>
      <w:r>
        <w:rPr>
          <w:spacing w:val="38"/>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37"/>
          <w:u w:val="none"/>
        </w:rPr>
        <w:t xml:space="preserve"> </w:t>
      </w:r>
      <w:r>
        <w:rPr>
          <w:u w:val="none"/>
        </w:rPr>
        <w:t>in</w:t>
      </w:r>
      <w:r>
        <w:rPr>
          <w:spacing w:val="37"/>
          <w:u w:val="none"/>
        </w:rPr>
        <w:t xml:space="preserve"> </w:t>
      </w:r>
      <w:r>
        <w:rPr>
          <w:u w:val="none"/>
        </w:rPr>
        <w:t>c</w:t>
      </w:r>
      <w:r>
        <w:rPr>
          <w:spacing w:val="1"/>
          <w:u w:val="none"/>
        </w:rPr>
        <w:t>on</w:t>
      </w:r>
      <w:r>
        <w:rPr>
          <w:u w:val="none"/>
        </w:rPr>
        <w:t>tra</w:t>
      </w:r>
      <w:r>
        <w:rPr>
          <w:spacing w:val="1"/>
          <w:u w:val="none"/>
        </w:rPr>
        <w:t>v</w:t>
      </w:r>
      <w:r>
        <w:rPr>
          <w:u w:val="none"/>
        </w:rPr>
        <w:t>e</w:t>
      </w:r>
      <w:r>
        <w:rPr>
          <w:spacing w:val="1"/>
          <w:u w:val="none"/>
        </w:rPr>
        <w:t>n</w:t>
      </w:r>
      <w:r>
        <w:rPr>
          <w:u w:val="none"/>
        </w:rPr>
        <w:t>ti</w:t>
      </w:r>
      <w:r>
        <w:rPr>
          <w:spacing w:val="1"/>
          <w:u w:val="none"/>
        </w:rPr>
        <w:t>o</w:t>
      </w:r>
      <w:r>
        <w:rPr>
          <w:u w:val="none"/>
        </w:rPr>
        <w:t>n</w:t>
      </w:r>
      <w:r>
        <w:rPr>
          <w:spacing w:val="37"/>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6"/>
          <w:u w:val="none"/>
        </w:rPr>
        <w:t xml:space="preserve"> </w:t>
      </w:r>
      <w:r>
        <w:rPr>
          <w:spacing w:val="1"/>
          <w:u w:val="none"/>
        </w:rPr>
        <w:t>o</w:t>
      </w:r>
      <w:r>
        <w:rPr>
          <w:u w:val="none"/>
        </w:rPr>
        <w:t>r</w:t>
      </w:r>
      <w:r>
        <w:rPr>
          <w:spacing w:val="36"/>
          <w:u w:val="none"/>
        </w:rPr>
        <w:t xml:space="preserve"> </w:t>
      </w:r>
      <w:r>
        <w:rPr>
          <w:spacing w:val="1"/>
          <w:u w:val="none"/>
        </w:rPr>
        <w:t>wh</w:t>
      </w:r>
      <w:r>
        <w:rPr>
          <w:u w:val="none"/>
        </w:rPr>
        <w:t>ich</w:t>
      </w:r>
      <w:r>
        <w:rPr>
          <w:spacing w:val="37"/>
          <w:u w:val="none"/>
        </w:rPr>
        <w:t xml:space="preserve"> </w:t>
      </w:r>
      <w:r>
        <w:rPr>
          <w:spacing w:val="1"/>
          <w:u w:val="none"/>
        </w:rPr>
        <w:t>wou</w:t>
      </w:r>
      <w:r>
        <w:rPr>
          <w:u w:val="none"/>
        </w:rPr>
        <w:t>ld</w:t>
      </w:r>
      <w:r>
        <w:rPr>
          <w:spacing w:val="37"/>
          <w:u w:val="none"/>
        </w:rPr>
        <w:t xml:space="preserve"> </w:t>
      </w:r>
      <w:r>
        <w:rPr>
          <w:spacing w:val="2"/>
          <w:u w:val="none"/>
        </w:rPr>
        <w:t>m</w:t>
      </w:r>
      <w:r>
        <w:rPr>
          <w:u w:val="none"/>
        </w:rPr>
        <w:t>a</w:t>
      </w:r>
      <w:r>
        <w:rPr>
          <w:spacing w:val="1"/>
          <w:u w:val="none"/>
        </w:rPr>
        <w:t>k</w:t>
      </w:r>
      <w:r>
        <w:rPr>
          <w:u w:val="none"/>
        </w:rPr>
        <w:t>e</w:t>
      </w:r>
      <w:r>
        <w:rPr>
          <w:spacing w:val="37"/>
          <w:u w:val="none"/>
        </w:rPr>
        <w:t xml:space="preserve"> </w:t>
      </w:r>
      <w:r>
        <w:rPr>
          <w:u w:val="none"/>
        </w:rPr>
        <w:t>it</w:t>
      </w:r>
      <w:r>
        <w:rPr>
          <w:spacing w:val="36"/>
          <w:u w:val="none"/>
        </w:rPr>
        <w:t xml:space="preserve"> </w:t>
      </w:r>
      <w:r>
        <w:rPr>
          <w:u w:val="none"/>
        </w:rPr>
        <w:t>i</w:t>
      </w:r>
      <w:r>
        <w:rPr>
          <w:spacing w:val="2"/>
          <w:u w:val="none"/>
        </w:rPr>
        <w:t>m</w:t>
      </w:r>
      <w:r>
        <w:rPr>
          <w:u w:val="none"/>
        </w:rPr>
        <w:t>possi</w:t>
      </w:r>
      <w:r>
        <w:rPr>
          <w:spacing w:val="1"/>
          <w:u w:val="none"/>
        </w:rPr>
        <w:t>b</w:t>
      </w:r>
      <w:r>
        <w:rPr>
          <w:u w:val="none"/>
        </w:rPr>
        <w:t>le</w:t>
      </w:r>
      <w:r>
        <w:rPr>
          <w:spacing w:val="37"/>
          <w:u w:val="none"/>
        </w:rPr>
        <w:t xml:space="preserve"> </w:t>
      </w:r>
      <w:r>
        <w:rPr>
          <w:u w:val="none"/>
        </w:rPr>
        <w:t>to</w:t>
      </w:r>
      <w:r>
        <w:rPr>
          <w:spacing w:val="37"/>
          <w:u w:val="none"/>
        </w:rPr>
        <w:t xml:space="preserve"> </w:t>
      </w:r>
      <w:r>
        <w:rPr>
          <w:u w:val="none"/>
        </w:rPr>
        <w:t>carry</w:t>
      </w:r>
      <w:r>
        <w:rPr>
          <w:spacing w:val="39"/>
          <w:u w:val="none"/>
        </w:rPr>
        <w:t xml:space="preserve"> </w:t>
      </w:r>
      <w:r>
        <w:rPr>
          <w:spacing w:val="1"/>
          <w:u w:val="none"/>
        </w:rPr>
        <w:t>o</w:t>
      </w:r>
      <w:r>
        <w:rPr>
          <w:u w:val="none"/>
        </w:rPr>
        <w:t>n</w:t>
      </w:r>
      <w:r>
        <w:rPr>
          <w:spacing w:val="37"/>
          <w:u w:val="none"/>
        </w:rPr>
        <w:t xml:space="preserve"> </w:t>
      </w:r>
      <w:r>
        <w:rPr>
          <w:u w:val="none"/>
        </w:rPr>
        <w:t>t</w:t>
      </w:r>
      <w:r>
        <w:rPr>
          <w:spacing w:val="1"/>
          <w:u w:val="none"/>
        </w:rPr>
        <w:t>he</w:t>
      </w:r>
      <w:r>
        <w:rPr>
          <w:spacing w:val="2"/>
          <w:w w:val="102"/>
          <w:u w:val="none"/>
        </w:rPr>
        <w:t xml:space="preserve"> </w:t>
      </w:r>
      <w:r>
        <w:rPr>
          <w:spacing w:val="1"/>
          <w:u w:val="none"/>
        </w:rPr>
        <w:t>o</w:t>
      </w:r>
      <w:r>
        <w:rPr>
          <w:u w:val="none"/>
        </w:rPr>
        <w:t>r</w:t>
      </w:r>
      <w:r>
        <w:rPr>
          <w:spacing w:val="1"/>
          <w:u w:val="none"/>
        </w:rPr>
        <w:t>d</w:t>
      </w:r>
      <w:r>
        <w:rPr>
          <w:u w:val="none"/>
        </w:rPr>
        <w:t>i</w:t>
      </w:r>
      <w:r>
        <w:rPr>
          <w:spacing w:val="1"/>
          <w:u w:val="none"/>
        </w:rPr>
        <w:t>n</w:t>
      </w:r>
      <w:r>
        <w:rPr>
          <w:u w:val="none"/>
        </w:rPr>
        <w:t>ary</w:t>
      </w:r>
      <w:r>
        <w:rPr>
          <w:spacing w:val="23"/>
          <w:u w:val="none"/>
        </w:rPr>
        <w:t xml:space="preserve"> </w:t>
      </w:r>
      <w:r>
        <w:rPr>
          <w:spacing w:val="1"/>
          <w:u w:val="none"/>
        </w:rPr>
        <w:t>bu</w:t>
      </w:r>
      <w:r>
        <w:rPr>
          <w:u w:val="none"/>
        </w:rPr>
        <w:t>si</w:t>
      </w:r>
      <w:r>
        <w:rPr>
          <w:spacing w:val="1"/>
          <w:u w:val="none"/>
        </w:rPr>
        <w:t>n</w:t>
      </w:r>
      <w:r>
        <w:rPr>
          <w:u w:val="none"/>
        </w:rPr>
        <w:t>ess</w:t>
      </w:r>
      <w:r>
        <w:rPr>
          <w:spacing w:val="23"/>
          <w:u w:val="none"/>
        </w:rPr>
        <w:t xml:space="preserve"> </w:t>
      </w:r>
      <w:r>
        <w:rPr>
          <w:spacing w:val="1"/>
          <w:u w:val="none"/>
        </w:rPr>
        <w:t>o</w:t>
      </w:r>
      <w:r>
        <w:rPr>
          <w:u w:val="none"/>
        </w:rPr>
        <w:t>f</w:t>
      </w:r>
      <w:r>
        <w:rPr>
          <w:spacing w:val="22"/>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
    <w:p w14:paraId="02BDF170" w14:textId="77777777" w:rsidR="000C19C9" w:rsidRDefault="000C19C9">
      <w:pPr>
        <w:spacing w:before="3" w:line="240" w:lineRule="exact"/>
        <w:rPr>
          <w:sz w:val="24"/>
          <w:szCs w:val="24"/>
        </w:rPr>
      </w:pPr>
    </w:p>
    <w:p w14:paraId="4BE3F9F4"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CO</w:t>
      </w:r>
      <w:r>
        <w:rPr>
          <w:spacing w:val="2"/>
          <w:u w:color="000000"/>
        </w:rPr>
        <w:t>M</w:t>
      </w:r>
      <w:r>
        <w:rPr>
          <w:spacing w:val="1"/>
          <w:u w:color="000000"/>
        </w:rPr>
        <w:t>PAN</w:t>
      </w:r>
      <w:r>
        <w:rPr>
          <w:u w:color="000000"/>
        </w:rPr>
        <w:t>Y</w:t>
      </w:r>
      <w:r>
        <w:rPr>
          <w:spacing w:val="45"/>
          <w:u w:color="000000"/>
        </w:rPr>
        <w:t xml:space="preserve"> </w:t>
      </w:r>
      <w:r>
        <w:rPr>
          <w:spacing w:val="1"/>
          <w:u w:color="000000"/>
        </w:rPr>
        <w:t>FUNDS</w:t>
      </w:r>
      <w:r>
        <w:rPr>
          <w:u w:val="none"/>
        </w:rPr>
        <w:t>.</w:t>
      </w:r>
      <w:r>
        <w:rPr>
          <w:spacing w:val="4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5"/>
          <w:u w:val="none"/>
        </w:rPr>
        <w:t xml:space="preserve"> </w:t>
      </w:r>
      <w:r>
        <w:rPr>
          <w:u w:val="none"/>
        </w:rPr>
        <w:t>f</w:t>
      </w:r>
      <w:r>
        <w:rPr>
          <w:spacing w:val="1"/>
          <w:u w:val="none"/>
        </w:rPr>
        <w:t>und</w:t>
      </w:r>
      <w:r>
        <w:rPr>
          <w:u w:val="none"/>
        </w:rPr>
        <w:t>s</w:t>
      </w:r>
      <w:r>
        <w:rPr>
          <w:spacing w:val="45"/>
          <w:u w:val="none"/>
        </w:rPr>
        <w:t xml:space="preserve"> </w:t>
      </w:r>
      <w:r>
        <w:rPr>
          <w:u w:val="none"/>
        </w:rPr>
        <w:t>s</w:t>
      </w:r>
      <w:r>
        <w:rPr>
          <w:spacing w:val="1"/>
          <w:u w:val="none"/>
        </w:rPr>
        <w:t>h</w:t>
      </w:r>
      <w:r>
        <w:rPr>
          <w:u w:val="none"/>
        </w:rPr>
        <w:t>all</w:t>
      </w:r>
      <w:r>
        <w:rPr>
          <w:spacing w:val="44"/>
          <w:u w:val="none"/>
        </w:rPr>
        <w:t xml:space="preserve"> </w:t>
      </w:r>
      <w:r>
        <w:rPr>
          <w:spacing w:val="1"/>
          <w:u w:val="none"/>
        </w:rPr>
        <w:t>b</w:t>
      </w:r>
      <w:r>
        <w:rPr>
          <w:u w:val="none"/>
        </w:rPr>
        <w:t>e</w:t>
      </w:r>
      <w:r>
        <w:rPr>
          <w:spacing w:val="45"/>
          <w:u w:val="none"/>
        </w:rPr>
        <w:t xml:space="preserve"> </w:t>
      </w:r>
      <w:r>
        <w:rPr>
          <w:spacing w:val="1"/>
          <w:u w:val="none"/>
        </w:rPr>
        <w:t>d</w:t>
      </w:r>
      <w:r>
        <w:rPr>
          <w:u w:val="none"/>
        </w:rPr>
        <w:t>e</w:t>
      </w:r>
      <w:r>
        <w:rPr>
          <w:spacing w:val="1"/>
          <w:u w:val="none"/>
        </w:rPr>
        <w:t>po</w:t>
      </w:r>
      <w:r>
        <w:rPr>
          <w:u w:val="none"/>
        </w:rPr>
        <w:t>sited</w:t>
      </w:r>
      <w:r>
        <w:rPr>
          <w:spacing w:val="45"/>
          <w:u w:val="none"/>
        </w:rPr>
        <w:t xml:space="preserve"> </w:t>
      </w:r>
      <w:r>
        <w:rPr>
          <w:spacing w:val="1"/>
          <w:u w:val="none"/>
        </w:rPr>
        <w:t>w</w:t>
      </w:r>
      <w:r>
        <w:rPr>
          <w:u w:val="none"/>
        </w:rPr>
        <w:t>ith</w:t>
      </w:r>
      <w:r>
        <w:rPr>
          <w:spacing w:val="45"/>
          <w:u w:val="none"/>
        </w:rPr>
        <w:t xml:space="preserve"> </w:t>
      </w:r>
      <w:r>
        <w:rPr>
          <w:u w:val="none"/>
        </w:rPr>
        <w:t>s</w:t>
      </w:r>
      <w:r>
        <w:rPr>
          <w:spacing w:val="1"/>
          <w:u w:val="none"/>
        </w:rPr>
        <w:t>u</w:t>
      </w:r>
      <w:r>
        <w:rPr>
          <w:u w:val="none"/>
        </w:rPr>
        <w:t>ch</w:t>
      </w:r>
      <w:r>
        <w:rPr>
          <w:spacing w:val="45"/>
          <w:u w:val="none"/>
        </w:rPr>
        <w:t xml:space="preserve"> </w:t>
      </w:r>
      <w:r>
        <w:rPr>
          <w:spacing w:val="1"/>
          <w:u w:val="none"/>
        </w:rPr>
        <w:t>b</w:t>
      </w:r>
      <w:r>
        <w:rPr>
          <w:u w:val="none"/>
        </w:rPr>
        <w:t>a</w:t>
      </w:r>
      <w:r>
        <w:rPr>
          <w:spacing w:val="1"/>
          <w:u w:val="none"/>
        </w:rPr>
        <w:t>nk</w:t>
      </w:r>
      <w:r>
        <w:rPr>
          <w:u w:val="none"/>
        </w:rPr>
        <w:t>i</w:t>
      </w:r>
      <w:r>
        <w:rPr>
          <w:spacing w:val="1"/>
          <w:u w:val="none"/>
        </w:rPr>
        <w:t>n</w:t>
      </w:r>
      <w:r>
        <w:rPr>
          <w:u w:val="none"/>
        </w:rPr>
        <w:t>g</w:t>
      </w:r>
      <w:r>
        <w:rPr>
          <w:spacing w:val="45"/>
          <w:u w:val="none"/>
        </w:rPr>
        <w:t xml:space="preserve"> </w:t>
      </w:r>
      <w:r>
        <w:rPr>
          <w:spacing w:val="1"/>
          <w:u w:val="none"/>
        </w:rPr>
        <w:t>o</w:t>
      </w:r>
      <w:r>
        <w:rPr>
          <w:u w:val="none"/>
        </w:rPr>
        <w:t>r</w:t>
      </w:r>
      <w:r>
        <w:rPr>
          <w:spacing w:val="44"/>
          <w:u w:val="none"/>
        </w:rPr>
        <w:t xml:space="preserve"> </w:t>
      </w:r>
      <w:r>
        <w:rPr>
          <w:u w:val="none"/>
        </w:rPr>
        <w:t>sa</w:t>
      </w:r>
      <w:r>
        <w:rPr>
          <w:spacing w:val="1"/>
          <w:u w:val="none"/>
        </w:rPr>
        <w:t>v</w:t>
      </w:r>
      <w:r>
        <w:rPr>
          <w:u w:val="none"/>
        </w:rPr>
        <w:t>i</w:t>
      </w:r>
      <w:r>
        <w:rPr>
          <w:spacing w:val="1"/>
          <w:u w:val="none"/>
        </w:rPr>
        <w:t>ng</w:t>
      </w:r>
      <w:r>
        <w:rPr>
          <w:u w:val="none"/>
        </w:rPr>
        <w:t>s</w:t>
      </w:r>
      <w:r>
        <w:rPr>
          <w:w w:val="102"/>
          <w:u w:val="none"/>
        </w:rPr>
        <w:t xml:space="preserve"> </w:t>
      </w:r>
      <w:r>
        <w:rPr>
          <w:u w:val="none"/>
        </w:rPr>
        <w:t>a</w:t>
      </w:r>
      <w:r>
        <w:rPr>
          <w:spacing w:val="1"/>
          <w:u w:val="none"/>
        </w:rPr>
        <w:t>n</w:t>
      </w:r>
      <w:r>
        <w:rPr>
          <w:u w:val="none"/>
        </w:rPr>
        <w:t>d</w:t>
      </w:r>
      <w:r>
        <w:rPr>
          <w:spacing w:val="24"/>
          <w:u w:val="none"/>
        </w:rPr>
        <w:t xml:space="preserve"> </w:t>
      </w:r>
      <w:r>
        <w:rPr>
          <w:u w:val="none"/>
        </w:rPr>
        <w:t>loan</w:t>
      </w:r>
      <w:r>
        <w:rPr>
          <w:spacing w:val="23"/>
          <w:u w:val="none"/>
        </w:rPr>
        <w:t xml:space="preserve"> </w:t>
      </w:r>
      <w:r>
        <w:rPr>
          <w:u w:val="none"/>
        </w:rPr>
        <w:t>i</w:t>
      </w:r>
      <w:r>
        <w:rPr>
          <w:spacing w:val="1"/>
          <w:u w:val="none"/>
        </w:rPr>
        <w:t>n</w:t>
      </w:r>
      <w:r>
        <w:rPr>
          <w:u w:val="none"/>
        </w:rPr>
        <w:t>stit</w:t>
      </w:r>
      <w:r>
        <w:rPr>
          <w:spacing w:val="1"/>
          <w:u w:val="none"/>
        </w:rPr>
        <w:t>u</w:t>
      </w:r>
      <w:r>
        <w:rPr>
          <w:u w:val="none"/>
        </w:rPr>
        <w:t>ti</w:t>
      </w:r>
      <w:r>
        <w:rPr>
          <w:spacing w:val="1"/>
          <w:u w:val="none"/>
        </w:rPr>
        <w:t>o</w:t>
      </w:r>
      <w:r>
        <w:rPr>
          <w:u w:val="none"/>
        </w:rPr>
        <w:t>ns</w:t>
      </w:r>
      <w:r>
        <w:rPr>
          <w:spacing w:val="23"/>
          <w:u w:val="none"/>
        </w:rPr>
        <w:t xml:space="preserve"> </w:t>
      </w:r>
      <w:r>
        <w:rPr>
          <w:u w:val="none"/>
        </w:rPr>
        <w:t>or</w:t>
      </w:r>
      <w:r>
        <w:rPr>
          <w:spacing w:val="23"/>
          <w:u w:val="none"/>
        </w:rPr>
        <w:t xml:space="preserve"> </w:t>
      </w:r>
      <w:r>
        <w:rPr>
          <w:u w:val="none"/>
        </w:rPr>
        <w:t>any</w:t>
      </w:r>
      <w:r>
        <w:rPr>
          <w:spacing w:val="23"/>
          <w:u w:val="none"/>
        </w:rPr>
        <w:t xml:space="preserve"> </w:t>
      </w:r>
      <w:r>
        <w:rPr>
          <w:u w:val="none"/>
        </w:rPr>
        <w:t>ot</w:t>
      </w:r>
      <w:r>
        <w:rPr>
          <w:spacing w:val="1"/>
          <w:u w:val="none"/>
        </w:rPr>
        <w:t>h</w:t>
      </w:r>
      <w:r>
        <w:rPr>
          <w:u w:val="none"/>
        </w:rPr>
        <w:t>er</w:t>
      </w:r>
      <w:r>
        <w:rPr>
          <w:spacing w:val="23"/>
          <w:u w:val="none"/>
        </w:rPr>
        <w:t xml:space="preserve"> </w:t>
      </w:r>
      <w:r>
        <w:rPr>
          <w:u w:val="none"/>
        </w:rPr>
        <w:t>si</w:t>
      </w:r>
      <w:r>
        <w:rPr>
          <w:spacing w:val="2"/>
          <w:u w:val="none"/>
        </w:rPr>
        <w:t>m</w:t>
      </w:r>
      <w:r>
        <w:rPr>
          <w:u w:val="none"/>
        </w:rPr>
        <w:t>ilarly</w:t>
      </w:r>
      <w:r>
        <w:rPr>
          <w:spacing w:val="24"/>
          <w:u w:val="none"/>
        </w:rPr>
        <w:t xml:space="preserve"> </w:t>
      </w:r>
      <w:r>
        <w:rPr>
          <w:u w:val="none"/>
        </w:rPr>
        <w:t>secure</w:t>
      </w:r>
      <w:r>
        <w:rPr>
          <w:spacing w:val="23"/>
          <w:u w:val="none"/>
        </w:rPr>
        <w:t xml:space="preserve"> </w:t>
      </w:r>
      <w:r>
        <w:rPr>
          <w:u w:val="none"/>
        </w:rPr>
        <w:t>and</w:t>
      </w:r>
      <w:r>
        <w:rPr>
          <w:spacing w:val="23"/>
          <w:u w:val="none"/>
        </w:rPr>
        <w:t xml:space="preserve"> </w:t>
      </w:r>
      <w:r>
        <w:rPr>
          <w:u w:val="none"/>
        </w:rPr>
        <w:t>reputable</w:t>
      </w:r>
      <w:r>
        <w:rPr>
          <w:spacing w:val="24"/>
          <w:u w:val="none"/>
        </w:rPr>
        <w:t xml:space="preserve"> </w:t>
      </w:r>
      <w:r>
        <w:rPr>
          <w:u w:val="none"/>
        </w:rPr>
        <w:t>fi</w:t>
      </w:r>
      <w:r>
        <w:rPr>
          <w:spacing w:val="1"/>
          <w:u w:val="none"/>
        </w:rPr>
        <w:t>n</w:t>
      </w:r>
      <w:r>
        <w:rPr>
          <w:u w:val="none"/>
        </w:rPr>
        <w:t>a</w:t>
      </w:r>
      <w:r>
        <w:rPr>
          <w:spacing w:val="1"/>
          <w:u w:val="none"/>
        </w:rPr>
        <w:t>n</w:t>
      </w:r>
      <w:r>
        <w:rPr>
          <w:u w:val="none"/>
        </w:rPr>
        <w:t>cial</w:t>
      </w:r>
      <w:r>
        <w:rPr>
          <w:spacing w:val="23"/>
          <w:u w:val="none"/>
        </w:rPr>
        <w:t xml:space="preserve"> </w:t>
      </w:r>
      <w:r>
        <w:rPr>
          <w:u w:val="none"/>
        </w:rPr>
        <w:t>institutions</w:t>
      </w:r>
      <w:r>
        <w:rPr>
          <w:spacing w:val="23"/>
          <w:u w:val="none"/>
        </w:rPr>
        <w:t xml:space="preserve"> </w:t>
      </w:r>
      <w:r>
        <w:rPr>
          <w:u w:val="none"/>
        </w:rPr>
        <w:t>or</w:t>
      </w:r>
      <w:r>
        <w:rPr>
          <w:spacing w:val="23"/>
          <w:u w:val="none"/>
        </w:rPr>
        <w:t xml:space="preserve"> </w:t>
      </w:r>
      <w:r>
        <w:rPr>
          <w:u w:val="none"/>
        </w:rPr>
        <w:t>brokera</w:t>
      </w:r>
      <w:r>
        <w:rPr>
          <w:spacing w:val="1"/>
          <w:u w:val="none"/>
        </w:rPr>
        <w:t>g</w:t>
      </w:r>
      <w:r>
        <w:rPr>
          <w:u w:val="none"/>
        </w:rPr>
        <w:t>e</w:t>
      </w:r>
      <w:r>
        <w:rPr>
          <w:w w:val="102"/>
          <w:u w:val="none"/>
        </w:rPr>
        <w:t xml:space="preserve"> </w:t>
      </w:r>
      <w:r>
        <w:rPr>
          <w:u w:val="none"/>
        </w:rPr>
        <w:t>c</w:t>
      </w:r>
      <w:r>
        <w:rPr>
          <w:spacing w:val="1"/>
          <w:u w:val="none"/>
        </w:rPr>
        <w:t>o</w:t>
      </w:r>
      <w:r>
        <w:rPr>
          <w:spacing w:val="2"/>
          <w:u w:val="none"/>
        </w:rPr>
        <w:t>m</w:t>
      </w:r>
      <w:r>
        <w:rPr>
          <w:u w:val="none"/>
        </w:rPr>
        <w:t>pa</w:t>
      </w:r>
      <w:r>
        <w:rPr>
          <w:spacing w:val="1"/>
          <w:u w:val="none"/>
        </w:rPr>
        <w:t>n</w:t>
      </w:r>
      <w:r>
        <w:rPr>
          <w:u w:val="none"/>
        </w:rPr>
        <w:t>ies</w:t>
      </w:r>
      <w:r>
        <w:rPr>
          <w:spacing w:val="10"/>
          <w:u w:val="none"/>
        </w:rPr>
        <w:t xml:space="preserve"> </w:t>
      </w:r>
      <w:r>
        <w:rPr>
          <w:u w:val="none"/>
        </w:rPr>
        <w:t>as</w:t>
      </w:r>
      <w:r>
        <w:rPr>
          <w:spacing w:val="10"/>
          <w:u w:val="none"/>
        </w:rPr>
        <w:t xml:space="preserve"> </w:t>
      </w:r>
      <w:r>
        <w:rPr>
          <w:u w:val="none"/>
        </w:rPr>
        <w:t>the</w:t>
      </w:r>
      <w:r>
        <w:rPr>
          <w:spacing w:val="1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1"/>
          <w:u w:val="none"/>
        </w:rPr>
        <w:t xml:space="preserve"> </w:t>
      </w:r>
      <w:r>
        <w:rPr>
          <w:u w:val="none"/>
        </w:rPr>
        <w:t>s</w:t>
      </w:r>
      <w:r>
        <w:rPr>
          <w:spacing w:val="1"/>
          <w:u w:val="none"/>
        </w:rPr>
        <w:t>h</w:t>
      </w:r>
      <w:r>
        <w:rPr>
          <w:u w:val="none"/>
        </w:rPr>
        <w:t>all</w:t>
      </w:r>
      <w:r>
        <w:rPr>
          <w:spacing w:val="9"/>
          <w:u w:val="none"/>
        </w:rPr>
        <w:t xml:space="preserve"> </w:t>
      </w:r>
      <w:r>
        <w:rPr>
          <w:u w:val="none"/>
        </w:rPr>
        <w:t>select,</w:t>
      </w:r>
      <w:r>
        <w:rPr>
          <w:spacing w:val="9"/>
          <w:u w:val="none"/>
        </w:rPr>
        <w:t xml:space="preserve"> </w:t>
      </w:r>
      <w:r>
        <w:rPr>
          <w:u w:val="none"/>
        </w:rPr>
        <w:t>a</w:t>
      </w:r>
      <w:r>
        <w:rPr>
          <w:spacing w:val="1"/>
          <w:u w:val="none"/>
        </w:rPr>
        <w:t>n</w:t>
      </w:r>
      <w:r>
        <w:rPr>
          <w:u w:val="none"/>
        </w:rPr>
        <w:t>d</w:t>
      </w:r>
      <w:r>
        <w:rPr>
          <w:spacing w:val="11"/>
          <w:u w:val="none"/>
        </w:rPr>
        <w:t xml:space="preserve"> </w:t>
      </w:r>
      <w:r>
        <w:rPr>
          <w:u w:val="none"/>
        </w:rPr>
        <w:t>s</w:t>
      </w:r>
      <w:r>
        <w:rPr>
          <w:spacing w:val="1"/>
          <w:u w:val="none"/>
        </w:rPr>
        <w:t>h</w:t>
      </w:r>
      <w:r>
        <w:rPr>
          <w:u w:val="none"/>
        </w:rPr>
        <w:t>all</w:t>
      </w:r>
      <w:r>
        <w:rPr>
          <w:spacing w:val="9"/>
          <w:u w:val="none"/>
        </w:rPr>
        <w:t xml:space="preserve"> </w:t>
      </w:r>
      <w:r>
        <w:rPr>
          <w:spacing w:val="1"/>
          <w:u w:val="none"/>
        </w:rPr>
        <w:t>b</w:t>
      </w:r>
      <w:r>
        <w:rPr>
          <w:u w:val="none"/>
        </w:rPr>
        <w:t>e</w:t>
      </w:r>
      <w:r>
        <w:rPr>
          <w:spacing w:val="10"/>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n</w:t>
      </w:r>
      <w:r>
        <w:rPr>
          <w:spacing w:val="11"/>
          <w:u w:val="none"/>
        </w:rPr>
        <w:t xml:space="preserve"> </w:t>
      </w:r>
      <w:r>
        <w:rPr>
          <w:spacing w:val="1"/>
          <w:u w:val="none"/>
        </w:rPr>
        <w:t>upo</w:t>
      </w:r>
      <w:r>
        <w:rPr>
          <w:u w:val="none"/>
        </w:rPr>
        <w:t>n</w:t>
      </w:r>
      <w:r>
        <w:rPr>
          <w:spacing w:val="10"/>
          <w:u w:val="none"/>
        </w:rPr>
        <w:t xml:space="preserve"> </w:t>
      </w:r>
      <w:r>
        <w:rPr>
          <w:u w:val="none"/>
        </w:rPr>
        <w:t>t</w:t>
      </w:r>
      <w:r>
        <w:rPr>
          <w:spacing w:val="1"/>
          <w:u w:val="none"/>
        </w:rPr>
        <w:t>h</w:t>
      </w:r>
      <w:r>
        <w:rPr>
          <w:u w:val="none"/>
        </w:rPr>
        <w:t>e</w:t>
      </w:r>
      <w:r>
        <w:rPr>
          <w:spacing w:val="11"/>
          <w:u w:val="none"/>
        </w:rPr>
        <w:t xml:space="preserve"> </w:t>
      </w:r>
      <w:r>
        <w:rPr>
          <w:u w:val="none"/>
        </w:rPr>
        <w:t>si</w:t>
      </w:r>
      <w:r>
        <w:rPr>
          <w:spacing w:val="1"/>
          <w:u w:val="none"/>
        </w:rPr>
        <w:t>gn</w:t>
      </w:r>
      <w:r>
        <w:rPr>
          <w:u w:val="none"/>
        </w:rPr>
        <w:t>at</w:t>
      </w:r>
      <w:r>
        <w:rPr>
          <w:spacing w:val="1"/>
          <w:u w:val="none"/>
        </w:rPr>
        <w:t>u</w:t>
      </w:r>
      <w:r>
        <w:rPr>
          <w:u w:val="none"/>
        </w:rPr>
        <w:t>re</w:t>
      </w:r>
      <w:r>
        <w:rPr>
          <w:spacing w:val="10"/>
          <w:u w:val="none"/>
        </w:rPr>
        <w:t xml:space="preserve"> </w:t>
      </w:r>
      <w:r>
        <w:rPr>
          <w:spacing w:val="1"/>
          <w:u w:val="none"/>
        </w:rPr>
        <w:t>o</w:t>
      </w:r>
      <w:r>
        <w:rPr>
          <w:u w:val="none"/>
        </w:rPr>
        <w:t xml:space="preserve">f </w:t>
      </w:r>
      <w:r>
        <w:rPr>
          <w:spacing w:val="1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as</w:t>
      </w:r>
      <w:r>
        <w:rPr>
          <w:spacing w:val="32"/>
          <w:u w:val="none"/>
        </w:rPr>
        <w:t xml:space="preserve"> </w:t>
      </w:r>
      <w:r>
        <w:rPr>
          <w:u w:val="none"/>
        </w:rPr>
        <w:t>set</w:t>
      </w:r>
      <w:r>
        <w:rPr>
          <w:spacing w:val="33"/>
          <w:u w:val="none"/>
        </w:rPr>
        <w:t xml:space="preserve"> </w:t>
      </w:r>
      <w:r>
        <w:rPr>
          <w:u w:val="none"/>
        </w:rPr>
        <w:t>forth</w:t>
      </w:r>
      <w:r>
        <w:rPr>
          <w:spacing w:val="32"/>
          <w:u w:val="none"/>
        </w:rPr>
        <w:t xml:space="preserve"> </w:t>
      </w:r>
      <w:r>
        <w:rPr>
          <w:u w:val="none"/>
        </w:rPr>
        <w:t>in</w:t>
      </w:r>
      <w:r>
        <w:rPr>
          <w:spacing w:val="33"/>
          <w:u w:val="none"/>
        </w:rPr>
        <w:t xml:space="preserve"> </w:t>
      </w:r>
      <w:r>
        <w:rPr>
          <w:spacing w:val="1"/>
          <w:u w:val="none"/>
        </w:rPr>
        <w:t>S</w:t>
      </w:r>
      <w:r>
        <w:rPr>
          <w:u w:val="none"/>
        </w:rPr>
        <w:t>ection</w:t>
      </w:r>
      <w:r>
        <w:rPr>
          <w:spacing w:val="32"/>
          <w:u w:val="none"/>
        </w:rPr>
        <w:t xml:space="preserve"> </w:t>
      </w:r>
      <w:r>
        <w:rPr>
          <w:u w:val="none"/>
        </w:rPr>
        <w:t>4.1.10,</w:t>
      </w:r>
      <w:r>
        <w:rPr>
          <w:spacing w:val="33"/>
          <w:u w:val="none"/>
        </w:rPr>
        <w:t xml:space="preserve"> </w:t>
      </w:r>
      <w:r>
        <w:rPr>
          <w:u w:val="none"/>
        </w:rPr>
        <w:t>a</w:t>
      </w:r>
      <w:r>
        <w:rPr>
          <w:spacing w:val="1"/>
          <w:u w:val="none"/>
        </w:rPr>
        <w:t>b</w:t>
      </w:r>
      <w:r>
        <w:rPr>
          <w:u w:val="none"/>
        </w:rPr>
        <w:t xml:space="preserve">ove. </w:t>
      </w:r>
      <w:r>
        <w:rPr>
          <w:spacing w:val="10"/>
          <w:u w:val="none"/>
        </w:rPr>
        <w:t xml:space="preserve"> </w:t>
      </w:r>
      <w:r>
        <w:rPr>
          <w:spacing w:val="1"/>
          <w:u w:val="none"/>
        </w:rPr>
        <w:t>A</w:t>
      </w:r>
      <w:r>
        <w:rPr>
          <w:u w:val="none"/>
        </w:rPr>
        <w:t>lter</w:t>
      </w:r>
      <w:r>
        <w:rPr>
          <w:spacing w:val="1"/>
          <w:u w:val="none"/>
        </w:rPr>
        <w:t>n</w:t>
      </w:r>
      <w:r>
        <w:rPr>
          <w:u w:val="none"/>
        </w:rPr>
        <w:t>ati</w:t>
      </w:r>
      <w:r>
        <w:rPr>
          <w:spacing w:val="1"/>
          <w:u w:val="none"/>
        </w:rPr>
        <w:t>v</w:t>
      </w:r>
      <w:r>
        <w:rPr>
          <w:u w:val="none"/>
        </w:rPr>
        <w:t>el</w:t>
      </w:r>
      <w:r>
        <w:rPr>
          <w:spacing w:val="1"/>
          <w:u w:val="none"/>
        </w:rPr>
        <w:t>y</w:t>
      </w:r>
      <w:r>
        <w:rPr>
          <w:u w:val="none"/>
        </w:rPr>
        <w:t>,</w:t>
      </w:r>
      <w:r>
        <w:rPr>
          <w:spacing w:val="33"/>
          <w:u w:val="none"/>
        </w:rPr>
        <w:t xml:space="preserve"> </w:t>
      </w:r>
      <w:r>
        <w:rPr>
          <w:u w:val="none"/>
        </w:rPr>
        <w:t>t</w:t>
      </w:r>
      <w:r>
        <w:rPr>
          <w:spacing w:val="1"/>
          <w:u w:val="none"/>
        </w:rPr>
        <w:t>h</w:t>
      </w:r>
      <w:r>
        <w:rPr>
          <w:u w:val="none"/>
        </w:rPr>
        <w:t>e</w:t>
      </w:r>
      <w:r>
        <w:rPr>
          <w:spacing w:val="3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spacing w:val="2"/>
          <w:u w:val="none"/>
        </w:rPr>
        <w:t>m</w:t>
      </w:r>
      <w:r>
        <w:rPr>
          <w:u w:val="none"/>
        </w:rPr>
        <w:t>ay</w:t>
      </w:r>
      <w:r>
        <w:rPr>
          <w:spacing w:val="32"/>
          <w:u w:val="none"/>
        </w:rPr>
        <w:t xml:space="preserve"> </w:t>
      </w:r>
      <w:r>
        <w:rPr>
          <w:spacing w:val="1"/>
          <w:u w:val="none"/>
        </w:rPr>
        <w:t>u</w:t>
      </w:r>
      <w:r>
        <w:rPr>
          <w:u w:val="none"/>
        </w:rPr>
        <w:t>se</w:t>
      </w:r>
      <w:r>
        <w:rPr>
          <w:w w:val="102"/>
          <w:u w:val="none"/>
        </w:rPr>
        <w:t xml:space="preserve"> </w:t>
      </w:r>
      <w:r>
        <w:rPr>
          <w:u w:val="none"/>
        </w:rPr>
        <w:t>all</w:t>
      </w:r>
      <w:r>
        <w:rPr>
          <w:spacing w:val="13"/>
          <w:u w:val="none"/>
        </w:rPr>
        <w:t xml:space="preserve"> </w:t>
      </w:r>
      <w:r>
        <w:rPr>
          <w:u w:val="none"/>
        </w:rPr>
        <w:t>or</w:t>
      </w:r>
      <w:r>
        <w:rPr>
          <w:spacing w:val="14"/>
          <w:u w:val="none"/>
        </w:rPr>
        <w:t xml:space="preserve"> </w:t>
      </w:r>
      <w:r>
        <w:rPr>
          <w:u w:val="none"/>
        </w:rPr>
        <w:t>so</w:t>
      </w:r>
      <w:r>
        <w:rPr>
          <w:spacing w:val="2"/>
          <w:u w:val="none"/>
        </w:rPr>
        <w:t>m</w:t>
      </w:r>
      <w:r>
        <w:rPr>
          <w:u w:val="none"/>
        </w:rPr>
        <w:t>e</w:t>
      </w:r>
      <w:r>
        <w:rPr>
          <w:spacing w:val="14"/>
          <w:u w:val="none"/>
        </w:rPr>
        <w:t xml:space="preserve"> </w:t>
      </w:r>
      <w:r>
        <w:rPr>
          <w:u w:val="none"/>
        </w:rPr>
        <w:t>of</w:t>
      </w:r>
      <w:r>
        <w:rPr>
          <w:spacing w:val="14"/>
          <w:u w:val="none"/>
        </w:rPr>
        <w:t xml:space="preserve"> </w:t>
      </w:r>
      <w:r>
        <w:rPr>
          <w:u w:val="none"/>
        </w:rPr>
        <w:t>the</w:t>
      </w:r>
      <w:r>
        <w:rPr>
          <w:spacing w:val="14"/>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5"/>
          <w:u w:val="none"/>
        </w:rPr>
        <w:t xml:space="preserve"> </w:t>
      </w:r>
      <w:r>
        <w:rPr>
          <w:u w:val="none"/>
        </w:rPr>
        <w:t>fun</w:t>
      </w:r>
      <w:r>
        <w:rPr>
          <w:spacing w:val="1"/>
          <w:u w:val="none"/>
        </w:rPr>
        <w:t>d</w:t>
      </w:r>
      <w:r>
        <w:rPr>
          <w:u w:val="none"/>
        </w:rPr>
        <w:t>s</w:t>
      </w:r>
      <w:r>
        <w:rPr>
          <w:spacing w:val="14"/>
          <w:u w:val="none"/>
        </w:rPr>
        <w:t xml:space="preserve"> </w:t>
      </w:r>
      <w:r>
        <w:rPr>
          <w:u w:val="none"/>
        </w:rPr>
        <w:t>to</w:t>
      </w:r>
      <w:r>
        <w:rPr>
          <w:spacing w:val="14"/>
          <w:u w:val="none"/>
        </w:rPr>
        <w:t xml:space="preserve"> </w:t>
      </w:r>
      <w:r>
        <w:rPr>
          <w:spacing w:val="1"/>
          <w:u w:val="none"/>
        </w:rPr>
        <w:t>pu</w:t>
      </w:r>
      <w:r>
        <w:rPr>
          <w:u w:val="none"/>
        </w:rPr>
        <w:t>rc</w:t>
      </w:r>
      <w:r>
        <w:rPr>
          <w:spacing w:val="1"/>
          <w:u w:val="none"/>
        </w:rPr>
        <w:t>h</w:t>
      </w:r>
      <w:r>
        <w:rPr>
          <w:u w:val="none"/>
        </w:rPr>
        <w:t>ase</w:t>
      </w:r>
      <w:r>
        <w:rPr>
          <w:spacing w:val="15"/>
          <w:u w:val="none"/>
        </w:rPr>
        <w:t xml:space="preserve"> </w:t>
      </w:r>
      <w:r>
        <w:rPr>
          <w:u w:val="none"/>
        </w:rPr>
        <w:t>certificates</w:t>
      </w:r>
      <w:r>
        <w:rPr>
          <w:spacing w:val="13"/>
          <w:u w:val="none"/>
        </w:rPr>
        <w:t xml:space="preserve"> </w:t>
      </w:r>
      <w:r>
        <w:rPr>
          <w:spacing w:val="1"/>
          <w:u w:val="none"/>
        </w:rPr>
        <w:t>o</w:t>
      </w:r>
      <w:r>
        <w:rPr>
          <w:u w:val="none"/>
        </w:rPr>
        <w:t>f</w:t>
      </w:r>
      <w:r>
        <w:rPr>
          <w:spacing w:val="14"/>
          <w:u w:val="none"/>
        </w:rPr>
        <w:t xml:space="preserve"> </w:t>
      </w:r>
      <w:r>
        <w:rPr>
          <w:spacing w:val="1"/>
          <w:u w:val="none"/>
        </w:rPr>
        <w:t>d</w:t>
      </w:r>
      <w:r>
        <w:rPr>
          <w:u w:val="none"/>
        </w:rPr>
        <w:t>e</w:t>
      </w:r>
      <w:r>
        <w:rPr>
          <w:spacing w:val="1"/>
          <w:u w:val="none"/>
        </w:rPr>
        <w:t>po</w:t>
      </w:r>
      <w:r>
        <w:rPr>
          <w:u w:val="none"/>
        </w:rPr>
        <w:t>sit,</w:t>
      </w:r>
      <w:r>
        <w:rPr>
          <w:spacing w:val="12"/>
          <w:u w:val="none"/>
        </w:rPr>
        <w:t xml:space="preserve"> </w:t>
      </w:r>
      <w:r>
        <w:rPr>
          <w:spacing w:val="1"/>
          <w:u w:val="none"/>
        </w:rPr>
        <w:t>Un</w:t>
      </w:r>
      <w:r>
        <w:rPr>
          <w:u w:val="none"/>
        </w:rPr>
        <w:t>ited</w:t>
      </w:r>
      <w:r>
        <w:rPr>
          <w:spacing w:val="15"/>
          <w:u w:val="none"/>
        </w:rPr>
        <w:t xml:space="preserve"> </w:t>
      </w:r>
      <w:r>
        <w:rPr>
          <w:spacing w:val="1"/>
          <w:u w:val="none"/>
        </w:rPr>
        <w:t>S</w:t>
      </w:r>
      <w:r>
        <w:rPr>
          <w:u w:val="none"/>
        </w:rPr>
        <w:t>tates</w:t>
      </w:r>
      <w:r>
        <w:rPr>
          <w:spacing w:val="13"/>
          <w:u w:val="none"/>
        </w:rPr>
        <w:t xml:space="preserve"> </w:t>
      </w:r>
      <w:r>
        <w:rPr>
          <w:spacing w:val="1"/>
          <w:u w:val="none"/>
        </w:rPr>
        <w:t>T</w:t>
      </w:r>
      <w:r>
        <w:rPr>
          <w:u w:val="none"/>
        </w:rPr>
        <w:t>reas</w:t>
      </w:r>
      <w:r>
        <w:rPr>
          <w:spacing w:val="1"/>
          <w:u w:val="none"/>
        </w:rPr>
        <w:t>u</w:t>
      </w:r>
      <w:r>
        <w:rPr>
          <w:u w:val="none"/>
        </w:rPr>
        <w:t>ry</w:t>
      </w:r>
      <w:r>
        <w:rPr>
          <w:spacing w:val="15"/>
          <w:u w:val="none"/>
        </w:rPr>
        <w:t xml:space="preserve"> </w:t>
      </w:r>
      <w:r>
        <w:rPr>
          <w:spacing w:val="1"/>
          <w:u w:val="none"/>
        </w:rPr>
        <w:t>b</w:t>
      </w:r>
      <w:r>
        <w:rPr>
          <w:u w:val="none"/>
        </w:rPr>
        <w:t>ills,</w:t>
      </w:r>
      <w:r>
        <w:rPr>
          <w:w w:val="102"/>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w:t>
      </w:r>
      <w:r>
        <w:rPr>
          <w:spacing w:val="24"/>
          <w:u w:val="none"/>
        </w:rPr>
        <w:t xml:space="preserve"> </w:t>
      </w:r>
      <w:r>
        <w:rPr>
          <w:spacing w:val="1"/>
          <w:u w:val="none"/>
        </w:rPr>
        <w:t>bond</w:t>
      </w:r>
      <w:r>
        <w:rPr>
          <w:u w:val="none"/>
        </w:rPr>
        <w:t>s,</w:t>
      </w:r>
      <w:r>
        <w:rPr>
          <w:spacing w:val="24"/>
          <w:u w:val="none"/>
        </w:rPr>
        <w:t xml:space="preserve"> </w:t>
      </w:r>
      <w:r>
        <w:rPr>
          <w:spacing w:val="2"/>
          <w:u w:val="none"/>
        </w:rPr>
        <w:t>m</w:t>
      </w:r>
      <w:r>
        <w:rPr>
          <w:spacing w:val="1"/>
          <w:u w:val="none"/>
        </w:rPr>
        <w:t>on</w:t>
      </w:r>
      <w:r>
        <w:rPr>
          <w:u w:val="none"/>
        </w:rPr>
        <w:t>ey</w:t>
      </w:r>
      <w:r>
        <w:rPr>
          <w:spacing w:val="25"/>
          <w:u w:val="none"/>
        </w:rPr>
        <w:t xml:space="preserve"> </w:t>
      </w:r>
      <w:r>
        <w:rPr>
          <w:spacing w:val="2"/>
          <w:u w:val="none"/>
        </w:rPr>
        <w:t>m</w:t>
      </w:r>
      <w:r>
        <w:rPr>
          <w:u w:val="none"/>
        </w:rPr>
        <w:t>ar</w:t>
      </w:r>
      <w:r>
        <w:rPr>
          <w:spacing w:val="1"/>
          <w:u w:val="none"/>
        </w:rPr>
        <w:t>k</w:t>
      </w:r>
      <w:r>
        <w:rPr>
          <w:u w:val="none"/>
        </w:rPr>
        <w:t>et</w:t>
      </w:r>
      <w:r>
        <w:rPr>
          <w:spacing w:val="25"/>
          <w:u w:val="none"/>
        </w:rPr>
        <w:t xml:space="preserve"> </w:t>
      </w:r>
      <w:r>
        <w:rPr>
          <w:u w:val="none"/>
        </w:rPr>
        <w:t>i</w:t>
      </w:r>
      <w:r>
        <w:rPr>
          <w:spacing w:val="1"/>
          <w:u w:val="none"/>
        </w:rPr>
        <w:t>n</w:t>
      </w:r>
      <w:r>
        <w:rPr>
          <w:u w:val="none"/>
        </w:rPr>
        <w:t>str</w:t>
      </w:r>
      <w:r>
        <w:rPr>
          <w:spacing w:val="1"/>
          <w:u w:val="none"/>
        </w:rPr>
        <w:t>u</w:t>
      </w:r>
      <w:r>
        <w:rPr>
          <w:spacing w:val="2"/>
          <w:u w:val="none"/>
        </w:rPr>
        <w:t>m</w:t>
      </w:r>
      <w:r>
        <w:rPr>
          <w:u w:val="none"/>
        </w:rPr>
        <w:t>e</w:t>
      </w:r>
      <w:r>
        <w:rPr>
          <w:spacing w:val="1"/>
          <w:u w:val="none"/>
        </w:rPr>
        <w:t>n</w:t>
      </w:r>
      <w:r>
        <w:rPr>
          <w:u w:val="none"/>
        </w:rPr>
        <w:t>ts;</w:t>
      </w:r>
      <w:r>
        <w:rPr>
          <w:spacing w:val="24"/>
          <w:u w:val="none"/>
        </w:rPr>
        <w:t xml:space="preserve"> </w:t>
      </w:r>
      <w:r>
        <w:rPr>
          <w:spacing w:val="1"/>
          <w:u w:val="none"/>
        </w:rPr>
        <w:t>o</w:t>
      </w:r>
      <w:r>
        <w:rPr>
          <w:u w:val="none"/>
        </w:rPr>
        <w:t>r</w:t>
      </w:r>
      <w:r>
        <w:rPr>
          <w:spacing w:val="24"/>
          <w:u w:val="none"/>
        </w:rPr>
        <w:t xml:space="preserve"> </w:t>
      </w:r>
      <w:r>
        <w:rPr>
          <w:u w:val="none"/>
        </w:rPr>
        <w:t>a</w:t>
      </w:r>
      <w:r>
        <w:rPr>
          <w:spacing w:val="1"/>
          <w:u w:val="none"/>
        </w:rPr>
        <w:t>n</w:t>
      </w:r>
      <w:r>
        <w:rPr>
          <w:u w:val="none"/>
        </w:rPr>
        <w:t>y</w:t>
      </w:r>
      <w:r>
        <w:rPr>
          <w:spacing w:val="25"/>
          <w:u w:val="none"/>
        </w:rPr>
        <w:t xml:space="preserve"> </w:t>
      </w:r>
      <w:r>
        <w:rPr>
          <w:spacing w:val="1"/>
          <w:u w:val="none"/>
        </w:rPr>
        <w:t>o</w:t>
      </w:r>
      <w:r>
        <w:rPr>
          <w:u w:val="none"/>
        </w:rPr>
        <w:t>t</w:t>
      </w:r>
      <w:r>
        <w:rPr>
          <w:spacing w:val="1"/>
          <w:u w:val="none"/>
        </w:rPr>
        <w:t>h</w:t>
      </w:r>
      <w:r>
        <w:rPr>
          <w:u w:val="none"/>
        </w:rPr>
        <w:t>er</w:t>
      </w:r>
      <w:r>
        <w:rPr>
          <w:spacing w:val="25"/>
          <w:u w:val="none"/>
        </w:rPr>
        <w:t xml:space="preserve"> </w:t>
      </w:r>
      <w:r>
        <w:rPr>
          <w:u w:val="none"/>
        </w:rPr>
        <w:t>fi</w:t>
      </w:r>
      <w:r>
        <w:rPr>
          <w:spacing w:val="1"/>
          <w:u w:val="none"/>
        </w:rPr>
        <w:t>n</w:t>
      </w:r>
      <w:r>
        <w:rPr>
          <w:u w:val="none"/>
        </w:rPr>
        <w:t>a</w:t>
      </w:r>
      <w:r>
        <w:rPr>
          <w:spacing w:val="1"/>
          <w:u w:val="none"/>
        </w:rPr>
        <w:t>n</w:t>
      </w:r>
      <w:r>
        <w:rPr>
          <w:u w:val="none"/>
        </w:rPr>
        <w:t>cial</w:t>
      </w:r>
      <w:r>
        <w:rPr>
          <w:spacing w:val="24"/>
          <w:u w:val="none"/>
        </w:rPr>
        <w:t xml:space="preserve"> </w:t>
      </w:r>
      <w:r>
        <w:rPr>
          <w:u w:val="none"/>
        </w:rPr>
        <w:t>i</w:t>
      </w:r>
      <w:r>
        <w:rPr>
          <w:spacing w:val="1"/>
          <w:u w:val="none"/>
        </w:rPr>
        <w:t>n</w:t>
      </w:r>
      <w:r>
        <w:rPr>
          <w:u w:val="none"/>
        </w:rPr>
        <w:t>str</w:t>
      </w:r>
      <w:r>
        <w:rPr>
          <w:spacing w:val="1"/>
          <w:u w:val="none"/>
        </w:rPr>
        <w:t>u</w:t>
      </w:r>
      <w:r>
        <w:rPr>
          <w:spacing w:val="2"/>
          <w:u w:val="none"/>
        </w:rPr>
        <w:t>m</w:t>
      </w:r>
      <w:r>
        <w:rPr>
          <w:u w:val="none"/>
        </w:rPr>
        <w:t>e</w:t>
      </w:r>
      <w:r>
        <w:rPr>
          <w:spacing w:val="1"/>
          <w:u w:val="none"/>
        </w:rPr>
        <w:t>n</w:t>
      </w:r>
      <w:r>
        <w:rPr>
          <w:u w:val="none"/>
        </w:rPr>
        <w:t>ts</w:t>
      </w:r>
      <w:r>
        <w:rPr>
          <w:spacing w:val="23"/>
          <w:u w:val="none"/>
        </w:rPr>
        <w:t xml:space="preserve"> </w:t>
      </w:r>
      <w:r>
        <w:rPr>
          <w:u w:val="none"/>
        </w:rPr>
        <w:t>as</w:t>
      </w:r>
      <w:r>
        <w:rPr>
          <w:spacing w:val="25"/>
          <w:u w:val="none"/>
        </w:rPr>
        <w:t xml:space="preserve"> </w:t>
      </w:r>
      <w:r>
        <w:rPr>
          <w:u w:val="none"/>
        </w:rPr>
        <w:t xml:space="preserve">the </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2"/>
          <w:u w:val="none"/>
        </w:rPr>
        <w:t>m</w:t>
      </w:r>
      <w:r>
        <w:rPr>
          <w:u w:val="none"/>
        </w:rPr>
        <w:t>ay</w:t>
      </w:r>
      <w:r>
        <w:rPr>
          <w:spacing w:val="26"/>
          <w:u w:val="none"/>
        </w:rPr>
        <w:t xml:space="preserve"> </w:t>
      </w:r>
      <w:r>
        <w:rPr>
          <w:u w:val="none"/>
        </w:rPr>
        <w:t>reas</w:t>
      </w:r>
      <w:r>
        <w:rPr>
          <w:spacing w:val="1"/>
          <w:u w:val="none"/>
        </w:rPr>
        <w:t>on</w:t>
      </w:r>
      <w:r>
        <w:rPr>
          <w:u w:val="none"/>
        </w:rPr>
        <w:t>a</w:t>
      </w:r>
      <w:r>
        <w:rPr>
          <w:spacing w:val="1"/>
          <w:u w:val="none"/>
        </w:rPr>
        <w:t>b</w:t>
      </w:r>
      <w:r>
        <w:rPr>
          <w:u w:val="none"/>
        </w:rPr>
        <w:t>ly</w:t>
      </w:r>
      <w:r>
        <w:rPr>
          <w:spacing w:val="27"/>
          <w:u w:val="none"/>
        </w:rPr>
        <w:t xml:space="preserve"> </w:t>
      </w:r>
      <w:r>
        <w:rPr>
          <w:spacing w:val="1"/>
          <w:u w:val="none"/>
        </w:rPr>
        <w:t>d</w:t>
      </w:r>
      <w:r>
        <w:rPr>
          <w:u w:val="none"/>
        </w:rPr>
        <w:t>eem</w:t>
      </w:r>
      <w:r>
        <w:rPr>
          <w:spacing w:val="27"/>
          <w:u w:val="none"/>
        </w:rPr>
        <w:t xml:space="preserve"> </w:t>
      </w:r>
      <w:r>
        <w:rPr>
          <w:spacing w:val="1"/>
          <w:u w:val="none"/>
        </w:rPr>
        <w:t>p</w:t>
      </w:r>
      <w:r>
        <w:rPr>
          <w:u w:val="none"/>
        </w:rPr>
        <w:t>r</w:t>
      </w:r>
      <w:r>
        <w:rPr>
          <w:spacing w:val="1"/>
          <w:u w:val="none"/>
        </w:rPr>
        <w:t>ud</w:t>
      </w:r>
      <w:r>
        <w:rPr>
          <w:u w:val="none"/>
        </w:rPr>
        <w:t>e</w:t>
      </w:r>
      <w:r>
        <w:rPr>
          <w:spacing w:val="1"/>
          <w:u w:val="none"/>
        </w:rPr>
        <w:t>n</w:t>
      </w:r>
      <w:r>
        <w:rPr>
          <w:u w:val="none"/>
        </w:rPr>
        <w:t>t.</w:t>
      </w:r>
    </w:p>
    <w:p w14:paraId="03F8DC30" w14:textId="77777777" w:rsidR="000C19C9" w:rsidRDefault="000C19C9">
      <w:pPr>
        <w:spacing w:before="2" w:line="240" w:lineRule="exact"/>
        <w:rPr>
          <w:sz w:val="24"/>
          <w:szCs w:val="24"/>
        </w:rPr>
      </w:pPr>
    </w:p>
    <w:p w14:paraId="7D23E00C" w14:textId="77777777" w:rsidR="000C19C9" w:rsidRDefault="00D3642A">
      <w:pPr>
        <w:pStyle w:val="BodyText"/>
        <w:numPr>
          <w:ilvl w:val="1"/>
          <w:numId w:val="8"/>
        </w:numPr>
        <w:tabs>
          <w:tab w:val="left" w:pos="1544"/>
        </w:tabs>
        <w:ind w:left="1544"/>
        <w:rPr>
          <w:u w:val="none"/>
        </w:rPr>
      </w:pPr>
      <w:r>
        <w:rPr>
          <w:spacing w:val="1"/>
          <w:u w:color="000000"/>
        </w:rPr>
        <w:t>RESERVED</w:t>
      </w:r>
      <w:r>
        <w:rPr>
          <w:u w:val="none"/>
        </w:rPr>
        <w:t>.</w:t>
      </w:r>
    </w:p>
    <w:p w14:paraId="6457188E" w14:textId="77777777" w:rsidR="000C19C9" w:rsidRDefault="000C19C9">
      <w:pPr>
        <w:spacing w:before="5" w:line="170" w:lineRule="exact"/>
        <w:rPr>
          <w:sz w:val="17"/>
          <w:szCs w:val="17"/>
        </w:rPr>
      </w:pPr>
    </w:p>
    <w:p w14:paraId="7C55E483" w14:textId="77777777" w:rsidR="000C19C9" w:rsidRPr="009E2B87" w:rsidRDefault="00D3642A">
      <w:pPr>
        <w:pStyle w:val="BodyText"/>
        <w:numPr>
          <w:ilvl w:val="1"/>
          <w:numId w:val="8"/>
        </w:numPr>
        <w:tabs>
          <w:tab w:val="left" w:pos="1544"/>
        </w:tabs>
        <w:spacing w:before="77" w:line="251" w:lineRule="auto"/>
        <w:ind w:right="113" w:firstLine="720"/>
        <w:jc w:val="both"/>
        <w:rPr>
          <w:u w:val="none"/>
          <w:rPrChange w:id="325" w:author="Microsoft Office User" w:date="2017-10-31T16:37:00Z">
            <w:rPr>
              <w:highlight w:val="yellow"/>
              <w:u w:val="none"/>
            </w:rPr>
          </w:rPrChange>
        </w:rPr>
      </w:pPr>
      <w:r w:rsidRPr="009E2B87">
        <w:rPr>
          <w:spacing w:val="2"/>
          <w:u w:color="000000"/>
          <w:rPrChange w:id="326" w:author="Microsoft Office User" w:date="2017-10-31T16:37:00Z">
            <w:rPr>
              <w:spacing w:val="2"/>
              <w:highlight w:val="yellow"/>
              <w:u w:color="000000"/>
            </w:rPr>
          </w:rPrChange>
        </w:rPr>
        <w:t>M</w:t>
      </w:r>
      <w:r w:rsidRPr="009E2B87">
        <w:rPr>
          <w:spacing w:val="1"/>
          <w:u w:color="000000"/>
          <w:rPrChange w:id="327" w:author="Microsoft Office User" w:date="2017-10-31T16:37:00Z">
            <w:rPr>
              <w:spacing w:val="1"/>
              <w:highlight w:val="yellow"/>
              <w:u w:color="000000"/>
            </w:rPr>
          </w:rPrChange>
        </w:rPr>
        <w:t>ANAGE</w:t>
      </w:r>
      <w:r w:rsidRPr="009E2B87">
        <w:rPr>
          <w:spacing w:val="2"/>
          <w:u w:color="000000"/>
          <w:rPrChange w:id="328" w:author="Microsoft Office User" w:date="2017-10-31T16:37:00Z">
            <w:rPr>
              <w:spacing w:val="2"/>
              <w:highlight w:val="yellow"/>
              <w:u w:color="000000"/>
            </w:rPr>
          </w:rPrChange>
        </w:rPr>
        <w:t>M</w:t>
      </w:r>
      <w:r w:rsidRPr="009E2B87">
        <w:rPr>
          <w:spacing w:val="1"/>
          <w:u w:color="000000"/>
          <w:rPrChange w:id="329" w:author="Microsoft Office User" w:date="2017-10-31T16:37:00Z">
            <w:rPr>
              <w:spacing w:val="1"/>
              <w:highlight w:val="yellow"/>
              <w:u w:color="000000"/>
            </w:rPr>
          </w:rPrChange>
        </w:rPr>
        <w:t>EN</w:t>
      </w:r>
      <w:r w:rsidRPr="009E2B87">
        <w:rPr>
          <w:u w:color="000000"/>
          <w:rPrChange w:id="330" w:author="Microsoft Office User" w:date="2017-10-31T16:37:00Z">
            <w:rPr>
              <w:highlight w:val="yellow"/>
              <w:u w:color="000000"/>
            </w:rPr>
          </w:rPrChange>
        </w:rPr>
        <w:t>T</w:t>
      </w:r>
      <w:r w:rsidRPr="009E2B87">
        <w:rPr>
          <w:spacing w:val="22"/>
          <w:u w:color="000000"/>
          <w:rPrChange w:id="331" w:author="Microsoft Office User" w:date="2017-10-31T16:37:00Z">
            <w:rPr>
              <w:spacing w:val="22"/>
              <w:highlight w:val="yellow"/>
              <w:u w:color="000000"/>
            </w:rPr>
          </w:rPrChange>
        </w:rPr>
        <w:t xml:space="preserve"> </w:t>
      </w:r>
      <w:r w:rsidRPr="009E2B87">
        <w:rPr>
          <w:spacing w:val="1"/>
          <w:u w:color="000000"/>
          <w:rPrChange w:id="332" w:author="Microsoft Office User" w:date="2017-10-31T16:37:00Z">
            <w:rPr>
              <w:spacing w:val="1"/>
              <w:highlight w:val="yellow"/>
              <w:u w:color="000000"/>
            </w:rPr>
          </w:rPrChange>
        </w:rPr>
        <w:t>FE</w:t>
      </w:r>
      <w:r w:rsidRPr="009E2B87">
        <w:rPr>
          <w:u w:color="000000"/>
          <w:rPrChange w:id="333" w:author="Microsoft Office User" w:date="2017-10-31T16:37:00Z">
            <w:rPr>
              <w:highlight w:val="yellow"/>
              <w:u w:color="000000"/>
            </w:rPr>
          </w:rPrChange>
        </w:rPr>
        <w:t>E</w:t>
      </w:r>
      <w:r w:rsidRPr="009E2B87">
        <w:rPr>
          <w:u w:val="none"/>
          <w:rPrChange w:id="334" w:author="Microsoft Office User" w:date="2017-10-31T16:37:00Z">
            <w:rPr>
              <w:highlight w:val="yellow"/>
              <w:u w:val="none"/>
            </w:rPr>
          </w:rPrChange>
        </w:rPr>
        <w:t>.</w:t>
      </w:r>
      <w:r w:rsidRPr="009E2B87">
        <w:rPr>
          <w:spacing w:val="21"/>
          <w:u w:val="none"/>
          <w:rPrChange w:id="335" w:author="Microsoft Office User" w:date="2017-10-31T16:37:00Z">
            <w:rPr>
              <w:spacing w:val="21"/>
              <w:highlight w:val="yellow"/>
              <w:u w:val="none"/>
            </w:rPr>
          </w:rPrChange>
        </w:rPr>
        <w:t xml:space="preserve"> </w:t>
      </w:r>
      <w:r w:rsidRPr="009E2B87">
        <w:rPr>
          <w:spacing w:val="1"/>
          <w:u w:val="none"/>
          <w:rPrChange w:id="336" w:author="Microsoft Office User" w:date="2017-10-31T16:37:00Z">
            <w:rPr>
              <w:spacing w:val="1"/>
              <w:highlight w:val="yellow"/>
              <w:u w:val="none"/>
            </w:rPr>
          </w:rPrChange>
        </w:rPr>
        <w:t>Th</w:t>
      </w:r>
      <w:r w:rsidRPr="009E2B87">
        <w:rPr>
          <w:u w:val="none"/>
          <w:rPrChange w:id="337" w:author="Microsoft Office User" w:date="2017-10-31T16:37:00Z">
            <w:rPr>
              <w:highlight w:val="yellow"/>
              <w:u w:val="none"/>
            </w:rPr>
          </w:rPrChange>
        </w:rPr>
        <w:t>e</w:t>
      </w:r>
      <w:r w:rsidRPr="009E2B87">
        <w:rPr>
          <w:spacing w:val="22"/>
          <w:u w:val="none"/>
          <w:rPrChange w:id="338" w:author="Microsoft Office User" w:date="2017-10-31T16:37:00Z">
            <w:rPr>
              <w:spacing w:val="22"/>
              <w:highlight w:val="yellow"/>
              <w:u w:val="none"/>
            </w:rPr>
          </w:rPrChange>
        </w:rPr>
        <w:t xml:space="preserve"> </w:t>
      </w:r>
      <w:r w:rsidRPr="009E2B87">
        <w:rPr>
          <w:spacing w:val="2"/>
          <w:u w:val="none"/>
          <w:rPrChange w:id="339" w:author="Microsoft Office User" w:date="2017-10-31T16:37:00Z">
            <w:rPr>
              <w:spacing w:val="2"/>
              <w:highlight w:val="yellow"/>
              <w:u w:val="none"/>
            </w:rPr>
          </w:rPrChange>
        </w:rPr>
        <w:t>M</w:t>
      </w:r>
      <w:r w:rsidRPr="009E2B87">
        <w:rPr>
          <w:u w:val="none"/>
          <w:rPrChange w:id="340" w:author="Microsoft Office User" w:date="2017-10-31T16:37:00Z">
            <w:rPr>
              <w:highlight w:val="yellow"/>
              <w:u w:val="none"/>
            </w:rPr>
          </w:rPrChange>
        </w:rPr>
        <w:t>a</w:t>
      </w:r>
      <w:r w:rsidRPr="009E2B87">
        <w:rPr>
          <w:spacing w:val="1"/>
          <w:u w:val="none"/>
          <w:rPrChange w:id="341" w:author="Microsoft Office User" w:date="2017-10-31T16:37:00Z">
            <w:rPr>
              <w:spacing w:val="1"/>
              <w:highlight w:val="yellow"/>
              <w:u w:val="none"/>
            </w:rPr>
          </w:rPrChange>
        </w:rPr>
        <w:t>n</w:t>
      </w:r>
      <w:r w:rsidRPr="009E2B87">
        <w:rPr>
          <w:u w:val="none"/>
          <w:rPrChange w:id="342" w:author="Microsoft Office User" w:date="2017-10-31T16:37:00Z">
            <w:rPr>
              <w:highlight w:val="yellow"/>
              <w:u w:val="none"/>
            </w:rPr>
          </w:rPrChange>
        </w:rPr>
        <w:t>a</w:t>
      </w:r>
      <w:r w:rsidRPr="009E2B87">
        <w:rPr>
          <w:spacing w:val="1"/>
          <w:u w:val="none"/>
          <w:rPrChange w:id="343" w:author="Microsoft Office User" w:date="2017-10-31T16:37:00Z">
            <w:rPr>
              <w:spacing w:val="1"/>
              <w:highlight w:val="yellow"/>
              <w:u w:val="none"/>
            </w:rPr>
          </w:rPrChange>
        </w:rPr>
        <w:t>g</w:t>
      </w:r>
      <w:r w:rsidRPr="009E2B87">
        <w:rPr>
          <w:u w:val="none"/>
          <w:rPrChange w:id="344" w:author="Microsoft Office User" w:date="2017-10-31T16:37:00Z">
            <w:rPr>
              <w:highlight w:val="yellow"/>
              <w:u w:val="none"/>
            </w:rPr>
          </w:rPrChange>
        </w:rPr>
        <w:t>i</w:t>
      </w:r>
      <w:r w:rsidRPr="009E2B87">
        <w:rPr>
          <w:spacing w:val="1"/>
          <w:u w:val="none"/>
          <w:rPrChange w:id="345" w:author="Microsoft Office User" w:date="2017-10-31T16:37:00Z">
            <w:rPr>
              <w:spacing w:val="1"/>
              <w:highlight w:val="yellow"/>
              <w:u w:val="none"/>
            </w:rPr>
          </w:rPrChange>
        </w:rPr>
        <w:t>n</w:t>
      </w:r>
      <w:r w:rsidRPr="009E2B87">
        <w:rPr>
          <w:u w:val="none"/>
          <w:rPrChange w:id="346" w:author="Microsoft Office User" w:date="2017-10-31T16:37:00Z">
            <w:rPr>
              <w:highlight w:val="yellow"/>
              <w:u w:val="none"/>
            </w:rPr>
          </w:rPrChange>
        </w:rPr>
        <w:t>g</w:t>
      </w:r>
      <w:r w:rsidRPr="009E2B87">
        <w:rPr>
          <w:spacing w:val="22"/>
          <w:u w:val="none"/>
          <w:rPrChange w:id="347" w:author="Microsoft Office User" w:date="2017-10-31T16:37:00Z">
            <w:rPr>
              <w:spacing w:val="22"/>
              <w:highlight w:val="yellow"/>
              <w:u w:val="none"/>
            </w:rPr>
          </w:rPrChange>
        </w:rPr>
        <w:t xml:space="preserve"> </w:t>
      </w:r>
      <w:r w:rsidRPr="009E2B87">
        <w:rPr>
          <w:spacing w:val="2"/>
          <w:u w:val="none"/>
          <w:rPrChange w:id="348" w:author="Microsoft Office User" w:date="2017-10-31T16:37:00Z">
            <w:rPr>
              <w:spacing w:val="2"/>
              <w:highlight w:val="yellow"/>
              <w:u w:val="none"/>
            </w:rPr>
          </w:rPrChange>
        </w:rPr>
        <w:t>M</w:t>
      </w:r>
      <w:r w:rsidRPr="009E2B87">
        <w:rPr>
          <w:u w:val="none"/>
          <w:rPrChange w:id="349" w:author="Microsoft Office User" w:date="2017-10-31T16:37:00Z">
            <w:rPr>
              <w:highlight w:val="yellow"/>
              <w:u w:val="none"/>
            </w:rPr>
          </w:rPrChange>
        </w:rPr>
        <w:t>e</w:t>
      </w:r>
      <w:r w:rsidRPr="009E2B87">
        <w:rPr>
          <w:spacing w:val="2"/>
          <w:u w:val="none"/>
          <w:rPrChange w:id="350" w:author="Microsoft Office User" w:date="2017-10-31T16:37:00Z">
            <w:rPr>
              <w:spacing w:val="2"/>
              <w:highlight w:val="yellow"/>
              <w:u w:val="none"/>
            </w:rPr>
          </w:rPrChange>
        </w:rPr>
        <w:t>m</w:t>
      </w:r>
      <w:r w:rsidRPr="009E2B87">
        <w:rPr>
          <w:spacing w:val="1"/>
          <w:u w:val="none"/>
          <w:rPrChange w:id="351" w:author="Microsoft Office User" w:date="2017-10-31T16:37:00Z">
            <w:rPr>
              <w:spacing w:val="1"/>
              <w:highlight w:val="yellow"/>
              <w:u w:val="none"/>
            </w:rPr>
          </w:rPrChange>
        </w:rPr>
        <w:t>b</w:t>
      </w:r>
      <w:r w:rsidRPr="009E2B87">
        <w:rPr>
          <w:u w:val="none"/>
          <w:rPrChange w:id="352" w:author="Microsoft Office User" w:date="2017-10-31T16:37:00Z">
            <w:rPr>
              <w:highlight w:val="yellow"/>
              <w:u w:val="none"/>
            </w:rPr>
          </w:rPrChange>
        </w:rPr>
        <w:t>er</w:t>
      </w:r>
      <w:r w:rsidRPr="009E2B87">
        <w:rPr>
          <w:spacing w:val="22"/>
          <w:u w:val="none"/>
          <w:rPrChange w:id="353" w:author="Microsoft Office User" w:date="2017-10-31T16:37:00Z">
            <w:rPr>
              <w:spacing w:val="22"/>
              <w:highlight w:val="yellow"/>
              <w:u w:val="none"/>
            </w:rPr>
          </w:rPrChange>
        </w:rPr>
        <w:t xml:space="preserve"> </w:t>
      </w:r>
      <w:r w:rsidRPr="009E2B87">
        <w:rPr>
          <w:u w:val="none"/>
          <w:rPrChange w:id="354" w:author="Microsoft Office User" w:date="2017-10-31T16:37:00Z">
            <w:rPr>
              <w:highlight w:val="yellow"/>
              <w:u w:val="none"/>
            </w:rPr>
          </w:rPrChange>
        </w:rPr>
        <w:t>s</w:t>
      </w:r>
      <w:r w:rsidRPr="009E2B87">
        <w:rPr>
          <w:spacing w:val="1"/>
          <w:u w:val="none"/>
          <w:rPrChange w:id="355" w:author="Microsoft Office User" w:date="2017-10-31T16:37:00Z">
            <w:rPr>
              <w:spacing w:val="1"/>
              <w:highlight w:val="yellow"/>
              <w:u w:val="none"/>
            </w:rPr>
          </w:rPrChange>
        </w:rPr>
        <w:t>h</w:t>
      </w:r>
      <w:r w:rsidRPr="009E2B87">
        <w:rPr>
          <w:u w:val="none"/>
          <w:rPrChange w:id="356" w:author="Microsoft Office User" w:date="2017-10-31T16:37:00Z">
            <w:rPr>
              <w:highlight w:val="yellow"/>
              <w:u w:val="none"/>
            </w:rPr>
          </w:rPrChange>
        </w:rPr>
        <w:t>all</w:t>
      </w:r>
      <w:r w:rsidRPr="009E2B87">
        <w:rPr>
          <w:spacing w:val="21"/>
          <w:u w:val="none"/>
          <w:rPrChange w:id="357" w:author="Microsoft Office User" w:date="2017-10-31T16:37:00Z">
            <w:rPr>
              <w:spacing w:val="21"/>
              <w:highlight w:val="yellow"/>
              <w:u w:val="none"/>
            </w:rPr>
          </w:rPrChange>
        </w:rPr>
        <w:t xml:space="preserve"> </w:t>
      </w:r>
      <w:r w:rsidRPr="009E2B87">
        <w:rPr>
          <w:spacing w:val="1"/>
          <w:u w:val="none"/>
          <w:rPrChange w:id="358" w:author="Microsoft Office User" w:date="2017-10-31T16:37:00Z">
            <w:rPr>
              <w:spacing w:val="1"/>
              <w:highlight w:val="yellow"/>
              <w:u w:val="none"/>
            </w:rPr>
          </w:rPrChange>
        </w:rPr>
        <w:t>no</w:t>
      </w:r>
      <w:r w:rsidRPr="009E2B87">
        <w:rPr>
          <w:u w:val="none"/>
          <w:rPrChange w:id="359" w:author="Microsoft Office User" w:date="2017-10-31T16:37:00Z">
            <w:rPr>
              <w:highlight w:val="yellow"/>
              <w:u w:val="none"/>
            </w:rPr>
          </w:rPrChange>
        </w:rPr>
        <w:t>t</w:t>
      </w:r>
      <w:r w:rsidRPr="009E2B87">
        <w:rPr>
          <w:spacing w:val="21"/>
          <w:u w:val="none"/>
          <w:rPrChange w:id="360" w:author="Microsoft Office User" w:date="2017-10-31T16:37:00Z">
            <w:rPr>
              <w:spacing w:val="21"/>
              <w:highlight w:val="yellow"/>
              <w:u w:val="none"/>
            </w:rPr>
          </w:rPrChange>
        </w:rPr>
        <w:t xml:space="preserve"> </w:t>
      </w:r>
      <w:r w:rsidRPr="009E2B87">
        <w:rPr>
          <w:spacing w:val="1"/>
          <w:u w:val="none"/>
          <w:rPrChange w:id="361" w:author="Microsoft Office User" w:date="2017-10-31T16:37:00Z">
            <w:rPr>
              <w:spacing w:val="1"/>
              <w:highlight w:val="yellow"/>
              <w:u w:val="none"/>
            </w:rPr>
          </w:rPrChange>
        </w:rPr>
        <w:t>b</w:t>
      </w:r>
      <w:r w:rsidRPr="009E2B87">
        <w:rPr>
          <w:u w:val="none"/>
          <w:rPrChange w:id="362" w:author="Microsoft Office User" w:date="2017-10-31T16:37:00Z">
            <w:rPr>
              <w:highlight w:val="yellow"/>
              <w:u w:val="none"/>
            </w:rPr>
          </w:rPrChange>
        </w:rPr>
        <w:t>e</w:t>
      </w:r>
      <w:r w:rsidRPr="009E2B87">
        <w:rPr>
          <w:spacing w:val="22"/>
          <w:u w:val="none"/>
          <w:rPrChange w:id="363" w:author="Microsoft Office User" w:date="2017-10-31T16:37:00Z">
            <w:rPr>
              <w:spacing w:val="22"/>
              <w:highlight w:val="yellow"/>
              <w:u w:val="none"/>
            </w:rPr>
          </w:rPrChange>
        </w:rPr>
        <w:t xml:space="preserve"> </w:t>
      </w:r>
      <w:r w:rsidRPr="009E2B87">
        <w:rPr>
          <w:u w:val="none"/>
          <w:rPrChange w:id="364" w:author="Microsoft Office User" w:date="2017-10-31T16:37:00Z">
            <w:rPr>
              <w:highlight w:val="yellow"/>
              <w:u w:val="none"/>
            </w:rPr>
          </w:rPrChange>
        </w:rPr>
        <w:t>e</w:t>
      </w:r>
      <w:r w:rsidRPr="009E2B87">
        <w:rPr>
          <w:spacing w:val="1"/>
          <w:u w:val="none"/>
          <w:rPrChange w:id="365" w:author="Microsoft Office User" w:date="2017-10-31T16:37:00Z">
            <w:rPr>
              <w:spacing w:val="1"/>
              <w:highlight w:val="yellow"/>
              <w:u w:val="none"/>
            </w:rPr>
          </w:rPrChange>
        </w:rPr>
        <w:t>n</w:t>
      </w:r>
      <w:r w:rsidRPr="009E2B87">
        <w:rPr>
          <w:u w:val="none"/>
          <w:rPrChange w:id="366" w:author="Microsoft Office User" w:date="2017-10-31T16:37:00Z">
            <w:rPr>
              <w:highlight w:val="yellow"/>
              <w:u w:val="none"/>
            </w:rPr>
          </w:rPrChange>
        </w:rPr>
        <w:t>titled</w:t>
      </w:r>
      <w:r w:rsidRPr="009E2B87">
        <w:rPr>
          <w:spacing w:val="22"/>
          <w:u w:val="none"/>
          <w:rPrChange w:id="367" w:author="Microsoft Office User" w:date="2017-10-31T16:37:00Z">
            <w:rPr>
              <w:spacing w:val="22"/>
              <w:highlight w:val="yellow"/>
              <w:u w:val="none"/>
            </w:rPr>
          </w:rPrChange>
        </w:rPr>
        <w:t xml:space="preserve"> </w:t>
      </w:r>
      <w:r w:rsidRPr="009E2B87">
        <w:rPr>
          <w:u w:val="none"/>
          <w:rPrChange w:id="368" w:author="Microsoft Office User" w:date="2017-10-31T16:37:00Z">
            <w:rPr>
              <w:highlight w:val="yellow"/>
              <w:u w:val="none"/>
            </w:rPr>
          </w:rPrChange>
        </w:rPr>
        <w:t>to</w:t>
      </w:r>
      <w:r w:rsidRPr="009E2B87">
        <w:rPr>
          <w:spacing w:val="22"/>
          <w:u w:val="none"/>
          <w:rPrChange w:id="369" w:author="Microsoft Office User" w:date="2017-10-31T16:37:00Z">
            <w:rPr>
              <w:spacing w:val="22"/>
              <w:highlight w:val="yellow"/>
              <w:u w:val="none"/>
            </w:rPr>
          </w:rPrChange>
        </w:rPr>
        <w:t xml:space="preserve"> </w:t>
      </w:r>
      <w:r w:rsidRPr="009E2B87">
        <w:rPr>
          <w:u w:val="none"/>
          <w:rPrChange w:id="370" w:author="Microsoft Office User" w:date="2017-10-31T16:37:00Z">
            <w:rPr>
              <w:highlight w:val="yellow"/>
              <w:u w:val="none"/>
            </w:rPr>
          </w:rPrChange>
        </w:rPr>
        <w:t>recei</w:t>
      </w:r>
      <w:r w:rsidRPr="009E2B87">
        <w:rPr>
          <w:spacing w:val="1"/>
          <w:u w:val="none"/>
          <w:rPrChange w:id="371" w:author="Microsoft Office User" w:date="2017-10-31T16:37:00Z">
            <w:rPr>
              <w:spacing w:val="1"/>
              <w:highlight w:val="yellow"/>
              <w:u w:val="none"/>
            </w:rPr>
          </w:rPrChange>
        </w:rPr>
        <w:t>v</w:t>
      </w:r>
      <w:r w:rsidRPr="009E2B87">
        <w:rPr>
          <w:u w:val="none"/>
          <w:rPrChange w:id="372" w:author="Microsoft Office User" w:date="2017-10-31T16:37:00Z">
            <w:rPr>
              <w:highlight w:val="yellow"/>
              <w:u w:val="none"/>
            </w:rPr>
          </w:rPrChange>
        </w:rPr>
        <w:t>e</w:t>
      </w:r>
      <w:r w:rsidRPr="009E2B87">
        <w:rPr>
          <w:spacing w:val="22"/>
          <w:u w:val="none"/>
          <w:rPrChange w:id="373" w:author="Microsoft Office User" w:date="2017-10-31T16:37:00Z">
            <w:rPr>
              <w:spacing w:val="22"/>
              <w:highlight w:val="yellow"/>
              <w:u w:val="none"/>
            </w:rPr>
          </w:rPrChange>
        </w:rPr>
        <w:t xml:space="preserve"> </w:t>
      </w:r>
      <w:r w:rsidRPr="009E2B87">
        <w:rPr>
          <w:u w:val="none"/>
          <w:rPrChange w:id="374" w:author="Microsoft Office User" w:date="2017-10-31T16:37:00Z">
            <w:rPr>
              <w:highlight w:val="yellow"/>
              <w:u w:val="none"/>
            </w:rPr>
          </w:rPrChange>
        </w:rPr>
        <w:t>a</w:t>
      </w:r>
      <w:r w:rsidRPr="009E2B87">
        <w:rPr>
          <w:spacing w:val="1"/>
          <w:u w:val="none"/>
          <w:rPrChange w:id="375" w:author="Microsoft Office User" w:date="2017-10-31T16:37:00Z">
            <w:rPr>
              <w:spacing w:val="1"/>
              <w:highlight w:val="yellow"/>
              <w:u w:val="none"/>
            </w:rPr>
          </w:rPrChange>
        </w:rPr>
        <w:t>n</w:t>
      </w:r>
      <w:r w:rsidRPr="009E2B87">
        <w:rPr>
          <w:u w:val="none"/>
          <w:rPrChange w:id="376" w:author="Microsoft Office User" w:date="2017-10-31T16:37:00Z">
            <w:rPr>
              <w:highlight w:val="yellow"/>
              <w:u w:val="none"/>
            </w:rPr>
          </w:rPrChange>
        </w:rPr>
        <w:t>y</w:t>
      </w:r>
      <w:r w:rsidRPr="009E2B87">
        <w:rPr>
          <w:w w:val="102"/>
          <w:u w:val="none"/>
          <w:rPrChange w:id="377" w:author="Microsoft Office User" w:date="2017-10-31T16:37:00Z">
            <w:rPr>
              <w:w w:val="102"/>
              <w:highlight w:val="yellow"/>
              <w:u w:val="none"/>
            </w:rPr>
          </w:rPrChange>
        </w:rPr>
        <w:t xml:space="preserve"> </w:t>
      </w:r>
      <w:r w:rsidRPr="009E2B87">
        <w:rPr>
          <w:spacing w:val="1"/>
          <w:u w:val="none"/>
          <w:rPrChange w:id="378" w:author="Microsoft Office User" w:date="2017-10-31T16:37:00Z">
            <w:rPr>
              <w:spacing w:val="1"/>
              <w:highlight w:val="yellow"/>
              <w:u w:val="none"/>
            </w:rPr>
          </w:rPrChange>
        </w:rPr>
        <w:t>ongo</w:t>
      </w:r>
      <w:r w:rsidRPr="009E2B87">
        <w:rPr>
          <w:u w:val="none"/>
          <w:rPrChange w:id="379" w:author="Microsoft Office User" w:date="2017-10-31T16:37:00Z">
            <w:rPr>
              <w:highlight w:val="yellow"/>
              <w:u w:val="none"/>
            </w:rPr>
          </w:rPrChange>
        </w:rPr>
        <w:t>i</w:t>
      </w:r>
      <w:r w:rsidRPr="009E2B87">
        <w:rPr>
          <w:spacing w:val="1"/>
          <w:u w:val="none"/>
          <w:rPrChange w:id="380" w:author="Microsoft Office User" w:date="2017-10-31T16:37:00Z">
            <w:rPr>
              <w:spacing w:val="1"/>
              <w:highlight w:val="yellow"/>
              <w:u w:val="none"/>
            </w:rPr>
          </w:rPrChange>
        </w:rPr>
        <w:t>n</w:t>
      </w:r>
      <w:r w:rsidRPr="009E2B87">
        <w:rPr>
          <w:u w:val="none"/>
          <w:rPrChange w:id="381" w:author="Microsoft Office User" w:date="2017-10-31T16:37:00Z">
            <w:rPr>
              <w:highlight w:val="yellow"/>
              <w:u w:val="none"/>
            </w:rPr>
          </w:rPrChange>
        </w:rPr>
        <w:t>g</w:t>
      </w:r>
      <w:r w:rsidRPr="009E2B87">
        <w:rPr>
          <w:spacing w:val="30"/>
          <w:u w:val="none"/>
          <w:rPrChange w:id="382" w:author="Microsoft Office User" w:date="2017-10-31T16:37:00Z">
            <w:rPr>
              <w:spacing w:val="30"/>
              <w:highlight w:val="yellow"/>
              <w:u w:val="none"/>
            </w:rPr>
          </w:rPrChange>
        </w:rPr>
        <w:t xml:space="preserve"> </w:t>
      </w:r>
      <w:r w:rsidRPr="009E2B87">
        <w:rPr>
          <w:u w:val="none"/>
          <w:rPrChange w:id="383" w:author="Microsoft Office User" w:date="2017-10-31T16:37:00Z">
            <w:rPr>
              <w:highlight w:val="yellow"/>
              <w:u w:val="none"/>
            </w:rPr>
          </w:rPrChange>
        </w:rPr>
        <w:t>c</w:t>
      </w:r>
      <w:r w:rsidRPr="009E2B87">
        <w:rPr>
          <w:spacing w:val="1"/>
          <w:u w:val="none"/>
          <w:rPrChange w:id="384" w:author="Microsoft Office User" w:date="2017-10-31T16:37:00Z">
            <w:rPr>
              <w:spacing w:val="1"/>
              <w:highlight w:val="yellow"/>
              <w:u w:val="none"/>
            </w:rPr>
          </w:rPrChange>
        </w:rPr>
        <w:t>o</w:t>
      </w:r>
      <w:r w:rsidRPr="009E2B87">
        <w:rPr>
          <w:spacing w:val="2"/>
          <w:u w:val="none"/>
          <w:rPrChange w:id="385" w:author="Microsoft Office User" w:date="2017-10-31T16:37:00Z">
            <w:rPr>
              <w:spacing w:val="2"/>
              <w:highlight w:val="yellow"/>
              <w:u w:val="none"/>
            </w:rPr>
          </w:rPrChange>
        </w:rPr>
        <w:t>m</w:t>
      </w:r>
      <w:r w:rsidRPr="009E2B87">
        <w:rPr>
          <w:spacing w:val="1"/>
          <w:u w:val="none"/>
          <w:rPrChange w:id="386" w:author="Microsoft Office User" w:date="2017-10-31T16:37:00Z">
            <w:rPr>
              <w:spacing w:val="1"/>
              <w:highlight w:val="yellow"/>
              <w:u w:val="none"/>
            </w:rPr>
          </w:rPrChange>
        </w:rPr>
        <w:t>p</w:t>
      </w:r>
      <w:r w:rsidRPr="009E2B87">
        <w:rPr>
          <w:u w:val="none"/>
          <w:rPrChange w:id="387" w:author="Microsoft Office User" w:date="2017-10-31T16:37:00Z">
            <w:rPr>
              <w:highlight w:val="yellow"/>
              <w:u w:val="none"/>
            </w:rPr>
          </w:rPrChange>
        </w:rPr>
        <w:t>e</w:t>
      </w:r>
      <w:r w:rsidRPr="009E2B87">
        <w:rPr>
          <w:spacing w:val="1"/>
          <w:u w:val="none"/>
          <w:rPrChange w:id="388" w:author="Microsoft Office User" w:date="2017-10-31T16:37:00Z">
            <w:rPr>
              <w:spacing w:val="1"/>
              <w:highlight w:val="yellow"/>
              <w:u w:val="none"/>
            </w:rPr>
          </w:rPrChange>
        </w:rPr>
        <w:t>n</w:t>
      </w:r>
      <w:r w:rsidRPr="009E2B87">
        <w:rPr>
          <w:u w:val="none"/>
          <w:rPrChange w:id="389" w:author="Microsoft Office User" w:date="2017-10-31T16:37:00Z">
            <w:rPr>
              <w:highlight w:val="yellow"/>
              <w:u w:val="none"/>
            </w:rPr>
          </w:rPrChange>
        </w:rPr>
        <w:t>sati</w:t>
      </w:r>
      <w:r w:rsidRPr="009E2B87">
        <w:rPr>
          <w:spacing w:val="1"/>
          <w:u w:val="none"/>
          <w:rPrChange w:id="390" w:author="Microsoft Office User" w:date="2017-10-31T16:37:00Z">
            <w:rPr>
              <w:spacing w:val="1"/>
              <w:highlight w:val="yellow"/>
              <w:u w:val="none"/>
            </w:rPr>
          </w:rPrChange>
        </w:rPr>
        <w:t>o</w:t>
      </w:r>
      <w:r w:rsidRPr="009E2B87">
        <w:rPr>
          <w:u w:val="none"/>
          <w:rPrChange w:id="391" w:author="Microsoft Office User" w:date="2017-10-31T16:37:00Z">
            <w:rPr>
              <w:highlight w:val="yellow"/>
              <w:u w:val="none"/>
            </w:rPr>
          </w:rPrChange>
        </w:rPr>
        <w:t>n</w:t>
      </w:r>
      <w:r w:rsidRPr="009E2B87">
        <w:rPr>
          <w:spacing w:val="30"/>
          <w:u w:val="none"/>
          <w:rPrChange w:id="392" w:author="Microsoft Office User" w:date="2017-10-31T16:37:00Z">
            <w:rPr>
              <w:spacing w:val="30"/>
              <w:highlight w:val="yellow"/>
              <w:u w:val="none"/>
            </w:rPr>
          </w:rPrChange>
        </w:rPr>
        <w:t xml:space="preserve"> </w:t>
      </w:r>
      <w:r w:rsidRPr="009E2B87">
        <w:rPr>
          <w:u w:val="none"/>
          <w:rPrChange w:id="393" w:author="Microsoft Office User" w:date="2017-10-31T16:37:00Z">
            <w:rPr>
              <w:highlight w:val="yellow"/>
              <w:u w:val="none"/>
            </w:rPr>
          </w:rPrChange>
        </w:rPr>
        <w:t>f</w:t>
      </w:r>
      <w:r w:rsidRPr="009E2B87">
        <w:rPr>
          <w:spacing w:val="1"/>
          <w:u w:val="none"/>
          <w:rPrChange w:id="394" w:author="Microsoft Office User" w:date="2017-10-31T16:37:00Z">
            <w:rPr>
              <w:spacing w:val="1"/>
              <w:highlight w:val="yellow"/>
              <w:u w:val="none"/>
            </w:rPr>
          </w:rPrChange>
        </w:rPr>
        <w:t>o</w:t>
      </w:r>
      <w:r w:rsidRPr="009E2B87">
        <w:rPr>
          <w:u w:val="none"/>
          <w:rPrChange w:id="395" w:author="Microsoft Office User" w:date="2017-10-31T16:37:00Z">
            <w:rPr>
              <w:highlight w:val="yellow"/>
              <w:u w:val="none"/>
            </w:rPr>
          </w:rPrChange>
        </w:rPr>
        <w:t>r</w:t>
      </w:r>
      <w:r w:rsidRPr="009E2B87">
        <w:rPr>
          <w:spacing w:val="29"/>
          <w:u w:val="none"/>
          <w:rPrChange w:id="396" w:author="Microsoft Office User" w:date="2017-10-31T16:37:00Z">
            <w:rPr>
              <w:spacing w:val="29"/>
              <w:highlight w:val="yellow"/>
              <w:u w:val="none"/>
            </w:rPr>
          </w:rPrChange>
        </w:rPr>
        <w:t xml:space="preserve"> </w:t>
      </w:r>
      <w:r w:rsidRPr="009E2B87">
        <w:rPr>
          <w:spacing w:val="1"/>
          <w:u w:val="none"/>
          <w:rPrChange w:id="397" w:author="Microsoft Office User" w:date="2017-10-31T16:37:00Z">
            <w:rPr>
              <w:spacing w:val="1"/>
              <w:highlight w:val="yellow"/>
              <w:u w:val="none"/>
            </w:rPr>
          </w:rPrChange>
        </w:rPr>
        <w:t>p</w:t>
      </w:r>
      <w:r w:rsidRPr="009E2B87">
        <w:rPr>
          <w:u w:val="none"/>
          <w:rPrChange w:id="398" w:author="Microsoft Office User" w:date="2017-10-31T16:37:00Z">
            <w:rPr>
              <w:highlight w:val="yellow"/>
              <w:u w:val="none"/>
            </w:rPr>
          </w:rPrChange>
        </w:rPr>
        <w:t>erf</w:t>
      </w:r>
      <w:r w:rsidRPr="009E2B87">
        <w:rPr>
          <w:spacing w:val="1"/>
          <w:u w:val="none"/>
          <w:rPrChange w:id="399" w:author="Microsoft Office User" w:date="2017-10-31T16:37:00Z">
            <w:rPr>
              <w:spacing w:val="1"/>
              <w:highlight w:val="yellow"/>
              <w:u w:val="none"/>
            </w:rPr>
          </w:rPrChange>
        </w:rPr>
        <w:t>o</w:t>
      </w:r>
      <w:r w:rsidRPr="009E2B87">
        <w:rPr>
          <w:u w:val="none"/>
          <w:rPrChange w:id="400" w:author="Microsoft Office User" w:date="2017-10-31T16:37:00Z">
            <w:rPr>
              <w:highlight w:val="yellow"/>
              <w:u w:val="none"/>
            </w:rPr>
          </w:rPrChange>
        </w:rPr>
        <w:t>r</w:t>
      </w:r>
      <w:r w:rsidRPr="009E2B87">
        <w:rPr>
          <w:spacing w:val="2"/>
          <w:u w:val="none"/>
          <w:rPrChange w:id="401" w:author="Microsoft Office User" w:date="2017-10-31T16:37:00Z">
            <w:rPr>
              <w:spacing w:val="2"/>
              <w:highlight w:val="yellow"/>
              <w:u w:val="none"/>
            </w:rPr>
          </w:rPrChange>
        </w:rPr>
        <w:t>m</w:t>
      </w:r>
      <w:r w:rsidRPr="009E2B87">
        <w:rPr>
          <w:u w:val="none"/>
          <w:rPrChange w:id="402" w:author="Microsoft Office User" w:date="2017-10-31T16:37:00Z">
            <w:rPr>
              <w:highlight w:val="yellow"/>
              <w:u w:val="none"/>
            </w:rPr>
          </w:rPrChange>
        </w:rPr>
        <w:t>a</w:t>
      </w:r>
      <w:r w:rsidRPr="009E2B87">
        <w:rPr>
          <w:spacing w:val="1"/>
          <w:u w:val="none"/>
          <w:rPrChange w:id="403" w:author="Microsoft Office User" w:date="2017-10-31T16:37:00Z">
            <w:rPr>
              <w:spacing w:val="1"/>
              <w:highlight w:val="yellow"/>
              <w:u w:val="none"/>
            </w:rPr>
          </w:rPrChange>
        </w:rPr>
        <w:t>n</w:t>
      </w:r>
      <w:r w:rsidRPr="009E2B87">
        <w:rPr>
          <w:u w:val="none"/>
          <w:rPrChange w:id="404" w:author="Microsoft Office User" w:date="2017-10-31T16:37:00Z">
            <w:rPr>
              <w:highlight w:val="yellow"/>
              <w:u w:val="none"/>
            </w:rPr>
          </w:rPrChange>
        </w:rPr>
        <w:t>ce</w:t>
      </w:r>
      <w:r w:rsidRPr="009E2B87">
        <w:rPr>
          <w:spacing w:val="31"/>
          <w:u w:val="none"/>
          <w:rPrChange w:id="405" w:author="Microsoft Office User" w:date="2017-10-31T16:37:00Z">
            <w:rPr>
              <w:spacing w:val="31"/>
              <w:highlight w:val="yellow"/>
              <w:u w:val="none"/>
            </w:rPr>
          </w:rPrChange>
        </w:rPr>
        <w:t xml:space="preserve"> </w:t>
      </w:r>
      <w:r w:rsidRPr="009E2B87">
        <w:rPr>
          <w:spacing w:val="1"/>
          <w:u w:val="none"/>
          <w:rPrChange w:id="406" w:author="Microsoft Office User" w:date="2017-10-31T16:37:00Z">
            <w:rPr>
              <w:spacing w:val="1"/>
              <w:highlight w:val="yellow"/>
              <w:u w:val="none"/>
            </w:rPr>
          </w:rPrChange>
        </w:rPr>
        <w:t>o</w:t>
      </w:r>
      <w:r w:rsidRPr="009E2B87">
        <w:rPr>
          <w:u w:val="none"/>
          <w:rPrChange w:id="407" w:author="Microsoft Office User" w:date="2017-10-31T16:37:00Z">
            <w:rPr>
              <w:highlight w:val="yellow"/>
              <w:u w:val="none"/>
            </w:rPr>
          </w:rPrChange>
        </w:rPr>
        <w:t>f</w:t>
      </w:r>
      <w:r w:rsidRPr="009E2B87">
        <w:rPr>
          <w:spacing w:val="29"/>
          <w:u w:val="none"/>
          <w:rPrChange w:id="408" w:author="Microsoft Office User" w:date="2017-10-31T16:37:00Z">
            <w:rPr>
              <w:spacing w:val="29"/>
              <w:highlight w:val="yellow"/>
              <w:u w:val="none"/>
            </w:rPr>
          </w:rPrChange>
        </w:rPr>
        <w:t xml:space="preserve"> </w:t>
      </w:r>
      <w:r w:rsidRPr="009E2B87">
        <w:rPr>
          <w:u w:val="none"/>
          <w:rPrChange w:id="409" w:author="Microsoft Office User" w:date="2017-10-31T16:37:00Z">
            <w:rPr>
              <w:highlight w:val="yellow"/>
              <w:u w:val="none"/>
            </w:rPr>
          </w:rPrChange>
        </w:rPr>
        <w:t>its</w:t>
      </w:r>
      <w:r w:rsidRPr="009E2B87">
        <w:rPr>
          <w:spacing w:val="30"/>
          <w:u w:val="none"/>
          <w:rPrChange w:id="410" w:author="Microsoft Office User" w:date="2017-10-31T16:37:00Z">
            <w:rPr>
              <w:spacing w:val="30"/>
              <w:highlight w:val="yellow"/>
              <w:u w:val="none"/>
            </w:rPr>
          </w:rPrChange>
        </w:rPr>
        <w:t xml:space="preserve"> </w:t>
      </w:r>
      <w:r w:rsidRPr="009E2B87">
        <w:rPr>
          <w:spacing w:val="1"/>
          <w:u w:val="none"/>
          <w:rPrChange w:id="411" w:author="Microsoft Office User" w:date="2017-10-31T16:37:00Z">
            <w:rPr>
              <w:spacing w:val="1"/>
              <w:highlight w:val="yellow"/>
              <w:u w:val="none"/>
            </w:rPr>
          </w:rPrChange>
        </w:rPr>
        <w:t>du</w:t>
      </w:r>
      <w:r w:rsidRPr="009E2B87">
        <w:rPr>
          <w:u w:val="none"/>
          <w:rPrChange w:id="412" w:author="Microsoft Office User" w:date="2017-10-31T16:37:00Z">
            <w:rPr>
              <w:highlight w:val="yellow"/>
              <w:u w:val="none"/>
            </w:rPr>
          </w:rPrChange>
        </w:rPr>
        <w:t>ties</w:t>
      </w:r>
      <w:r w:rsidRPr="009E2B87">
        <w:rPr>
          <w:spacing w:val="30"/>
          <w:u w:val="none"/>
          <w:rPrChange w:id="413" w:author="Microsoft Office User" w:date="2017-10-31T16:37:00Z">
            <w:rPr>
              <w:spacing w:val="30"/>
              <w:highlight w:val="yellow"/>
              <w:u w:val="none"/>
            </w:rPr>
          </w:rPrChange>
        </w:rPr>
        <w:t xml:space="preserve"> </w:t>
      </w:r>
      <w:r w:rsidRPr="009E2B87">
        <w:rPr>
          <w:spacing w:val="1"/>
          <w:u w:val="none"/>
          <w:rPrChange w:id="414" w:author="Microsoft Office User" w:date="2017-10-31T16:37:00Z">
            <w:rPr>
              <w:spacing w:val="1"/>
              <w:highlight w:val="yellow"/>
              <w:u w:val="none"/>
            </w:rPr>
          </w:rPrChange>
        </w:rPr>
        <w:t>und</w:t>
      </w:r>
      <w:r w:rsidRPr="009E2B87">
        <w:rPr>
          <w:u w:val="none"/>
          <w:rPrChange w:id="415" w:author="Microsoft Office User" w:date="2017-10-31T16:37:00Z">
            <w:rPr>
              <w:highlight w:val="yellow"/>
              <w:u w:val="none"/>
            </w:rPr>
          </w:rPrChange>
        </w:rPr>
        <w:t>er</w:t>
      </w:r>
      <w:r w:rsidRPr="009E2B87">
        <w:rPr>
          <w:spacing w:val="29"/>
          <w:u w:val="none"/>
          <w:rPrChange w:id="416" w:author="Microsoft Office User" w:date="2017-10-31T16:37:00Z">
            <w:rPr>
              <w:spacing w:val="29"/>
              <w:highlight w:val="yellow"/>
              <w:u w:val="none"/>
            </w:rPr>
          </w:rPrChange>
        </w:rPr>
        <w:t xml:space="preserve"> </w:t>
      </w:r>
      <w:r w:rsidRPr="009E2B87">
        <w:rPr>
          <w:u w:val="none"/>
          <w:rPrChange w:id="417" w:author="Microsoft Office User" w:date="2017-10-31T16:37:00Z">
            <w:rPr>
              <w:highlight w:val="yellow"/>
              <w:u w:val="none"/>
            </w:rPr>
          </w:rPrChange>
        </w:rPr>
        <w:t>t</w:t>
      </w:r>
      <w:r w:rsidRPr="009E2B87">
        <w:rPr>
          <w:spacing w:val="1"/>
          <w:u w:val="none"/>
          <w:rPrChange w:id="418" w:author="Microsoft Office User" w:date="2017-10-31T16:37:00Z">
            <w:rPr>
              <w:spacing w:val="1"/>
              <w:highlight w:val="yellow"/>
              <w:u w:val="none"/>
            </w:rPr>
          </w:rPrChange>
        </w:rPr>
        <w:t>h</w:t>
      </w:r>
      <w:r w:rsidRPr="009E2B87">
        <w:rPr>
          <w:u w:val="none"/>
          <w:rPrChange w:id="419" w:author="Microsoft Office User" w:date="2017-10-31T16:37:00Z">
            <w:rPr>
              <w:highlight w:val="yellow"/>
              <w:u w:val="none"/>
            </w:rPr>
          </w:rPrChange>
        </w:rPr>
        <w:t>is</w:t>
      </w:r>
      <w:r w:rsidRPr="009E2B87">
        <w:rPr>
          <w:spacing w:val="31"/>
          <w:u w:val="none"/>
          <w:rPrChange w:id="420" w:author="Microsoft Office User" w:date="2017-10-31T16:37:00Z">
            <w:rPr>
              <w:spacing w:val="31"/>
              <w:highlight w:val="yellow"/>
              <w:u w:val="none"/>
            </w:rPr>
          </w:rPrChange>
        </w:rPr>
        <w:t xml:space="preserve"> </w:t>
      </w:r>
      <w:r w:rsidRPr="009E2B87">
        <w:rPr>
          <w:spacing w:val="1"/>
          <w:u w:val="none"/>
          <w:rPrChange w:id="421" w:author="Microsoft Office User" w:date="2017-10-31T16:37:00Z">
            <w:rPr>
              <w:spacing w:val="1"/>
              <w:highlight w:val="yellow"/>
              <w:u w:val="none"/>
            </w:rPr>
          </w:rPrChange>
        </w:rPr>
        <w:t>Ag</w:t>
      </w:r>
      <w:r w:rsidRPr="009E2B87">
        <w:rPr>
          <w:u w:val="none"/>
          <w:rPrChange w:id="422" w:author="Microsoft Office User" w:date="2017-10-31T16:37:00Z">
            <w:rPr>
              <w:highlight w:val="yellow"/>
              <w:u w:val="none"/>
            </w:rPr>
          </w:rPrChange>
        </w:rPr>
        <w:t>ree</w:t>
      </w:r>
      <w:r w:rsidRPr="009E2B87">
        <w:rPr>
          <w:spacing w:val="2"/>
          <w:u w:val="none"/>
          <w:rPrChange w:id="423" w:author="Microsoft Office User" w:date="2017-10-31T16:37:00Z">
            <w:rPr>
              <w:spacing w:val="2"/>
              <w:highlight w:val="yellow"/>
              <w:u w:val="none"/>
            </w:rPr>
          </w:rPrChange>
        </w:rPr>
        <w:t>m</w:t>
      </w:r>
      <w:r w:rsidRPr="009E2B87">
        <w:rPr>
          <w:u w:val="none"/>
          <w:rPrChange w:id="424" w:author="Microsoft Office User" w:date="2017-10-31T16:37:00Z">
            <w:rPr>
              <w:highlight w:val="yellow"/>
              <w:u w:val="none"/>
            </w:rPr>
          </w:rPrChange>
        </w:rPr>
        <w:t>e</w:t>
      </w:r>
      <w:r w:rsidRPr="009E2B87">
        <w:rPr>
          <w:spacing w:val="1"/>
          <w:u w:val="none"/>
          <w:rPrChange w:id="425" w:author="Microsoft Office User" w:date="2017-10-31T16:37:00Z">
            <w:rPr>
              <w:spacing w:val="1"/>
              <w:highlight w:val="yellow"/>
              <w:u w:val="none"/>
            </w:rPr>
          </w:rPrChange>
        </w:rPr>
        <w:t>n</w:t>
      </w:r>
      <w:r w:rsidRPr="009E2B87">
        <w:rPr>
          <w:u w:val="none"/>
          <w:rPrChange w:id="426" w:author="Microsoft Office User" w:date="2017-10-31T16:37:00Z">
            <w:rPr>
              <w:highlight w:val="yellow"/>
              <w:u w:val="none"/>
            </w:rPr>
          </w:rPrChange>
        </w:rPr>
        <w:t>t,</w:t>
      </w:r>
      <w:r w:rsidRPr="009E2B87">
        <w:rPr>
          <w:spacing w:val="29"/>
          <w:u w:val="none"/>
          <w:rPrChange w:id="427" w:author="Microsoft Office User" w:date="2017-10-31T16:37:00Z">
            <w:rPr>
              <w:spacing w:val="29"/>
              <w:highlight w:val="yellow"/>
              <w:u w:val="none"/>
            </w:rPr>
          </w:rPrChange>
        </w:rPr>
        <w:t xml:space="preserve"> </w:t>
      </w:r>
      <w:r w:rsidRPr="009E2B87">
        <w:rPr>
          <w:u w:val="none"/>
          <w:rPrChange w:id="428" w:author="Microsoft Office User" w:date="2017-10-31T16:37:00Z">
            <w:rPr>
              <w:highlight w:val="yellow"/>
              <w:u w:val="none"/>
            </w:rPr>
          </w:rPrChange>
        </w:rPr>
        <w:t>e</w:t>
      </w:r>
      <w:r w:rsidRPr="009E2B87">
        <w:rPr>
          <w:spacing w:val="1"/>
          <w:u w:val="none"/>
          <w:rPrChange w:id="429" w:author="Microsoft Office User" w:date="2017-10-31T16:37:00Z">
            <w:rPr>
              <w:spacing w:val="1"/>
              <w:highlight w:val="yellow"/>
              <w:u w:val="none"/>
            </w:rPr>
          </w:rPrChange>
        </w:rPr>
        <w:t>x</w:t>
      </w:r>
      <w:r w:rsidRPr="009E2B87">
        <w:rPr>
          <w:u w:val="none"/>
          <w:rPrChange w:id="430" w:author="Microsoft Office User" w:date="2017-10-31T16:37:00Z">
            <w:rPr>
              <w:highlight w:val="yellow"/>
              <w:u w:val="none"/>
            </w:rPr>
          </w:rPrChange>
        </w:rPr>
        <w:t>ce</w:t>
      </w:r>
      <w:r w:rsidRPr="009E2B87">
        <w:rPr>
          <w:spacing w:val="1"/>
          <w:u w:val="none"/>
          <w:rPrChange w:id="431" w:author="Microsoft Office User" w:date="2017-10-31T16:37:00Z">
            <w:rPr>
              <w:spacing w:val="1"/>
              <w:highlight w:val="yellow"/>
              <w:u w:val="none"/>
            </w:rPr>
          </w:rPrChange>
        </w:rPr>
        <w:t>p</w:t>
      </w:r>
      <w:r w:rsidRPr="009E2B87">
        <w:rPr>
          <w:u w:val="none"/>
          <w:rPrChange w:id="432" w:author="Microsoft Office User" w:date="2017-10-31T16:37:00Z">
            <w:rPr>
              <w:highlight w:val="yellow"/>
              <w:u w:val="none"/>
            </w:rPr>
          </w:rPrChange>
        </w:rPr>
        <w:t>t</w:t>
      </w:r>
      <w:r w:rsidRPr="009E2B87">
        <w:rPr>
          <w:spacing w:val="29"/>
          <w:u w:val="none"/>
          <w:rPrChange w:id="433" w:author="Microsoft Office User" w:date="2017-10-31T16:37:00Z">
            <w:rPr>
              <w:spacing w:val="29"/>
              <w:highlight w:val="yellow"/>
              <w:u w:val="none"/>
            </w:rPr>
          </w:rPrChange>
        </w:rPr>
        <w:t xml:space="preserve"> </w:t>
      </w:r>
      <w:r w:rsidRPr="009E2B87">
        <w:rPr>
          <w:u w:val="none"/>
          <w:rPrChange w:id="434" w:author="Microsoft Office User" w:date="2017-10-31T16:37:00Z">
            <w:rPr>
              <w:highlight w:val="yellow"/>
              <w:u w:val="none"/>
            </w:rPr>
          </w:rPrChange>
        </w:rPr>
        <w:t>in</w:t>
      </w:r>
      <w:r w:rsidRPr="009E2B87">
        <w:rPr>
          <w:spacing w:val="30"/>
          <w:u w:val="none"/>
          <w:rPrChange w:id="435" w:author="Microsoft Office User" w:date="2017-10-31T16:37:00Z">
            <w:rPr>
              <w:spacing w:val="30"/>
              <w:highlight w:val="yellow"/>
              <w:u w:val="none"/>
            </w:rPr>
          </w:rPrChange>
        </w:rPr>
        <w:t xml:space="preserve"> </w:t>
      </w:r>
      <w:r w:rsidRPr="009E2B87">
        <w:rPr>
          <w:u w:val="none"/>
          <w:rPrChange w:id="436" w:author="Microsoft Office User" w:date="2017-10-31T16:37:00Z">
            <w:rPr>
              <w:highlight w:val="yellow"/>
              <w:u w:val="none"/>
            </w:rPr>
          </w:rPrChange>
        </w:rPr>
        <w:t>i</w:t>
      </w:r>
      <w:r w:rsidRPr="009E2B87">
        <w:rPr>
          <w:spacing w:val="1"/>
          <w:u w:val="none"/>
          <w:rPrChange w:id="437" w:author="Microsoft Office User" w:date="2017-10-31T16:37:00Z">
            <w:rPr>
              <w:spacing w:val="1"/>
              <w:highlight w:val="yellow"/>
              <w:u w:val="none"/>
            </w:rPr>
          </w:rPrChange>
        </w:rPr>
        <w:t>n</w:t>
      </w:r>
      <w:r w:rsidRPr="009E2B87">
        <w:rPr>
          <w:u w:val="none"/>
          <w:rPrChange w:id="438" w:author="Microsoft Office User" w:date="2017-10-31T16:37:00Z">
            <w:rPr>
              <w:highlight w:val="yellow"/>
              <w:u w:val="none"/>
            </w:rPr>
          </w:rPrChange>
        </w:rPr>
        <w:t>sta</w:t>
      </w:r>
      <w:r w:rsidRPr="009E2B87">
        <w:rPr>
          <w:spacing w:val="1"/>
          <w:u w:val="none"/>
          <w:rPrChange w:id="439" w:author="Microsoft Office User" w:date="2017-10-31T16:37:00Z">
            <w:rPr>
              <w:spacing w:val="1"/>
              <w:highlight w:val="yellow"/>
              <w:u w:val="none"/>
            </w:rPr>
          </w:rPrChange>
        </w:rPr>
        <w:t>n</w:t>
      </w:r>
      <w:r w:rsidRPr="009E2B87">
        <w:rPr>
          <w:u w:val="none"/>
          <w:rPrChange w:id="440" w:author="Microsoft Office User" w:date="2017-10-31T16:37:00Z">
            <w:rPr>
              <w:highlight w:val="yellow"/>
              <w:u w:val="none"/>
            </w:rPr>
          </w:rPrChange>
        </w:rPr>
        <w:t>ces</w:t>
      </w:r>
      <w:r w:rsidRPr="009E2B87">
        <w:rPr>
          <w:spacing w:val="30"/>
          <w:u w:val="none"/>
          <w:rPrChange w:id="441" w:author="Microsoft Office User" w:date="2017-10-31T16:37:00Z">
            <w:rPr>
              <w:spacing w:val="30"/>
              <w:highlight w:val="yellow"/>
              <w:u w:val="none"/>
            </w:rPr>
          </w:rPrChange>
        </w:rPr>
        <w:t xml:space="preserve"> </w:t>
      </w:r>
      <w:r w:rsidRPr="009E2B87">
        <w:rPr>
          <w:spacing w:val="1"/>
          <w:u w:val="none"/>
          <w:rPrChange w:id="442" w:author="Microsoft Office User" w:date="2017-10-31T16:37:00Z">
            <w:rPr>
              <w:spacing w:val="1"/>
              <w:highlight w:val="yellow"/>
              <w:u w:val="none"/>
            </w:rPr>
          </w:rPrChange>
        </w:rPr>
        <w:t>wh</w:t>
      </w:r>
      <w:r w:rsidRPr="009E2B87">
        <w:rPr>
          <w:u w:val="none"/>
          <w:rPrChange w:id="443" w:author="Microsoft Office User" w:date="2017-10-31T16:37:00Z">
            <w:rPr>
              <w:highlight w:val="yellow"/>
              <w:u w:val="none"/>
            </w:rPr>
          </w:rPrChange>
        </w:rPr>
        <w:t>ere</w:t>
      </w:r>
      <w:r w:rsidRPr="009E2B87">
        <w:rPr>
          <w:spacing w:val="31"/>
          <w:u w:val="none"/>
          <w:rPrChange w:id="444" w:author="Microsoft Office User" w:date="2017-10-31T16:37:00Z">
            <w:rPr>
              <w:spacing w:val="31"/>
              <w:highlight w:val="yellow"/>
              <w:u w:val="none"/>
            </w:rPr>
          </w:rPrChange>
        </w:rPr>
        <w:t xml:space="preserve"> </w:t>
      </w:r>
      <w:r w:rsidRPr="009E2B87">
        <w:rPr>
          <w:u w:val="none"/>
          <w:rPrChange w:id="445" w:author="Microsoft Office User" w:date="2017-10-31T16:37:00Z">
            <w:rPr>
              <w:highlight w:val="yellow"/>
              <w:u w:val="none"/>
            </w:rPr>
          </w:rPrChange>
        </w:rPr>
        <w:t>t</w:t>
      </w:r>
      <w:r w:rsidRPr="009E2B87">
        <w:rPr>
          <w:spacing w:val="1"/>
          <w:u w:val="none"/>
          <w:rPrChange w:id="446" w:author="Microsoft Office User" w:date="2017-10-31T16:37:00Z">
            <w:rPr>
              <w:spacing w:val="1"/>
              <w:highlight w:val="yellow"/>
              <w:u w:val="none"/>
            </w:rPr>
          </w:rPrChange>
        </w:rPr>
        <w:t>he</w:t>
      </w:r>
      <w:r w:rsidRPr="009E2B87">
        <w:rPr>
          <w:spacing w:val="2"/>
          <w:w w:val="102"/>
          <w:u w:val="none"/>
          <w:rPrChange w:id="447" w:author="Microsoft Office User" w:date="2017-10-31T16:37:00Z">
            <w:rPr>
              <w:spacing w:val="2"/>
              <w:w w:val="102"/>
              <w:highlight w:val="yellow"/>
              <w:u w:val="none"/>
            </w:rPr>
          </w:rPrChange>
        </w:rPr>
        <w:t xml:space="preserve"> </w:t>
      </w:r>
      <w:r w:rsidRPr="009E2B87">
        <w:rPr>
          <w:spacing w:val="2"/>
          <w:u w:val="none"/>
          <w:rPrChange w:id="448" w:author="Microsoft Office User" w:date="2017-10-31T16:37:00Z">
            <w:rPr>
              <w:spacing w:val="2"/>
              <w:highlight w:val="yellow"/>
              <w:u w:val="none"/>
            </w:rPr>
          </w:rPrChange>
        </w:rPr>
        <w:t>M</w:t>
      </w:r>
      <w:r w:rsidRPr="009E2B87">
        <w:rPr>
          <w:u w:val="none"/>
          <w:rPrChange w:id="449" w:author="Microsoft Office User" w:date="2017-10-31T16:37:00Z">
            <w:rPr>
              <w:highlight w:val="yellow"/>
              <w:u w:val="none"/>
            </w:rPr>
          </w:rPrChange>
        </w:rPr>
        <w:t>a</w:t>
      </w:r>
      <w:r w:rsidRPr="009E2B87">
        <w:rPr>
          <w:spacing w:val="1"/>
          <w:u w:val="none"/>
          <w:rPrChange w:id="450" w:author="Microsoft Office User" w:date="2017-10-31T16:37:00Z">
            <w:rPr>
              <w:spacing w:val="1"/>
              <w:highlight w:val="yellow"/>
              <w:u w:val="none"/>
            </w:rPr>
          </w:rPrChange>
        </w:rPr>
        <w:t>n</w:t>
      </w:r>
      <w:r w:rsidRPr="009E2B87">
        <w:rPr>
          <w:u w:val="none"/>
          <w:rPrChange w:id="451" w:author="Microsoft Office User" w:date="2017-10-31T16:37:00Z">
            <w:rPr>
              <w:highlight w:val="yellow"/>
              <w:u w:val="none"/>
            </w:rPr>
          </w:rPrChange>
        </w:rPr>
        <w:t>a</w:t>
      </w:r>
      <w:r w:rsidRPr="009E2B87">
        <w:rPr>
          <w:spacing w:val="1"/>
          <w:u w:val="none"/>
          <w:rPrChange w:id="452" w:author="Microsoft Office User" w:date="2017-10-31T16:37:00Z">
            <w:rPr>
              <w:spacing w:val="1"/>
              <w:highlight w:val="yellow"/>
              <w:u w:val="none"/>
            </w:rPr>
          </w:rPrChange>
        </w:rPr>
        <w:t>g</w:t>
      </w:r>
      <w:r w:rsidRPr="009E2B87">
        <w:rPr>
          <w:u w:val="none"/>
          <w:rPrChange w:id="453" w:author="Microsoft Office User" w:date="2017-10-31T16:37:00Z">
            <w:rPr>
              <w:highlight w:val="yellow"/>
              <w:u w:val="none"/>
            </w:rPr>
          </w:rPrChange>
        </w:rPr>
        <w:t>i</w:t>
      </w:r>
      <w:r w:rsidRPr="009E2B87">
        <w:rPr>
          <w:spacing w:val="1"/>
          <w:u w:val="none"/>
          <w:rPrChange w:id="454" w:author="Microsoft Office User" w:date="2017-10-31T16:37:00Z">
            <w:rPr>
              <w:spacing w:val="1"/>
              <w:highlight w:val="yellow"/>
              <w:u w:val="none"/>
            </w:rPr>
          </w:rPrChange>
        </w:rPr>
        <w:t>n</w:t>
      </w:r>
      <w:r w:rsidRPr="009E2B87">
        <w:rPr>
          <w:u w:val="none"/>
          <w:rPrChange w:id="455" w:author="Microsoft Office User" w:date="2017-10-31T16:37:00Z">
            <w:rPr>
              <w:highlight w:val="yellow"/>
              <w:u w:val="none"/>
            </w:rPr>
          </w:rPrChange>
        </w:rPr>
        <w:t>g</w:t>
      </w:r>
      <w:r w:rsidRPr="009E2B87">
        <w:rPr>
          <w:spacing w:val="46"/>
          <w:u w:val="none"/>
          <w:rPrChange w:id="456" w:author="Microsoft Office User" w:date="2017-10-31T16:37:00Z">
            <w:rPr>
              <w:spacing w:val="46"/>
              <w:highlight w:val="yellow"/>
              <w:u w:val="none"/>
            </w:rPr>
          </w:rPrChange>
        </w:rPr>
        <w:t xml:space="preserve"> </w:t>
      </w:r>
      <w:r w:rsidRPr="009E2B87">
        <w:rPr>
          <w:spacing w:val="2"/>
          <w:u w:val="none"/>
          <w:rPrChange w:id="457" w:author="Microsoft Office User" w:date="2017-10-31T16:37:00Z">
            <w:rPr>
              <w:spacing w:val="2"/>
              <w:highlight w:val="yellow"/>
              <w:u w:val="none"/>
            </w:rPr>
          </w:rPrChange>
        </w:rPr>
        <w:t>M</w:t>
      </w:r>
      <w:r w:rsidRPr="009E2B87">
        <w:rPr>
          <w:u w:val="none"/>
          <w:rPrChange w:id="458" w:author="Microsoft Office User" w:date="2017-10-31T16:37:00Z">
            <w:rPr>
              <w:highlight w:val="yellow"/>
              <w:u w:val="none"/>
            </w:rPr>
          </w:rPrChange>
        </w:rPr>
        <w:t>e</w:t>
      </w:r>
      <w:r w:rsidRPr="009E2B87">
        <w:rPr>
          <w:spacing w:val="2"/>
          <w:u w:val="none"/>
          <w:rPrChange w:id="459" w:author="Microsoft Office User" w:date="2017-10-31T16:37:00Z">
            <w:rPr>
              <w:spacing w:val="2"/>
              <w:highlight w:val="yellow"/>
              <w:u w:val="none"/>
            </w:rPr>
          </w:rPrChange>
        </w:rPr>
        <w:t>m</w:t>
      </w:r>
      <w:r w:rsidRPr="009E2B87">
        <w:rPr>
          <w:spacing w:val="1"/>
          <w:u w:val="none"/>
          <w:rPrChange w:id="460" w:author="Microsoft Office User" w:date="2017-10-31T16:37:00Z">
            <w:rPr>
              <w:spacing w:val="1"/>
              <w:highlight w:val="yellow"/>
              <w:u w:val="none"/>
            </w:rPr>
          </w:rPrChange>
        </w:rPr>
        <w:t>b</w:t>
      </w:r>
      <w:r w:rsidRPr="009E2B87">
        <w:rPr>
          <w:u w:val="none"/>
          <w:rPrChange w:id="461" w:author="Microsoft Office User" w:date="2017-10-31T16:37:00Z">
            <w:rPr>
              <w:highlight w:val="yellow"/>
              <w:u w:val="none"/>
            </w:rPr>
          </w:rPrChange>
        </w:rPr>
        <w:t>er</w:t>
      </w:r>
      <w:r w:rsidRPr="009E2B87">
        <w:rPr>
          <w:spacing w:val="45"/>
          <w:u w:val="none"/>
          <w:rPrChange w:id="462" w:author="Microsoft Office User" w:date="2017-10-31T16:37:00Z">
            <w:rPr>
              <w:spacing w:val="45"/>
              <w:highlight w:val="yellow"/>
              <w:u w:val="none"/>
            </w:rPr>
          </w:rPrChange>
        </w:rPr>
        <w:t xml:space="preserve"> </w:t>
      </w:r>
      <w:r w:rsidRPr="009E2B87">
        <w:rPr>
          <w:u w:val="none"/>
          <w:rPrChange w:id="463" w:author="Microsoft Office User" w:date="2017-10-31T16:37:00Z">
            <w:rPr>
              <w:highlight w:val="yellow"/>
              <w:u w:val="none"/>
            </w:rPr>
          </w:rPrChange>
        </w:rPr>
        <w:t>(</w:t>
      </w:r>
      <w:r w:rsidRPr="009E2B87">
        <w:rPr>
          <w:spacing w:val="1"/>
          <w:u w:val="none"/>
          <w:rPrChange w:id="464" w:author="Microsoft Office User" w:date="2017-10-31T16:37:00Z">
            <w:rPr>
              <w:spacing w:val="1"/>
              <w:highlight w:val="yellow"/>
              <w:u w:val="none"/>
            </w:rPr>
          </w:rPrChange>
        </w:rPr>
        <w:t>o</w:t>
      </w:r>
      <w:r w:rsidRPr="009E2B87">
        <w:rPr>
          <w:u w:val="none"/>
          <w:rPrChange w:id="465" w:author="Microsoft Office User" w:date="2017-10-31T16:37:00Z">
            <w:rPr>
              <w:highlight w:val="yellow"/>
              <w:u w:val="none"/>
            </w:rPr>
          </w:rPrChange>
        </w:rPr>
        <w:t>r</w:t>
      </w:r>
      <w:r w:rsidRPr="009E2B87">
        <w:rPr>
          <w:spacing w:val="45"/>
          <w:u w:val="none"/>
          <w:rPrChange w:id="466" w:author="Microsoft Office User" w:date="2017-10-31T16:37:00Z">
            <w:rPr>
              <w:spacing w:val="45"/>
              <w:highlight w:val="yellow"/>
              <w:u w:val="none"/>
            </w:rPr>
          </w:rPrChange>
        </w:rPr>
        <w:t xml:space="preserve"> </w:t>
      </w:r>
      <w:r w:rsidRPr="009E2B87">
        <w:rPr>
          <w:u w:val="none"/>
          <w:rPrChange w:id="467" w:author="Microsoft Office User" w:date="2017-10-31T16:37:00Z">
            <w:rPr>
              <w:highlight w:val="yellow"/>
              <w:u w:val="none"/>
            </w:rPr>
          </w:rPrChange>
        </w:rPr>
        <w:t>its</w:t>
      </w:r>
      <w:r w:rsidRPr="009E2B87">
        <w:rPr>
          <w:spacing w:val="47"/>
          <w:u w:val="none"/>
          <w:rPrChange w:id="468" w:author="Microsoft Office User" w:date="2017-10-31T16:37:00Z">
            <w:rPr>
              <w:spacing w:val="47"/>
              <w:highlight w:val="yellow"/>
              <w:u w:val="none"/>
            </w:rPr>
          </w:rPrChange>
        </w:rPr>
        <w:t xml:space="preserve"> </w:t>
      </w:r>
      <w:r w:rsidRPr="009E2B87">
        <w:rPr>
          <w:u w:val="none"/>
          <w:rPrChange w:id="469" w:author="Microsoft Office User" w:date="2017-10-31T16:37:00Z">
            <w:rPr>
              <w:highlight w:val="yellow"/>
              <w:u w:val="none"/>
            </w:rPr>
          </w:rPrChange>
        </w:rPr>
        <w:t>affiliate)</w:t>
      </w:r>
      <w:r w:rsidRPr="009E2B87">
        <w:rPr>
          <w:spacing w:val="45"/>
          <w:u w:val="none"/>
          <w:rPrChange w:id="470" w:author="Microsoft Office User" w:date="2017-10-31T16:37:00Z">
            <w:rPr>
              <w:spacing w:val="45"/>
              <w:highlight w:val="yellow"/>
              <w:u w:val="none"/>
            </w:rPr>
          </w:rPrChange>
        </w:rPr>
        <w:t xml:space="preserve"> </w:t>
      </w:r>
      <w:r w:rsidRPr="009E2B87">
        <w:rPr>
          <w:u w:val="none"/>
          <w:rPrChange w:id="471" w:author="Microsoft Office User" w:date="2017-10-31T16:37:00Z">
            <w:rPr>
              <w:highlight w:val="yellow"/>
              <w:u w:val="none"/>
            </w:rPr>
          </w:rPrChange>
        </w:rPr>
        <w:t>ser</w:t>
      </w:r>
      <w:r w:rsidRPr="009E2B87">
        <w:rPr>
          <w:spacing w:val="1"/>
          <w:u w:val="none"/>
          <w:rPrChange w:id="472" w:author="Microsoft Office User" w:date="2017-10-31T16:37:00Z">
            <w:rPr>
              <w:spacing w:val="1"/>
              <w:highlight w:val="yellow"/>
              <w:u w:val="none"/>
            </w:rPr>
          </w:rPrChange>
        </w:rPr>
        <w:t>v</w:t>
      </w:r>
      <w:r w:rsidRPr="009E2B87">
        <w:rPr>
          <w:u w:val="none"/>
          <w:rPrChange w:id="473" w:author="Microsoft Office User" w:date="2017-10-31T16:37:00Z">
            <w:rPr>
              <w:highlight w:val="yellow"/>
              <w:u w:val="none"/>
            </w:rPr>
          </w:rPrChange>
        </w:rPr>
        <w:t>es</w:t>
      </w:r>
      <w:r w:rsidRPr="009E2B87">
        <w:rPr>
          <w:spacing w:val="46"/>
          <w:u w:val="none"/>
          <w:rPrChange w:id="474" w:author="Microsoft Office User" w:date="2017-10-31T16:37:00Z">
            <w:rPr>
              <w:spacing w:val="46"/>
              <w:highlight w:val="yellow"/>
              <w:u w:val="none"/>
            </w:rPr>
          </w:rPrChange>
        </w:rPr>
        <w:t xml:space="preserve"> </w:t>
      </w:r>
      <w:r w:rsidRPr="009E2B87">
        <w:rPr>
          <w:u w:val="none"/>
          <w:rPrChange w:id="475" w:author="Microsoft Office User" w:date="2017-10-31T16:37:00Z">
            <w:rPr>
              <w:highlight w:val="yellow"/>
              <w:u w:val="none"/>
            </w:rPr>
          </w:rPrChange>
        </w:rPr>
        <w:t>a</w:t>
      </w:r>
      <w:r w:rsidRPr="009E2B87">
        <w:rPr>
          <w:spacing w:val="1"/>
          <w:u w:val="none"/>
          <w:rPrChange w:id="476" w:author="Microsoft Office User" w:date="2017-10-31T16:37:00Z">
            <w:rPr>
              <w:spacing w:val="1"/>
              <w:highlight w:val="yellow"/>
              <w:u w:val="none"/>
            </w:rPr>
          </w:rPrChange>
        </w:rPr>
        <w:t>dd</w:t>
      </w:r>
      <w:r w:rsidRPr="009E2B87">
        <w:rPr>
          <w:u w:val="none"/>
          <w:rPrChange w:id="477" w:author="Microsoft Office User" w:date="2017-10-31T16:37:00Z">
            <w:rPr>
              <w:highlight w:val="yellow"/>
              <w:u w:val="none"/>
            </w:rPr>
          </w:rPrChange>
        </w:rPr>
        <w:t>iti</w:t>
      </w:r>
      <w:r w:rsidRPr="009E2B87">
        <w:rPr>
          <w:spacing w:val="1"/>
          <w:u w:val="none"/>
          <w:rPrChange w:id="478" w:author="Microsoft Office User" w:date="2017-10-31T16:37:00Z">
            <w:rPr>
              <w:spacing w:val="1"/>
              <w:highlight w:val="yellow"/>
              <w:u w:val="none"/>
            </w:rPr>
          </w:rPrChange>
        </w:rPr>
        <w:t>on</w:t>
      </w:r>
      <w:r w:rsidRPr="009E2B87">
        <w:rPr>
          <w:u w:val="none"/>
          <w:rPrChange w:id="479" w:author="Microsoft Office User" w:date="2017-10-31T16:37:00Z">
            <w:rPr>
              <w:highlight w:val="yellow"/>
              <w:u w:val="none"/>
            </w:rPr>
          </w:rPrChange>
        </w:rPr>
        <w:t>ally</w:t>
      </w:r>
      <w:r w:rsidRPr="009E2B87">
        <w:rPr>
          <w:spacing w:val="47"/>
          <w:u w:val="none"/>
          <w:rPrChange w:id="480" w:author="Microsoft Office User" w:date="2017-10-31T16:37:00Z">
            <w:rPr>
              <w:spacing w:val="47"/>
              <w:highlight w:val="yellow"/>
              <w:u w:val="none"/>
            </w:rPr>
          </w:rPrChange>
        </w:rPr>
        <w:t xml:space="preserve"> </w:t>
      </w:r>
      <w:r w:rsidRPr="009E2B87">
        <w:rPr>
          <w:u w:val="none"/>
          <w:rPrChange w:id="481" w:author="Microsoft Office User" w:date="2017-10-31T16:37:00Z">
            <w:rPr>
              <w:highlight w:val="yellow"/>
              <w:u w:val="none"/>
            </w:rPr>
          </w:rPrChange>
        </w:rPr>
        <w:t>as</w:t>
      </w:r>
      <w:r w:rsidRPr="009E2B87">
        <w:rPr>
          <w:spacing w:val="45"/>
          <w:u w:val="none"/>
          <w:rPrChange w:id="482" w:author="Microsoft Office User" w:date="2017-10-31T16:37:00Z">
            <w:rPr>
              <w:spacing w:val="45"/>
              <w:highlight w:val="yellow"/>
              <w:u w:val="none"/>
            </w:rPr>
          </w:rPrChange>
        </w:rPr>
        <w:t xml:space="preserve"> </w:t>
      </w:r>
      <w:r w:rsidRPr="009E2B87">
        <w:rPr>
          <w:u w:val="none"/>
          <w:rPrChange w:id="483" w:author="Microsoft Office User" w:date="2017-10-31T16:37:00Z">
            <w:rPr>
              <w:highlight w:val="yellow"/>
              <w:u w:val="none"/>
            </w:rPr>
          </w:rPrChange>
        </w:rPr>
        <w:t>t</w:t>
      </w:r>
      <w:r w:rsidRPr="009E2B87">
        <w:rPr>
          <w:spacing w:val="1"/>
          <w:u w:val="none"/>
          <w:rPrChange w:id="484" w:author="Microsoft Office User" w:date="2017-10-31T16:37:00Z">
            <w:rPr>
              <w:spacing w:val="1"/>
              <w:highlight w:val="yellow"/>
              <w:u w:val="none"/>
            </w:rPr>
          </w:rPrChange>
        </w:rPr>
        <w:t>h</w:t>
      </w:r>
      <w:r w:rsidRPr="009E2B87">
        <w:rPr>
          <w:u w:val="none"/>
          <w:rPrChange w:id="485" w:author="Microsoft Office User" w:date="2017-10-31T16:37:00Z">
            <w:rPr>
              <w:highlight w:val="yellow"/>
              <w:u w:val="none"/>
            </w:rPr>
          </w:rPrChange>
        </w:rPr>
        <w:t>e</w:t>
      </w:r>
      <w:r w:rsidRPr="009E2B87">
        <w:rPr>
          <w:spacing w:val="46"/>
          <w:u w:val="none"/>
          <w:rPrChange w:id="486" w:author="Microsoft Office User" w:date="2017-10-31T16:37:00Z">
            <w:rPr>
              <w:spacing w:val="46"/>
              <w:highlight w:val="yellow"/>
              <w:u w:val="none"/>
            </w:rPr>
          </w:rPrChange>
        </w:rPr>
        <w:t xml:space="preserve"> </w:t>
      </w:r>
      <w:r w:rsidRPr="009E2B87">
        <w:rPr>
          <w:u w:val="none"/>
          <w:rPrChange w:id="487" w:author="Microsoft Office User" w:date="2017-10-31T16:37:00Z">
            <w:rPr>
              <w:highlight w:val="yellow"/>
              <w:u w:val="none"/>
            </w:rPr>
          </w:rPrChange>
        </w:rPr>
        <w:t>property</w:t>
      </w:r>
      <w:r w:rsidRPr="009E2B87">
        <w:rPr>
          <w:spacing w:val="47"/>
          <w:u w:val="none"/>
          <w:rPrChange w:id="488" w:author="Microsoft Office User" w:date="2017-10-31T16:37:00Z">
            <w:rPr>
              <w:spacing w:val="47"/>
              <w:highlight w:val="yellow"/>
              <w:u w:val="none"/>
            </w:rPr>
          </w:rPrChange>
        </w:rPr>
        <w:t xml:space="preserve"> </w:t>
      </w:r>
      <w:r w:rsidRPr="009E2B87">
        <w:rPr>
          <w:spacing w:val="2"/>
          <w:u w:val="none"/>
          <w:rPrChange w:id="489" w:author="Microsoft Office User" w:date="2017-10-31T16:37:00Z">
            <w:rPr>
              <w:spacing w:val="2"/>
              <w:highlight w:val="yellow"/>
              <w:u w:val="none"/>
            </w:rPr>
          </w:rPrChange>
        </w:rPr>
        <w:t>m</w:t>
      </w:r>
      <w:r w:rsidRPr="009E2B87">
        <w:rPr>
          <w:u w:val="none"/>
          <w:rPrChange w:id="490" w:author="Microsoft Office User" w:date="2017-10-31T16:37:00Z">
            <w:rPr>
              <w:highlight w:val="yellow"/>
              <w:u w:val="none"/>
            </w:rPr>
          </w:rPrChange>
        </w:rPr>
        <w:t>a</w:t>
      </w:r>
      <w:r w:rsidRPr="009E2B87">
        <w:rPr>
          <w:spacing w:val="1"/>
          <w:u w:val="none"/>
          <w:rPrChange w:id="491" w:author="Microsoft Office User" w:date="2017-10-31T16:37:00Z">
            <w:rPr>
              <w:spacing w:val="1"/>
              <w:highlight w:val="yellow"/>
              <w:u w:val="none"/>
            </w:rPr>
          </w:rPrChange>
        </w:rPr>
        <w:t>n</w:t>
      </w:r>
      <w:r w:rsidRPr="009E2B87">
        <w:rPr>
          <w:u w:val="none"/>
          <w:rPrChange w:id="492" w:author="Microsoft Office User" w:date="2017-10-31T16:37:00Z">
            <w:rPr>
              <w:highlight w:val="yellow"/>
              <w:u w:val="none"/>
            </w:rPr>
          </w:rPrChange>
        </w:rPr>
        <w:t>a</w:t>
      </w:r>
      <w:r w:rsidRPr="009E2B87">
        <w:rPr>
          <w:spacing w:val="1"/>
          <w:u w:val="none"/>
          <w:rPrChange w:id="493" w:author="Microsoft Office User" w:date="2017-10-31T16:37:00Z">
            <w:rPr>
              <w:spacing w:val="1"/>
              <w:highlight w:val="yellow"/>
              <w:u w:val="none"/>
            </w:rPr>
          </w:rPrChange>
        </w:rPr>
        <w:t>g</w:t>
      </w:r>
      <w:r w:rsidRPr="009E2B87">
        <w:rPr>
          <w:u w:val="none"/>
          <w:rPrChange w:id="494" w:author="Microsoft Office User" w:date="2017-10-31T16:37:00Z">
            <w:rPr>
              <w:highlight w:val="yellow"/>
              <w:u w:val="none"/>
            </w:rPr>
          </w:rPrChange>
        </w:rPr>
        <w:t>er</w:t>
      </w:r>
      <w:r w:rsidRPr="009E2B87">
        <w:rPr>
          <w:spacing w:val="45"/>
          <w:u w:val="none"/>
          <w:rPrChange w:id="495" w:author="Microsoft Office User" w:date="2017-10-31T16:37:00Z">
            <w:rPr>
              <w:spacing w:val="45"/>
              <w:highlight w:val="yellow"/>
              <w:u w:val="none"/>
            </w:rPr>
          </w:rPrChange>
        </w:rPr>
        <w:t xml:space="preserve"> </w:t>
      </w:r>
      <w:r w:rsidRPr="009E2B87">
        <w:rPr>
          <w:spacing w:val="1"/>
          <w:u w:val="none"/>
          <w:rPrChange w:id="496" w:author="Microsoft Office User" w:date="2017-10-31T16:37:00Z">
            <w:rPr>
              <w:spacing w:val="1"/>
              <w:highlight w:val="yellow"/>
              <w:u w:val="none"/>
            </w:rPr>
          </w:rPrChange>
        </w:rPr>
        <w:t>o</w:t>
      </w:r>
      <w:r w:rsidRPr="009E2B87">
        <w:rPr>
          <w:u w:val="none"/>
          <w:rPrChange w:id="497" w:author="Microsoft Office User" w:date="2017-10-31T16:37:00Z">
            <w:rPr>
              <w:highlight w:val="yellow"/>
              <w:u w:val="none"/>
            </w:rPr>
          </w:rPrChange>
        </w:rPr>
        <w:t>f</w:t>
      </w:r>
      <w:r w:rsidRPr="009E2B87">
        <w:rPr>
          <w:spacing w:val="45"/>
          <w:u w:val="none"/>
          <w:rPrChange w:id="498" w:author="Microsoft Office User" w:date="2017-10-31T16:37:00Z">
            <w:rPr>
              <w:spacing w:val="45"/>
              <w:highlight w:val="yellow"/>
              <w:u w:val="none"/>
            </w:rPr>
          </w:rPrChange>
        </w:rPr>
        <w:t xml:space="preserve"> </w:t>
      </w:r>
      <w:r w:rsidRPr="009E2B87">
        <w:rPr>
          <w:u w:val="none"/>
          <w:rPrChange w:id="499" w:author="Microsoft Office User" w:date="2017-10-31T16:37:00Z">
            <w:rPr>
              <w:highlight w:val="yellow"/>
              <w:u w:val="none"/>
            </w:rPr>
          </w:rPrChange>
        </w:rPr>
        <w:t>t</w:t>
      </w:r>
      <w:r w:rsidRPr="009E2B87">
        <w:rPr>
          <w:spacing w:val="1"/>
          <w:u w:val="none"/>
          <w:rPrChange w:id="500" w:author="Microsoft Office User" w:date="2017-10-31T16:37:00Z">
            <w:rPr>
              <w:spacing w:val="1"/>
              <w:highlight w:val="yellow"/>
              <w:u w:val="none"/>
            </w:rPr>
          </w:rPrChange>
        </w:rPr>
        <w:t>h</w:t>
      </w:r>
      <w:r w:rsidRPr="009E2B87">
        <w:rPr>
          <w:u w:val="none"/>
          <w:rPrChange w:id="501" w:author="Microsoft Office User" w:date="2017-10-31T16:37:00Z">
            <w:rPr>
              <w:highlight w:val="yellow"/>
              <w:u w:val="none"/>
            </w:rPr>
          </w:rPrChange>
        </w:rPr>
        <w:t>e</w:t>
      </w:r>
      <w:r w:rsidRPr="009E2B87">
        <w:rPr>
          <w:spacing w:val="46"/>
          <w:u w:val="none"/>
          <w:rPrChange w:id="502" w:author="Microsoft Office User" w:date="2017-10-31T16:37:00Z">
            <w:rPr>
              <w:spacing w:val="46"/>
              <w:highlight w:val="yellow"/>
              <w:u w:val="none"/>
            </w:rPr>
          </w:rPrChange>
        </w:rPr>
        <w:t xml:space="preserve"> </w:t>
      </w:r>
      <w:r w:rsidRPr="009E2B87">
        <w:rPr>
          <w:spacing w:val="2"/>
          <w:u w:val="none"/>
          <w:rPrChange w:id="503" w:author="Microsoft Office User" w:date="2017-10-31T16:37:00Z">
            <w:rPr>
              <w:spacing w:val="2"/>
              <w:highlight w:val="yellow"/>
              <w:u w:val="none"/>
            </w:rPr>
          </w:rPrChange>
        </w:rPr>
        <w:t>M</w:t>
      </w:r>
      <w:r w:rsidRPr="009E2B87">
        <w:rPr>
          <w:spacing w:val="1"/>
          <w:u w:val="none"/>
          <w:rPrChange w:id="504" w:author="Microsoft Office User" w:date="2017-10-31T16:37:00Z">
            <w:rPr>
              <w:spacing w:val="1"/>
              <w:highlight w:val="yellow"/>
              <w:u w:val="none"/>
            </w:rPr>
          </w:rPrChange>
        </w:rPr>
        <w:t>HP</w:t>
      </w:r>
      <w:r w:rsidRPr="009E2B87">
        <w:rPr>
          <w:u w:val="none"/>
          <w:rPrChange w:id="505" w:author="Microsoft Office User" w:date="2017-10-31T16:37:00Z">
            <w:rPr>
              <w:highlight w:val="yellow"/>
              <w:u w:val="none"/>
            </w:rPr>
          </w:rPrChange>
        </w:rPr>
        <w:t>,</w:t>
      </w:r>
      <w:r w:rsidRPr="009E2B87">
        <w:rPr>
          <w:spacing w:val="46"/>
          <w:u w:val="none"/>
          <w:rPrChange w:id="506" w:author="Microsoft Office User" w:date="2017-10-31T16:37:00Z">
            <w:rPr>
              <w:spacing w:val="46"/>
              <w:highlight w:val="yellow"/>
              <w:u w:val="none"/>
            </w:rPr>
          </w:rPrChange>
        </w:rPr>
        <w:t xml:space="preserve"> </w:t>
      </w:r>
      <w:r w:rsidRPr="009E2B87">
        <w:rPr>
          <w:spacing w:val="1"/>
          <w:u w:val="none"/>
          <w:rPrChange w:id="507" w:author="Microsoft Office User" w:date="2017-10-31T16:37:00Z">
            <w:rPr>
              <w:spacing w:val="1"/>
              <w:highlight w:val="yellow"/>
              <w:u w:val="none"/>
            </w:rPr>
          </w:rPrChange>
        </w:rPr>
        <w:t>wh</w:t>
      </w:r>
      <w:r w:rsidRPr="009E2B87">
        <w:rPr>
          <w:u w:val="none"/>
          <w:rPrChange w:id="508" w:author="Microsoft Office User" w:date="2017-10-31T16:37:00Z">
            <w:rPr>
              <w:highlight w:val="yellow"/>
              <w:u w:val="none"/>
            </w:rPr>
          </w:rPrChange>
        </w:rPr>
        <w:t>ere</w:t>
      </w:r>
      <w:r w:rsidRPr="009E2B87">
        <w:rPr>
          <w:spacing w:val="46"/>
          <w:u w:val="none"/>
          <w:rPrChange w:id="509" w:author="Microsoft Office User" w:date="2017-10-31T16:37:00Z">
            <w:rPr>
              <w:spacing w:val="46"/>
              <w:highlight w:val="yellow"/>
              <w:u w:val="none"/>
            </w:rPr>
          </w:rPrChange>
        </w:rPr>
        <w:t xml:space="preserve"> </w:t>
      </w:r>
      <w:r w:rsidRPr="009E2B87">
        <w:rPr>
          <w:u w:val="none"/>
          <w:rPrChange w:id="510" w:author="Microsoft Office User" w:date="2017-10-31T16:37:00Z">
            <w:rPr>
              <w:highlight w:val="yellow"/>
              <w:u w:val="none"/>
            </w:rPr>
          </w:rPrChange>
        </w:rPr>
        <w:t>in</w:t>
      </w:r>
      <w:r w:rsidRPr="009E2B87">
        <w:rPr>
          <w:spacing w:val="1"/>
          <w:w w:val="102"/>
          <w:u w:val="none"/>
          <w:rPrChange w:id="511" w:author="Microsoft Office User" w:date="2017-10-31T16:37:00Z">
            <w:rPr>
              <w:spacing w:val="1"/>
              <w:w w:val="102"/>
              <w:highlight w:val="yellow"/>
              <w:u w:val="none"/>
            </w:rPr>
          </w:rPrChange>
        </w:rPr>
        <w:t xml:space="preserve"> </w:t>
      </w:r>
      <w:r w:rsidRPr="009E2B87">
        <w:rPr>
          <w:u w:val="none"/>
          <w:rPrChange w:id="512" w:author="Microsoft Office User" w:date="2017-10-31T16:37:00Z">
            <w:rPr>
              <w:highlight w:val="yellow"/>
              <w:u w:val="none"/>
            </w:rPr>
          </w:rPrChange>
        </w:rPr>
        <w:t>s</w:t>
      </w:r>
      <w:r w:rsidRPr="009E2B87">
        <w:rPr>
          <w:spacing w:val="1"/>
          <w:u w:val="none"/>
          <w:rPrChange w:id="513" w:author="Microsoft Office User" w:date="2017-10-31T16:37:00Z">
            <w:rPr>
              <w:spacing w:val="1"/>
              <w:highlight w:val="yellow"/>
              <w:u w:val="none"/>
            </w:rPr>
          </w:rPrChange>
        </w:rPr>
        <w:t>u</w:t>
      </w:r>
      <w:r w:rsidRPr="009E2B87">
        <w:rPr>
          <w:u w:val="none"/>
          <w:rPrChange w:id="514" w:author="Microsoft Office User" w:date="2017-10-31T16:37:00Z">
            <w:rPr>
              <w:highlight w:val="yellow"/>
              <w:u w:val="none"/>
            </w:rPr>
          </w:rPrChange>
        </w:rPr>
        <w:t>ch</w:t>
      </w:r>
      <w:r w:rsidRPr="009E2B87">
        <w:rPr>
          <w:spacing w:val="23"/>
          <w:u w:val="none"/>
          <w:rPrChange w:id="515" w:author="Microsoft Office User" w:date="2017-10-31T16:37:00Z">
            <w:rPr>
              <w:spacing w:val="23"/>
              <w:highlight w:val="yellow"/>
              <w:u w:val="none"/>
            </w:rPr>
          </w:rPrChange>
        </w:rPr>
        <w:t xml:space="preserve"> </w:t>
      </w:r>
      <w:r w:rsidRPr="009E2B87">
        <w:rPr>
          <w:u w:val="none"/>
          <w:rPrChange w:id="516" w:author="Microsoft Office User" w:date="2017-10-31T16:37:00Z">
            <w:rPr>
              <w:highlight w:val="yellow"/>
              <w:u w:val="none"/>
            </w:rPr>
          </w:rPrChange>
        </w:rPr>
        <w:t>cases</w:t>
      </w:r>
      <w:r w:rsidRPr="009E2B87">
        <w:rPr>
          <w:spacing w:val="24"/>
          <w:u w:val="none"/>
          <w:rPrChange w:id="517" w:author="Microsoft Office User" w:date="2017-10-31T16:37:00Z">
            <w:rPr>
              <w:spacing w:val="24"/>
              <w:highlight w:val="yellow"/>
              <w:u w:val="none"/>
            </w:rPr>
          </w:rPrChange>
        </w:rPr>
        <w:t xml:space="preserve"> </w:t>
      </w:r>
      <w:r w:rsidRPr="009E2B87">
        <w:rPr>
          <w:u w:val="none"/>
          <w:rPrChange w:id="518" w:author="Microsoft Office User" w:date="2017-10-31T16:37:00Z">
            <w:rPr>
              <w:highlight w:val="yellow"/>
              <w:u w:val="none"/>
            </w:rPr>
          </w:rPrChange>
        </w:rPr>
        <w:t>t</w:t>
      </w:r>
      <w:r w:rsidRPr="009E2B87">
        <w:rPr>
          <w:spacing w:val="1"/>
          <w:u w:val="none"/>
          <w:rPrChange w:id="519" w:author="Microsoft Office User" w:date="2017-10-31T16:37:00Z">
            <w:rPr>
              <w:spacing w:val="1"/>
              <w:highlight w:val="yellow"/>
              <w:u w:val="none"/>
            </w:rPr>
          </w:rPrChange>
        </w:rPr>
        <w:t>h</w:t>
      </w:r>
      <w:r w:rsidRPr="009E2B87">
        <w:rPr>
          <w:u w:val="none"/>
          <w:rPrChange w:id="520" w:author="Microsoft Office User" w:date="2017-10-31T16:37:00Z">
            <w:rPr>
              <w:highlight w:val="yellow"/>
              <w:u w:val="none"/>
            </w:rPr>
          </w:rPrChange>
        </w:rPr>
        <w:t>e</w:t>
      </w:r>
      <w:r w:rsidRPr="009E2B87">
        <w:rPr>
          <w:spacing w:val="24"/>
          <w:u w:val="none"/>
          <w:rPrChange w:id="521" w:author="Microsoft Office User" w:date="2017-10-31T16:37:00Z">
            <w:rPr>
              <w:spacing w:val="24"/>
              <w:highlight w:val="yellow"/>
              <w:u w:val="none"/>
            </w:rPr>
          </w:rPrChange>
        </w:rPr>
        <w:t xml:space="preserve"> </w:t>
      </w:r>
      <w:r w:rsidRPr="009E2B87">
        <w:rPr>
          <w:spacing w:val="1"/>
          <w:u w:val="none"/>
          <w:rPrChange w:id="522" w:author="Microsoft Office User" w:date="2017-10-31T16:37:00Z">
            <w:rPr>
              <w:spacing w:val="1"/>
              <w:highlight w:val="yellow"/>
              <w:u w:val="none"/>
            </w:rPr>
          </w:rPrChange>
        </w:rPr>
        <w:t>p</w:t>
      </w:r>
      <w:r w:rsidRPr="009E2B87">
        <w:rPr>
          <w:u w:val="none"/>
          <w:rPrChange w:id="523" w:author="Microsoft Office User" w:date="2017-10-31T16:37:00Z">
            <w:rPr>
              <w:highlight w:val="yellow"/>
              <w:u w:val="none"/>
            </w:rPr>
          </w:rPrChange>
        </w:rPr>
        <w:t>r</w:t>
      </w:r>
      <w:r w:rsidRPr="009E2B87">
        <w:rPr>
          <w:spacing w:val="1"/>
          <w:u w:val="none"/>
          <w:rPrChange w:id="524" w:author="Microsoft Office User" w:date="2017-10-31T16:37:00Z">
            <w:rPr>
              <w:spacing w:val="1"/>
              <w:highlight w:val="yellow"/>
              <w:u w:val="none"/>
            </w:rPr>
          </w:rPrChange>
        </w:rPr>
        <w:t>op</w:t>
      </w:r>
      <w:r w:rsidRPr="009E2B87">
        <w:rPr>
          <w:u w:val="none"/>
          <w:rPrChange w:id="525" w:author="Microsoft Office User" w:date="2017-10-31T16:37:00Z">
            <w:rPr>
              <w:highlight w:val="yellow"/>
              <w:u w:val="none"/>
            </w:rPr>
          </w:rPrChange>
        </w:rPr>
        <w:t>erty</w:t>
      </w:r>
      <w:r w:rsidRPr="009E2B87">
        <w:rPr>
          <w:spacing w:val="24"/>
          <w:u w:val="none"/>
          <w:rPrChange w:id="526" w:author="Microsoft Office User" w:date="2017-10-31T16:37:00Z">
            <w:rPr>
              <w:spacing w:val="24"/>
              <w:highlight w:val="yellow"/>
              <w:u w:val="none"/>
            </w:rPr>
          </w:rPrChange>
        </w:rPr>
        <w:t xml:space="preserve"> </w:t>
      </w:r>
      <w:r w:rsidRPr="009E2B87">
        <w:rPr>
          <w:spacing w:val="2"/>
          <w:u w:val="none"/>
          <w:rPrChange w:id="527" w:author="Microsoft Office User" w:date="2017-10-31T16:37:00Z">
            <w:rPr>
              <w:spacing w:val="2"/>
              <w:highlight w:val="yellow"/>
              <w:u w:val="none"/>
            </w:rPr>
          </w:rPrChange>
        </w:rPr>
        <w:t>m</w:t>
      </w:r>
      <w:r w:rsidRPr="009E2B87">
        <w:rPr>
          <w:u w:val="none"/>
          <w:rPrChange w:id="528" w:author="Microsoft Office User" w:date="2017-10-31T16:37:00Z">
            <w:rPr>
              <w:highlight w:val="yellow"/>
              <w:u w:val="none"/>
            </w:rPr>
          </w:rPrChange>
        </w:rPr>
        <w:t>a</w:t>
      </w:r>
      <w:r w:rsidRPr="009E2B87">
        <w:rPr>
          <w:spacing w:val="1"/>
          <w:u w:val="none"/>
          <w:rPrChange w:id="529" w:author="Microsoft Office User" w:date="2017-10-31T16:37:00Z">
            <w:rPr>
              <w:spacing w:val="1"/>
              <w:highlight w:val="yellow"/>
              <w:u w:val="none"/>
            </w:rPr>
          </w:rPrChange>
        </w:rPr>
        <w:t>n</w:t>
      </w:r>
      <w:r w:rsidRPr="009E2B87">
        <w:rPr>
          <w:u w:val="none"/>
          <w:rPrChange w:id="530" w:author="Microsoft Office User" w:date="2017-10-31T16:37:00Z">
            <w:rPr>
              <w:highlight w:val="yellow"/>
              <w:u w:val="none"/>
            </w:rPr>
          </w:rPrChange>
        </w:rPr>
        <w:t>a</w:t>
      </w:r>
      <w:r w:rsidRPr="009E2B87">
        <w:rPr>
          <w:spacing w:val="1"/>
          <w:u w:val="none"/>
          <w:rPrChange w:id="531" w:author="Microsoft Office User" w:date="2017-10-31T16:37:00Z">
            <w:rPr>
              <w:spacing w:val="1"/>
              <w:highlight w:val="yellow"/>
              <w:u w:val="none"/>
            </w:rPr>
          </w:rPrChange>
        </w:rPr>
        <w:t>g</w:t>
      </w:r>
      <w:r w:rsidRPr="009E2B87">
        <w:rPr>
          <w:u w:val="none"/>
          <w:rPrChange w:id="532" w:author="Microsoft Office User" w:date="2017-10-31T16:37:00Z">
            <w:rPr>
              <w:highlight w:val="yellow"/>
              <w:u w:val="none"/>
            </w:rPr>
          </w:rPrChange>
        </w:rPr>
        <w:t>e</w:t>
      </w:r>
      <w:r w:rsidRPr="009E2B87">
        <w:rPr>
          <w:spacing w:val="2"/>
          <w:u w:val="none"/>
          <w:rPrChange w:id="533" w:author="Microsoft Office User" w:date="2017-10-31T16:37:00Z">
            <w:rPr>
              <w:spacing w:val="2"/>
              <w:highlight w:val="yellow"/>
              <w:u w:val="none"/>
            </w:rPr>
          </w:rPrChange>
        </w:rPr>
        <w:t>m</w:t>
      </w:r>
      <w:r w:rsidRPr="009E2B87">
        <w:rPr>
          <w:u w:val="none"/>
          <w:rPrChange w:id="534" w:author="Microsoft Office User" w:date="2017-10-31T16:37:00Z">
            <w:rPr>
              <w:highlight w:val="yellow"/>
              <w:u w:val="none"/>
            </w:rPr>
          </w:rPrChange>
        </w:rPr>
        <w:t>e</w:t>
      </w:r>
      <w:r w:rsidRPr="009E2B87">
        <w:rPr>
          <w:spacing w:val="1"/>
          <w:u w:val="none"/>
          <w:rPrChange w:id="535" w:author="Microsoft Office User" w:date="2017-10-31T16:37:00Z">
            <w:rPr>
              <w:spacing w:val="1"/>
              <w:highlight w:val="yellow"/>
              <w:u w:val="none"/>
            </w:rPr>
          </w:rPrChange>
        </w:rPr>
        <w:t>n</w:t>
      </w:r>
      <w:r w:rsidRPr="009E2B87">
        <w:rPr>
          <w:u w:val="none"/>
          <w:rPrChange w:id="536" w:author="Microsoft Office User" w:date="2017-10-31T16:37:00Z">
            <w:rPr>
              <w:highlight w:val="yellow"/>
              <w:u w:val="none"/>
            </w:rPr>
          </w:rPrChange>
        </w:rPr>
        <w:t>t</w:t>
      </w:r>
      <w:r w:rsidRPr="009E2B87">
        <w:rPr>
          <w:spacing w:val="24"/>
          <w:u w:val="none"/>
          <w:rPrChange w:id="537" w:author="Microsoft Office User" w:date="2017-10-31T16:37:00Z">
            <w:rPr>
              <w:spacing w:val="24"/>
              <w:highlight w:val="yellow"/>
              <w:u w:val="none"/>
            </w:rPr>
          </w:rPrChange>
        </w:rPr>
        <w:t xml:space="preserve"> </w:t>
      </w:r>
      <w:r w:rsidRPr="009E2B87">
        <w:rPr>
          <w:u w:val="none"/>
          <w:rPrChange w:id="538" w:author="Microsoft Office User" w:date="2017-10-31T16:37:00Z">
            <w:rPr>
              <w:highlight w:val="yellow"/>
              <w:u w:val="none"/>
            </w:rPr>
          </w:rPrChange>
        </w:rPr>
        <w:t>a</w:t>
      </w:r>
      <w:r w:rsidRPr="009E2B87">
        <w:rPr>
          <w:spacing w:val="1"/>
          <w:u w:val="none"/>
          <w:rPrChange w:id="539" w:author="Microsoft Office User" w:date="2017-10-31T16:37:00Z">
            <w:rPr>
              <w:spacing w:val="1"/>
              <w:highlight w:val="yellow"/>
              <w:u w:val="none"/>
            </w:rPr>
          </w:rPrChange>
        </w:rPr>
        <w:t>g</w:t>
      </w:r>
      <w:r w:rsidRPr="009E2B87">
        <w:rPr>
          <w:u w:val="none"/>
          <w:rPrChange w:id="540" w:author="Microsoft Office User" w:date="2017-10-31T16:37:00Z">
            <w:rPr>
              <w:highlight w:val="yellow"/>
              <w:u w:val="none"/>
            </w:rPr>
          </w:rPrChange>
        </w:rPr>
        <w:t>ree</w:t>
      </w:r>
      <w:r w:rsidRPr="009E2B87">
        <w:rPr>
          <w:spacing w:val="2"/>
          <w:u w:val="none"/>
          <w:rPrChange w:id="541" w:author="Microsoft Office User" w:date="2017-10-31T16:37:00Z">
            <w:rPr>
              <w:spacing w:val="2"/>
              <w:highlight w:val="yellow"/>
              <w:u w:val="none"/>
            </w:rPr>
          </w:rPrChange>
        </w:rPr>
        <w:t>m</w:t>
      </w:r>
      <w:r w:rsidRPr="009E2B87">
        <w:rPr>
          <w:u w:val="none"/>
          <w:rPrChange w:id="542" w:author="Microsoft Office User" w:date="2017-10-31T16:37:00Z">
            <w:rPr>
              <w:highlight w:val="yellow"/>
              <w:u w:val="none"/>
            </w:rPr>
          </w:rPrChange>
        </w:rPr>
        <w:t>e</w:t>
      </w:r>
      <w:r w:rsidRPr="009E2B87">
        <w:rPr>
          <w:spacing w:val="1"/>
          <w:u w:val="none"/>
          <w:rPrChange w:id="543" w:author="Microsoft Office User" w:date="2017-10-31T16:37:00Z">
            <w:rPr>
              <w:spacing w:val="1"/>
              <w:highlight w:val="yellow"/>
              <w:u w:val="none"/>
            </w:rPr>
          </w:rPrChange>
        </w:rPr>
        <w:t>n</w:t>
      </w:r>
      <w:r w:rsidRPr="009E2B87">
        <w:rPr>
          <w:u w:val="none"/>
          <w:rPrChange w:id="544" w:author="Microsoft Office User" w:date="2017-10-31T16:37:00Z">
            <w:rPr>
              <w:highlight w:val="yellow"/>
              <w:u w:val="none"/>
            </w:rPr>
          </w:rPrChange>
        </w:rPr>
        <w:t>t</w:t>
      </w:r>
      <w:r w:rsidRPr="009E2B87">
        <w:rPr>
          <w:spacing w:val="24"/>
          <w:u w:val="none"/>
          <w:rPrChange w:id="545" w:author="Microsoft Office User" w:date="2017-10-31T16:37:00Z">
            <w:rPr>
              <w:spacing w:val="24"/>
              <w:highlight w:val="yellow"/>
              <w:u w:val="none"/>
            </w:rPr>
          </w:rPrChange>
        </w:rPr>
        <w:t xml:space="preserve"> </w:t>
      </w:r>
      <w:r w:rsidRPr="009E2B87">
        <w:rPr>
          <w:u w:val="none"/>
          <w:rPrChange w:id="546" w:author="Microsoft Office User" w:date="2017-10-31T16:37:00Z">
            <w:rPr>
              <w:highlight w:val="yellow"/>
              <w:u w:val="none"/>
            </w:rPr>
          </w:rPrChange>
        </w:rPr>
        <w:t>s</w:t>
      </w:r>
      <w:r w:rsidRPr="009E2B87">
        <w:rPr>
          <w:spacing w:val="1"/>
          <w:u w:val="none"/>
          <w:rPrChange w:id="547" w:author="Microsoft Office User" w:date="2017-10-31T16:37:00Z">
            <w:rPr>
              <w:spacing w:val="1"/>
              <w:highlight w:val="yellow"/>
              <w:u w:val="none"/>
            </w:rPr>
          </w:rPrChange>
        </w:rPr>
        <w:t>h</w:t>
      </w:r>
      <w:r w:rsidRPr="009E2B87">
        <w:rPr>
          <w:u w:val="none"/>
          <w:rPrChange w:id="548" w:author="Microsoft Office User" w:date="2017-10-31T16:37:00Z">
            <w:rPr>
              <w:highlight w:val="yellow"/>
              <w:u w:val="none"/>
            </w:rPr>
          </w:rPrChange>
        </w:rPr>
        <w:t>all</w:t>
      </w:r>
      <w:r w:rsidRPr="009E2B87">
        <w:rPr>
          <w:spacing w:val="22"/>
          <w:u w:val="none"/>
          <w:rPrChange w:id="549" w:author="Microsoft Office User" w:date="2017-10-31T16:37:00Z">
            <w:rPr>
              <w:spacing w:val="22"/>
              <w:highlight w:val="yellow"/>
              <w:u w:val="none"/>
            </w:rPr>
          </w:rPrChange>
        </w:rPr>
        <w:t xml:space="preserve"> </w:t>
      </w:r>
      <w:r w:rsidRPr="009E2B87">
        <w:rPr>
          <w:spacing w:val="1"/>
          <w:u w:val="none"/>
          <w:rPrChange w:id="550" w:author="Microsoft Office User" w:date="2017-10-31T16:37:00Z">
            <w:rPr>
              <w:spacing w:val="1"/>
              <w:highlight w:val="yellow"/>
              <w:u w:val="none"/>
            </w:rPr>
          </w:rPrChange>
        </w:rPr>
        <w:t>b</w:t>
      </w:r>
      <w:r w:rsidRPr="009E2B87">
        <w:rPr>
          <w:u w:val="none"/>
          <w:rPrChange w:id="551" w:author="Microsoft Office User" w:date="2017-10-31T16:37:00Z">
            <w:rPr>
              <w:highlight w:val="yellow"/>
              <w:u w:val="none"/>
            </w:rPr>
          </w:rPrChange>
        </w:rPr>
        <w:t>e</w:t>
      </w:r>
      <w:r w:rsidRPr="009E2B87">
        <w:rPr>
          <w:spacing w:val="24"/>
          <w:u w:val="none"/>
          <w:rPrChange w:id="552" w:author="Microsoft Office User" w:date="2017-10-31T16:37:00Z">
            <w:rPr>
              <w:spacing w:val="24"/>
              <w:highlight w:val="yellow"/>
              <w:u w:val="none"/>
            </w:rPr>
          </w:rPrChange>
        </w:rPr>
        <w:t xml:space="preserve"> </w:t>
      </w:r>
      <w:r w:rsidRPr="009E2B87">
        <w:rPr>
          <w:spacing w:val="1"/>
          <w:u w:val="none"/>
          <w:rPrChange w:id="553" w:author="Microsoft Office User" w:date="2017-10-31T16:37:00Z">
            <w:rPr>
              <w:spacing w:val="1"/>
              <w:highlight w:val="yellow"/>
              <w:u w:val="none"/>
            </w:rPr>
          </w:rPrChange>
        </w:rPr>
        <w:t>upo</w:t>
      </w:r>
      <w:r w:rsidRPr="009E2B87">
        <w:rPr>
          <w:u w:val="none"/>
          <w:rPrChange w:id="554" w:author="Microsoft Office User" w:date="2017-10-31T16:37:00Z">
            <w:rPr>
              <w:highlight w:val="yellow"/>
              <w:u w:val="none"/>
            </w:rPr>
          </w:rPrChange>
        </w:rPr>
        <w:t>n</w:t>
      </w:r>
      <w:r w:rsidRPr="009E2B87">
        <w:rPr>
          <w:spacing w:val="24"/>
          <w:u w:val="none"/>
          <w:rPrChange w:id="555" w:author="Microsoft Office User" w:date="2017-10-31T16:37:00Z">
            <w:rPr>
              <w:spacing w:val="24"/>
              <w:highlight w:val="yellow"/>
              <w:u w:val="none"/>
            </w:rPr>
          </w:rPrChange>
        </w:rPr>
        <w:t xml:space="preserve"> </w:t>
      </w:r>
      <w:r w:rsidRPr="009E2B87">
        <w:rPr>
          <w:u w:val="none"/>
          <w:rPrChange w:id="556" w:author="Microsoft Office User" w:date="2017-10-31T16:37:00Z">
            <w:rPr>
              <w:highlight w:val="yellow"/>
              <w:u w:val="none"/>
            </w:rPr>
          </w:rPrChange>
        </w:rPr>
        <w:t>ter</w:t>
      </w:r>
      <w:r w:rsidRPr="009E2B87">
        <w:rPr>
          <w:spacing w:val="2"/>
          <w:u w:val="none"/>
          <w:rPrChange w:id="557" w:author="Microsoft Office User" w:date="2017-10-31T16:37:00Z">
            <w:rPr>
              <w:spacing w:val="2"/>
              <w:highlight w:val="yellow"/>
              <w:u w:val="none"/>
            </w:rPr>
          </w:rPrChange>
        </w:rPr>
        <w:t>m</w:t>
      </w:r>
      <w:r w:rsidRPr="009E2B87">
        <w:rPr>
          <w:u w:val="none"/>
          <w:rPrChange w:id="558" w:author="Microsoft Office User" w:date="2017-10-31T16:37:00Z">
            <w:rPr>
              <w:highlight w:val="yellow"/>
              <w:u w:val="none"/>
            </w:rPr>
          </w:rPrChange>
        </w:rPr>
        <w:t>s</w:t>
      </w:r>
      <w:r w:rsidRPr="009E2B87">
        <w:rPr>
          <w:spacing w:val="24"/>
          <w:u w:val="none"/>
          <w:rPrChange w:id="559" w:author="Microsoft Office User" w:date="2017-10-31T16:37:00Z">
            <w:rPr>
              <w:spacing w:val="24"/>
              <w:highlight w:val="yellow"/>
              <w:u w:val="none"/>
            </w:rPr>
          </w:rPrChange>
        </w:rPr>
        <w:t xml:space="preserve"> </w:t>
      </w:r>
      <w:r w:rsidRPr="009E2B87">
        <w:rPr>
          <w:u w:val="none"/>
          <w:rPrChange w:id="560" w:author="Microsoft Office User" w:date="2017-10-31T16:37:00Z">
            <w:rPr>
              <w:highlight w:val="yellow"/>
              <w:u w:val="none"/>
            </w:rPr>
          </w:rPrChange>
        </w:rPr>
        <w:t>a</w:t>
      </w:r>
      <w:r w:rsidRPr="009E2B87">
        <w:rPr>
          <w:spacing w:val="1"/>
          <w:u w:val="none"/>
          <w:rPrChange w:id="561" w:author="Microsoft Office User" w:date="2017-10-31T16:37:00Z">
            <w:rPr>
              <w:spacing w:val="1"/>
              <w:highlight w:val="yellow"/>
              <w:u w:val="none"/>
            </w:rPr>
          </w:rPrChange>
        </w:rPr>
        <w:t>n</w:t>
      </w:r>
      <w:r w:rsidRPr="009E2B87">
        <w:rPr>
          <w:u w:val="none"/>
          <w:rPrChange w:id="562" w:author="Microsoft Office User" w:date="2017-10-31T16:37:00Z">
            <w:rPr>
              <w:highlight w:val="yellow"/>
              <w:u w:val="none"/>
            </w:rPr>
          </w:rPrChange>
        </w:rPr>
        <w:t>d</w:t>
      </w:r>
      <w:r w:rsidRPr="009E2B87">
        <w:rPr>
          <w:spacing w:val="24"/>
          <w:u w:val="none"/>
          <w:rPrChange w:id="563" w:author="Microsoft Office User" w:date="2017-10-31T16:37:00Z">
            <w:rPr>
              <w:spacing w:val="24"/>
              <w:highlight w:val="yellow"/>
              <w:u w:val="none"/>
            </w:rPr>
          </w:rPrChange>
        </w:rPr>
        <w:t xml:space="preserve"> </w:t>
      </w:r>
      <w:r w:rsidRPr="009E2B87">
        <w:rPr>
          <w:u w:val="none"/>
          <w:rPrChange w:id="564" w:author="Microsoft Office User" w:date="2017-10-31T16:37:00Z">
            <w:rPr>
              <w:highlight w:val="yellow"/>
              <w:u w:val="none"/>
            </w:rPr>
          </w:rPrChange>
        </w:rPr>
        <w:t>c</w:t>
      </w:r>
      <w:r w:rsidRPr="009E2B87">
        <w:rPr>
          <w:spacing w:val="1"/>
          <w:u w:val="none"/>
          <w:rPrChange w:id="565" w:author="Microsoft Office User" w:date="2017-10-31T16:37:00Z">
            <w:rPr>
              <w:spacing w:val="1"/>
              <w:highlight w:val="yellow"/>
              <w:u w:val="none"/>
            </w:rPr>
          </w:rPrChange>
        </w:rPr>
        <w:t>ond</w:t>
      </w:r>
      <w:r w:rsidRPr="009E2B87">
        <w:rPr>
          <w:u w:val="none"/>
          <w:rPrChange w:id="566" w:author="Microsoft Office User" w:date="2017-10-31T16:37:00Z">
            <w:rPr>
              <w:highlight w:val="yellow"/>
              <w:u w:val="none"/>
            </w:rPr>
          </w:rPrChange>
        </w:rPr>
        <w:t>iti</w:t>
      </w:r>
      <w:r w:rsidRPr="009E2B87">
        <w:rPr>
          <w:spacing w:val="1"/>
          <w:u w:val="none"/>
          <w:rPrChange w:id="567" w:author="Microsoft Office User" w:date="2017-10-31T16:37:00Z">
            <w:rPr>
              <w:spacing w:val="1"/>
              <w:highlight w:val="yellow"/>
              <w:u w:val="none"/>
            </w:rPr>
          </w:rPrChange>
        </w:rPr>
        <w:t>on</w:t>
      </w:r>
      <w:r w:rsidRPr="009E2B87">
        <w:rPr>
          <w:u w:val="none"/>
          <w:rPrChange w:id="568" w:author="Microsoft Office User" w:date="2017-10-31T16:37:00Z">
            <w:rPr>
              <w:highlight w:val="yellow"/>
              <w:u w:val="none"/>
            </w:rPr>
          </w:rPrChange>
        </w:rPr>
        <w:t>s</w:t>
      </w:r>
      <w:r w:rsidRPr="009E2B87">
        <w:rPr>
          <w:spacing w:val="24"/>
          <w:u w:val="none"/>
          <w:rPrChange w:id="569" w:author="Microsoft Office User" w:date="2017-10-31T16:37:00Z">
            <w:rPr>
              <w:spacing w:val="24"/>
              <w:highlight w:val="yellow"/>
              <w:u w:val="none"/>
            </w:rPr>
          </w:rPrChange>
        </w:rPr>
        <w:t xml:space="preserve"> </w:t>
      </w:r>
      <w:r w:rsidRPr="009E2B87">
        <w:rPr>
          <w:u w:val="none"/>
          <w:rPrChange w:id="570" w:author="Microsoft Office User" w:date="2017-10-31T16:37:00Z">
            <w:rPr>
              <w:highlight w:val="yellow"/>
              <w:u w:val="none"/>
            </w:rPr>
          </w:rPrChange>
        </w:rPr>
        <w:t>t</w:t>
      </w:r>
      <w:r w:rsidRPr="009E2B87">
        <w:rPr>
          <w:spacing w:val="1"/>
          <w:u w:val="none"/>
          <w:rPrChange w:id="571" w:author="Microsoft Office User" w:date="2017-10-31T16:37:00Z">
            <w:rPr>
              <w:spacing w:val="1"/>
              <w:highlight w:val="yellow"/>
              <w:u w:val="none"/>
            </w:rPr>
          </w:rPrChange>
        </w:rPr>
        <w:t>h</w:t>
      </w:r>
      <w:r w:rsidRPr="009E2B87">
        <w:rPr>
          <w:u w:val="none"/>
          <w:rPrChange w:id="572" w:author="Microsoft Office User" w:date="2017-10-31T16:37:00Z">
            <w:rPr>
              <w:highlight w:val="yellow"/>
              <w:u w:val="none"/>
            </w:rPr>
          </w:rPrChange>
        </w:rPr>
        <w:t>at</w:t>
      </w:r>
      <w:r w:rsidRPr="009E2B87">
        <w:rPr>
          <w:spacing w:val="24"/>
          <w:u w:val="none"/>
          <w:rPrChange w:id="573" w:author="Microsoft Office User" w:date="2017-10-31T16:37:00Z">
            <w:rPr>
              <w:spacing w:val="24"/>
              <w:highlight w:val="yellow"/>
              <w:u w:val="none"/>
            </w:rPr>
          </w:rPrChange>
        </w:rPr>
        <w:t xml:space="preserve"> </w:t>
      </w:r>
      <w:r w:rsidRPr="009E2B87">
        <w:rPr>
          <w:u w:val="none"/>
          <w:rPrChange w:id="574" w:author="Microsoft Office User" w:date="2017-10-31T16:37:00Z">
            <w:rPr>
              <w:highlight w:val="yellow"/>
              <w:u w:val="none"/>
            </w:rPr>
          </w:rPrChange>
        </w:rPr>
        <w:t>are</w:t>
      </w:r>
      <w:r w:rsidRPr="009E2B87">
        <w:rPr>
          <w:spacing w:val="24"/>
          <w:u w:val="none"/>
          <w:rPrChange w:id="575" w:author="Microsoft Office User" w:date="2017-10-31T16:37:00Z">
            <w:rPr>
              <w:spacing w:val="24"/>
              <w:highlight w:val="yellow"/>
              <w:u w:val="none"/>
            </w:rPr>
          </w:rPrChange>
        </w:rPr>
        <w:t xml:space="preserve"> </w:t>
      </w:r>
      <w:r w:rsidRPr="009E2B87">
        <w:rPr>
          <w:u w:val="none"/>
          <w:rPrChange w:id="576" w:author="Microsoft Office User" w:date="2017-10-31T16:37:00Z">
            <w:rPr>
              <w:highlight w:val="yellow"/>
              <w:u w:val="none"/>
            </w:rPr>
          </w:rPrChange>
        </w:rPr>
        <w:t>c</w:t>
      </w:r>
      <w:r w:rsidRPr="009E2B87">
        <w:rPr>
          <w:spacing w:val="1"/>
          <w:u w:val="none"/>
          <w:rPrChange w:id="577" w:author="Microsoft Office User" w:date="2017-10-31T16:37:00Z">
            <w:rPr>
              <w:spacing w:val="1"/>
              <w:highlight w:val="yellow"/>
              <w:u w:val="none"/>
            </w:rPr>
          </w:rPrChange>
        </w:rPr>
        <w:t>o</w:t>
      </w:r>
      <w:r w:rsidRPr="009E2B87">
        <w:rPr>
          <w:spacing w:val="2"/>
          <w:u w:val="none"/>
          <w:rPrChange w:id="578" w:author="Microsoft Office User" w:date="2017-10-31T16:37:00Z">
            <w:rPr>
              <w:spacing w:val="2"/>
              <w:highlight w:val="yellow"/>
              <w:u w:val="none"/>
            </w:rPr>
          </w:rPrChange>
        </w:rPr>
        <w:t>mm</w:t>
      </w:r>
      <w:r w:rsidRPr="009E2B87">
        <w:rPr>
          <w:u w:val="none"/>
          <w:rPrChange w:id="579" w:author="Microsoft Office User" w:date="2017-10-31T16:37:00Z">
            <w:rPr>
              <w:highlight w:val="yellow"/>
              <w:u w:val="none"/>
            </w:rPr>
          </w:rPrChange>
        </w:rPr>
        <w:t>ercially</w:t>
      </w:r>
      <w:r w:rsidRPr="009E2B87">
        <w:rPr>
          <w:w w:val="102"/>
          <w:u w:val="none"/>
          <w:rPrChange w:id="580" w:author="Microsoft Office User" w:date="2017-10-31T16:37:00Z">
            <w:rPr>
              <w:w w:val="102"/>
              <w:highlight w:val="yellow"/>
              <w:u w:val="none"/>
            </w:rPr>
          </w:rPrChange>
        </w:rPr>
        <w:t xml:space="preserve"> </w:t>
      </w:r>
      <w:r w:rsidRPr="009E2B87">
        <w:rPr>
          <w:u w:val="none"/>
          <w:rPrChange w:id="581" w:author="Microsoft Office User" w:date="2017-10-31T16:37:00Z">
            <w:rPr>
              <w:highlight w:val="yellow"/>
              <w:u w:val="none"/>
            </w:rPr>
          </w:rPrChange>
        </w:rPr>
        <w:t>reas</w:t>
      </w:r>
      <w:r w:rsidRPr="009E2B87">
        <w:rPr>
          <w:spacing w:val="1"/>
          <w:u w:val="none"/>
          <w:rPrChange w:id="582" w:author="Microsoft Office User" w:date="2017-10-31T16:37:00Z">
            <w:rPr>
              <w:spacing w:val="1"/>
              <w:highlight w:val="yellow"/>
              <w:u w:val="none"/>
            </w:rPr>
          </w:rPrChange>
        </w:rPr>
        <w:t>on</w:t>
      </w:r>
      <w:r w:rsidRPr="009E2B87">
        <w:rPr>
          <w:u w:val="none"/>
          <w:rPrChange w:id="583" w:author="Microsoft Office User" w:date="2017-10-31T16:37:00Z">
            <w:rPr>
              <w:highlight w:val="yellow"/>
              <w:u w:val="none"/>
            </w:rPr>
          </w:rPrChange>
        </w:rPr>
        <w:t>a</w:t>
      </w:r>
      <w:r w:rsidRPr="009E2B87">
        <w:rPr>
          <w:spacing w:val="1"/>
          <w:u w:val="none"/>
          <w:rPrChange w:id="584" w:author="Microsoft Office User" w:date="2017-10-31T16:37:00Z">
            <w:rPr>
              <w:spacing w:val="1"/>
              <w:highlight w:val="yellow"/>
              <w:u w:val="none"/>
            </w:rPr>
          </w:rPrChange>
        </w:rPr>
        <w:t>b</w:t>
      </w:r>
      <w:r w:rsidRPr="009E2B87">
        <w:rPr>
          <w:u w:val="none"/>
          <w:rPrChange w:id="585" w:author="Microsoft Office User" w:date="2017-10-31T16:37:00Z">
            <w:rPr>
              <w:highlight w:val="yellow"/>
              <w:u w:val="none"/>
            </w:rPr>
          </w:rPrChange>
        </w:rPr>
        <w:t>le</w:t>
      </w:r>
      <w:r w:rsidRPr="009E2B87">
        <w:rPr>
          <w:spacing w:val="21"/>
          <w:u w:val="none"/>
          <w:rPrChange w:id="586" w:author="Microsoft Office User" w:date="2017-10-31T16:37:00Z">
            <w:rPr>
              <w:spacing w:val="21"/>
              <w:highlight w:val="yellow"/>
              <w:u w:val="none"/>
            </w:rPr>
          </w:rPrChange>
        </w:rPr>
        <w:t xml:space="preserve"> </w:t>
      </w:r>
      <w:r w:rsidRPr="009E2B87">
        <w:rPr>
          <w:u w:val="none"/>
          <w:rPrChange w:id="587" w:author="Microsoft Office User" w:date="2017-10-31T16:37:00Z">
            <w:rPr>
              <w:highlight w:val="yellow"/>
              <w:u w:val="none"/>
            </w:rPr>
          </w:rPrChange>
        </w:rPr>
        <w:t>a</w:t>
      </w:r>
      <w:r w:rsidRPr="009E2B87">
        <w:rPr>
          <w:spacing w:val="1"/>
          <w:u w:val="none"/>
          <w:rPrChange w:id="588" w:author="Microsoft Office User" w:date="2017-10-31T16:37:00Z">
            <w:rPr>
              <w:spacing w:val="1"/>
              <w:highlight w:val="yellow"/>
              <w:u w:val="none"/>
            </w:rPr>
          </w:rPrChange>
        </w:rPr>
        <w:t>n</w:t>
      </w:r>
      <w:r w:rsidRPr="009E2B87">
        <w:rPr>
          <w:u w:val="none"/>
          <w:rPrChange w:id="589" w:author="Microsoft Office User" w:date="2017-10-31T16:37:00Z">
            <w:rPr>
              <w:highlight w:val="yellow"/>
              <w:u w:val="none"/>
            </w:rPr>
          </w:rPrChange>
        </w:rPr>
        <w:t>d</w:t>
      </w:r>
      <w:r w:rsidRPr="009E2B87">
        <w:rPr>
          <w:spacing w:val="22"/>
          <w:u w:val="none"/>
          <w:rPrChange w:id="590" w:author="Microsoft Office User" w:date="2017-10-31T16:37:00Z">
            <w:rPr>
              <w:spacing w:val="22"/>
              <w:highlight w:val="yellow"/>
              <w:u w:val="none"/>
            </w:rPr>
          </w:rPrChange>
        </w:rPr>
        <w:t xml:space="preserve"> </w:t>
      </w:r>
      <w:r w:rsidRPr="009E2B87">
        <w:rPr>
          <w:u w:val="none"/>
          <w:rPrChange w:id="591" w:author="Microsoft Office User" w:date="2017-10-31T16:37:00Z">
            <w:rPr>
              <w:highlight w:val="yellow"/>
              <w:u w:val="none"/>
            </w:rPr>
          </w:rPrChange>
        </w:rPr>
        <w:t>s</w:t>
      </w:r>
      <w:r w:rsidRPr="009E2B87">
        <w:rPr>
          <w:spacing w:val="1"/>
          <w:u w:val="none"/>
          <w:rPrChange w:id="592" w:author="Microsoft Office User" w:date="2017-10-31T16:37:00Z">
            <w:rPr>
              <w:spacing w:val="1"/>
              <w:highlight w:val="yellow"/>
              <w:u w:val="none"/>
            </w:rPr>
          </w:rPrChange>
        </w:rPr>
        <w:t>ub</w:t>
      </w:r>
      <w:r w:rsidRPr="009E2B87">
        <w:rPr>
          <w:u w:val="none"/>
          <w:rPrChange w:id="593" w:author="Microsoft Office User" w:date="2017-10-31T16:37:00Z">
            <w:rPr>
              <w:highlight w:val="yellow"/>
              <w:u w:val="none"/>
            </w:rPr>
          </w:rPrChange>
        </w:rPr>
        <w:t>sta</w:t>
      </w:r>
      <w:r w:rsidRPr="009E2B87">
        <w:rPr>
          <w:spacing w:val="1"/>
          <w:u w:val="none"/>
          <w:rPrChange w:id="594" w:author="Microsoft Office User" w:date="2017-10-31T16:37:00Z">
            <w:rPr>
              <w:spacing w:val="1"/>
              <w:highlight w:val="yellow"/>
              <w:u w:val="none"/>
            </w:rPr>
          </w:rPrChange>
        </w:rPr>
        <w:t>n</w:t>
      </w:r>
      <w:r w:rsidRPr="009E2B87">
        <w:rPr>
          <w:u w:val="none"/>
          <w:rPrChange w:id="595" w:author="Microsoft Office User" w:date="2017-10-31T16:37:00Z">
            <w:rPr>
              <w:highlight w:val="yellow"/>
              <w:u w:val="none"/>
            </w:rPr>
          </w:rPrChange>
        </w:rPr>
        <w:t>tially</w:t>
      </w:r>
      <w:r w:rsidRPr="009E2B87">
        <w:rPr>
          <w:spacing w:val="22"/>
          <w:u w:val="none"/>
          <w:rPrChange w:id="596" w:author="Microsoft Office User" w:date="2017-10-31T16:37:00Z">
            <w:rPr>
              <w:spacing w:val="22"/>
              <w:highlight w:val="yellow"/>
              <w:u w:val="none"/>
            </w:rPr>
          </w:rPrChange>
        </w:rPr>
        <w:t xml:space="preserve"> </w:t>
      </w:r>
      <w:r w:rsidRPr="009E2B87">
        <w:rPr>
          <w:u w:val="none"/>
          <w:rPrChange w:id="597" w:author="Microsoft Office User" w:date="2017-10-31T16:37:00Z">
            <w:rPr>
              <w:highlight w:val="yellow"/>
              <w:u w:val="none"/>
            </w:rPr>
          </w:rPrChange>
        </w:rPr>
        <w:t>si</w:t>
      </w:r>
      <w:r w:rsidRPr="009E2B87">
        <w:rPr>
          <w:spacing w:val="2"/>
          <w:u w:val="none"/>
          <w:rPrChange w:id="598" w:author="Microsoft Office User" w:date="2017-10-31T16:37:00Z">
            <w:rPr>
              <w:spacing w:val="2"/>
              <w:highlight w:val="yellow"/>
              <w:u w:val="none"/>
            </w:rPr>
          </w:rPrChange>
        </w:rPr>
        <w:t>m</w:t>
      </w:r>
      <w:r w:rsidRPr="009E2B87">
        <w:rPr>
          <w:u w:val="none"/>
          <w:rPrChange w:id="599" w:author="Microsoft Office User" w:date="2017-10-31T16:37:00Z">
            <w:rPr>
              <w:highlight w:val="yellow"/>
              <w:u w:val="none"/>
            </w:rPr>
          </w:rPrChange>
        </w:rPr>
        <w:t>ilar</w:t>
      </w:r>
      <w:r w:rsidRPr="009E2B87">
        <w:rPr>
          <w:spacing w:val="21"/>
          <w:u w:val="none"/>
          <w:rPrChange w:id="600" w:author="Microsoft Office User" w:date="2017-10-31T16:37:00Z">
            <w:rPr>
              <w:spacing w:val="21"/>
              <w:highlight w:val="yellow"/>
              <w:u w:val="none"/>
            </w:rPr>
          </w:rPrChange>
        </w:rPr>
        <w:t xml:space="preserve"> </w:t>
      </w:r>
      <w:r w:rsidRPr="009E2B87">
        <w:rPr>
          <w:u w:val="none"/>
          <w:rPrChange w:id="601" w:author="Microsoft Office User" w:date="2017-10-31T16:37:00Z">
            <w:rPr>
              <w:highlight w:val="yellow"/>
              <w:u w:val="none"/>
            </w:rPr>
          </w:rPrChange>
        </w:rPr>
        <w:t>to</w:t>
      </w:r>
      <w:r w:rsidRPr="009E2B87">
        <w:rPr>
          <w:spacing w:val="22"/>
          <w:u w:val="none"/>
          <w:rPrChange w:id="602" w:author="Microsoft Office User" w:date="2017-10-31T16:37:00Z">
            <w:rPr>
              <w:spacing w:val="22"/>
              <w:highlight w:val="yellow"/>
              <w:u w:val="none"/>
            </w:rPr>
          </w:rPrChange>
        </w:rPr>
        <w:t xml:space="preserve"> </w:t>
      </w:r>
      <w:r w:rsidRPr="009E2B87">
        <w:rPr>
          <w:u w:val="none"/>
          <w:rPrChange w:id="603" w:author="Microsoft Office User" w:date="2017-10-31T16:37:00Z">
            <w:rPr>
              <w:highlight w:val="yellow"/>
              <w:u w:val="none"/>
            </w:rPr>
          </w:rPrChange>
        </w:rPr>
        <w:t>t</w:t>
      </w:r>
      <w:r w:rsidRPr="009E2B87">
        <w:rPr>
          <w:spacing w:val="1"/>
          <w:u w:val="none"/>
          <w:rPrChange w:id="604" w:author="Microsoft Office User" w:date="2017-10-31T16:37:00Z">
            <w:rPr>
              <w:spacing w:val="1"/>
              <w:highlight w:val="yellow"/>
              <w:u w:val="none"/>
            </w:rPr>
          </w:rPrChange>
        </w:rPr>
        <w:t>ho</w:t>
      </w:r>
      <w:r w:rsidRPr="009E2B87">
        <w:rPr>
          <w:u w:val="none"/>
          <w:rPrChange w:id="605" w:author="Microsoft Office User" w:date="2017-10-31T16:37:00Z">
            <w:rPr>
              <w:highlight w:val="yellow"/>
              <w:u w:val="none"/>
            </w:rPr>
          </w:rPrChange>
        </w:rPr>
        <w:t>se</w:t>
      </w:r>
      <w:r w:rsidRPr="009E2B87">
        <w:rPr>
          <w:spacing w:val="22"/>
          <w:u w:val="none"/>
          <w:rPrChange w:id="606" w:author="Microsoft Office User" w:date="2017-10-31T16:37:00Z">
            <w:rPr>
              <w:spacing w:val="22"/>
              <w:highlight w:val="yellow"/>
              <w:u w:val="none"/>
            </w:rPr>
          </w:rPrChange>
        </w:rPr>
        <w:t xml:space="preserve"> </w:t>
      </w:r>
      <w:r w:rsidRPr="009E2B87">
        <w:rPr>
          <w:u w:val="none"/>
          <w:rPrChange w:id="607" w:author="Microsoft Office User" w:date="2017-10-31T16:37:00Z">
            <w:rPr>
              <w:highlight w:val="yellow"/>
              <w:u w:val="none"/>
            </w:rPr>
          </w:rPrChange>
        </w:rPr>
        <w:t>t</w:t>
      </w:r>
      <w:r w:rsidRPr="009E2B87">
        <w:rPr>
          <w:spacing w:val="1"/>
          <w:u w:val="none"/>
          <w:rPrChange w:id="608" w:author="Microsoft Office User" w:date="2017-10-31T16:37:00Z">
            <w:rPr>
              <w:spacing w:val="1"/>
              <w:highlight w:val="yellow"/>
              <w:u w:val="none"/>
            </w:rPr>
          </w:rPrChange>
        </w:rPr>
        <w:t>h</w:t>
      </w:r>
      <w:r w:rsidRPr="009E2B87">
        <w:rPr>
          <w:u w:val="none"/>
          <w:rPrChange w:id="609" w:author="Microsoft Office User" w:date="2017-10-31T16:37:00Z">
            <w:rPr>
              <w:highlight w:val="yellow"/>
              <w:u w:val="none"/>
            </w:rPr>
          </w:rPrChange>
        </w:rPr>
        <w:t>at</w:t>
      </w:r>
      <w:r w:rsidRPr="009E2B87">
        <w:rPr>
          <w:spacing w:val="22"/>
          <w:u w:val="none"/>
          <w:rPrChange w:id="610" w:author="Microsoft Office User" w:date="2017-10-31T16:37:00Z">
            <w:rPr>
              <w:spacing w:val="22"/>
              <w:highlight w:val="yellow"/>
              <w:u w:val="none"/>
            </w:rPr>
          </w:rPrChange>
        </w:rPr>
        <w:t xml:space="preserve"> </w:t>
      </w:r>
      <w:r w:rsidRPr="009E2B87">
        <w:rPr>
          <w:spacing w:val="1"/>
          <w:u w:val="none"/>
          <w:rPrChange w:id="611" w:author="Microsoft Office User" w:date="2017-10-31T16:37:00Z">
            <w:rPr>
              <w:spacing w:val="1"/>
              <w:highlight w:val="yellow"/>
              <w:u w:val="none"/>
            </w:rPr>
          </w:rPrChange>
        </w:rPr>
        <w:t>wou</w:t>
      </w:r>
      <w:r w:rsidRPr="009E2B87">
        <w:rPr>
          <w:u w:val="none"/>
          <w:rPrChange w:id="612" w:author="Microsoft Office User" w:date="2017-10-31T16:37:00Z">
            <w:rPr>
              <w:highlight w:val="yellow"/>
              <w:u w:val="none"/>
            </w:rPr>
          </w:rPrChange>
        </w:rPr>
        <w:t>ld</w:t>
      </w:r>
      <w:r w:rsidRPr="009E2B87">
        <w:rPr>
          <w:spacing w:val="21"/>
          <w:u w:val="none"/>
          <w:rPrChange w:id="613" w:author="Microsoft Office User" w:date="2017-10-31T16:37:00Z">
            <w:rPr>
              <w:spacing w:val="21"/>
              <w:highlight w:val="yellow"/>
              <w:u w:val="none"/>
            </w:rPr>
          </w:rPrChange>
        </w:rPr>
        <w:t xml:space="preserve"> </w:t>
      </w:r>
      <w:r w:rsidRPr="009E2B87">
        <w:rPr>
          <w:spacing w:val="1"/>
          <w:u w:val="none"/>
          <w:rPrChange w:id="614" w:author="Microsoft Office User" w:date="2017-10-31T16:37:00Z">
            <w:rPr>
              <w:spacing w:val="1"/>
              <w:highlight w:val="yellow"/>
              <w:u w:val="none"/>
            </w:rPr>
          </w:rPrChange>
        </w:rPr>
        <w:t>b</w:t>
      </w:r>
      <w:r w:rsidRPr="009E2B87">
        <w:rPr>
          <w:u w:val="none"/>
          <w:rPrChange w:id="615" w:author="Microsoft Office User" w:date="2017-10-31T16:37:00Z">
            <w:rPr>
              <w:highlight w:val="yellow"/>
              <w:u w:val="none"/>
            </w:rPr>
          </w:rPrChange>
        </w:rPr>
        <w:t>e</w:t>
      </w:r>
      <w:r w:rsidRPr="009E2B87">
        <w:rPr>
          <w:spacing w:val="22"/>
          <w:u w:val="none"/>
          <w:rPrChange w:id="616" w:author="Microsoft Office User" w:date="2017-10-31T16:37:00Z">
            <w:rPr>
              <w:spacing w:val="22"/>
              <w:highlight w:val="yellow"/>
              <w:u w:val="none"/>
            </w:rPr>
          </w:rPrChange>
        </w:rPr>
        <w:t xml:space="preserve"> </w:t>
      </w:r>
      <w:r w:rsidRPr="009E2B87">
        <w:rPr>
          <w:u w:val="none"/>
          <w:rPrChange w:id="617" w:author="Microsoft Office User" w:date="2017-10-31T16:37:00Z">
            <w:rPr>
              <w:highlight w:val="yellow"/>
              <w:u w:val="none"/>
            </w:rPr>
          </w:rPrChange>
        </w:rPr>
        <w:t>a</w:t>
      </w:r>
      <w:r w:rsidRPr="009E2B87">
        <w:rPr>
          <w:spacing w:val="1"/>
          <w:u w:val="none"/>
          <w:rPrChange w:id="618" w:author="Microsoft Office User" w:date="2017-10-31T16:37:00Z">
            <w:rPr>
              <w:spacing w:val="1"/>
              <w:highlight w:val="yellow"/>
              <w:u w:val="none"/>
            </w:rPr>
          </w:rPrChange>
        </w:rPr>
        <w:t>v</w:t>
      </w:r>
      <w:r w:rsidRPr="009E2B87">
        <w:rPr>
          <w:u w:val="none"/>
          <w:rPrChange w:id="619" w:author="Microsoft Office User" w:date="2017-10-31T16:37:00Z">
            <w:rPr>
              <w:highlight w:val="yellow"/>
              <w:u w:val="none"/>
            </w:rPr>
          </w:rPrChange>
        </w:rPr>
        <w:t>aila</w:t>
      </w:r>
      <w:r w:rsidRPr="009E2B87">
        <w:rPr>
          <w:spacing w:val="1"/>
          <w:u w:val="none"/>
          <w:rPrChange w:id="620" w:author="Microsoft Office User" w:date="2017-10-31T16:37:00Z">
            <w:rPr>
              <w:spacing w:val="1"/>
              <w:highlight w:val="yellow"/>
              <w:u w:val="none"/>
            </w:rPr>
          </w:rPrChange>
        </w:rPr>
        <w:t>b</w:t>
      </w:r>
      <w:r w:rsidRPr="009E2B87">
        <w:rPr>
          <w:u w:val="none"/>
          <w:rPrChange w:id="621" w:author="Microsoft Office User" w:date="2017-10-31T16:37:00Z">
            <w:rPr>
              <w:highlight w:val="yellow"/>
              <w:u w:val="none"/>
            </w:rPr>
          </w:rPrChange>
        </w:rPr>
        <w:t>le</w:t>
      </w:r>
      <w:r w:rsidRPr="009E2B87">
        <w:rPr>
          <w:spacing w:val="22"/>
          <w:u w:val="none"/>
          <w:rPrChange w:id="622" w:author="Microsoft Office User" w:date="2017-10-31T16:37:00Z">
            <w:rPr>
              <w:spacing w:val="22"/>
              <w:highlight w:val="yellow"/>
              <w:u w:val="none"/>
            </w:rPr>
          </w:rPrChange>
        </w:rPr>
        <w:t xml:space="preserve"> </w:t>
      </w:r>
      <w:r w:rsidRPr="009E2B87">
        <w:rPr>
          <w:u w:val="none"/>
          <w:rPrChange w:id="623" w:author="Microsoft Office User" w:date="2017-10-31T16:37:00Z">
            <w:rPr>
              <w:highlight w:val="yellow"/>
              <w:u w:val="none"/>
            </w:rPr>
          </w:rPrChange>
        </w:rPr>
        <w:t>on</w:t>
      </w:r>
      <w:r w:rsidRPr="009E2B87">
        <w:rPr>
          <w:spacing w:val="21"/>
          <w:u w:val="none"/>
          <w:rPrChange w:id="624" w:author="Microsoft Office User" w:date="2017-10-31T16:37:00Z">
            <w:rPr>
              <w:spacing w:val="21"/>
              <w:highlight w:val="yellow"/>
              <w:u w:val="none"/>
            </w:rPr>
          </w:rPrChange>
        </w:rPr>
        <w:t xml:space="preserve"> </w:t>
      </w:r>
      <w:r w:rsidRPr="009E2B87">
        <w:rPr>
          <w:u w:val="none"/>
          <w:rPrChange w:id="625" w:author="Microsoft Office User" w:date="2017-10-31T16:37:00Z">
            <w:rPr>
              <w:highlight w:val="yellow"/>
              <w:u w:val="none"/>
            </w:rPr>
          </w:rPrChange>
        </w:rPr>
        <w:t>an</w:t>
      </w:r>
      <w:r w:rsidRPr="009E2B87">
        <w:rPr>
          <w:spacing w:val="22"/>
          <w:u w:val="none"/>
          <w:rPrChange w:id="626" w:author="Microsoft Office User" w:date="2017-10-31T16:37:00Z">
            <w:rPr>
              <w:spacing w:val="22"/>
              <w:highlight w:val="yellow"/>
              <w:u w:val="none"/>
            </w:rPr>
          </w:rPrChange>
        </w:rPr>
        <w:t xml:space="preserve"> </w:t>
      </w:r>
      <w:r w:rsidRPr="009E2B87">
        <w:rPr>
          <w:u w:val="none"/>
          <w:rPrChange w:id="627" w:author="Microsoft Office User" w:date="2017-10-31T16:37:00Z">
            <w:rPr>
              <w:highlight w:val="yellow"/>
              <w:u w:val="none"/>
            </w:rPr>
          </w:rPrChange>
        </w:rPr>
        <w:t>ar</w:t>
      </w:r>
      <w:r w:rsidRPr="009E2B87">
        <w:rPr>
          <w:spacing w:val="2"/>
          <w:u w:val="none"/>
          <w:rPrChange w:id="628" w:author="Microsoft Office User" w:date="2017-10-31T16:37:00Z">
            <w:rPr>
              <w:spacing w:val="2"/>
              <w:highlight w:val="yellow"/>
              <w:u w:val="none"/>
            </w:rPr>
          </w:rPrChange>
        </w:rPr>
        <w:t>m</w:t>
      </w:r>
      <w:r w:rsidRPr="009E2B87">
        <w:rPr>
          <w:u w:val="none"/>
          <w:rPrChange w:id="629" w:author="Microsoft Office User" w:date="2017-10-31T16:37:00Z">
            <w:rPr>
              <w:highlight w:val="yellow"/>
              <w:u w:val="none"/>
            </w:rPr>
          </w:rPrChange>
        </w:rPr>
        <w:t>s-</w:t>
      </w:r>
      <w:r w:rsidR="006C1DAA" w:rsidRPr="009E2B87">
        <w:rPr>
          <w:u w:val="none"/>
          <w:rPrChange w:id="630" w:author="Microsoft Office User" w:date="2017-10-31T16:37:00Z">
            <w:rPr>
              <w:highlight w:val="yellow"/>
              <w:u w:val="none"/>
            </w:rPr>
          </w:rPrChange>
        </w:rPr>
        <w:t xml:space="preserve">length </w:t>
      </w:r>
      <w:r w:rsidR="006C1DAA" w:rsidRPr="009E2B87">
        <w:rPr>
          <w:spacing w:val="22"/>
          <w:u w:val="none"/>
          <w:rPrChange w:id="631" w:author="Microsoft Office User" w:date="2017-10-31T16:37:00Z">
            <w:rPr>
              <w:spacing w:val="22"/>
              <w:highlight w:val="yellow"/>
              <w:u w:val="none"/>
            </w:rPr>
          </w:rPrChange>
        </w:rPr>
        <w:t>basis</w:t>
      </w:r>
      <w:r w:rsidR="006C1DAA" w:rsidRPr="009E2B87">
        <w:rPr>
          <w:u w:val="none"/>
          <w:rPrChange w:id="632" w:author="Microsoft Office User" w:date="2017-10-31T16:37:00Z">
            <w:rPr>
              <w:highlight w:val="yellow"/>
              <w:u w:val="none"/>
            </w:rPr>
          </w:rPrChange>
        </w:rPr>
        <w:t xml:space="preserve"> </w:t>
      </w:r>
      <w:r w:rsidR="006C1DAA" w:rsidRPr="009E2B87">
        <w:rPr>
          <w:spacing w:val="21"/>
          <w:u w:val="none"/>
          <w:rPrChange w:id="633" w:author="Microsoft Office User" w:date="2017-10-31T16:37:00Z">
            <w:rPr>
              <w:spacing w:val="21"/>
              <w:highlight w:val="yellow"/>
              <w:u w:val="none"/>
            </w:rPr>
          </w:rPrChange>
        </w:rPr>
        <w:t>with</w:t>
      </w:r>
      <w:r w:rsidRPr="009E2B87">
        <w:rPr>
          <w:spacing w:val="1"/>
          <w:w w:val="102"/>
          <w:u w:val="none"/>
          <w:rPrChange w:id="634" w:author="Microsoft Office User" w:date="2017-10-31T16:37:00Z">
            <w:rPr>
              <w:spacing w:val="1"/>
              <w:w w:val="102"/>
              <w:highlight w:val="yellow"/>
              <w:u w:val="none"/>
            </w:rPr>
          </w:rPrChange>
        </w:rPr>
        <w:t xml:space="preserve"> </w:t>
      </w:r>
      <w:r w:rsidRPr="009E2B87">
        <w:rPr>
          <w:spacing w:val="1"/>
          <w:u w:val="none"/>
          <w:rPrChange w:id="635" w:author="Microsoft Office User" w:date="2017-10-31T16:37:00Z">
            <w:rPr>
              <w:spacing w:val="1"/>
              <w:highlight w:val="yellow"/>
              <w:u w:val="none"/>
            </w:rPr>
          </w:rPrChange>
        </w:rPr>
        <w:t>un</w:t>
      </w:r>
      <w:r w:rsidRPr="009E2B87">
        <w:rPr>
          <w:u w:val="none"/>
          <w:rPrChange w:id="636" w:author="Microsoft Office User" w:date="2017-10-31T16:37:00Z">
            <w:rPr>
              <w:highlight w:val="yellow"/>
              <w:u w:val="none"/>
            </w:rPr>
          </w:rPrChange>
        </w:rPr>
        <w:t>related</w:t>
      </w:r>
      <w:r w:rsidRPr="009E2B87">
        <w:rPr>
          <w:spacing w:val="31"/>
          <w:u w:val="none"/>
          <w:rPrChange w:id="637" w:author="Microsoft Office User" w:date="2017-10-31T16:37:00Z">
            <w:rPr>
              <w:spacing w:val="31"/>
              <w:highlight w:val="yellow"/>
              <w:u w:val="none"/>
            </w:rPr>
          </w:rPrChange>
        </w:rPr>
        <w:t xml:space="preserve"> </w:t>
      </w:r>
      <w:r w:rsidRPr="009E2B87">
        <w:rPr>
          <w:u w:val="none"/>
          <w:rPrChange w:id="638" w:author="Microsoft Office User" w:date="2017-10-31T16:37:00Z">
            <w:rPr>
              <w:highlight w:val="yellow"/>
              <w:u w:val="none"/>
            </w:rPr>
          </w:rPrChange>
        </w:rPr>
        <w:t>t</w:t>
      </w:r>
      <w:r w:rsidRPr="009E2B87">
        <w:rPr>
          <w:spacing w:val="1"/>
          <w:u w:val="none"/>
          <w:rPrChange w:id="639" w:author="Microsoft Office User" w:date="2017-10-31T16:37:00Z">
            <w:rPr>
              <w:spacing w:val="1"/>
              <w:highlight w:val="yellow"/>
              <w:u w:val="none"/>
            </w:rPr>
          </w:rPrChange>
        </w:rPr>
        <w:t>h</w:t>
      </w:r>
      <w:r w:rsidRPr="009E2B87">
        <w:rPr>
          <w:u w:val="none"/>
          <w:rPrChange w:id="640" w:author="Microsoft Office User" w:date="2017-10-31T16:37:00Z">
            <w:rPr>
              <w:highlight w:val="yellow"/>
              <w:u w:val="none"/>
            </w:rPr>
          </w:rPrChange>
        </w:rPr>
        <w:t>ird</w:t>
      </w:r>
      <w:r w:rsidRPr="009E2B87">
        <w:rPr>
          <w:spacing w:val="31"/>
          <w:u w:val="none"/>
          <w:rPrChange w:id="641" w:author="Microsoft Office User" w:date="2017-10-31T16:37:00Z">
            <w:rPr>
              <w:spacing w:val="31"/>
              <w:highlight w:val="yellow"/>
              <w:u w:val="none"/>
            </w:rPr>
          </w:rPrChange>
        </w:rPr>
        <w:t xml:space="preserve"> </w:t>
      </w:r>
      <w:r w:rsidRPr="009E2B87">
        <w:rPr>
          <w:spacing w:val="1"/>
          <w:u w:val="none"/>
          <w:rPrChange w:id="642" w:author="Microsoft Office User" w:date="2017-10-31T16:37:00Z">
            <w:rPr>
              <w:spacing w:val="1"/>
              <w:highlight w:val="yellow"/>
              <w:u w:val="none"/>
            </w:rPr>
          </w:rPrChange>
        </w:rPr>
        <w:t>p</w:t>
      </w:r>
      <w:r w:rsidRPr="009E2B87">
        <w:rPr>
          <w:u w:val="none"/>
          <w:rPrChange w:id="643" w:author="Microsoft Office User" w:date="2017-10-31T16:37:00Z">
            <w:rPr>
              <w:highlight w:val="yellow"/>
              <w:u w:val="none"/>
            </w:rPr>
          </w:rPrChange>
        </w:rPr>
        <w:t>arties.</w:t>
      </w:r>
    </w:p>
    <w:p w14:paraId="062C6922" w14:textId="77777777" w:rsidR="000C19C9" w:rsidRDefault="000C19C9">
      <w:pPr>
        <w:spacing w:before="2" w:line="240" w:lineRule="exact"/>
        <w:rPr>
          <w:sz w:val="24"/>
          <w:szCs w:val="24"/>
        </w:rPr>
      </w:pPr>
    </w:p>
    <w:p w14:paraId="70C9F46C" w14:textId="77777777" w:rsidR="000C19C9" w:rsidRDefault="00D3642A">
      <w:pPr>
        <w:pStyle w:val="BodyText"/>
        <w:numPr>
          <w:ilvl w:val="1"/>
          <w:numId w:val="8"/>
        </w:numPr>
        <w:tabs>
          <w:tab w:val="left" w:pos="1544"/>
        </w:tabs>
        <w:spacing w:line="250" w:lineRule="auto"/>
        <w:ind w:right="115" w:firstLine="720"/>
        <w:jc w:val="both"/>
        <w:rPr>
          <w:u w:val="none"/>
        </w:rPr>
      </w:pPr>
      <w:r>
        <w:rPr>
          <w:spacing w:val="1"/>
          <w:u w:color="000000"/>
        </w:rPr>
        <w:t>RE</w:t>
      </w:r>
      <w:r>
        <w:rPr>
          <w:u w:color="000000"/>
        </w:rPr>
        <w:t>I</w:t>
      </w:r>
      <w:r>
        <w:rPr>
          <w:spacing w:val="2"/>
          <w:u w:color="000000"/>
        </w:rPr>
        <w:t>M</w:t>
      </w:r>
      <w:r>
        <w:rPr>
          <w:spacing w:val="1"/>
          <w:u w:color="000000"/>
        </w:rPr>
        <w:t>BURSE</w:t>
      </w:r>
      <w:r>
        <w:rPr>
          <w:spacing w:val="2"/>
          <w:u w:color="000000"/>
        </w:rPr>
        <w:t>M</w:t>
      </w:r>
      <w:r>
        <w:rPr>
          <w:spacing w:val="1"/>
          <w:u w:color="000000"/>
        </w:rPr>
        <w:t>EN</w:t>
      </w:r>
      <w:r>
        <w:rPr>
          <w:u w:color="000000"/>
        </w:rPr>
        <w:t>T</w:t>
      </w:r>
      <w:r>
        <w:rPr>
          <w:spacing w:val="45"/>
          <w:u w:color="000000"/>
        </w:rPr>
        <w:t xml:space="preserve"> </w:t>
      </w:r>
      <w:r>
        <w:rPr>
          <w:spacing w:val="1"/>
          <w:u w:color="000000"/>
        </w:rPr>
        <w:t>O</w:t>
      </w:r>
      <w:r>
        <w:rPr>
          <w:u w:color="000000"/>
        </w:rPr>
        <w:t>F</w:t>
      </w:r>
      <w:r>
        <w:rPr>
          <w:spacing w:val="46"/>
          <w:u w:color="000000"/>
        </w:rPr>
        <w:t xml:space="preserve"> </w:t>
      </w:r>
      <w:r>
        <w:rPr>
          <w:spacing w:val="1"/>
          <w:u w:color="000000"/>
        </w:rPr>
        <w:t>EXPENSES</w:t>
      </w:r>
      <w:r>
        <w:rPr>
          <w:u w:val="none"/>
        </w:rPr>
        <w:t>.</w:t>
      </w:r>
      <w:r>
        <w:rPr>
          <w:spacing w:val="45"/>
          <w:u w:val="none"/>
        </w:rPr>
        <w:t xml:space="preserve"> </w:t>
      </w:r>
      <w:r>
        <w:rPr>
          <w:spacing w:val="1"/>
          <w:u w:val="none"/>
        </w:rPr>
        <w:t>Th</w:t>
      </w:r>
      <w:r>
        <w:rPr>
          <w:u w:val="none"/>
        </w:rPr>
        <w:t>e</w:t>
      </w:r>
      <w:r>
        <w:rPr>
          <w:spacing w:val="4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5"/>
          <w:u w:val="none"/>
        </w:rPr>
        <w:t xml:space="preserve"> </w:t>
      </w:r>
      <w:r>
        <w:rPr>
          <w:u w:val="none"/>
        </w:rPr>
        <w:t>s</w:t>
      </w:r>
      <w:r>
        <w:rPr>
          <w:spacing w:val="1"/>
          <w:u w:val="none"/>
        </w:rPr>
        <w:t>h</w:t>
      </w:r>
      <w:r>
        <w:rPr>
          <w:u w:val="none"/>
        </w:rPr>
        <w:t>all</w:t>
      </w:r>
      <w:r>
        <w:rPr>
          <w:spacing w:val="44"/>
          <w:u w:val="none"/>
        </w:rPr>
        <w:t xml:space="preserve"> </w:t>
      </w:r>
      <w:r>
        <w:rPr>
          <w:spacing w:val="1"/>
          <w:u w:val="none"/>
        </w:rPr>
        <w:t>b</w:t>
      </w:r>
      <w:r>
        <w:rPr>
          <w:u w:val="none"/>
        </w:rPr>
        <w:t>e</w:t>
      </w:r>
      <w:r>
        <w:rPr>
          <w:spacing w:val="46"/>
          <w:u w:val="none"/>
        </w:rPr>
        <w:t xml:space="preserve"> </w:t>
      </w:r>
      <w:r>
        <w:rPr>
          <w:u w:val="none"/>
        </w:rPr>
        <w:t>e</w:t>
      </w:r>
      <w:r>
        <w:rPr>
          <w:spacing w:val="1"/>
          <w:u w:val="none"/>
        </w:rPr>
        <w:t>n</w:t>
      </w:r>
      <w:r>
        <w:rPr>
          <w:u w:val="none"/>
        </w:rPr>
        <w:t>titled</w:t>
      </w:r>
      <w:r>
        <w:rPr>
          <w:spacing w:val="46"/>
          <w:u w:val="none"/>
        </w:rPr>
        <w:t xml:space="preserve"> </w:t>
      </w:r>
      <w:r>
        <w:rPr>
          <w:u w:val="none"/>
        </w:rPr>
        <w:t>to</w:t>
      </w:r>
      <w:r>
        <w:rPr>
          <w:w w:val="102"/>
          <w:u w:val="none"/>
        </w:rPr>
        <w:t xml:space="preserve"> </w:t>
      </w:r>
      <w:r>
        <w:rPr>
          <w:u w:val="none"/>
        </w:rPr>
        <w:t>rei</w:t>
      </w:r>
      <w:r>
        <w:rPr>
          <w:spacing w:val="2"/>
          <w:u w:val="none"/>
        </w:rPr>
        <w:t>m</w:t>
      </w:r>
      <w:r>
        <w:rPr>
          <w:spacing w:val="1"/>
          <w:u w:val="none"/>
        </w:rPr>
        <w:t>bu</w:t>
      </w:r>
      <w:r>
        <w:rPr>
          <w:u w:val="none"/>
        </w:rPr>
        <w:t>rse</w:t>
      </w:r>
      <w:r>
        <w:rPr>
          <w:spacing w:val="2"/>
          <w:u w:val="none"/>
        </w:rPr>
        <w:t>m</w:t>
      </w:r>
      <w:r>
        <w:rPr>
          <w:u w:val="none"/>
        </w:rPr>
        <w:t>e</w:t>
      </w:r>
      <w:r>
        <w:rPr>
          <w:spacing w:val="1"/>
          <w:u w:val="none"/>
        </w:rPr>
        <w:t>n</w:t>
      </w:r>
      <w:r>
        <w:rPr>
          <w:u w:val="none"/>
        </w:rPr>
        <w:t>t</w:t>
      </w:r>
      <w:r>
        <w:rPr>
          <w:spacing w:val="3"/>
          <w:u w:val="none"/>
        </w:rPr>
        <w:t xml:space="preserve"> </w:t>
      </w:r>
      <w:r>
        <w:rPr>
          <w:u w:val="none"/>
        </w:rPr>
        <w:t>f</w:t>
      </w:r>
      <w:r>
        <w:rPr>
          <w:spacing w:val="1"/>
          <w:u w:val="none"/>
        </w:rPr>
        <w:t>o</w:t>
      </w:r>
      <w:r>
        <w:rPr>
          <w:u w:val="none"/>
        </w:rPr>
        <w:t>r</w:t>
      </w:r>
      <w:r>
        <w:rPr>
          <w:spacing w:val="4"/>
          <w:u w:val="none"/>
        </w:rPr>
        <w:t xml:space="preserve"> </w:t>
      </w:r>
      <w:r>
        <w:rPr>
          <w:u w:val="none"/>
        </w:rPr>
        <w:t>all</w:t>
      </w:r>
      <w:r>
        <w:rPr>
          <w:spacing w:val="4"/>
          <w:u w:val="none"/>
        </w:rPr>
        <w:t xml:space="preserve"> </w:t>
      </w:r>
      <w:r>
        <w:rPr>
          <w:spacing w:val="1"/>
          <w:u w:val="none"/>
        </w:rPr>
        <w:t>ou</w:t>
      </w:r>
      <w:r>
        <w:rPr>
          <w:u w:val="none"/>
        </w:rPr>
        <w:t>t-</w:t>
      </w:r>
      <w:r>
        <w:rPr>
          <w:spacing w:val="1"/>
          <w:u w:val="none"/>
        </w:rPr>
        <w:t>o</w:t>
      </w:r>
      <w:r>
        <w:rPr>
          <w:u w:val="none"/>
        </w:rPr>
        <w:t>f-</w:t>
      </w:r>
      <w:r>
        <w:rPr>
          <w:spacing w:val="1"/>
          <w:u w:val="none"/>
        </w:rPr>
        <w:t>po</w:t>
      </w:r>
      <w:r>
        <w:rPr>
          <w:u w:val="none"/>
        </w:rPr>
        <w:t>c</w:t>
      </w:r>
      <w:r>
        <w:rPr>
          <w:spacing w:val="1"/>
          <w:u w:val="none"/>
        </w:rPr>
        <w:t>k</w:t>
      </w:r>
      <w:r>
        <w:rPr>
          <w:u w:val="none"/>
        </w:rPr>
        <w:t>et</w:t>
      </w:r>
      <w:r>
        <w:rPr>
          <w:spacing w:val="3"/>
          <w:u w:val="none"/>
        </w:rPr>
        <w:t xml:space="preserve"> </w:t>
      </w:r>
      <w:r>
        <w:rPr>
          <w:u w:val="none"/>
        </w:rPr>
        <w:t>c</w:t>
      </w:r>
      <w:r>
        <w:rPr>
          <w:spacing w:val="1"/>
          <w:u w:val="none"/>
        </w:rPr>
        <w:t>o</w:t>
      </w:r>
      <w:r>
        <w:rPr>
          <w:u w:val="none"/>
        </w:rPr>
        <w:t xml:space="preserve">sts </w:t>
      </w:r>
      <w:r>
        <w:rPr>
          <w:spacing w:val="5"/>
          <w:u w:val="none"/>
        </w:rPr>
        <w:t xml:space="preserve"> </w:t>
      </w:r>
      <w:r>
        <w:rPr>
          <w:u w:val="none"/>
        </w:rPr>
        <w:t>a</w:t>
      </w:r>
      <w:r>
        <w:rPr>
          <w:spacing w:val="1"/>
          <w:u w:val="none"/>
        </w:rPr>
        <w:t>n</w:t>
      </w:r>
      <w:r>
        <w:rPr>
          <w:u w:val="none"/>
        </w:rPr>
        <w:t xml:space="preserve">d </w:t>
      </w:r>
      <w:r>
        <w:rPr>
          <w:spacing w:val="4"/>
          <w:u w:val="none"/>
        </w:rPr>
        <w:t xml:space="preserve"> </w:t>
      </w:r>
      <w:r>
        <w:rPr>
          <w:u w:val="none"/>
        </w:rPr>
        <w:t>e</w:t>
      </w:r>
      <w:r>
        <w:rPr>
          <w:spacing w:val="1"/>
          <w:u w:val="none"/>
        </w:rPr>
        <w:t>xp</w:t>
      </w:r>
      <w:r>
        <w:rPr>
          <w:u w:val="none"/>
        </w:rPr>
        <w:t>e</w:t>
      </w:r>
      <w:r>
        <w:rPr>
          <w:spacing w:val="1"/>
          <w:u w:val="none"/>
        </w:rPr>
        <w:t>n</w:t>
      </w:r>
      <w:r>
        <w:rPr>
          <w:u w:val="none"/>
        </w:rPr>
        <w:t xml:space="preserve">ses </w:t>
      </w:r>
      <w:r>
        <w:rPr>
          <w:spacing w:val="5"/>
          <w:u w:val="none"/>
        </w:rPr>
        <w:t xml:space="preserve"> </w:t>
      </w:r>
      <w:r>
        <w:rPr>
          <w:u w:val="none"/>
        </w:rPr>
        <w:t>i</w:t>
      </w:r>
      <w:r>
        <w:rPr>
          <w:spacing w:val="1"/>
          <w:u w:val="none"/>
        </w:rPr>
        <w:t>n</w:t>
      </w:r>
      <w:r>
        <w:rPr>
          <w:u w:val="none"/>
        </w:rPr>
        <w:t>c</w:t>
      </w:r>
      <w:r>
        <w:rPr>
          <w:spacing w:val="1"/>
          <w:u w:val="none"/>
        </w:rPr>
        <w:t>u</w:t>
      </w:r>
      <w:r>
        <w:rPr>
          <w:u w:val="none"/>
        </w:rPr>
        <w:t xml:space="preserve">rred </w:t>
      </w:r>
      <w:r>
        <w:rPr>
          <w:spacing w:val="4"/>
          <w:u w:val="none"/>
        </w:rPr>
        <w:t xml:space="preserve"> </w:t>
      </w:r>
      <w:r>
        <w:rPr>
          <w:spacing w:val="1"/>
          <w:u w:val="none"/>
        </w:rPr>
        <w:t>b</w:t>
      </w:r>
      <w:r>
        <w:rPr>
          <w:u w:val="none"/>
        </w:rPr>
        <w:t xml:space="preserve">y </w:t>
      </w:r>
      <w:r>
        <w:rPr>
          <w:spacing w:val="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5"/>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4"/>
          <w:u w:val="none"/>
        </w:rPr>
        <w:t xml:space="preserve"> </w:t>
      </w:r>
      <w:r>
        <w:rPr>
          <w:u w:val="none"/>
        </w:rPr>
        <w:t xml:space="preserve">in </w:t>
      </w:r>
      <w:r>
        <w:rPr>
          <w:spacing w:val="5"/>
          <w:u w:val="none"/>
        </w:rPr>
        <w:t xml:space="preserve"> </w:t>
      </w:r>
      <w:r>
        <w:rPr>
          <w:u w:val="none"/>
        </w:rPr>
        <w:t>connecti</w:t>
      </w:r>
      <w:r>
        <w:rPr>
          <w:spacing w:val="1"/>
          <w:u w:val="none"/>
        </w:rPr>
        <w:t>o</w:t>
      </w:r>
      <w:r>
        <w:rPr>
          <w:u w:val="none"/>
        </w:rPr>
        <w:t>n</w:t>
      </w:r>
      <w:r>
        <w:rPr>
          <w:w w:val="102"/>
          <w:u w:val="none"/>
        </w:rPr>
        <w:t xml:space="preserve"> </w:t>
      </w:r>
      <w:r>
        <w:rPr>
          <w:spacing w:val="1"/>
          <w:u w:val="none"/>
        </w:rPr>
        <w:t>w</w:t>
      </w:r>
      <w:r>
        <w:rPr>
          <w:u w:val="none"/>
        </w:rPr>
        <w:t>ith</w:t>
      </w:r>
      <w:r>
        <w:rPr>
          <w:spacing w:val="19"/>
          <w:u w:val="none"/>
        </w:rPr>
        <w:t xml:space="preserve"> </w:t>
      </w:r>
      <w:r>
        <w:rPr>
          <w:u w:val="none"/>
        </w:rPr>
        <w:t>its</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7"/>
          <w:u w:val="none"/>
        </w:rPr>
        <w:t xml:space="preserve"> </w:t>
      </w:r>
      <w:r>
        <w:rPr>
          <w:u w:val="none"/>
        </w:rPr>
        <w:t>a</w:t>
      </w:r>
      <w:r>
        <w:rPr>
          <w:spacing w:val="1"/>
          <w:u w:val="none"/>
        </w:rPr>
        <w:t>n</w:t>
      </w:r>
      <w:r>
        <w:rPr>
          <w:u w:val="none"/>
        </w:rPr>
        <w:t>d</w:t>
      </w:r>
      <w:r>
        <w:rPr>
          <w:spacing w:val="17"/>
          <w:u w:val="none"/>
        </w:rPr>
        <w:t xml:space="preserve"> </w:t>
      </w:r>
      <w:r>
        <w:rPr>
          <w:u w:val="none"/>
        </w:rPr>
        <w:t>f</w:t>
      </w:r>
      <w:r>
        <w:rPr>
          <w:spacing w:val="1"/>
          <w:u w:val="none"/>
        </w:rPr>
        <w:t>o</w:t>
      </w:r>
      <w:r>
        <w:rPr>
          <w:u w:val="none"/>
        </w:rPr>
        <w:t>r</w:t>
      </w:r>
      <w:r>
        <w:rPr>
          <w:spacing w:val="18"/>
          <w:u w:val="none"/>
        </w:rPr>
        <w:t xml:space="preserve"> </w:t>
      </w:r>
      <w:r>
        <w:rPr>
          <w:u w:val="none"/>
        </w:rPr>
        <w:t>a</w:t>
      </w:r>
      <w:r>
        <w:rPr>
          <w:spacing w:val="1"/>
          <w:u w:val="none"/>
        </w:rPr>
        <w:t>n</w:t>
      </w:r>
      <w:r>
        <w:rPr>
          <w:u w:val="none"/>
        </w:rPr>
        <w:t>y</w:t>
      </w:r>
      <w:r>
        <w:rPr>
          <w:spacing w:val="20"/>
          <w:u w:val="none"/>
        </w:rPr>
        <w:t xml:space="preserve"> </w:t>
      </w:r>
      <w:r>
        <w:rPr>
          <w:u w:val="none"/>
        </w:rPr>
        <w:t>c</w:t>
      </w:r>
      <w:r>
        <w:rPr>
          <w:spacing w:val="1"/>
          <w:u w:val="none"/>
        </w:rPr>
        <w:t>o</w:t>
      </w:r>
      <w:r>
        <w:rPr>
          <w:u w:val="none"/>
        </w:rPr>
        <w:t>sts</w:t>
      </w:r>
      <w:r>
        <w:rPr>
          <w:spacing w:val="18"/>
          <w:u w:val="none"/>
        </w:rPr>
        <w:t xml:space="preserve"> </w:t>
      </w:r>
      <w:r>
        <w:rPr>
          <w:spacing w:val="1"/>
          <w:u w:val="none"/>
        </w:rPr>
        <w:t>o</w:t>
      </w:r>
      <w:r>
        <w:rPr>
          <w:u w:val="none"/>
        </w:rPr>
        <w:t>r</w:t>
      </w:r>
      <w:r>
        <w:rPr>
          <w:spacing w:val="18"/>
          <w:u w:val="none"/>
        </w:rPr>
        <w:t xml:space="preserve"> </w:t>
      </w:r>
      <w:r>
        <w:rPr>
          <w:u w:val="none"/>
        </w:rPr>
        <w:t>e</w:t>
      </w:r>
      <w:r>
        <w:rPr>
          <w:spacing w:val="1"/>
          <w:u w:val="none"/>
        </w:rPr>
        <w:t>xp</w:t>
      </w:r>
      <w:r>
        <w:rPr>
          <w:u w:val="none"/>
        </w:rPr>
        <w:t>e</w:t>
      </w:r>
      <w:r>
        <w:rPr>
          <w:spacing w:val="1"/>
          <w:u w:val="none"/>
        </w:rPr>
        <w:t>n</w:t>
      </w:r>
      <w:r>
        <w:rPr>
          <w:u w:val="none"/>
        </w:rPr>
        <w:t>ses</w:t>
      </w:r>
      <w:r>
        <w:rPr>
          <w:spacing w:val="18"/>
          <w:u w:val="none"/>
        </w:rPr>
        <w:t xml:space="preserve"> </w:t>
      </w:r>
      <w:r>
        <w:rPr>
          <w:spacing w:val="1"/>
          <w:u w:val="none"/>
        </w:rPr>
        <w:t>p</w:t>
      </w:r>
      <w:r>
        <w:rPr>
          <w:u w:val="none"/>
        </w:rPr>
        <w:t>aid</w:t>
      </w:r>
      <w:r>
        <w:rPr>
          <w:spacing w:val="19"/>
          <w:u w:val="none"/>
        </w:rPr>
        <w:t xml:space="preserve"> </w:t>
      </w:r>
      <w:r>
        <w:rPr>
          <w:spacing w:val="1"/>
          <w:u w:val="none"/>
        </w:rPr>
        <w:t>b</w:t>
      </w:r>
      <w:r>
        <w:rPr>
          <w:u w:val="none"/>
        </w:rPr>
        <w:t>y</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spacing w:val="1"/>
          <w:u w:val="none"/>
        </w:rPr>
        <w:t>o</w:t>
      </w:r>
      <w:r>
        <w:rPr>
          <w:u w:val="none"/>
        </w:rPr>
        <w:t>n</w:t>
      </w:r>
      <w:r>
        <w:rPr>
          <w:spacing w:val="18"/>
          <w:u w:val="none"/>
        </w:rPr>
        <w:t xml:space="preserve"> </w:t>
      </w:r>
      <w:r>
        <w:rPr>
          <w:spacing w:val="1"/>
          <w:u w:val="none"/>
        </w:rPr>
        <w:t>b</w:t>
      </w:r>
      <w:r>
        <w:rPr>
          <w:u w:val="none"/>
        </w:rPr>
        <w:t>e</w:t>
      </w:r>
      <w:r>
        <w:rPr>
          <w:spacing w:val="1"/>
          <w:u w:val="none"/>
        </w:rPr>
        <w:t>h</w:t>
      </w:r>
      <w:r>
        <w:rPr>
          <w:u w:val="none"/>
        </w:rPr>
        <w:t>alf</w:t>
      </w:r>
    </w:p>
    <w:p w14:paraId="0EB2C07C" w14:textId="77777777" w:rsidR="000C19C9" w:rsidRDefault="000C19C9">
      <w:pPr>
        <w:spacing w:line="250" w:lineRule="auto"/>
        <w:jc w:val="both"/>
        <w:sectPr w:rsidR="000C19C9">
          <w:pgSz w:w="12240" w:h="15840"/>
          <w:pgMar w:top="1380" w:right="1320" w:bottom="940" w:left="1340" w:header="0" w:footer="742" w:gutter="0"/>
          <w:cols w:space="720"/>
        </w:sectPr>
      </w:pPr>
    </w:p>
    <w:p w14:paraId="7A8F023A" w14:textId="77777777" w:rsidR="000C19C9" w:rsidRDefault="00D3642A">
      <w:pPr>
        <w:pStyle w:val="BodyText"/>
        <w:spacing w:before="70" w:line="252" w:lineRule="auto"/>
        <w:ind w:right="117" w:firstLine="0"/>
        <w:rPr>
          <w:u w:val="none"/>
        </w:rPr>
      </w:pPr>
      <w:r>
        <w:rPr>
          <w:spacing w:val="1"/>
          <w:u w:val="none"/>
        </w:rPr>
        <w:lastRenderedPageBreak/>
        <w:t>o</w:t>
      </w:r>
      <w:r>
        <w:rPr>
          <w:u w:val="none"/>
        </w:rPr>
        <w:t>f</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3"/>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3"/>
          <w:u w:val="none"/>
        </w:rPr>
        <w:t xml:space="preserve"> </w:t>
      </w:r>
      <w:r>
        <w:rPr>
          <w:spacing w:val="1"/>
          <w:u w:val="none"/>
        </w:rPr>
        <w:t>w</w:t>
      </w:r>
      <w:r>
        <w:rPr>
          <w:u w:val="none"/>
        </w:rPr>
        <w:t>it</w:t>
      </w:r>
      <w:r>
        <w:rPr>
          <w:spacing w:val="1"/>
          <w:u w:val="none"/>
        </w:rPr>
        <w:t>hou</w:t>
      </w:r>
      <w:r>
        <w:rPr>
          <w:u w:val="none"/>
        </w:rPr>
        <w:t>t</w:t>
      </w:r>
      <w:r>
        <w:rPr>
          <w:spacing w:val="24"/>
          <w:u w:val="none"/>
        </w:rPr>
        <w:t xml:space="preserve"> </w:t>
      </w:r>
      <w:r>
        <w:rPr>
          <w:u w:val="none"/>
        </w:rPr>
        <w:t>li</w:t>
      </w:r>
      <w:r>
        <w:rPr>
          <w:spacing w:val="2"/>
          <w:u w:val="none"/>
        </w:rPr>
        <w:t>m</w:t>
      </w:r>
      <w:r>
        <w:rPr>
          <w:u w:val="none"/>
        </w:rPr>
        <w:t>itati</w:t>
      </w:r>
      <w:r>
        <w:rPr>
          <w:spacing w:val="1"/>
          <w:u w:val="none"/>
        </w:rPr>
        <w:t>o</w:t>
      </w:r>
      <w:r>
        <w:rPr>
          <w:u w:val="none"/>
        </w:rPr>
        <w:t>n,</w:t>
      </w:r>
      <w:r>
        <w:rPr>
          <w:spacing w:val="24"/>
          <w:u w:val="none"/>
        </w:rPr>
        <w:t xml:space="preserve"> </w:t>
      </w:r>
      <w:r>
        <w:rPr>
          <w:u w:val="none"/>
        </w:rPr>
        <w:t>travel</w:t>
      </w:r>
      <w:r>
        <w:rPr>
          <w:spacing w:val="24"/>
          <w:u w:val="none"/>
        </w:rPr>
        <w:t xml:space="preserve"> </w:t>
      </w:r>
      <w:r>
        <w:rPr>
          <w:u w:val="none"/>
        </w:rPr>
        <w:t>e</w:t>
      </w:r>
      <w:r>
        <w:rPr>
          <w:spacing w:val="1"/>
          <w:u w:val="none"/>
        </w:rPr>
        <w:t>x</w:t>
      </w:r>
      <w:r>
        <w:rPr>
          <w:u w:val="none"/>
        </w:rPr>
        <w:t>pe</w:t>
      </w:r>
      <w:r>
        <w:rPr>
          <w:spacing w:val="1"/>
          <w:u w:val="none"/>
        </w:rPr>
        <w:t>n</w:t>
      </w:r>
      <w:r>
        <w:rPr>
          <w:u w:val="none"/>
        </w:rPr>
        <w:t>ses,</w:t>
      </w:r>
      <w:r>
        <w:rPr>
          <w:spacing w:val="23"/>
          <w:u w:val="none"/>
        </w:rPr>
        <w:t xml:space="preserve"> </w:t>
      </w:r>
      <w:r>
        <w:rPr>
          <w:u w:val="none"/>
        </w:rPr>
        <w:t>c</w:t>
      </w:r>
      <w:r>
        <w:rPr>
          <w:spacing w:val="1"/>
          <w:u w:val="none"/>
        </w:rPr>
        <w:t>o</w:t>
      </w:r>
      <w:r>
        <w:rPr>
          <w:u w:val="none"/>
        </w:rPr>
        <w:t>sts</w:t>
      </w:r>
      <w:r>
        <w:rPr>
          <w:spacing w:val="24"/>
          <w:u w:val="none"/>
        </w:rPr>
        <w:t xml:space="preserve"> </w:t>
      </w:r>
      <w:r>
        <w:rPr>
          <w:u w:val="none"/>
        </w:rPr>
        <w:t>of</w:t>
      </w:r>
      <w:r>
        <w:rPr>
          <w:spacing w:val="24"/>
          <w:u w:val="none"/>
        </w:rPr>
        <w:t xml:space="preserve"> </w:t>
      </w:r>
      <w:r>
        <w:rPr>
          <w:u w:val="none"/>
        </w:rPr>
        <w:t>le</w:t>
      </w:r>
      <w:r>
        <w:rPr>
          <w:spacing w:val="1"/>
          <w:u w:val="none"/>
        </w:rPr>
        <w:t>g</w:t>
      </w:r>
      <w:r>
        <w:rPr>
          <w:u w:val="none"/>
        </w:rPr>
        <w:t>al</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acc</w:t>
      </w:r>
      <w:r>
        <w:rPr>
          <w:spacing w:val="1"/>
          <w:u w:val="none"/>
        </w:rPr>
        <w:t>o</w:t>
      </w:r>
      <w:r>
        <w:rPr>
          <w:u w:val="none"/>
        </w:rPr>
        <w:t>unting</w:t>
      </w:r>
      <w:r>
        <w:rPr>
          <w:spacing w:val="25"/>
          <w:u w:val="none"/>
        </w:rPr>
        <w:t xml:space="preserve"> </w:t>
      </w:r>
      <w:r>
        <w:rPr>
          <w:u w:val="none"/>
        </w:rPr>
        <w:t>services</w:t>
      </w:r>
      <w:r>
        <w:rPr>
          <w:spacing w:val="25"/>
          <w:u w:val="none"/>
        </w:rPr>
        <w:t xml:space="preserve"> </w:t>
      </w:r>
      <w:r>
        <w:rPr>
          <w:u w:val="none"/>
        </w:rPr>
        <w:t>a</w:t>
      </w:r>
      <w:r>
        <w:rPr>
          <w:spacing w:val="1"/>
          <w:u w:val="none"/>
        </w:rPr>
        <w:t>n</w:t>
      </w:r>
      <w:r>
        <w:rPr>
          <w:u w:val="none"/>
        </w:rPr>
        <w:t>d</w:t>
      </w:r>
      <w:r>
        <w:rPr>
          <w:w w:val="102"/>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u w:val="none"/>
        </w:rPr>
        <w:t>c</w:t>
      </w:r>
      <w:r>
        <w:rPr>
          <w:spacing w:val="1"/>
          <w:u w:val="none"/>
        </w:rPr>
        <w:t>on</w:t>
      </w:r>
      <w:r>
        <w:rPr>
          <w:u w:val="none"/>
        </w:rPr>
        <w:t>s</w:t>
      </w:r>
      <w:r>
        <w:rPr>
          <w:spacing w:val="1"/>
          <w:u w:val="none"/>
        </w:rPr>
        <w:t>u</w:t>
      </w:r>
      <w:r>
        <w:rPr>
          <w:u w:val="none"/>
        </w:rPr>
        <w:t>lta</w:t>
      </w:r>
      <w:r>
        <w:rPr>
          <w:spacing w:val="1"/>
          <w:u w:val="none"/>
        </w:rPr>
        <w:t>n</w:t>
      </w:r>
      <w:r>
        <w:rPr>
          <w:u w:val="none"/>
        </w:rPr>
        <w:t>ts</w:t>
      </w:r>
      <w:r>
        <w:rPr>
          <w:spacing w:val="20"/>
          <w:u w:val="none"/>
        </w:rPr>
        <w:t xml:space="preserve"> </w:t>
      </w:r>
      <w:r>
        <w:rPr>
          <w:u w:val="none"/>
        </w:rPr>
        <w:t>re</w:t>
      </w:r>
      <w:r>
        <w:rPr>
          <w:spacing w:val="1"/>
          <w:u w:val="none"/>
        </w:rPr>
        <w:t>qu</w:t>
      </w:r>
      <w:r>
        <w:rPr>
          <w:u w:val="none"/>
        </w:rPr>
        <w:t>ired</w:t>
      </w:r>
      <w:r>
        <w:rPr>
          <w:spacing w:val="21"/>
          <w:u w:val="none"/>
        </w:rPr>
        <w:t xml:space="preserve"> </w:t>
      </w:r>
      <w:r>
        <w:rPr>
          <w:u w:val="none"/>
        </w:rPr>
        <w:t>in</w:t>
      </w:r>
      <w:r>
        <w:rPr>
          <w:spacing w:val="21"/>
          <w:u w:val="none"/>
        </w:rPr>
        <w:t xml:space="preserve"> </w:t>
      </w:r>
      <w:r>
        <w:rPr>
          <w:u w:val="none"/>
        </w:rPr>
        <w:t>c</w:t>
      </w:r>
      <w:r>
        <w:rPr>
          <w:spacing w:val="1"/>
          <w:u w:val="none"/>
        </w:rPr>
        <w:t>onn</w:t>
      </w:r>
      <w:r>
        <w:rPr>
          <w:u w:val="none"/>
        </w:rPr>
        <w:t>ecti</w:t>
      </w:r>
      <w:r>
        <w:rPr>
          <w:spacing w:val="1"/>
          <w:u w:val="none"/>
        </w:rPr>
        <w:t>o</w:t>
      </w:r>
      <w:r>
        <w:rPr>
          <w:u w:val="none"/>
        </w:rPr>
        <w:t>n</w:t>
      </w:r>
      <w:r>
        <w:rPr>
          <w:spacing w:val="22"/>
          <w:u w:val="none"/>
        </w:rPr>
        <w:t xml:space="preserve"> </w:t>
      </w:r>
      <w:r>
        <w:rPr>
          <w:spacing w:val="1"/>
          <w:u w:val="none"/>
        </w:rPr>
        <w:t>w</w:t>
      </w:r>
      <w:r>
        <w:rPr>
          <w:u w:val="none"/>
        </w:rPr>
        <w:t>ith</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op</w:t>
      </w:r>
      <w:r>
        <w:rPr>
          <w:u w:val="none"/>
        </w:rPr>
        <w:t>erati</w:t>
      </w:r>
      <w:r>
        <w:rPr>
          <w:spacing w:val="1"/>
          <w:u w:val="none"/>
        </w:rPr>
        <w:t>o</w:t>
      </w:r>
      <w:r>
        <w:rPr>
          <w:u w:val="none"/>
        </w:rPr>
        <w:t>n</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p>
    <w:p w14:paraId="5B555937" w14:textId="77777777" w:rsidR="000C19C9" w:rsidRDefault="000C19C9">
      <w:pPr>
        <w:spacing w:before="16" w:line="220" w:lineRule="exact"/>
      </w:pPr>
    </w:p>
    <w:p w14:paraId="744C6D6B" w14:textId="77777777" w:rsidR="000C19C9" w:rsidRDefault="00D3642A">
      <w:pPr>
        <w:pStyle w:val="BodyText"/>
        <w:numPr>
          <w:ilvl w:val="1"/>
          <w:numId w:val="8"/>
        </w:numPr>
        <w:tabs>
          <w:tab w:val="left" w:pos="1544"/>
        </w:tabs>
        <w:spacing w:line="252" w:lineRule="auto"/>
        <w:ind w:right="114" w:firstLine="720"/>
        <w:jc w:val="both"/>
        <w:rPr>
          <w:u w:val="none"/>
        </w:rPr>
      </w:pPr>
      <w:r>
        <w:rPr>
          <w:u w:color="000000"/>
        </w:rPr>
        <w:t>I</w:t>
      </w:r>
      <w:r>
        <w:rPr>
          <w:spacing w:val="1"/>
          <w:u w:color="000000"/>
        </w:rPr>
        <w:t>N</w:t>
      </w:r>
      <w:r>
        <w:rPr>
          <w:u w:color="000000"/>
        </w:rPr>
        <w:t>I</w:t>
      </w:r>
      <w:r>
        <w:rPr>
          <w:spacing w:val="1"/>
          <w:u w:color="000000"/>
        </w:rPr>
        <w:t>T</w:t>
      </w:r>
      <w:r>
        <w:rPr>
          <w:u w:color="000000"/>
        </w:rPr>
        <w:t>I</w:t>
      </w:r>
      <w:r>
        <w:rPr>
          <w:spacing w:val="1"/>
          <w:u w:color="000000"/>
        </w:rPr>
        <w:t>A</w:t>
      </w:r>
      <w:r>
        <w:rPr>
          <w:u w:color="000000"/>
        </w:rPr>
        <w:t>L</w:t>
      </w:r>
      <w:r>
        <w:rPr>
          <w:spacing w:val="19"/>
          <w:u w:color="000000"/>
        </w:rPr>
        <w:t xml:space="preserve"> </w:t>
      </w:r>
      <w:r>
        <w:rPr>
          <w:spacing w:val="2"/>
          <w:u w:color="000000"/>
        </w:rPr>
        <w:t>M</w:t>
      </w:r>
      <w:r>
        <w:rPr>
          <w:spacing w:val="1"/>
          <w:u w:color="000000"/>
        </w:rPr>
        <w:t>ANAG</w:t>
      </w:r>
      <w:r>
        <w:rPr>
          <w:u w:color="000000"/>
        </w:rPr>
        <w:t>I</w:t>
      </w:r>
      <w:r>
        <w:rPr>
          <w:spacing w:val="1"/>
          <w:u w:color="000000"/>
        </w:rPr>
        <w:t>N</w:t>
      </w:r>
      <w:r>
        <w:rPr>
          <w:u w:color="000000"/>
        </w:rPr>
        <w:t>G</w:t>
      </w:r>
      <w:r>
        <w:rPr>
          <w:spacing w:val="19"/>
          <w:u w:color="000000"/>
        </w:rPr>
        <w:t xml:space="preserve"> </w:t>
      </w:r>
      <w:r>
        <w:rPr>
          <w:spacing w:val="2"/>
          <w:u w:color="000000"/>
        </w:rPr>
        <w:t>M</w:t>
      </w:r>
      <w:r>
        <w:rPr>
          <w:spacing w:val="1"/>
          <w:u w:color="000000"/>
        </w:rPr>
        <w:t>E</w:t>
      </w:r>
      <w:r>
        <w:rPr>
          <w:spacing w:val="2"/>
          <w:u w:color="000000"/>
        </w:rPr>
        <w:t>M</w:t>
      </w:r>
      <w:r>
        <w:rPr>
          <w:spacing w:val="1"/>
          <w:u w:color="000000"/>
        </w:rPr>
        <w:t>BER</w:t>
      </w:r>
      <w:r>
        <w:rPr>
          <w:u w:val="none"/>
        </w:rPr>
        <w:t>.</w:t>
      </w:r>
      <w:r>
        <w:rPr>
          <w:spacing w:val="18"/>
          <w:u w:val="none"/>
        </w:rPr>
        <w:t xml:space="preserve"> </w:t>
      </w:r>
      <w:r>
        <w:rPr>
          <w:spacing w:val="1"/>
          <w:u w:val="none"/>
        </w:rPr>
        <w:t>Th</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0"/>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17"/>
          <w:u w:val="none"/>
        </w:rPr>
        <w:t xml:space="preserve"> </w:t>
      </w:r>
      <w:r w:rsidR="005D0AFF">
        <w:rPr>
          <w:spacing w:val="1"/>
          <w:u w:val="none"/>
        </w:rPr>
        <w:t>BEDROCK</w:t>
      </w:r>
      <w:r w:rsidR="006C1DAA">
        <w:rPr>
          <w:spacing w:val="1"/>
          <w:u w:val="none"/>
        </w:rPr>
        <w:t xml:space="preserve"> </w:t>
      </w:r>
      <w:r w:rsidR="009C313C">
        <w:rPr>
          <w:spacing w:val="1"/>
          <w:u w:val="none"/>
        </w:rPr>
        <w:t>&lt;&gt; EM HOLDINGS</w:t>
      </w:r>
      <w:r w:rsidR="005D0AFF">
        <w:rPr>
          <w:spacing w:val="1"/>
          <w:u w:val="none"/>
        </w:rPr>
        <w:t>,</w:t>
      </w:r>
      <w:r>
        <w:rPr>
          <w:spacing w:val="24"/>
          <w:u w:val="none"/>
        </w:rPr>
        <w:t xml:space="preserve"> </w:t>
      </w:r>
      <w:r>
        <w:rPr>
          <w:spacing w:val="1"/>
          <w:u w:val="none"/>
        </w:rPr>
        <w:t>LL</w:t>
      </w:r>
      <w:r>
        <w:rPr>
          <w:u w:val="none"/>
        </w:rPr>
        <w:t>C,</w:t>
      </w:r>
      <w:r>
        <w:rPr>
          <w:spacing w:val="24"/>
          <w:u w:val="none"/>
        </w:rPr>
        <w:t xml:space="preserve"> </w:t>
      </w:r>
      <w:r>
        <w:rPr>
          <w:spacing w:val="1"/>
          <w:u w:val="none"/>
        </w:rPr>
        <w:t>un</w:t>
      </w:r>
      <w:r>
        <w:rPr>
          <w:u w:val="none"/>
        </w:rPr>
        <w:t>til</w:t>
      </w:r>
      <w:r>
        <w:rPr>
          <w:spacing w:val="24"/>
          <w:u w:val="none"/>
        </w:rPr>
        <w:t xml:space="preserve"> </w:t>
      </w:r>
      <w:r>
        <w:rPr>
          <w:u w:val="none"/>
        </w:rPr>
        <w:t>s</w:t>
      </w:r>
      <w:r>
        <w:rPr>
          <w:spacing w:val="1"/>
          <w:u w:val="none"/>
        </w:rPr>
        <w:t>u</w:t>
      </w:r>
      <w:r>
        <w:rPr>
          <w:u w:val="none"/>
        </w:rPr>
        <w:t>ch</w:t>
      </w:r>
      <w:r>
        <w:rPr>
          <w:spacing w:val="25"/>
          <w:u w:val="none"/>
        </w:rPr>
        <w:t xml:space="preserve"> </w:t>
      </w:r>
      <w:r>
        <w:rPr>
          <w:u w:val="none"/>
        </w:rPr>
        <w:t>ti</w:t>
      </w:r>
      <w:r>
        <w:rPr>
          <w:spacing w:val="2"/>
          <w:u w:val="none"/>
        </w:rPr>
        <w:t>m</w:t>
      </w:r>
      <w:r>
        <w:rPr>
          <w:u w:val="none"/>
        </w:rPr>
        <w:t>e</w:t>
      </w:r>
      <w:r>
        <w:rPr>
          <w:spacing w:val="24"/>
          <w:u w:val="none"/>
        </w:rPr>
        <w:t xml:space="preserve"> </w:t>
      </w:r>
      <w:r>
        <w:rPr>
          <w:u w:val="none"/>
        </w:rPr>
        <w:t>as</w:t>
      </w:r>
      <w:r>
        <w:rPr>
          <w:spacing w:val="24"/>
          <w:u w:val="none"/>
        </w:rPr>
        <w:t xml:space="preserve"> </w:t>
      </w:r>
      <w:r>
        <w:rPr>
          <w:u w:val="none"/>
        </w:rPr>
        <w:t>t</w:t>
      </w:r>
      <w:r>
        <w:rPr>
          <w:spacing w:val="1"/>
          <w:u w:val="none"/>
        </w:rPr>
        <w:t>h</w:t>
      </w:r>
      <w:r>
        <w:rPr>
          <w:u w:val="none"/>
        </w:rPr>
        <w:t>e</w:t>
      </w:r>
      <w:r>
        <w:rPr>
          <w:spacing w:val="2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resi</w:t>
      </w:r>
      <w:r>
        <w:rPr>
          <w:spacing w:val="1"/>
          <w:u w:val="none"/>
        </w:rPr>
        <w:t>gn</w:t>
      </w:r>
      <w:r>
        <w:rPr>
          <w:u w:val="none"/>
        </w:rPr>
        <w:t>s</w:t>
      </w:r>
      <w:r>
        <w:rPr>
          <w:spacing w:val="24"/>
          <w:u w:val="none"/>
        </w:rPr>
        <w:t xml:space="preserve"> </w:t>
      </w:r>
      <w:r>
        <w:rPr>
          <w:u w:val="none"/>
        </w:rPr>
        <w:t>fr</w:t>
      </w:r>
      <w:r>
        <w:rPr>
          <w:spacing w:val="1"/>
          <w:u w:val="none"/>
        </w:rPr>
        <w:t>o</w:t>
      </w:r>
      <w:r>
        <w:rPr>
          <w:u w:val="none"/>
        </w:rPr>
        <w:t>m</w:t>
      </w:r>
      <w:r>
        <w:rPr>
          <w:spacing w:val="26"/>
          <w:u w:val="none"/>
        </w:rPr>
        <w:t xml:space="preserve"> </w:t>
      </w:r>
      <w:r>
        <w:rPr>
          <w:u w:val="none"/>
        </w:rPr>
        <w:t>s</w:t>
      </w:r>
      <w:r>
        <w:rPr>
          <w:spacing w:val="1"/>
          <w:u w:val="none"/>
        </w:rPr>
        <w:t>u</w:t>
      </w:r>
      <w:r>
        <w:rPr>
          <w:u w:val="none"/>
        </w:rPr>
        <w:t>ch</w:t>
      </w:r>
      <w:r>
        <w:rPr>
          <w:spacing w:val="25"/>
          <w:u w:val="none"/>
        </w:rPr>
        <w:t xml:space="preserve"> </w:t>
      </w:r>
      <w:r>
        <w:rPr>
          <w:spacing w:val="1"/>
          <w:u w:val="none"/>
        </w:rPr>
        <w:t>po</w:t>
      </w:r>
      <w:r>
        <w:rPr>
          <w:u w:val="none"/>
        </w:rPr>
        <w:t>siti</w:t>
      </w:r>
      <w:r>
        <w:rPr>
          <w:spacing w:val="1"/>
          <w:u w:val="none"/>
        </w:rPr>
        <w:t>o</w:t>
      </w:r>
      <w:r>
        <w:rPr>
          <w:u w:val="none"/>
        </w:rPr>
        <w:t>n</w:t>
      </w:r>
      <w:r>
        <w:rPr>
          <w:spacing w:val="24"/>
          <w:u w:val="none"/>
        </w:rPr>
        <w:t xml:space="preserve"> </w:t>
      </w:r>
      <w:r>
        <w:rPr>
          <w:spacing w:val="1"/>
          <w:u w:val="none"/>
        </w:rPr>
        <w:t>or</w:t>
      </w:r>
      <w:r>
        <w:rPr>
          <w:spacing w:val="2"/>
          <w:w w:val="102"/>
          <w:u w:val="none"/>
        </w:rPr>
        <w:t xml:space="preserve"> </w:t>
      </w:r>
      <w:r>
        <w:rPr>
          <w:u w:val="none"/>
        </w:rPr>
        <w:t>is</w:t>
      </w:r>
      <w:r>
        <w:rPr>
          <w:spacing w:val="19"/>
          <w:u w:val="none"/>
        </w:rPr>
        <w:t xml:space="preserve"> </w:t>
      </w:r>
      <w:r>
        <w:rPr>
          <w:u w:val="none"/>
        </w:rPr>
        <w:t>re</w:t>
      </w:r>
      <w:r>
        <w:rPr>
          <w:spacing w:val="2"/>
          <w:u w:val="none"/>
        </w:rPr>
        <w:t>m</w:t>
      </w:r>
      <w:r>
        <w:rPr>
          <w:u w:val="none"/>
        </w:rPr>
        <w:t>oved</w:t>
      </w:r>
      <w:r>
        <w:rPr>
          <w:spacing w:val="20"/>
          <w:u w:val="none"/>
        </w:rPr>
        <w:t xml:space="preserve"> </w:t>
      </w:r>
      <w:r>
        <w:rPr>
          <w:u w:val="none"/>
        </w:rPr>
        <w:t>in</w:t>
      </w:r>
      <w:r>
        <w:rPr>
          <w:spacing w:val="20"/>
          <w:u w:val="none"/>
        </w:rPr>
        <w:t xml:space="preserve"> </w:t>
      </w:r>
      <w:r>
        <w:rPr>
          <w:u w:val="none"/>
        </w:rPr>
        <w:t>accordance</w:t>
      </w:r>
      <w:r>
        <w:rPr>
          <w:spacing w:val="20"/>
          <w:u w:val="none"/>
        </w:rPr>
        <w:t xml:space="preserve"> </w:t>
      </w:r>
      <w:r>
        <w:rPr>
          <w:spacing w:val="1"/>
          <w:u w:val="none"/>
        </w:rPr>
        <w:t>w</w:t>
      </w:r>
      <w:r>
        <w:rPr>
          <w:u w:val="none"/>
        </w:rPr>
        <w:t>ith</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is</w:t>
      </w:r>
      <w:r>
        <w:rPr>
          <w:spacing w:val="20"/>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330E84ED" w14:textId="77777777" w:rsidR="000C19C9" w:rsidRDefault="000C19C9">
      <w:pPr>
        <w:spacing w:line="240" w:lineRule="exact"/>
        <w:rPr>
          <w:sz w:val="24"/>
          <w:szCs w:val="24"/>
        </w:rPr>
      </w:pPr>
    </w:p>
    <w:p w14:paraId="4F0E5708" w14:textId="2BD3B4B2"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RE</w:t>
      </w:r>
      <w:r>
        <w:rPr>
          <w:spacing w:val="2"/>
          <w:u w:color="000000"/>
        </w:rPr>
        <w:t>M</w:t>
      </w:r>
      <w:r>
        <w:rPr>
          <w:spacing w:val="1"/>
          <w:u w:color="000000"/>
        </w:rPr>
        <w:t>OVA</w:t>
      </w:r>
      <w:r>
        <w:rPr>
          <w:u w:color="000000"/>
        </w:rPr>
        <w:t>L</w:t>
      </w:r>
      <w:r>
        <w:rPr>
          <w:spacing w:val="38"/>
          <w:u w:color="000000"/>
        </w:rPr>
        <w:t xml:space="preserve"> </w:t>
      </w:r>
      <w:r>
        <w:rPr>
          <w:spacing w:val="1"/>
          <w:u w:color="000000"/>
        </w:rPr>
        <w:t>O</w:t>
      </w:r>
      <w:r>
        <w:rPr>
          <w:u w:color="000000"/>
        </w:rPr>
        <w:t>F</w:t>
      </w:r>
      <w:r>
        <w:rPr>
          <w:spacing w:val="39"/>
          <w:u w:color="000000"/>
        </w:rPr>
        <w:t xml:space="preserve"> </w:t>
      </w:r>
      <w:r>
        <w:rPr>
          <w:spacing w:val="2"/>
          <w:u w:color="000000"/>
        </w:rPr>
        <w:t>M</w:t>
      </w:r>
      <w:r>
        <w:rPr>
          <w:spacing w:val="1"/>
          <w:u w:color="000000"/>
        </w:rPr>
        <w:t>ANAG</w:t>
      </w:r>
      <w:r>
        <w:rPr>
          <w:u w:color="000000"/>
        </w:rPr>
        <w:t>I</w:t>
      </w:r>
      <w:r>
        <w:rPr>
          <w:spacing w:val="1"/>
          <w:u w:color="000000"/>
        </w:rPr>
        <w:t>N</w:t>
      </w:r>
      <w:r>
        <w:rPr>
          <w:u w:color="000000"/>
        </w:rPr>
        <w:t>G</w:t>
      </w:r>
      <w:r>
        <w:rPr>
          <w:spacing w:val="39"/>
          <w:u w:color="000000"/>
        </w:rPr>
        <w:t xml:space="preserve"> </w:t>
      </w:r>
      <w:r>
        <w:rPr>
          <w:spacing w:val="2"/>
          <w:u w:color="000000"/>
        </w:rPr>
        <w:t>M</w:t>
      </w:r>
      <w:r>
        <w:rPr>
          <w:spacing w:val="1"/>
          <w:u w:color="000000"/>
        </w:rPr>
        <w:t>E</w:t>
      </w:r>
      <w:r>
        <w:rPr>
          <w:spacing w:val="2"/>
          <w:u w:color="000000"/>
        </w:rPr>
        <w:t>M</w:t>
      </w:r>
      <w:r>
        <w:rPr>
          <w:spacing w:val="1"/>
          <w:u w:color="000000"/>
        </w:rPr>
        <w:t>BER</w:t>
      </w:r>
      <w:r>
        <w:rPr>
          <w:u w:val="none"/>
        </w:rPr>
        <w:t>.</w:t>
      </w:r>
      <w:r>
        <w:rPr>
          <w:spacing w:val="38"/>
          <w:u w:val="none"/>
        </w:rPr>
        <w:t xml:space="preserve"> </w:t>
      </w:r>
      <w:r>
        <w:rPr>
          <w:spacing w:val="1"/>
          <w:u w:val="none"/>
        </w:rPr>
        <w:t>Th</w:t>
      </w:r>
      <w:r>
        <w:rPr>
          <w:u w:val="none"/>
        </w:rPr>
        <w:t>e</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spacing w:val="2"/>
          <w:u w:val="none"/>
        </w:rPr>
        <w:t>m</w:t>
      </w:r>
      <w:r>
        <w:rPr>
          <w:u w:val="none"/>
        </w:rPr>
        <w:t>ay</w:t>
      </w:r>
      <w:r>
        <w:rPr>
          <w:spacing w:val="39"/>
          <w:u w:val="none"/>
        </w:rPr>
        <w:t xml:space="preserve"> </w:t>
      </w:r>
      <w:r>
        <w:rPr>
          <w:u w:val="none"/>
        </w:rPr>
        <w:t>re</w:t>
      </w:r>
      <w:r>
        <w:rPr>
          <w:spacing w:val="2"/>
          <w:u w:val="none"/>
        </w:rPr>
        <w:t>m</w:t>
      </w:r>
      <w:r>
        <w:rPr>
          <w:spacing w:val="1"/>
          <w:u w:val="none"/>
        </w:rPr>
        <w:t>ov</w:t>
      </w:r>
      <w:r>
        <w:rPr>
          <w:u w:val="none"/>
        </w:rPr>
        <w:t>e</w:t>
      </w:r>
      <w:r>
        <w:rPr>
          <w:spacing w:val="39"/>
          <w:u w:val="none"/>
        </w:rPr>
        <w:t xml:space="preserve"> </w:t>
      </w:r>
      <w:r>
        <w:rPr>
          <w:u w:val="none"/>
        </w:rPr>
        <w:t>a</w:t>
      </w:r>
      <w:r>
        <w:rPr>
          <w:spacing w:val="3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on</w:t>
      </w:r>
      <w:r>
        <w:rPr>
          <w:u w:val="none"/>
        </w:rPr>
        <w:t>ly</w:t>
      </w:r>
      <w:r>
        <w:rPr>
          <w:spacing w:val="35"/>
          <w:u w:val="none"/>
        </w:rPr>
        <w:t xml:space="preserve"> </w:t>
      </w:r>
      <w:r>
        <w:rPr>
          <w:u w:val="none"/>
        </w:rPr>
        <w:t>f</w:t>
      </w:r>
      <w:r>
        <w:rPr>
          <w:spacing w:val="1"/>
          <w:u w:val="none"/>
        </w:rPr>
        <w:t>o</w:t>
      </w:r>
      <w:r>
        <w:rPr>
          <w:u w:val="none"/>
        </w:rPr>
        <w:t>r</w:t>
      </w:r>
      <w:r>
        <w:rPr>
          <w:spacing w:val="32"/>
          <w:u w:val="none"/>
        </w:rPr>
        <w:t xml:space="preserve"> </w:t>
      </w:r>
      <w:r>
        <w:rPr>
          <w:spacing w:val="1"/>
          <w:u w:val="none"/>
        </w:rPr>
        <w:t>C</w:t>
      </w:r>
      <w:r>
        <w:rPr>
          <w:u w:val="none"/>
        </w:rPr>
        <w:t>a</w:t>
      </w:r>
      <w:r>
        <w:rPr>
          <w:spacing w:val="1"/>
          <w:u w:val="none"/>
        </w:rPr>
        <w:t>u</w:t>
      </w:r>
      <w:r>
        <w:rPr>
          <w:u w:val="none"/>
        </w:rPr>
        <w:t>se</w:t>
      </w:r>
      <w:r>
        <w:rPr>
          <w:spacing w:val="33"/>
          <w:u w:val="none"/>
        </w:rPr>
        <w:t xml:space="preserve"> </w:t>
      </w:r>
      <w:r>
        <w:rPr>
          <w:u w:val="none"/>
        </w:rPr>
        <w:t>(as</w:t>
      </w:r>
      <w:r>
        <w:rPr>
          <w:spacing w:val="33"/>
          <w:u w:val="none"/>
        </w:rPr>
        <w:t xml:space="preserve"> </w:t>
      </w:r>
      <w:r>
        <w:rPr>
          <w:spacing w:val="1"/>
          <w:u w:val="none"/>
        </w:rPr>
        <w:t>d</w:t>
      </w:r>
      <w:r>
        <w:rPr>
          <w:u w:val="none"/>
        </w:rPr>
        <w:t>efi</w:t>
      </w:r>
      <w:r>
        <w:rPr>
          <w:spacing w:val="1"/>
          <w:u w:val="none"/>
        </w:rPr>
        <w:t>n</w:t>
      </w:r>
      <w:r>
        <w:rPr>
          <w:u w:val="none"/>
        </w:rPr>
        <w:t>ed</w:t>
      </w:r>
      <w:r>
        <w:rPr>
          <w:spacing w:val="34"/>
          <w:u w:val="none"/>
        </w:rPr>
        <w:t xml:space="preserve"> </w:t>
      </w:r>
      <w:r>
        <w:rPr>
          <w:spacing w:val="1"/>
          <w:u w:val="none"/>
        </w:rPr>
        <w:t>b</w:t>
      </w:r>
      <w:r>
        <w:rPr>
          <w:u w:val="none"/>
        </w:rPr>
        <w:t>el</w:t>
      </w:r>
      <w:r>
        <w:rPr>
          <w:spacing w:val="1"/>
          <w:u w:val="none"/>
        </w:rPr>
        <w:t>ow</w:t>
      </w:r>
      <w:r>
        <w:rPr>
          <w:u w:val="none"/>
        </w:rPr>
        <w:t>)</w:t>
      </w:r>
      <w:r>
        <w:rPr>
          <w:spacing w:val="33"/>
          <w:u w:val="none"/>
        </w:rPr>
        <w:t xml:space="preserve"> </w:t>
      </w:r>
      <w:r>
        <w:rPr>
          <w:u w:val="none"/>
        </w:rPr>
        <w:t>a</w:t>
      </w:r>
      <w:r>
        <w:rPr>
          <w:spacing w:val="1"/>
          <w:u w:val="none"/>
        </w:rPr>
        <w:t>n</w:t>
      </w:r>
      <w:r>
        <w:rPr>
          <w:u w:val="none"/>
        </w:rPr>
        <w:t>d</w:t>
      </w:r>
      <w:r>
        <w:rPr>
          <w:spacing w:val="33"/>
          <w:u w:val="none"/>
        </w:rPr>
        <w:t xml:space="preserve"> </w:t>
      </w:r>
      <w:r>
        <w:rPr>
          <w:spacing w:val="1"/>
          <w:u w:val="none"/>
        </w:rPr>
        <w:t>upo</w:t>
      </w:r>
      <w:r>
        <w:rPr>
          <w:u w:val="none"/>
        </w:rPr>
        <w:t>n</w:t>
      </w:r>
      <w:r>
        <w:rPr>
          <w:spacing w:val="34"/>
          <w:u w:val="none"/>
        </w:rPr>
        <w:t xml:space="preserve"> </w:t>
      </w:r>
      <w:r>
        <w:rPr>
          <w:u w:val="none"/>
        </w:rPr>
        <w:t>t</w:t>
      </w:r>
      <w:r>
        <w:rPr>
          <w:spacing w:val="1"/>
          <w:u w:val="none"/>
        </w:rPr>
        <w:t>h</w:t>
      </w:r>
      <w:r>
        <w:rPr>
          <w:u w:val="none"/>
        </w:rPr>
        <w:t>e</w:t>
      </w:r>
      <w:r>
        <w:rPr>
          <w:spacing w:val="33"/>
          <w:u w:val="none"/>
        </w:rPr>
        <w:t xml:space="preserve"> </w:t>
      </w:r>
      <w:r>
        <w:rPr>
          <w:spacing w:val="1"/>
          <w:u w:val="none"/>
        </w:rPr>
        <w:t>vo</w:t>
      </w:r>
      <w:r>
        <w:rPr>
          <w:u w:val="none"/>
        </w:rPr>
        <w:t>te</w:t>
      </w:r>
      <w:r>
        <w:rPr>
          <w:spacing w:val="33"/>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ho</w:t>
      </w:r>
      <w:r>
        <w:rPr>
          <w:u w:val="none"/>
        </w:rPr>
        <w:t>l</w:t>
      </w:r>
      <w:r>
        <w:rPr>
          <w:spacing w:val="1"/>
          <w:u w:val="none"/>
        </w:rPr>
        <w:t>d</w:t>
      </w:r>
      <w:r>
        <w:rPr>
          <w:u w:val="none"/>
        </w:rPr>
        <w:t>i</w:t>
      </w:r>
      <w:r>
        <w:rPr>
          <w:spacing w:val="1"/>
          <w:u w:val="none"/>
        </w:rPr>
        <w:t>n</w:t>
      </w:r>
      <w:r>
        <w:rPr>
          <w:u w:val="none"/>
        </w:rPr>
        <w:t>g</w:t>
      </w:r>
      <w:r>
        <w:rPr>
          <w:spacing w:val="34"/>
          <w:u w:val="none"/>
        </w:rPr>
        <w:t xml:space="preserve"> </w:t>
      </w:r>
      <w:r>
        <w:rPr>
          <w:u w:val="none"/>
        </w:rPr>
        <w:t>at</w:t>
      </w:r>
      <w:r>
        <w:rPr>
          <w:spacing w:val="33"/>
          <w:u w:val="none"/>
        </w:rPr>
        <w:t xml:space="preserve"> </w:t>
      </w:r>
      <w:r>
        <w:rPr>
          <w:u w:val="none"/>
        </w:rPr>
        <w:t>least</w:t>
      </w:r>
      <w:r>
        <w:rPr>
          <w:spacing w:val="32"/>
          <w:u w:val="none"/>
        </w:rPr>
        <w:t xml:space="preserve"> </w:t>
      </w:r>
      <w:r>
        <w:rPr>
          <w:u w:val="none"/>
        </w:rPr>
        <w:t>se</w:t>
      </w:r>
      <w:r>
        <w:rPr>
          <w:spacing w:val="1"/>
          <w:u w:val="none"/>
        </w:rPr>
        <w:t>v</w:t>
      </w:r>
      <w:r>
        <w:rPr>
          <w:u w:val="none"/>
        </w:rPr>
        <w:t>e</w:t>
      </w:r>
      <w:r>
        <w:rPr>
          <w:spacing w:val="1"/>
          <w:u w:val="none"/>
        </w:rPr>
        <w:t>n</w:t>
      </w:r>
      <w:r>
        <w:rPr>
          <w:u w:val="none"/>
        </w:rPr>
        <w:t>ty-</w:t>
      </w:r>
      <w:r>
        <w:rPr>
          <w:w w:val="102"/>
          <w:u w:val="none"/>
        </w:rPr>
        <w:t xml:space="preserve"> </w:t>
      </w:r>
      <w:r>
        <w:rPr>
          <w:u w:val="none"/>
        </w:rPr>
        <w:t>fi</w:t>
      </w:r>
      <w:r>
        <w:rPr>
          <w:spacing w:val="1"/>
          <w:u w:val="none"/>
        </w:rPr>
        <w:t>v</w:t>
      </w:r>
      <w:r>
        <w:rPr>
          <w:u w:val="none"/>
        </w:rPr>
        <w:t>e</w:t>
      </w:r>
      <w:r>
        <w:rPr>
          <w:spacing w:val="27"/>
          <w:u w:val="none"/>
        </w:rPr>
        <w:t xml:space="preserve"> </w:t>
      </w:r>
      <w:r>
        <w:rPr>
          <w:spacing w:val="1"/>
          <w:u w:val="none"/>
        </w:rPr>
        <w:t>p</w:t>
      </w:r>
      <w:r>
        <w:rPr>
          <w:u w:val="none"/>
        </w:rPr>
        <w:t>erce</w:t>
      </w:r>
      <w:r>
        <w:rPr>
          <w:spacing w:val="1"/>
          <w:u w:val="none"/>
        </w:rPr>
        <w:t>n</w:t>
      </w:r>
      <w:r>
        <w:rPr>
          <w:u w:val="none"/>
        </w:rPr>
        <w:t>t</w:t>
      </w:r>
      <w:r>
        <w:rPr>
          <w:spacing w:val="28"/>
          <w:u w:val="none"/>
        </w:rPr>
        <w:t xml:space="preserve"> </w:t>
      </w:r>
      <w:r>
        <w:rPr>
          <w:u w:val="none"/>
        </w:rPr>
        <w:t>(</w:t>
      </w:r>
      <w:r>
        <w:rPr>
          <w:spacing w:val="1"/>
          <w:u w:val="none"/>
        </w:rPr>
        <w:t>75</w:t>
      </w:r>
      <w:r>
        <w:rPr>
          <w:spacing w:val="2"/>
          <w:u w:val="none"/>
        </w:rPr>
        <w:t>%</w:t>
      </w:r>
      <w:r>
        <w:rPr>
          <w:u w:val="none"/>
        </w:rPr>
        <w:t>)</w:t>
      </w:r>
      <w:r>
        <w:rPr>
          <w:spacing w:val="28"/>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8"/>
          <w:u w:val="none"/>
        </w:rPr>
        <w:t xml:space="preserve"> </w:t>
      </w:r>
      <w:ins w:id="644" w:author="Microsoft Office User" w:date="2017-10-31T16:45:00Z">
        <w:r w:rsidR="009B6B79">
          <w:rPr>
            <w:spacing w:val="28"/>
            <w:u w:val="none"/>
          </w:rPr>
          <w:t>total Capital Contributions</w:t>
        </w:r>
      </w:ins>
      <w:del w:id="645" w:author="Microsoft Office User" w:date="2017-10-31T16:45:00Z">
        <w:r w:rsidDel="009B6B79">
          <w:rPr>
            <w:spacing w:val="1"/>
            <w:u w:val="none"/>
          </w:rPr>
          <w:delText>P</w:delText>
        </w:r>
        <w:r w:rsidDel="009B6B79">
          <w:rPr>
            <w:u w:val="none"/>
          </w:rPr>
          <w:delText>erce</w:delText>
        </w:r>
        <w:r w:rsidDel="009B6B79">
          <w:rPr>
            <w:spacing w:val="1"/>
            <w:u w:val="none"/>
          </w:rPr>
          <w:delText>n</w:delText>
        </w:r>
        <w:r w:rsidDel="009B6B79">
          <w:rPr>
            <w:u w:val="none"/>
          </w:rPr>
          <w:delText>ta</w:delText>
        </w:r>
        <w:r w:rsidDel="009B6B79">
          <w:rPr>
            <w:spacing w:val="1"/>
            <w:u w:val="none"/>
          </w:rPr>
          <w:delText>g</w:delText>
        </w:r>
        <w:r w:rsidDel="009B6B79">
          <w:rPr>
            <w:u w:val="none"/>
          </w:rPr>
          <w:delText>e</w:delText>
        </w:r>
        <w:r w:rsidDel="009B6B79">
          <w:rPr>
            <w:spacing w:val="28"/>
            <w:u w:val="none"/>
          </w:rPr>
          <w:delText xml:space="preserve"> </w:delText>
        </w:r>
        <w:r w:rsidDel="009B6B79">
          <w:rPr>
            <w:u w:val="none"/>
          </w:rPr>
          <w:delText>I</w:delText>
        </w:r>
        <w:r w:rsidDel="009B6B79">
          <w:rPr>
            <w:spacing w:val="1"/>
            <w:u w:val="none"/>
          </w:rPr>
          <w:delText>n</w:delText>
        </w:r>
        <w:r w:rsidDel="009B6B79">
          <w:rPr>
            <w:u w:val="none"/>
          </w:rPr>
          <w:delText>terests</w:delText>
        </w:r>
      </w:del>
      <w:r>
        <w:rPr>
          <w:spacing w:val="26"/>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no</w:t>
      </w:r>
      <w:r>
        <w:rPr>
          <w:u w:val="none"/>
        </w:rPr>
        <w:t>t</w:t>
      </w:r>
      <w:r>
        <w:rPr>
          <w:spacing w:val="28"/>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a</w:t>
      </w:r>
      <w:r>
        <w:rPr>
          <w:spacing w:val="1"/>
          <w:u w:val="none"/>
        </w:rPr>
        <w:t>nd</w:t>
      </w:r>
      <w:r>
        <w:rPr>
          <w:spacing w:val="2"/>
          <w:w w:val="102"/>
          <w:u w:val="none"/>
        </w:rPr>
        <w:t xml:space="preserve"> </w:t>
      </w:r>
      <w:r>
        <w:rPr>
          <w:u w:val="none"/>
        </w:rPr>
        <w:t>t</w:t>
      </w:r>
      <w:r>
        <w:rPr>
          <w:spacing w:val="1"/>
          <w:u w:val="none"/>
        </w:rPr>
        <w:t>h</w:t>
      </w:r>
      <w:r>
        <w:rPr>
          <w:u w:val="none"/>
        </w:rPr>
        <w:t>e</w:t>
      </w:r>
      <w:r>
        <w:rPr>
          <w:spacing w:val="40"/>
          <w:u w:val="none"/>
        </w:rPr>
        <w:t xml:space="preserve"> </w:t>
      </w:r>
      <w:r>
        <w:rPr>
          <w:u w:val="none"/>
        </w:rPr>
        <w:t>deli</w:t>
      </w:r>
      <w:r>
        <w:rPr>
          <w:spacing w:val="1"/>
          <w:u w:val="none"/>
        </w:rPr>
        <w:t>v</w:t>
      </w:r>
      <w:r>
        <w:rPr>
          <w:u w:val="none"/>
        </w:rPr>
        <w:t>ery</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spacing w:val="40"/>
          <w:u w:val="none"/>
        </w:rPr>
        <w:t xml:space="preserve"> </w:t>
      </w:r>
      <w:r>
        <w:rPr>
          <w:spacing w:val="2"/>
          <w:u w:val="none"/>
        </w:rPr>
        <w:t>w</w:t>
      </w:r>
      <w:r>
        <w:rPr>
          <w:u w:val="none"/>
        </w:rPr>
        <w:t>ritten</w:t>
      </w:r>
      <w:r>
        <w:rPr>
          <w:spacing w:val="40"/>
          <w:u w:val="none"/>
        </w:rPr>
        <w:t xml:space="preserve"> </w:t>
      </w:r>
      <w:r>
        <w:rPr>
          <w:u w:val="none"/>
        </w:rPr>
        <w:t>opi</w:t>
      </w:r>
      <w:r>
        <w:rPr>
          <w:spacing w:val="1"/>
          <w:u w:val="none"/>
        </w:rPr>
        <w:t>n</w:t>
      </w:r>
      <w:r>
        <w:rPr>
          <w:u w:val="none"/>
        </w:rPr>
        <w:t>i</w:t>
      </w:r>
      <w:r>
        <w:rPr>
          <w:spacing w:val="1"/>
          <w:u w:val="none"/>
        </w:rPr>
        <w:t>o</w:t>
      </w:r>
      <w:r>
        <w:rPr>
          <w:u w:val="none"/>
        </w:rPr>
        <w:t>n</w:t>
      </w:r>
      <w:r>
        <w:rPr>
          <w:spacing w:val="41"/>
          <w:u w:val="none"/>
        </w:rPr>
        <w:t xml:space="preserve"> </w:t>
      </w:r>
      <w:r>
        <w:rPr>
          <w:u w:val="none"/>
        </w:rPr>
        <w:t>of</w:t>
      </w:r>
      <w:r>
        <w:rPr>
          <w:spacing w:val="39"/>
          <w:u w:val="none"/>
        </w:rPr>
        <w:t xml:space="preserve"> </w:t>
      </w:r>
      <w:r>
        <w:rPr>
          <w:u w:val="none"/>
        </w:rPr>
        <w:t>i</w:t>
      </w:r>
      <w:r>
        <w:rPr>
          <w:spacing w:val="1"/>
          <w:u w:val="none"/>
        </w:rPr>
        <w:t>n</w:t>
      </w:r>
      <w:r>
        <w:rPr>
          <w:u w:val="none"/>
        </w:rPr>
        <w:t>dependent</w:t>
      </w:r>
      <w:r>
        <w:rPr>
          <w:spacing w:val="39"/>
          <w:u w:val="none"/>
        </w:rPr>
        <w:t xml:space="preserve"> </w:t>
      </w:r>
      <w:r>
        <w:rPr>
          <w:u w:val="none"/>
        </w:rPr>
        <w:t>counsel</w:t>
      </w:r>
      <w:r>
        <w:rPr>
          <w:spacing w:val="38"/>
          <w:u w:val="none"/>
        </w:rPr>
        <w:t xml:space="preserve"> </w:t>
      </w:r>
      <w:r>
        <w:rPr>
          <w:u w:val="none"/>
        </w:rPr>
        <w:t>unrelated</w:t>
      </w:r>
      <w:r>
        <w:rPr>
          <w:spacing w:val="41"/>
          <w:u w:val="none"/>
        </w:rPr>
        <w:t xml:space="preserve"> </w:t>
      </w:r>
      <w:r>
        <w:rPr>
          <w:u w:val="none"/>
        </w:rPr>
        <w:t>to</w:t>
      </w:r>
      <w:r>
        <w:rPr>
          <w:spacing w:val="40"/>
          <w:u w:val="none"/>
        </w:rPr>
        <w:t xml:space="preserve"> </w:t>
      </w:r>
      <w:r>
        <w:rPr>
          <w:u w:val="none"/>
        </w:rPr>
        <w:t>any</w:t>
      </w:r>
      <w:r>
        <w:rPr>
          <w:spacing w:val="41"/>
          <w:u w:val="none"/>
        </w:rPr>
        <w:t xml:space="preserve"> </w:t>
      </w:r>
      <w:r>
        <w:rPr>
          <w:spacing w:val="2"/>
          <w:u w:val="none"/>
        </w:rPr>
        <w:t>M</w:t>
      </w:r>
      <w:r>
        <w:rPr>
          <w:u w:val="none"/>
        </w:rPr>
        <w:t>e</w:t>
      </w:r>
      <w:r>
        <w:rPr>
          <w:spacing w:val="2"/>
          <w:u w:val="none"/>
        </w:rPr>
        <w:t>m</w:t>
      </w:r>
      <w:r>
        <w:rPr>
          <w:u w:val="none"/>
        </w:rPr>
        <w:t>ber,</w:t>
      </w:r>
      <w:r>
        <w:rPr>
          <w:spacing w:val="38"/>
          <w:u w:val="none"/>
        </w:rPr>
        <w:t xml:space="preserve"> </w:t>
      </w:r>
      <w:r>
        <w:rPr>
          <w:u w:val="none"/>
        </w:rPr>
        <w:t>t</w:t>
      </w:r>
      <w:r>
        <w:rPr>
          <w:spacing w:val="1"/>
          <w:u w:val="none"/>
        </w:rPr>
        <w:t>h</w:t>
      </w:r>
      <w:r>
        <w:rPr>
          <w:u w:val="none"/>
        </w:rPr>
        <w:t>at</w:t>
      </w:r>
      <w:r>
        <w:rPr>
          <w:spacing w:val="39"/>
          <w:u w:val="none"/>
        </w:rPr>
        <w:t xml:space="preserve"> </w:t>
      </w:r>
      <w:r>
        <w:rPr>
          <w:spacing w:val="1"/>
          <w:u w:val="none"/>
        </w:rPr>
        <w:t>C</w:t>
      </w:r>
      <w:r>
        <w:rPr>
          <w:u w:val="none"/>
        </w:rPr>
        <w:t>ause</w:t>
      </w:r>
      <w:r>
        <w:rPr>
          <w:spacing w:val="40"/>
          <w:u w:val="none"/>
        </w:rPr>
        <w:t xml:space="preserve"> </w:t>
      </w:r>
      <w:r>
        <w:rPr>
          <w:u w:val="none"/>
        </w:rPr>
        <w:t>exist</w:t>
      </w:r>
      <w:r>
        <w:rPr>
          <w:spacing w:val="3"/>
          <w:u w:val="none"/>
        </w:rPr>
        <w:t>s</w:t>
      </w:r>
      <w:r>
        <w:rPr>
          <w:u w:val="none"/>
        </w:rPr>
        <w:t>.</w:t>
      </w:r>
      <w:r>
        <w:rPr>
          <w:w w:val="102"/>
          <w:u w:val="none"/>
        </w:rPr>
        <w:t xml:space="preserve"> </w:t>
      </w:r>
      <w:r>
        <w:rPr>
          <w:spacing w:val="1"/>
          <w:u w:val="none"/>
        </w:rPr>
        <w:t>On</w:t>
      </w:r>
      <w:r>
        <w:rPr>
          <w:u w:val="none"/>
        </w:rPr>
        <w:t>ce</w:t>
      </w:r>
      <w:r>
        <w:rPr>
          <w:spacing w:val="21"/>
          <w:u w:val="none"/>
        </w:rPr>
        <w:t xml:space="preserve"> </w:t>
      </w:r>
      <w:r>
        <w:rPr>
          <w:u w:val="none"/>
        </w:rPr>
        <w:t>a</w:t>
      </w:r>
      <w:r>
        <w:rPr>
          <w:spacing w:val="2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u w:val="none"/>
        </w:rPr>
        <w:t>is</w:t>
      </w:r>
      <w:r>
        <w:rPr>
          <w:spacing w:val="21"/>
          <w:u w:val="none"/>
        </w:rPr>
        <w:t xml:space="preserve"> </w:t>
      </w:r>
      <w:r>
        <w:rPr>
          <w:u w:val="none"/>
        </w:rPr>
        <w:t>re</w:t>
      </w:r>
      <w:r>
        <w:rPr>
          <w:spacing w:val="2"/>
          <w:u w:val="none"/>
        </w:rPr>
        <w:t>m</w:t>
      </w:r>
      <w:r>
        <w:rPr>
          <w:u w:val="none"/>
        </w:rPr>
        <w:t>oved</w:t>
      </w:r>
      <w:r>
        <w:rPr>
          <w:spacing w:val="21"/>
          <w:u w:val="none"/>
        </w:rPr>
        <w:t xml:space="preserve"> </w:t>
      </w:r>
      <w:r>
        <w:rPr>
          <w:u w:val="none"/>
        </w:rPr>
        <w:t>pursuant</w:t>
      </w:r>
      <w:r>
        <w:rPr>
          <w:spacing w:val="21"/>
          <w:u w:val="none"/>
        </w:rPr>
        <w:t xml:space="preserve"> </w:t>
      </w:r>
      <w:r>
        <w:rPr>
          <w:u w:val="none"/>
        </w:rPr>
        <w:t>to</w:t>
      </w:r>
      <w:r>
        <w:rPr>
          <w:spacing w:val="21"/>
          <w:u w:val="none"/>
        </w:rPr>
        <w:t xml:space="preserve"> </w:t>
      </w:r>
      <w:r>
        <w:rPr>
          <w:u w:val="none"/>
        </w:rPr>
        <w:t>t</w:t>
      </w:r>
      <w:r>
        <w:rPr>
          <w:spacing w:val="1"/>
          <w:u w:val="none"/>
        </w:rPr>
        <w:t>h</w:t>
      </w:r>
      <w:r>
        <w:rPr>
          <w:u w:val="none"/>
        </w:rPr>
        <w:t>is</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4.</w:t>
      </w:r>
      <w:r>
        <w:rPr>
          <w:spacing w:val="1"/>
          <w:u w:val="none"/>
        </w:rPr>
        <w:t>9</w:t>
      </w:r>
      <w:r>
        <w:rPr>
          <w:u w:val="none"/>
        </w:rPr>
        <w:t>,</w:t>
      </w:r>
      <w:r>
        <w:rPr>
          <w:spacing w:val="19"/>
          <w:u w:val="none"/>
        </w:rPr>
        <w:t xml:space="preserve"> </w:t>
      </w:r>
      <w:r>
        <w:rPr>
          <w:u w:val="none"/>
        </w:rPr>
        <w:t>a</w:t>
      </w:r>
      <w:r>
        <w:rPr>
          <w:spacing w:val="21"/>
          <w:u w:val="none"/>
        </w:rPr>
        <w:t xml:space="preserve"> </w:t>
      </w:r>
      <w:r>
        <w:rPr>
          <w:spacing w:val="2"/>
          <w:u w:val="none"/>
        </w:rPr>
        <w:t>M</w:t>
      </w:r>
      <w:r>
        <w:rPr>
          <w:u w:val="none"/>
        </w:rPr>
        <w:t>aj</w:t>
      </w:r>
      <w:r>
        <w:rPr>
          <w:spacing w:val="1"/>
          <w:u w:val="none"/>
        </w:rPr>
        <w:t>o</w:t>
      </w:r>
      <w:r>
        <w:rPr>
          <w:u w:val="none"/>
        </w:rPr>
        <w:t>rity</w:t>
      </w:r>
      <w:r>
        <w:rPr>
          <w:spacing w:val="23"/>
          <w:u w:val="none"/>
        </w:rPr>
        <w:t xml:space="preserve"> </w:t>
      </w:r>
      <w:r>
        <w:rPr>
          <w:u w:val="none"/>
        </w:rPr>
        <w:t>in</w:t>
      </w:r>
      <w:r>
        <w:rPr>
          <w:spacing w:val="22"/>
          <w:u w:val="none"/>
        </w:rPr>
        <w:t xml:space="preserve"> </w:t>
      </w:r>
      <w:r>
        <w:rPr>
          <w:u w:val="none"/>
        </w:rPr>
        <w:t>I</w:t>
      </w:r>
      <w:r>
        <w:rPr>
          <w:spacing w:val="1"/>
          <w:u w:val="none"/>
        </w:rPr>
        <w:t>n</w:t>
      </w:r>
      <w:r>
        <w:rPr>
          <w:u w:val="none"/>
        </w:rPr>
        <w:t>terest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s</w:t>
      </w:r>
      <w:r>
        <w:rPr>
          <w:spacing w:val="1"/>
          <w:u w:val="none"/>
        </w:rPr>
        <w:t>h</w:t>
      </w:r>
      <w:r>
        <w:rPr>
          <w:u w:val="none"/>
        </w:rPr>
        <w:t>all</w:t>
      </w:r>
      <w:r>
        <w:rPr>
          <w:spacing w:val="16"/>
          <w:u w:val="none"/>
        </w:rPr>
        <w:t xml:space="preserve"> </w:t>
      </w:r>
      <w:r>
        <w:rPr>
          <w:spacing w:val="1"/>
          <w:u w:val="none"/>
        </w:rPr>
        <w:t>d</w:t>
      </w:r>
      <w:r>
        <w:rPr>
          <w:u w:val="none"/>
        </w:rPr>
        <w:t>esi</w:t>
      </w:r>
      <w:r>
        <w:rPr>
          <w:spacing w:val="1"/>
          <w:u w:val="none"/>
        </w:rPr>
        <w:t>gn</w:t>
      </w:r>
      <w:r>
        <w:rPr>
          <w:u w:val="none"/>
        </w:rPr>
        <w:t>ate</w:t>
      </w:r>
      <w:r>
        <w:rPr>
          <w:spacing w:val="19"/>
          <w:u w:val="none"/>
        </w:rPr>
        <w:t xml:space="preserve"> </w:t>
      </w:r>
      <w:r>
        <w:rPr>
          <w:u w:val="none"/>
        </w:rPr>
        <w:t>in</w:t>
      </w:r>
      <w:r>
        <w:rPr>
          <w:spacing w:val="18"/>
          <w:u w:val="none"/>
        </w:rPr>
        <w:t xml:space="preserve"> </w:t>
      </w:r>
      <w:r>
        <w:rPr>
          <w:spacing w:val="1"/>
          <w:u w:val="none"/>
        </w:rPr>
        <w:t>w</w:t>
      </w:r>
      <w:r>
        <w:rPr>
          <w:u w:val="none"/>
        </w:rPr>
        <w:t>riti</w:t>
      </w:r>
      <w:r>
        <w:rPr>
          <w:spacing w:val="1"/>
          <w:u w:val="none"/>
        </w:rPr>
        <w:t>n</w:t>
      </w:r>
      <w:r>
        <w:rPr>
          <w:u w:val="none"/>
        </w:rPr>
        <w:t>g</w:t>
      </w:r>
      <w:r>
        <w:rPr>
          <w:spacing w:val="18"/>
          <w:u w:val="none"/>
        </w:rPr>
        <w:t xml:space="preserve"> </w:t>
      </w:r>
      <w:r>
        <w:rPr>
          <w:u w:val="none"/>
        </w:rPr>
        <w:t>a</w:t>
      </w:r>
      <w:r>
        <w:rPr>
          <w:spacing w:val="18"/>
          <w:u w:val="none"/>
        </w:rPr>
        <w:t xml:space="preserve"> </w:t>
      </w:r>
      <w:r>
        <w:rPr>
          <w:u w:val="none"/>
        </w:rPr>
        <w:t>s</w:t>
      </w:r>
      <w:r>
        <w:rPr>
          <w:spacing w:val="1"/>
          <w:u w:val="none"/>
        </w:rPr>
        <w:t>ub</w:t>
      </w:r>
      <w:r>
        <w:rPr>
          <w:u w:val="none"/>
        </w:rPr>
        <w:t>stit</w:t>
      </w:r>
      <w:r>
        <w:rPr>
          <w:spacing w:val="1"/>
          <w:u w:val="none"/>
        </w:rPr>
        <w:t>u</w:t>
      </w:r>
      <w:r>
        <w:rPr>
          <w:u w:val="none"/>
        </w:rPr>
        <w:t>te</w:t>
      </w:r>
      <w:r>
        <w:rPr>
          <w:spacing w:val="1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7"/>
          <w:u w:val="none"/>
        </w:rPr>
        <w:t xml:space="preserve"> </w:t>
      </w:r>
      <w:r>
        <w:rPr>
          <w:spacing w:val="1"/>
          <w:u w:val="none"/>
        </w:rPr>
        <w:t>Ex</w:t>
      </w:r>
      <w:r>
        <w:rPr>
          <w:u w:val="none"/>
        </w:rPr>
        <w:t>ce</w:t>
      </w:r>
      <w:r>
        <w:rPr>
          <w:spacing w:val="1"/>
          <w:u w:val="none"/>
        </w:rPr>
        <w:t>p</w:t>
      </w:r>
      <w:r>
        <w:rPr>
          <w:u w:val="none"/>
        </w:rPr>
        <w:t>t</w:t>
      </w:r>
      <w:r>
        <w:rPr>
          <w:spacing w:val="17"/>
          <w:u w:val="none"/>
        </w:rPr>
        <w:t xml:space="preserve"> </w:t>
      </w:r>
      <w:r>
        <w:rPr>
          <w:u w:val="none"/>
        </w:rPr>
        <w:t>as</w:t>
      </w:r>
      <w:r>
        <w:rPr>
          <w:spacing w:val="17"/>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 xml:space="preserve">ed </w:t>
      </w:r>
      <w:r>
        <w:rPr>
          <w:spacing w:val="18"/>
          <w:u w:val="none"/>
        </w:rPr>
        <w:t xml:space="preserve"> </w:t>
      </w:r>
      <w:r>
        <w:rPr>
          <w:spacing w:val="1"/>
          <w:u w:val="none"/>
        </w:rPr>
        <w:t>h</w:t>
      </w:r>
      <w:r>
        <w:rPr>
          <w:u w:val="none"/>
        </w:rPr>
        <w:t>erei</w:t>
      </w:r>
      <w:r>
        <w:rPr>
          <w:spacing w:val="1"/>
          <w:u w:val="none"/>
        </w:rPr>
        <w:t>n</w:t>
      </w:r>
      <w:r>
        <w:rPr>
          <w:u w:val="none"/>
        </w:rPr>
        <w:t xml:space="preserve">, </w:t>
      </w:r>
      <w:r>
        <w:rPr>
          <w:spacing w:val="17"/>
          <w:u w:val="none"/>
        </w:rPr>
        <w:t xml:space="preserve"> </w:t>
      </w:r>
      <w:r>
        <w:rPr>
          <w:u w:val="none"/>
        </w:rPr>
        <w:t>t</w:t>
      </w:r>
      <w:r>
        <w:rPr>
          <w:spacing w:val="1"/>
          <w:u w:val="none"/>
        </w:rPr>
        <w:t>h</w:t>
      </w:r>
      <w:r>
        <w:rPr>
          <w:u w:val="none"/>
        </w:rPr>
        <w:t>e</w:t>
      </w:r>
      <w:r>
        <w:rPr>
          <w:w w:val="102"/>
          <w:u w:val="none"/>
        </w:rPr>
        <w:t xml:space="preserve"> </w:t>
      </w:r>
      <w:r>
        <w:rPr>
          <w:u w:val="none"/>
        </w:rPr>
        <w:t>re</w:t>
      </w:r>
      <w:r>
        <w:rPr>
          <w:spacing w:val="2"/>
          <w:u w:val="none"/>
        </w:rPr>
        <w:t>m</w:t>
      </w:r>
      <w:r>
        <w:rPr>
          <w:spacing w:val="1"/>
          <w:u w:val="none"/>
        </w:rPr>
        <w:t>ov</w:t>
      </w:r>
      <w:r>
        <w:rPr>
          <w:u w:val="none"/>
        </w:rPr>
        <w:t>ed</w:t>
      </w:r>
      <w:r>
        <w:rPr>
          <w:spacing w:val="3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s</w:t>
      </w:r>
      <w:r>
        <w:rPr>
          <w:spacing w:val="1"/>
          <w:u w:val="none"/>
        </w:rPr>
        <w:t>h</w:t>
      </w:r>
      <w:r>
        <w:rPr>
          <w:u w:val="none"/>
        </w:rPr>
        <w:t>all</w:t>
      </w:r>
      <w:r>
        <w:rPr>
          <w:spacing w:val="32"/>
          <w:u w:val="none"/>
        </w:rPr>
        <w:t xml:space="preserve"> </w:t>
      </w:r>
      <w:r>
        <w:rPr>
          <w:u w:val="none"/>
        </w:rPr>
        <w:t>retain</w:t>
      </w:r>
      <w:r>
        <w:rPr>
          <w:spacing w:val="31"/>
          <w:u w:val="none"/>
        </w:rPr>
        <w:t xml:space="preserve"> </w:t>
      </w:r>
      <w:r>
        <w:rPr>
          <w:u w:val="none"/>
        </w:rPr>
        <w:t>its</w:t>
      </w:r>
      <w:r>
        <w:rPr>
          <w:spacing w:val="33"/>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4"/>
          <w:u w:val="none"/>
        </w:rPr>
        <w:t xml:space="preserve"> </w:t>
      </w:r>
      <w:r>
        <w:rPr>
          <w:u w:val="none"/>
        </w:rPr>
        <w:t>I</w:t>
      </w:r>
      <w:r>
        <w:rPr>
          <w:spacing w:val="1"/>
          <w:u w:val="none"/>
        </w:rPr>
        <w:t>n</w:t>
      </w:r>
      <w:r>
        <w:rPr>
          <w:u w:val="none"/>
        </w:rPr>
        <w:t>terest</w:t>
      </w:r>
      <w:r>
        <w:rPr>
          <w:spacing w:val="31"/>
          <w:u w:val="none"/>
        </w:rPr>
        <w:t xml:space="preserve"> </w:t>
      </w:r>
      <w:r>
        <w:rPr>
          <w:u w:val="none"/>
        </w:rPr>
        <w:t>a</w:t>
      </w:r>
      <w:r>
        <w:rPr>
          <w:spacing w:val="1"/>
          <w:u w:val="none"/>
        </w:rPr>
        <w:t>n</w:t>
      </w:r>
      <w:r>
        <w:rPr>
          <w:u w:val="none"/>
        </w:rPr>
        <w:t>d</w:t>
      </w:r>
      <w:r>
        <w:rPr>
          <w:spacing w:val="33"/>
          <w:u w:val="none"/>
        </w:rPr>
        <w:t xml:space="preserve"> </w:t>
      </w:r>
      <w:r>
        <w:rPr>
          <w:u w:val="none"/>
        </w:rPr>
        <w:t>all</w:t>
      </w:r>
      <w:r>
        <w:rPr>
          <w:spacing w:val="32"/>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2"/>
          <w:u w:val="none"/>
        </w:rPr>
        <w:t xml:space="preserve"> </w:t>
      </w:r>
      <w:r>
        <w:rPr>
          <w:u w:val="none"/>
        </w:rPr>
        <w:t>ri</w:t>
      </w:r>
      <w:r>
        <w:rPr>
          <w:spacing w:val="1"/>
          <w:u w:val="none"/>
        </w:rPr>
        <w:t>gh</w:t>
      </w:r>
      <w:r>
        <w:rPr>
          <w:u w:val="none"/>
        </w:rPr>
        <w:t>ts</w:t>
      </w:r>
      <w:r>
        <w:rPr>
          <w:spacing w:val="33"/>
          <w:u w:val="none"/>
        </w:rPr>
        <w:t xml:space="preserve"> </w:t>
      </w:r>
      <w:r>
        <w:rPr>
          <w:u w:val="none"/>
        </w:rPr>
        <w:t>a</w:t>
      </w:r>
      <w:r>
        <w:rPr>
          <w:spacing w:val="1"/>
          <w:u w:val="none"/>
        </w:rPr>
        <w:t>n</w:t>
      </w:r>
      <w:r>
        <w:rPr>
          <w:u w:val="none"/>
        </w:rPr>
        <w:t>d</w:t>
      </w:r>
      <w:r>
        <w:rPr>
          <w:spacing w:val="33"/>
          <w:u w:val="none"/>
        </w:rPr>
        <w:t xml:space="preserve"> </w:t>
      </w:r>
      <w:r>
        <w:rPr>
          <w:u w:val="none"/>
        </w:rPr>
        <w:t>obligations</w:t>
      </w:r>
      <w:r>
        <w:rPr>
          <w:spacing w:val="33"/>
          <w:u w:val="none"/>
        </w:rPr>
        <w:t xml:space="preserve"> </w:t>
      </w:r>
      <w:r>
        <w:rPr>
          <w:u w:val="none"/>
        </w:rPr>
        <w:t>as</w:t>
      </w:r>
      <w:r>
        <w:rPr>
          <w:spacing w:val="33"/>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w:t>
      </w:r>
      <w:r>
        <w:rPr>
          <w:spacing w:val="1"/>
          <w:u w:val="none"/>
        </w:rPr>
        <w:t>C</w:t>
      </w:r>
      <w:r>
        <w:rPr>
          <w:u w:val="none"/>
        </w:rPr>
        <w:t>a</w:t>
      </w:r>
      <w:r>
        <w:rPr>
          <w:spacing w:val="1"/>
          <w:u w:val="none"/>
        </w:rPr>
        <w:t>u</w:t>
      </w:r>
      <w:r>
        <w:rPr>
          <w:u w:val="none"/>
        </w:rPr>
        <w:t>se”</w:t>
      </w:r>
      <w:r>
        <w:rPr>
          <w:spacing w:val="19"/>
          <w:u w:val="none"/>
        </w:rPr>
        <w:t xml:space="preserve"> </w:t>
      </w:r>
      <w:r>
        <w:rPr>
          <w:spacing w:val="1"/>
          <w:u w:val="none"/>
        </w:rPr>
        <w:t>und</w:t>
      </w:r>
      <w:r>
        <w:rPr>
          <w:u w:val="none"/>
        </w:rPr>
        <w:t>er</w:t>
      </w:r>
      <w:r>
        <w:rPr>
          <w:spacing w:val="18"/>
          <w:u w:val="none"/>
        </w:rPr>
        <w:t xml:space="preserve"> </w:t>
      </w:r>
      <w:r>
        <w:rPr>
          <w:u w:val="none"/>
        </w:rPr>
        <w:t>t</w:t>
      </w:r>
      <w:r>
        <w:rPr>
          <w:spacing w:val="1"/>
          <w:u w:val="none"/>
        </w:rPr>
        <w:t>h</w:t>
      </w:r>
      <w:r>
        <w:rPr>
          <w:u w:val="none"/>
        </w:rPr>
        <w:t>is</w:t>
      </w:r>
      <w:r>
        <w:rPr>
          <w:spacing w:val="19"/>
          <w:u w:val="none"/>
        </w:rPr>
        <w:t xml:space="preserve"> </w:t>
      </w:r>
      <w:r>
        <w:rPr>
          <w:u w:val="none"/>
        </w:rPr>
        <w:t>secti</w:t>
      </w:r>
      <w:r>
        <w:rPr>
          <w:spacing w:val="1"/>
          <w:u w:val="none"/>
        </w:rPr>
        <w:t>o</w:t>
      </w:r>
      <w:r>
        <w:rPr>
          <w:u w:val="none"/>
        </w:rPr>
        <w:t>n</w:t>
      </w:r>
      <w:r>
        <w:rPr>
          <w:spacing w:val="19"/>
          <w:u w:val="none"/>
        </w:rPr>
        <w:t xml:space="preserve"> </w:t>
      </w:r>
      <w:r>
        <w:rPr>
          <w:u w:val="none"/>
        </w:rPr>
        <w:t>s</w:t>
      </w:r>
      <w:r>
        <w:rPr>
          <w:spacing w:val="1"/>
          <w:u w:val="none"/>
        </w:rPr>
        <w:t>h</w:t>
      </w:r>
      <w:r>
        <w:rPr>
          <w:u w:val="none"/>
        </w:rPr>
        <w:t>all</w:t>
      </w:r>
      <w:r>
        <w:rPr>
          <w:spacing w:val="17"/>
          <w:u w:val="none"/>
        </w:rPr>
        <w:t xml:space="preserve"> </w:t>
      </w:r>
      <w:r>
        <w:rPr>
          <w:u w:val="none"/>
        </w:rPr>
        <w:t>i</w:t>
      </w:r>
      <w:r>
        <w:rPr>
          <w:spacing w:val="1"/>
          <w:u w:val="none"/>
        </w:rPr>
        <w:t>n</w:t>
      </w:r>
      <w:r>
        <w:rPr>
          <w:u w:val="none"/>
        </w:rPr>
        <w:t>cl</w:t>
      </w:r>
      <w:r>
        <w:rPr>
          <w:spacing w:val="1"/>
          <w:u w:val="none"/>
        </w:rPr>
        <w:t>u</w:t>
      </w:r>
      <w:r>
        <w:rPr>
          <w:u w:val="none"/>
        </w:rPr>
        <w:t>de</w:t>
      </w:r>
      <w:r>
        <w:rPr>
          <w:spacing w:val="19"/>
          <w:u w:val="none"/>
        </w:rPr>
        <w:t xml:space="preserve"> </w:t>
      </w:r>
      <w:r>
        <w:rPr>
          <w:u w:val="none"/>
        </w:rPr>
        <w:t>only</w:t>
      </w:r>
      <w:r>
        <w:rPr>
          <w:spacing w:val="19"/>
          <w:u w:val="none"/>
        </w:rPr>
        <w:t xml:space="preserve"> </w:t>
      </w:r>
      <w:r>
        <w:rPr>
          <w:u w:val="none"/>
        </w:rPr>
        <w:t>acts</w:t>
      </w:r>
      <w:r>
        <w:rPr>
          <w:spacing w:val="19"/>
          <w:u w:val="none"/>
        </w:rPr>
        <w:t xml:space="preserve"> </w:t>
      </w:r>
      <w:r>
        <w:rPr>
          <w:u w:val="none"/>
        </w:rPr>
        <w:t>of</w:t>
      </w:r>
      <w:r>
        <w:rPr>
          <w:spacing w:val="18"/>
          <w:u w:val="none"/>
        </w:rPr>
        <w:t xml:space="preserve"> </w:t>
      </w:r>
      <w:r>
        <w:rPr>
          <w:u w:val="none"/>
        </w:rPr>
        <w:t>fra</w:t>
      </w:r>
      <w:r>
        <w:rPr>
          <w:spacing w:val="1"/>
          <w:u w:val="none"/>
        </w:rPr>
        <w:t>u</w:t>
      </w:r>
      <w:r>
        <w:rPr>
          <w:u w:val="none"/>
        </w:rPr>
        <w:t>d,</w:t>
      </w:r>
      <w:r>
        <w:rPr>
          <w:spacing w:val="19"/>
          <w:u w:val="none"/>
        </w:rPr>
        <w:t xml:space="preserve"> </w:t>
      </w:r>
      <w:r>
        <w:rPr>
          <w:spacing w:val="1"/>
          <w:u w:val="none"/>
        </w:rPr>
        <w:t>w</w:t>
      </w:r>
      <w:r>
        <w:rPr>
          <w:u w:val="none"/>
        </w:rPr>
        <w:t>illful</w:t>
      </w:r>
      <w:r>
        <w:rPr>
          <w:spacing w:val="18"/>
          <w:u w:val="none"/>
        </w:rPr>
        <w:t xml:space="preserve"> </w:t>
      </w:r>
      <w:r>
        <w:rPr>
          <w:spacing w:val="2"/>
          <w:u w:val="none"/>
        </w:rPr>
        <w:t>m</w:t>
      </w:r>
      <w:r>
        <w:rPr>
          <w:u w:val="none"/>
        </w:rPr>
        <w:t>isc</w:t>
      </w:r>
      <w:r>
        <w:rPr>
          <w:spacing w:val="1"/>
          <w:u w:val="none"/>
        </w:rPr>
        <w:t>o</w:t>
      </w:r>
      <w:r>
        <w:rPr>
          <w:u w:val="none"/>
        </w:rPr>
        <w:t>nduct</w:t>
      </w:r>
      <w:r>
        <w:rPr>
          <w:spacing w:val="19"/>
          <w:u w:val="none"/>
        </w:rPr>
        <w:t xml:space="preserve"> </w:t>
      </w:r>
      <w:r>
        <w:rPr>
          <w:u w:val="none"/>
        </w:rPr>
        <w:t xml:space="preserve">or </w:t>
      </w:r>
      <w:r>
        <w:rPr>
          <w:spacing w:val="18"/>
          <w:u w:val="none"/>
        </w:rPr>
        <w:t xml:space="preserve"> </w:t>
      </w:r>
      <w:r>
        <w:rPr>
          <w:u w:val="none"/>
        </w:rPr>
        <w:t>gross</w:t>
      </w:r>
      <w:r>
        <w:rPr>
          <w:w w:val="102"/>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20"/>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u w:val="none"/>
        </w:rPr>
        <w:t>in</w:t>
      </w:r>
      <w:r>
        <w:rPr>
          <w:spacing w:val="20"/>
          <w:u w:val="none"/>
        </w:rPr>
        <w:t xml:space="preserve"> </w:t>
      </w:r>
      <w:r>
        <w:rPr>
          <w:u w:val="none"/>
        </w:rPr>
        <w:t>connecti</w:t>
      </w:r>
      <w:r>
        <w:rPr>
          <w:spacing w:val="1"/>
          <w:u w:val="none"/>
        </w:rPr>
        <w:t>o</w:t>
      </w:r>
      <w:r>
        <w:rPr>
          <w:u w:val="none"/>
        </w:rPr>
        <w:t>n</w:t>
      </w:r>
      <w:r>
        <w:rPr>
          <w:spacing w:val="21"/>
          <w:u w:val="none"/>
        </w:rPr>
        <w:t xml:space="preserve"> </w:t>
      </w:r>
      <w:r>
        <w:rPr>
          <w:spacing w:val="2"/>
          <w:u w:val="none"/>
        </w:rPr>
        <w:t>w</w:t>
      </w:r>
      <w:r>
        <w:rPr>
          <w:u w:val="none"/>
        </w:rPr>
        <w:t>ith</w:t>
      </w:r>
      <w:r>
        <w:rPr>
          <w:spacing w:val="20"/>
          <w:u w:val="none"/>
        </w:rPr>
        <w:t xml:space="preserve"> </w:t>
      </w:r>
      <w:r>
        <w:rPr>
          <w:u w:val="none"/>
        </w:rPr>
        <w:t>its</w:t>
      </w:r>
      <w:r>
        <w:rPr>
          <w:spacing w:val="21"/>
          <w:u w:val="none"/>
        </w:rPr>
        <w:t xml:space="preserve"> </w:t>
      </w:r>
      <w:r>
        <w:rPr>
          <w:spacing w:val="2"/>
          <w:u w:val="none"/>
        </w:rPr>
        <w:t>m</w:t>
      </w:r>
      <w:r>
        <w:rPr>
          <w:u w:val="none"/>
        </w:rPr>
        <w:t>anage</w:t>
      </w:r>
      <w:r>
        <w:rPr>
          <w:spacing w:val="2"/>
          <w:u w:val="none"/>
        </w:rPr>
        <w:t>m</w:t>
      </w:r>
      <w:r>
        <w:rPr>
          <w:u w:val="none"/>
        </w:rPr>
        <w:t>ent</w:t>
      </w:r>
      <w:r>
        <w:rPr>
          <w:spacing w:val="19"/>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o</w:t>
      </w:r>
      <w:r>
        <w:rPr>
          <w:spacing w:val="2"/>
          <w:u w:val="none"/>
        </w:rPr>
        <w:t>m</w:t>
      </w:r>
      <w:r>
        <w:rPr>
          <w:u w:val="none"/>
        </w:rPr>
        <w:t>pany.</w:t>
      </w:r>
    </w:p>
    <w:p w14:paraId="742DAD10" w14:textId="77777777" w:rsidR="000C19C9" w:rsidRDefault="000C19C9">
      <w:pPr>
        <w:spacing w:before="2" w:line="240" w:lineRule="exact"/>
        <w:rPr>
          <w:sz w:val="24"/>
          <w:szCs w:val="24"/>
        </w:rPr>
      </w:pPr>
    </w:p>
    <w:p w14:paraId="175532E1" w14:textId="77777777" w:rsidR="000C19C9" w:rsidRDefault="00D3642A">
      <w:pPr>
        <w:pStyle w:val="Heading1"/>
        <w:ind w:left="0" w:right="13"/>
        <w:jc w:val="center"/>
        <w:rPr>
          <w:b w:val="0"/>
          <w:bCs w:val="0"/>
        </w:rPr>
      </w:pPr>
      <w:r>
        <w:rPr>
          <w:spacing w:val="1"/>
        </w:rPr>
        <w:t>ART</w:t>
      </w:r>
      <w:r>
        <w:t>I</w:t>
      </w:r>
      <w:r>
        <w:rPr>
          <w:spacing w:val="1"/>
        </w:rPr>
        <w:t>CL</w:t>
      </w:r>
      <w:r>
        <w:t>E</w:t>
      </w:r>
      <w:r>
        <w:rPr>
          <w:spacing w:val="33"/>
        </w:rPr>
        <w:t xml:space="preserve"> </w:t>
      </w:r>
      <w:r>
        <w:t>V</w:t>
      </w:r>
    </w:p>
    <w:p w14:paraId="3A8DA327" w14:textId="77777777" w:rsidR="000C19C9" w:rsidRDefault="000C19C9">
      <w:pPr>
        <w:spacing w:before="13" w:line="240" w:lineRule="exact"/>
        <w:rPr>
          <w:sz w:val="24"/>
          <w:szCs w:val="24"/>
        </w:rPr>
      </w:pPr>
    </w:p>
    <w:p w14:paraId="66B8D898"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P</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3"/>
          <w:sz w:val="21"/>
          <w:szCs w:val="21"/>
        </w:rPr>
        <w:t>W</w:t>
      </w:r>
      <w:r>
        <w:rPr>
          <w:rFonts w:ascii="Times New Roman" w:eastAsia="Times New Roman" w:hAnsi="Times New Roman" w:cs="Times New Roman"/>
          <w:b/>
          <w:bCs/>
          <w:spacing w:val="1"/>
          <w:sz w:val="21"/>
          <w:szCs w:val="21"/>
        </w:rPr>
        <w:t>ER</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7"/>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30"/>
          <w:sz w:val="21"/>
          <w:szCs w:val="21"/>
        </w:rPr>
        <w:t xml:space="preserve"> </w:t>
      </w:r>
      <w:r>
        <w:rPr>
          <w:rFonts w:ascii="Times New Roman" w:eastAsia="Times New Roman" w:hAnsi="Times New Roman" w:cs="Times New Roman"/>
          <w:b/>
          <w:bCs/>
          <w:spacing w:val="1"/>
          <w:sz w:val="21"/>
          <w:szCs w:val="21"/>
        </w:rPr>
        <w:t>APPR</w:t>
      </w:r>
      <w:r>
        <w:rPr>
          <w:rFonts w:ascii="Times New Roman" w:eastAsia="Times New Roman" w:hAnsi="Times New Roman" w:cs="Times New Roman"/>
          <w:b/>
          <w:bCs/>
          <w:spacing w:val="2"/>
          <w:sz w:val="21"/>
          <w:szCs w:val="21"/>
        </w:rPr>
        <w:t>OV</w:t>
      </w:r>
      <w:r>
        <w:rPr>
          <w:rFonts w:ascii="Times New Roman" w:eastAsia="Times New Roman" w:hAnsi="Times New Roman" w:cs="Times New Roman"/>
          <w:b/>
          <w:bCs/>
          <w:spacing w:val="1"/>
          <w:sz w:val="21"/>
          <w:szCs w:val="21"/>
        </w:rPr>
        <w:t>A</w:t>
      </w:r>
      <w:r>
        <w:rPr>
          <w:rFonts w:ascii="Times New Roman" w:eastAsia="Times New Roman" w:hAnsi="Times New Roman" w:cs="Times New Roman"/>
          <w:b/>
          <w:bCs/>
          <w:sz w:val="21"/>
          <w:szCs w:val="21"/>
        </w:rPr>
        <w:t>L</w:t>
      </w:r>
      <w:r>
        <w:rPr>
          <w:rFonts w:ascii="Times New Roman" w:eastAsia="Times New Roman" w:hAnsi="Times New Roman" w:cs="Times New Roman"/>
          <w:b/>
          <w:bCs/>
          <w:spacing w:val="29"/>
          <w:sz w:val="21"/>
          <w:szCs w:val="21"/>
        </w:rPr>
        <w:t xml:space="preserve"> </w:t>
      </w:r>
      <w:r>
        <w:rPr>
          <w:rFonts w:ascii="Times New Roman" w:eastAsia="Times New Roman" w:hAnsi="Times New Roman" w:cs="Times New Roman"/>
          <w:b/>
          <w:bCs/>
          <w:spacing w:val="1"/>
          <w:sz w:val="21"/>
          <w:szCs w:val="21"/>
        </w:rPr>
        <w: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GH</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28"/>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28"/>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MB</w:t>
      </w:r>
      <w:r>
        <w:rPr>
          <w:rFonts w:ascii="Times New Roman" w:eastAsia="Times New Roman" w:hAnsi="Times New Roman" w:cs="Times New Roman"/>
          <w:b/>
          <w:bCs/>
          <w:spacing w:val="1"/>
          <w:sz w:val="21"/>
          <w:szCs w:val="21"/>
        </w:rPr>
        <w:t>ER</w:t>
      </w:r>
      <w:r>
        <w:rPr>
          <w:rFonts w:ascii="Times New Roman" w:eastAsia="Times New Roman" w:hAnsi="Times New Roman" w:cs="Times New Roman"/>
          <w:b/>
          <w:bCs/>
          <w:sz w:val="21"/>
          <w:szCs w:val="21"/>
        </w:rPr>
        <w:t>S</w:t>
      </w:r>
    </w:p>
    <w:p w14:paraId="5C5A3FB8" w14:textId="77777777" w:rsidR="000C19C9" w:rsidRDefault="000C19C9">
      <w:pPr>
        <w:spacing w:before="8" w:line="240" w:lineRule="exact"/>
        <w:rPr>
          <w:sz w:val="24"/>
          <w:szCs w:val="24"/>
        </w:rPr>
      </w:pPr>
    </w:p>
    <w:p w14:paraId="0D4B6364"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NO</w:t>
      </w:r>
      <w:r>
        <w:rPr>
          <w:spacing w:val="27"/>
          <w:u w:color="000000"/>
        </w:rPr>
        <w:t xml:space="preserve"> </w:t>
      </w:r>
      <w:r>
        <w:rPr>
          <w:spacing w:val="2"/>
          <w:u w:color="000000"/>
        </w:rPr>
        <w:t>M</w:t>
      </w:r>
      <w:r>
        <w:rPr>
          <w:spacing w:val="1"/>
          <w:u w:color="000000"/>
        </w:rPr>
        <w:t>ANAGE</w:t>
      </w:r>
      <w:r>
        <w:rPr>
          <w:spacing w:val="2"/>
          <w:u w:color="000000"/>
        </w:rPr>
        <w:t>M</w:t>
      </w:r>
      <w:r>
        <w:rPr>
          <w:spacing w:val="1"/>
          <w:u w:color="000000"/>
        </w:rPr>
        <w:t>ENT</w:t>
      </w:r>
      <w:r>
        <w:rPr>
          <w:spacing w:val="26"/>
          <w:u w:color="000000"/>
        </w:rPr>
        <w:t xml:space="preserve"> </w:t>
      </w:r>
      <w:r>
        <w:rPr>
          <w:spacing w:val="1"/>
          <w:u w:color="000000"/>
        </w:rPr>
        <w:t>AND</w:t>
      </w:r>
      <w:r>
        <w:rPr>
          <w:spacing w:val="27"/>
          <w:u w:color="000000"/>
        </w:rPr>
        <w:t xml:space="preserve"> </w:t>
      </w:r>
      <w:r>
        <w:rPr>
          <w:spacing w:val="1"/>
          <w:u w:color="000000"/>
        </w:rPr>
        <w:t>CONTRO</w:t>
      </w:r>
      <w:r>
        <w:rPr>
          <w:u w:color="000000"/>
        </w:rPr>
        <w:t>L</w:t>
      </w:r>
      <w:r>
        <w:rPr>
          <w:u w:val="none"/>
        </w:rPr>
        <w:t>.</w:t>
      </w:r>
      <w:r>
        <w:rPr>
          <w:spacing w:val="28"/>
          <w:u w:val="none"/>
        </w:rPr>
        <w:t xml:space="preserve"> </w:t>
      </w:r>
      <w:r>
        <w:rPr>
          <w:spacing w:val="1"/>
          <w:u w:val="none"/>
        </w:rPr>
        <w:t>Sub</w:t>
      </w:r>
      <w:r>
        <w:rPr>
          <w:u w:val="none"/>
        </w:rPr>
        <w:t>ject</w:t>
      </w:r>
      <w:r>
        <w:rPr>
          <w:spacing w:val="29"/>
          <w:u w:val="none"/>
        </w:rPr>
        <w:t xml:space="preserve"> </w:t>
      </w:r>
      <w:r>
        <w:rPr>
          <w:u w:val="none"/>
        </w:rPr>
        <w:t>to</w:t>
      </w:r>
      <w:r>
        <w:rPr>
          <w:spacing w:val="29"/>
          <w:u w:val="none"/>
        </w:rPr>
        <w:t xml:space="preserve"> </w:t>
      </w:r>
      <w:r>
        <w:rPr>
          <w:u w:val="none"/>
        </w:rPr>
        <w:t>t</w:t>
      </w:r>
      <w:r>
        <w:rPr>
          <w:spacing w:val="1"/>
          <w:u w:val="none"/>
        </w:rPr>
        <w:t>h</w:t>
      </w:r>
      <w:r>
        <w:rPr>
          <w:u w:val="none"/>
        </w:rPr>
        <w:t>e</w:t>
      </w:r>
      <w:r>
        <w:rPr>
          <w:spacing w:val="30"/>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0"/>
          <w:u w:val="none"/>
        </w:rPr>
        <w:t xml:space="preserve"> </w:t>
      </w:r>
      <w:r>
        <w:rPr>
          <w:spacing w:val="1"/>
          <w:u w:val="none"/>
        </w:rPr>
        <w:t>o</w:t>
      </w:r>
      <w:r>
        <w:rPr>
          <w:u w:val="none"/>
        </w:rPr>
        <w:t>f</w:t>
      </w:r>
      <w:r>
        <w:rPr>
          <w:spacing w:val="29"/>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5</w:t>
      </w:r>
      <w:r>
        <w:rPr>
          <w:u w:val="none"/>
        </w:rPr>
        <w:t>.2</w:t>
      </w:r>
      <w:r>
        <w:rPr>
          <w:spacing w:val="29"/>
          <w:u w:val="none"/>
        </w:rPr>
        <w:t xml:space="preserve"> </w:t>
      </w:r>
      <w:r>
        <w:rPr>
          <w:spacing w:val="1"/>
          <w:u w:val="none"/>
        </w:rPr>
        <w:t>b</w:t>
      </w:r>
      <w:r>
        <w:rPr>
          <w:u w:val="none"/>
        </w:rPr>
        <w:t>el</w:t>
      </w:r>
      <w:r>
        <w:rPr>
          <w:spacing w:val="1"/>
          <w:u w:val="none"/>
        </w:rPr>
        <w:t>ow</w:t>
      </w:r>
      <w:r>
        <w:rPr>
          <w:u w:val="none"/>
        </w:rPr>
        <w:t>,</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9"/>
          <w:u w:val="none"/>
        </w:rPr>
        <w:t xml:space="preserve"> </w:t>
      </w:r>
      <w:r>
        <w:rPr>
          <w:u w:val="none"/>
        </w:rPr>
        <w:t>ac</w:t>
      </w:r>
      <w:r>
        <w:rPr>
          <w:spacing w:val="1"/>
          <w:u w:val="none"/>
        </w:rPr>
        <w:t>k</w:t>
      </w:r>
      <w:r>
        <w:rPr>
          <w:u w:val="none"/>
        </w:rPr>
        <w:t>no</w:t>
      </w:r>
      <w:r>
        <w:rPr>
          <w:spacing w:val="1"/>
          <w:u w:val="none"/>
        </w:rPr>
        <w:t>w</w:t>
      </w:r>
      <w:r>
        <w:rPr>
          <w:u w:val="none"/>
        </w:rPr>
        <w:t>le</w:t>
      </w:r>
      <w:r>
        <w:rPr>
          <w:spacing w:val="1"/>
          <w:u w:val="none"/>
        </w:rPr>
        <w:t>d</w:t>
      </w:r>
      <w:r>
        <w:rPr>
          <w:u w:val="none"/>
        </w:rPr>
        <w:t>ge</w:t>
      </w:r>
      <w:r>
        <w:rPr>
          <w:spacing w:val="51"/>
          <w:u w:val="none"/>
        </w:rPr>
        <w:t xml:space="preserve"> </w:t>
      </w:r>
      <w:r>
        <w:rPr>
          <w:u w:val="none"/>
        </w:rPr>
        <w:t>a</w:t>
      </w:r>
      <w:r>
        <w:rPr>
          <w:spacing w:val="1"/>
          <w:u w:val="none"/>
        </w:rPr>
        <w:t>n</w:t>
      </w:r>
      <w:r>
        <w:rPr>
          <w:u w:val="none"/>
        </w:rPr>
        <w:t>d</w:t>
      </w:r>
      <w:r>
        <w:rPr>
          <w:spacing w:val="51"/>
          <w:u w:val="none"/>
        </w:rPr>
        <w:t xml:space="preserve"> </w:t>
      </w:r>
      <w:r>
        <w:rPr>
          <w:u w:val="none"/>
        </w:rPr>
        <w:t>a</w:t>
      </w:r>
      <w:r>
        <w:rPr>
          <w:spacing w:val="1"/>
          <w:u w:val="none"/>
        </w:rPr>
        <w:t>g</w:t>
      </w:r>
      <w:r>
        <w:rPr>
          <w:u w:val="none"/>
        </w:rPr>
        <w:t>ree</w:t>
      </w:r>
      <w:r>
        <w:rPr>
          <w:spacing w:val="51"/>
          <w:u w:val="none"/>
        </w:rPr>
        <w:t xml:space="preserve"> </w:t>
      </w:r>
      <w:r>
        <w:rPr>
          <w:u w:val="none"/>
        </w:rPr>
        <w:t>that</w:t>
      </w:r>
      <w:r>
        <w:rPr>
          <w:spacing w:val="50"/>
          <w:u w:val="none"/>
        </w:rPr>
        <w:t xml:space="preserve"> </w:t>
      </w:r>
      <w:r>
        <w:rPr>
          <w:u w:val="none"/>
        </w:rPr>
        <w:t>the</w:t>
      </w:r>
      <w:r>
        <w:rPr>
          <w:spacing w:val="5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50"/>
          <w:u w:val="none"/>
        </w:rPr>
        <w:t xml:space="preserve"> </w:t>
      </w:r>
      <w:r>
        <w:rPr>
          <w:u w:val="none"/>
        </w:rPr>
        <w:t>of</w:t>
      </w:r>
      <w:r>
        <w:rPr>
          <w:spacing w:val="50"/>
          <w:u w:val="none"/>
        </w:rPr>
        <w:t xml:space="preserve"> </w:t>
      </w:r>
      <w:r>
        <w:rPr>
          <w:u w:val="none"/>
        </w:rPr>
        <w:t>the</w:t>
      </w:r>
      <w:r>
        <w:rPr>
          <w:spacing w:val="51"/>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51"/>
          <w:u w:val="none"/>
        </w:rPr>
        <w:t xml:space="preserve"> </w:t>
      </w:r>
      <w:r>
        <w:rPr>
          <w:u w:val="none"/>
        </w:rPr>
        <w:t>is</w:t>
      </w:r>
      <w:r>
        <w:rPr>
          <w:spacing w:val="49"/>
          <w:u w:val="none"/>
        </w:rPr>
        <w:t xml:space="preserve"> </w:t>
      </w:r>
      <w:r>
        <w:rPr>
          <w:u w:val="none"/>
        </w:rPr>
        <w:t>dele</w:t>
      </w:r>
      <w:r>
        <w:rPr>
          <w:spacing w:val="1"/>
          <w:u w:val="none"/>
        </w:rPr>
        <w:t>g</w:t>
      </w:r>
      <w:r>
        <w:rPr>
          <w:u w:val="none"/>
        </w:rPr>
        <w:t>ated</w:t>
      </w:r>
      <w:r>
        <w:rPr>
          <w:spacing w:val="51"/>
          <w:u w:val="none"/>
        </w:rPr>
        <w:t xml:space="preserve"> </w:t>
      </w:r>
      <w:r>
        <w:rPr>
          <w:u w:val="none"/>
        </w:rPr>
        <w:t>to</w:t>
      </w:r>
      <w:r>
        <w:rPr>
          <w:spacing w:val="51"/>
          <w:u w:val="none"/>
        </w:rPr>
        <w:t xml:space="preserve"> </w:t>
      </w:r>
      <w:r>
        <w:rPr>
          <w:u w:val="none"/>
        </w:rPr>
        <w:t>the</w:t>
      </w:r>
      <w:r>
        <w:rPr>
          <w:spacing w:val="5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ing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
          <w:u w:val="none"/>
        </w:rPr>
        <w:t xml:space="preserve"> </w:t>
      </w:r>
      <w:r>
        <w:rPr>
          <w:u w:val="none"/>
        </w:rPr>
        <w:t>a</w:t>
      </w:r>
      <w:r>
        <w:rPr>
          <w:spacing w:val="1"/>
          <w:u w:val="none"/>
        </w:rPr>
        <w:t>n</w:t>
      </w:r>
      <w:r>
        <w:rPr>
          <w:u w:val="none"/>
        </w:rPr>
        <w:t>d,</w:t>
      </w:r>
      <w:r>
        <w:rPr>
          <w:spacing w:val="2"/>
          <w:u w:val="none"/>
        </w:rPr>
        <w:t xml:space="preserve"> </w:t>
      </w:r>
      <w:r>
        <w:rPr>
          <w:u w:val="none"/>
        </w:rPr>
        <w:t>to</w:t>
      </w:r>
      <w:r>
        <w:rPr>
          <w:spacing w:val="2"/>
          <w:u w:val="none"/>
        </w:rPr>
        <w:t xml:space="preserve"> </w:t>
      </w:r>
      <w:r>
        <w:rPr>
          <w:u w:val="none"/>
        </w:rPr>
        <w:t>t</w:t>
      </w:r>
      <w:r>
        <w:rPr>
          <w:spacing w:val="1"/>
          <w:u w:val="none"/>
        </w:rPr>
        <w:t>h</w:t>
      </w:r>
      <w:r>
        <w:rPr>
          <w:u w:val="none"/>
        </w:rPr>
        <w:t>e</w:t>
      </w:r>
      <w:r>
        <w:rPr>
          <w:spacing w:val="3"/>
          <w:u w:val="none"/>
        </w:rPr>
        <w:t xml:space="preserve"> </w:t>
      </w:r>
      <w:r>
        <w:rPr>
          <w:u w:val="none"/>
        </w:rPr>
        <w:t>e</w:t>
      </w:r>
      <w:r>
        <w:rPr>
          <w:spacing w:val="1"/>
          <w:u w:val="none"/>
        </w:rPr>
        <w:t>x</w:t>
      </w:r>
      <w:r>
        <w:rPr>
          <w:u w:val="none"/>
        </w:rPr>
        <w:t>te</w:t>
      </w:r>
      <w:r>
        <w:rPr>
          <w:spacing w:val="1"/>
          <w:u w:val="none"/>
        </w:rPr>
        <w:t>n</w:t>
      </w:r>
      <w:r>
        <w:rPr>
          <w:u w:val="none"/>
        </w:rPr>
        <w:t>t</w:t>
      </w:r>
      <w:r>
        <w:rPr>
          <w:spacing w:val="1"/>
          <w:u w:val="none"/>
        </w:rPr>
        <w:t xml:space="preserve"> p</w:t>
      </w:r>
      <w:r>
        <w:rPr>
          <w:u w:val="none"/>
        </w:rPr>
        <w:t>er</w:t>
      </w:r>
      <w:r>
        <w:rPr>
          <w:spacing w:val="2"/>
          <w:u w:val="none"/>
        </w:rPr>
        <w:t>m</w:t>
      </w:r>
      <w:r>
        <w:rPr>
          <w:u w:val="none"/>
        </w:rPr>
        <w:t>issi</w:t>
      </w:r>
      <w:r>
        <w:rPr>
          <w:spacing w:val="1"/>
          <w:u w:val="none"/>
        </w:rPr>
        <w:t>b</w:t>
      </w:r>
      <w:r>
        <w:rPr>
          <w:u w:val="none"/>
        </w:rPr>
        <w:t>le</w:t>
      </w:r>
      <w:r>
        <w:rPr>
          <w:spacing w:val="3"/>
          <w:u w:val="none"/>
        </w:rPr>
        <w:t xml:space="preserve"> </w:t>
      </w:r>
      <w:r>
        <w:rPr>
          <w:spacing w:val="1"/>
          <w:u w:val="none"/>
        </w:rPr>
        <w:t>und</w:t>
      </w:r>
      <w:r>
        <w:rPr>
          <w:u w:val="none"/>
        </w:rPr>
        <w:t>er</w:t>
      </w:r>
      <w:r w:rsidR="005D0AFF">
        <w:rPr>
          <w:u w:val="none"/>
        </w:rPr>
        <w:t xml:space="preserve"> Michigan</w:t>
      </w:r>
      <w:r>
        <w:rPr>
          <w:spacing w:val="3"/>
          <w:u w:val="none"/>
        </w:rPr>
        <w:t xml:space="preserve"> </w:t>
      </w:r>
      <w:r>
        <w:rPr>
          <w:u w:val="none"/>
        </w:rPr>
        <w:t>la</w:t>
      </w:r>
      <w:r>
        <w:rPr>
          <w:spacing w:val="2"/>
          <w:u w:val="none"/>
        </w:rPr>
        <w:t>w</w:t>
      </w:r>
      <w:r>
        <w:rPr>
          <w:u w:val="none"/>
        </w:rPr>
        <w:t>,</w:t>
      </w:r>
      <w:r>
        <w:rPr>
          <w:spacing w:val="2"/>
          <w:u w:val="none"/>
        </w:rPr>
        <w:t xml:space="preserve"> </w:t>
      </w:r>
      <w:r>
        <w:rPr>
          <w:spacing w:val="1"/>
          <w:u w:val="none"/>
        </w:rPr>
        <w:t>n</w:t>
      </w:r>
      <w:r>
        <w:rPr>
          <w:u w:val="none"/>
        </w:rPr>
        <w:t>o</w:t>
      </w:r>
      <w:r>
        <w:rPr>
          <w:spacing w:val="2"/>
          <w:u w:val="none"/>
        </w:rPr>
        <w:t xml:space="preserve"> </w:t>
      </w:r>
      <w:r>
        <w:rPr>
          <w:spacing w:val="1"/>
          <w:u w:val="none"/>
        </w:rPr>
        <w:t>o</w:t>
      </w:r>
      <w:r>
        <w:rPr>
          <w:u w:val="none"/>
        </w:rPr>
        <w:t>t</w:t>
      </w:r>
      <w:r>
        <w:rPr>
          <w:spacing w:val="1"/>
          <w:u w:val="none"/>
        </w:rPr>
        <w:t>h</w:t>
      </w:r>
      <w:r>
        <w:rPr>
          <w:u w:val="none"/>
        </w:rPr>
        <w:t>er</w:t>
      </w:r>
      <w:r>
        <w:rPr>
          <w:spacing w:val="2"/>
          <w:u w:val="none"/>
        </w:rPr>
        <w:t xml:space="preserve"> M</w:t>
      </w:r>
      <w:r>
        <w:rPr>
          <w:u w:val="none"/>
        </w:rPr>
        <w:t>e</w:t>
      </w:r>
      <w:r>
        <w:rPr>
          <w:spacing w:val="2"/>
          <w:u w:val="none"/>
        </w:rPr>
        <w:t>m</w:t>
      </w:r>
      <w:r>
        <w:rPr>
          <w:spacing w:val="1"/>
          <w:u w:val="none"/>
        </w:rPr>
        <w:t>b</w:t>
      </w:r>
      <w:r>
        <w:rPr>
          <w:u w:val="none"/>
        </w:rPr>
        <w:t>er</w:t>
      </w:r>
      <w:r>
        <w:rPr>
          <w:spacing w:val="1"/>
          <w:u w:val="none"/>
        </w:rPr>
        <w:t xml:space="preserve"> </w:t>
      </w:r>
      <w:r>
        <w:rPr>
          <w:u w:val="none"/>
        </w:rPr>
        <w:t>s</w:t>
      </w:r>
      <w:r>
        <w:rPr>
          <w:spacing w:val="1"/>
          <w:u w:val="none"/>
        </w:rPr>
        <w:t>h</w:t>
      </w:r>
      <w:r>
        <w:rPr>
          <w:u w:val="none"/>
        </w:rPr>
        <w:t xml:space="preserve">all </w:t>
      </w:r>
      <w:r>
        <w:rPr>
          <w:spacing w:val="2"/>
          <w:u w:val="none"/>
        </w:rPr>
        <w:t xml:space="preserve"> </w:t>
      </w:r>
      <w:r>
        <w:rPr>
          <w:spacing w:val="1"/>
          <w:u w:val="none"/>
        </w:rPr>
        <w:t>h</w:t>
      </w:r>
      <w:r>
        <w:rPr>
          <w:u w:val="none"/>
        </w:rPr>
        <w:t>a</w:t>
      </w:r>
      <w:r>
        <w:rPr>
          <w:spacing w:val="1"/>
          <w:u w:val="none"/>
        </w:rPr>
        <w:t>v</w:t>
      </w:r>
      <w:r>
        <w:rPr>
          <w:u w:val="none"/>
        </w:rPr>
        <w:t xml:space="preserve">e </w:t>
      </w:r>
      <w:r>
        <w:rPr>
          <w:spacing w:val="1"/>
          <w:u w:val="none"/>
        </w:rPr>
        <w:t xml:space="preserve"> </w:t>
      </w:r>
      <w:r>
        <w:rPr>
          <w:u w:val="none"/>
        </w:rPr>
        <w:t>a</w:t>
      </w:r>
      <w:r>
        <w:rPr>
          <w:spacing w:val="1"/>
          <w:u w:val="none"/>
        </w:rPr>
        <w:t>n</w:t>
      </w:r>
      <w:r>
        <w:rPr>
          <w:u w:val="none"/>
        </w:rPr>
        <w:t xml:space="preserve">y </w:t>
      </w:r>
      <w:r>
        <w:rPr>
          <w:spacing w:val="3"/>
          <w:u w:val="none"/>
        </w:rPr>
        <w:t xml:space="preserve"> </w:t>
      </w:r>
      <w:r>
        <w:rPr>
          <w:u w:val="none"/>
        </w:rPr>
        <w:t>ri</w:t>
      </w:r>
      <w:r>
        <w:rPr>
          <w:spacing w:val="1"/>
          <w:u w:val="none"/>
        </w:rPr>
        <w:t>gh</w:t>
      </w:r>
      <w:r>
        <w:rPr>
          <w:u w:val="none"/>
        </w:rPr>
        <w:t xml:space="preserve">t </w:t>
      </w:r>
      <w:r>
        <w:rPr>
          <w:spacing w:val="2"/>
          <w:u w:val="none"/>
        </w:rPr>
        <w:t xml:space="preserve"> </w:t>
      </w:r>
      <w:r>
        <w:rPr>
          <w:spacing w:val="1"/>
          <w:u w:val="none"/>
        </w:rPr>
        <w:t>o</w:t>
      </w:r>
      <w:r>
        <w:rPr>
          <w:u w:val="none"/>
        </w:rPr>
        <w:t>r</w:t>
      </w:r>
      <w:r>
        <w:rPr>
          <w:w w:val="102"/>
          <w:u w:val="none"/>
        </w:rPr>
        <w:t xml:space="preserve"> </w:t>
      </w:r>
      <w:r>
        <w:rPr>
          <w:u w:val="none"/>
        </w:rPr>
        <w:t>a</w:t>
      </w:r>
      <w:r>
        <w:rPr>
          <w:spacing w:val="1"/>
          <w:u w:val="none"/>
        </w:rPr>
        <w:t>u</w:t>
      </w:r>
      <w:r>
        <w:rPr>
          <w:u w:val="none"/>
        </w:rPr>
        <w:t>thority</w:t>
      </w:r>
      <w:r>
        <w:rPr>
          <w:spacing w:val="37"/>
          <w:u w:val="none"/>
        </w:rPr>
        <w:t xml:space="preserve"> </w:t>
      </w:r>
      <w:r>
        <w:rPr>
          <w:u w:val="none"/>
        </w:rPr>
        <w:t>to</w:t>
      </w:r>
      <w:r>
        <w:rPr>
          <w:spacing w:val="38"/>
          <w:u w:val="none"/>
        </w:rPr>
        <w:t xml:space="preserve"> </w:t>
      </w:r>
      <w:r>
        <w:rPr>
          <w:u w:val="none"/>
        </w:rPr>
        <w:t>act</w:t>
      </w:r>
      <w:r>
        <w:rPr>
          <w:spacing w:val="37"/>
          <w:u w:val="none"/>
        </w:rPr>
        <w:t xml:space="preserve"> </w:t>
      </w:r>
      <w:r>
        <w:rPr>
          <w:u w:val="none"/>
        </w:rPr>
        <w:t>for</w:t>
      </w:r>
      <w:r>
        <w:rPr>
          <w:spacing w:val="38"/>
          <w:u w:val="none"/>
        </w:rPr>
        <w:t xml:space="preserve"> </w:t>
      </w:r>
      <w:r>
        <w:rPr>
          <w:u w:val="none"/>
        </w:rPr>
        <w:t>or</w:t>
      </w:r>
      <w:r>
        <w:rPr>
          <w:spacing w:val="37"/>
          <w:u w:val="none"/>
        </w:rPr>
        <w:t xml:space="preserve"> </w:t>
      </w:r>
      <w:r>
        <w:rPr>
          <w:u w:val="none"/>
        </w:rPr>
        <w:t>bind</w:t>
      </w:r>
      <w:r>
        <w:rPr>
          <w:spacing w:val="38"/>
          <w:u w:val="none"/>
        </w:rPr>
        <w:t xml:space="preserve"> </w:t>
      </w:r>
      <w:r>
        <w:rPr>
          <w:u w:val="none"/>
        </w:rPr>
        <w:t>the</w:t>
      </w:r>
      <w:r>
        <w:rPr>
          <w:spacing w:val="3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7"/>
          <w:u w:val="none"/>
        </w:rPr>
        <w:t xml:space="preserve"> </w:t>
      </w:r>
      <w:r>
        <w:rPr>
          <w:u w:val="none"/>
        </w:rPr>
        <w:t>e</w:t>
      </w:r>
      <w:r>
        <w:rPr>
          <w:spacing w:val="1"/>
          <w:u w:val="none"/>
        </w:rPr>
        <w:t>x</w:t>
      </w:r>
      <w:r>
        <w:rPr>
          <w:u w:val="none"/>
        </w:rPr>
        <w:t>ce</w:t>
      </w:r>
      <w:r>
        <w:rPr>
          <w:spacing w:val="1"/>
          <w:u w:val="none"/>
        </w:rPr>
        <w:t>p</w:t>
      </w:r>
      <w:r>
        <w:rPr>
          <w:u w:val="none"/>
        </w:rPr>
        <w:t>t</w:t>
      </w:r>
      <w:r>
        <w:rPr>
          <w:spacing w:val="37"/>
          <w:u w:val="none"/>
        </w:rPr>
        <w:t xml:space="preserve"> </w:t>
      </w:r>
      <w:r>
        <w:rPr>
          <w:u w:val="none"/>
        </w:rPr>
        <w:t>that</w:t>
      </w:r>
      <w:r>
        <w:rPr>
          <w:spacing w:val="36"/>
          <w:u w:val="none"/>
        </w:rPr>
        <w:t xml:space="preserve"> </w:t>
      </w:r>
      <w:r>
        <w:rPr>
          <w:u w:val="none"/>
        </w:rPr>
        <w:t>the</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7"/>
          <w:u w:val="none"/>
        </w:rPr>
        <w:t xml:space="preserve"> </w:t>
      </w:r>
      <w:r>
        <w:rPr>
          <w:spacing w:val="2"/>
          <w:u w:val="none"/>
        </w:rPr>
        <w:t>m</w:t>
      </w:r>
      <w:r>
        <w:rPr>
          <w:u w:val="none"/>
        </w:rPr>
        <w:t>ay</w:t>
      </w:r>
      <w:r>
        <w:rPr>
          <w:spacing w:val="38"/>
          <w:u w:val="none"/>
        </w:rPr>
        <w:t xml:space="preserve"> </w:t>
      </w:r>
      <w:r>
        <w:rPr>
          <w:u w:val="none"/>
        </w:rPr>
        <w:t>act</w:t>
      </w:r>
      <w:r>
        <w:rPr>
          <w:spacing w:val="37"/>
          <w:u w:val="none"/>
        </w:rPr>
        <w:t xml:space="preserve"> </w:t>
      </w:r>
      <w:r>
        <w:rPr>
          <w:u w:val="none"/>
        </w:rPr>
        <w:t>f</w:t>
      </w:r>
      <w:r>
        <w:rPr>
          <w:spacing w:val="1"/>
          <w:u w:val="none"/>
        </w:rPr>
        <w:t>o</w:t>
      </w:r>
      <w:r>
        <w:rPr>
          <w:u w:val="none"/>
        </w:rPr>
        <w:t>r</w:t>
      </w:r>
      <w:r>
        <w:rPr>
          <w:spacing w:val="38"/>
          <w:u w:val="none"/>
        </w:rPr>
        <w:t xml:space="preserve"> </w:t>
      </w:r>
      <w:r>
        <w:rPr>
          <w:u w:val="none"/>
        </w:rPr>
        <w:t>a</w:t>
      </w:r>
      <w:r>
        <w:rPr>
          <w:spacing w:val="1"/>
          <w:u w:val="none"/>
        </w:rPr>
        <w:t>n</w:t>
      </w:r>
      <w:r>
        <w:rPr>
          <w:u w:val="none"/>
        </w:rPr>
        <w:t>d</w:t>
      </w:r>
      <w:r>
        <w:rPr>
          <w:spacing w:val="37"/>
          <w:u w:val="none"/>
        </w:rPr>
        <w:t xml:space="preserve"> </w:t>
      </w:r>
      <w:r>
        <w:rPr>
          <w:spacing w:val="1"/>
          <w:u w:val="none"/>
        </w:rPr>
        <w:t>b</w:t>
      </w:r>
      <w:r>
        <w:rPr>
          <w:u w:val="none"/>
        </w:rPr>
        <w:t>i</w:t>
      </w:r>
      <w:r>
        <w:rPr>
          <w:spacing w:val="1"/>
          <w:u w:val="none"/>
        </w:rPr>
        <w:t>n</w:t>
      </w:r>
      <w:r>
        <w:rPr>
          <w:u w:val="none"/>
        </w:rPr>
        <w:t>d</w:t>
      </w:r>
      <w:r>
        <w:rPr>
          <w:spacing w:val="38"/>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spacing w:val="1"/>
          <w:u w:val="none"/>
        </w:rPr>
        <w:t>du</w:t>
      </w:r>
      <w:r>
        <w:rPr>
          <w:u w:val="none"/>
        </w:rPr>
        <w:t>ri</w:t>
      </w:r>
      <w:r>
        <w:rPr>
          <w:spacing w:val="1"/>
          <w:u w:val="none"/>
        </w:rPr>
        <w:t>n</w:t>
      </w:r>
      <w:r>
        <w:rPr>
          <w:u w:val="none"/>
        </w:rPr>
        <w:t>g</w:t>
      </w:r>
      <w:r>
        <w:rPr>
          <w:spacing w:val="2"/>
          <w:u w:val="none"/>
        </w:rPr>
        <w:t xml:space="preserve"> </w:t>
      </w:r>
      <w:r>
        <w:rPr>
          <w:u w:val="none"/>
        </w:rPr>
        <w:t>t</w:t>
      </w:r>
      <w:r>
        <w:rPr>
          <w:spacing w:val="1"/>
          <w:u w:val="none"/>
        </w:rPr>
        <w:t>h</w:t>
      </w:r>
      <w:r>
        <w:rPr>
          <w:u w:val="none"/>
        </w:rPr>
        <w:t>e</w:t>
      </w:r>
      <w:r>
        <w:rPr>
          <w:spacing w:val="2"/>
          <w:u w:val="none"/>
        </w:rPr>
        <w:t xml:space="preserve"> </w:t>
      </w:r>
      <w:r>
        <w:rPr>
          <w:spacing w:val="1"/>
          <w:u w:val="none"/>
        </w:rPr>
        <w:t>w</w:t>
      </w:r>
      <w:r>
        <w:rPr>
          <w:u w:val="none"/>
        </w:rPr>
        <w:t>i</w:t>
      </w:r>
      <w:r>
        <w:rPr>
          <w:spacing w:val="1"/>
          <w:u w:val="none"/>
        </w:rPr>
        <w:t>nd</w:t>
      </w:r>
      <w:r>
        <w:rPr>
          <w:u w:val="none"/>
        </w:rPr>
        <w:t>i</w:t>
      </w:r>
      <w:r>
        <w:rPr>
          <w:spacing w:val="1"/>
          <w:u w:val="none"/>
        </w:rPr>
        <w:t>n</w:t>
      </w:r>
      <w:r>
        <w:rPr>
          <w:u w:val="none"/>
        </w:rPr>
        <w:t>g</w:t>
      </w:r>
      <w:r>
        <w:rPr>
          <w:spacing w:val="3"/>
          <w:u w:val="none"/>
        </w:rPr>
        <w:t xml:space="preserve"> </w:t>
      </w:r>
      <w:r>
        <w:rPr>
          <w:spacing w:val="1"/>
          <w:u w:val="none"/>
        </w:rPr>
        <w:t>u</w:t>
      </w:r>
      <w:r>
        <w:rPr>
          <w:u w:val="none"/>
        </w:rPr>
        <w:t>p</w:t>
      </w:r>
      <w:r>
        <w:rPr>
          <w:spacing w:val="2"/>
          <w:u w:val="none"/>
        </w:rPr>
        <w:t xml:space="preserve"> </w:t>
      </w:r>
      <w:r>
        <w:rPr>
          <w:spacing w:val="1"/>
          <w:u w:val="none"/>
        </w:rPr>
        <w:t>p</w:t>
      </w:r>
      <w:r>
        <w:rPr>
          <w:u w:val="none"/>
        </w:rPr>
        <w:t>eri</w:t>
      </w:r>
      <w:r>
        <w:rPr>
          <w:spacing w:val="1"/>
          <w:u w:val="none"/>
        </w:rPr>
        <w:t>o</w:t>
      </w:r>
      <w:r>
        <w:rPr>
          <w:u w:val="none"/>
        </w:rPr>
        <w:t>d</w:t>
      </w:r>
      <w:r>
        <w:rPr>
          <w:spacing w:val="3"/>
          <w:u w:val="none"/>
        </w:rPr>
        <w:t xml:space="preserve"> </w:t>
      </w:r>
      <w:r>
        <w:rPr>
          <w:spacing w:val="1"/>
          <w:u w:val="none"/>
        </w:rPr>
        <w:t>wh</w:t>
      </w:r>
      <w:r>
        <w:rPr>
          <w:u w:val="none"/>
        </w:rPr>
        <w:t>en</w:t>
      </w:r>
      <w:r>
        <w:rPr>
          <w:spacing w:val="2"/>
          <w:u w:val="none"/>
        </w:rPr>
        <w:t xml:space="preserve"> </w:t>
      </w:r>
      <w:r>
        <w:rPr>
          <w:u w:val="none"/>
        </w:rPr>
        <w:t>t</w:t>
      </w:r>
      <w:r>
        <w:rPr>
          <w:spacing w:val="1"/>
          <w:u w:val="none"/>
        </w:rPr>
        <w:t>h</w:t>
      </w:r>
      <w:r>
        <w:rPr>
          <w:u w:val="none"/>
        </w:rPr>
        <w:t>ere</w:t>
      </w:r>
      <w:r>
        <w:rPr>
          <w:spacing w:val="2"/>
          <w:u w:val="none"/>
        </w:rPr>
        <w:t xml:space="preserve"> </w:t>
      </w:r>
      <w:r>
        <w:rPr>
          <w:u w:val="none"/>
        </w:rPr>
        <w:t>is</w:t>
      </w:r>
      <w:r>
        <w:rPr>
          <w:spacing w:val="3"/>
          <w:u w:val="none"/>
        </w:rPr>
        <w:t xml:space="preserve"> </w:t>
      </w:r>
      <w:r>
        <w:rPr>
          <w:spacing w:val="1"/>
          <w:u w:val="none"/>
        </w:rPr>
        <w:t>n</w:t>
      </w:r>
      <w:r>
        <w:rPr>
          <w:u w:val="none"/>
        </w:rPr>
        <w:t>o</w:t>
      </w:r>
      <w:r>
        <w:rPr>
          <w:spacing w:val="2"/>
          <w:u w:val="none"/>
        </w:rPr>
        <w:t xml:space="preserve"> 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
          <w:u w:val="none"/>
        </w:rPr>
        <w:t xml:space="preserve"> </w:t>
      </w:r>
      <w:r>
        <w:rPr>
          <w:u w:val="none"/>
        </w:rPr>
        <w:t>a</w:t>
      </w:r>
      <w:r>
        <w:rPr>
          <w:spacing w:val="1"/>
          <w:u w:val="none"/>
        </w:rPr>
        <w:t>n</w:t>
      </w:r>
      <w:r>
        <w:rPr>
          <w:u w:val="none"/>
        </w:rPr>
        <w:t>d</w:t>
      </w:r>
      <w:r>
        <w:rPr>
          <w:spacing w:val="3"/>
          <w:u w:val="none"/>
        </w:rPr>
        <w:t xml:space="preserve"> </w:t>
      </w:r>
      <w:r>
        <w:rPr>
          <w:u w:val="none"/>
        </w:rPr>
        <w:t xml:space="preserve">the </w:t>
      </w:r>
      <w:r>
        <w:rPr>
          <w:spacing w:val="2"/>
          <w:u w:val="none"/>
        </w:rPr>
        <w:t xml:space="preserve"> </w:t>
      </w:r>
      <w:r>
        <w:rPr>
          <w:u w:val="none"/>
        </w:rPr>
        <w:t xml:space="preserve">acts </w:t>
      </w:r>
      <w:r>
        <w:rPr>
          <w:spacing w:val="3"/>
          <w:u w:val="none"/>
        </w:rPr>
        <w:t xml:space="preserve"> </w:t>
      </w:r>
      <w:r>
        <w:rPr>
          <w:u w:val="none"/>
        </w:rPr>
        <w:t xml:space="preserve">of </w:t>
      </w:r>
      <w:r>
        <w:rPr>
          <w:spacing w:val="2"/>
          <w:u w:val="none"/>
        </w:rPr>
        <w:t xml:space="preserve"> </w:t>
      </w:r>
      <w:r>
        <w:rPr>
          <w:u w:val="none"/>
        </w:rPr>
        <w:t xml:space="preserve">the </w:t>
      </w:r>
      <w:r>
        <w:rPr>
          <w:spacing w:val="2"/>
          <w:u w:val="none"/>
        </w:rPr>
        <w:t xml:space="preserve"> M</w:t>
      </w:r>
      <w:r>
        <w:rPr>
          <w:u w:val="none"/>
        </w:rPr>
        <w:t>e</w:t>
      </w:r>
      <w:r>
        <w:rPr>
          <w:spacing w:val="2"/>
          <w:u w:val="none"/>
        </w:rPr>
        <w:t>m</w:t>
      </w:r>
      <w:r>
        <w:rPr>
          <w:spacing w:val="1"/>
          <w:u w:val="none"/>
        </w:rPr>
        <w:t>b</w:t>
      </w:r>
      <w:r>
        <w:rPr>
          <w:u w:val="none"/>
        </w:rPr>
        <w:t xml:space="preserve">ers </w:t>
      </w:r>
      <w:r>
        <w:rPr>
          <w:spacing w:val="3"/>
          <w:u w:val="none"/>
        </w:rPr>
        <w:t xml:space="preserve"> </w:t>
      </w:r>
      <w:r>
        <w:rPr>
          <w:u w:val="none"/>
        </w:rPr>
        <w:t>are</w:t>
      </w:r>
      <w:r>
        <w:rPr>
          <w:w w:val="102"/>
          <w:u w:val="none"/>
        </w:rPr>
        <w:t xml:space="preserve"> </w:t>
      </w:r>
      <w:r>
        <w:rPr>
          <w:u w:val="none"/>
        </w:rPr>
        <w:t>a</w:t>
      </w:r>
      <w:r>
        <w:rPr>
          <w:spacing w:val="1"/>
          <w:u w:val="none"/>
        </w:rPr>
        <w:t>p</w:t>
      </w:r>
      <w:r>
        <w:rPr>
          <w:u w:val="none"/>
        </w:rPr>
        <w:t>proved</w:t>
      </w:r>
      <w:r>
        <w:rPr>
          <w:spacing w:val="18"/>
          <w:u w:val="none"/>
        </w:rPr>
        <w:t xml:space="preserve"> </w:t>
      </w:r>
      <w:r>
        <w:rPr>
          <w:u w:val="none"/>
        </w:rPr>
        <w:t>by</w:t>
      </w:r>
      <w:r>
        <w:rPr>
          <w:spacing w:val="18"/>
          <w:u w:val="none"/>
        </w:rPr>
        <w:t xml:space="preserve"> </w:t>
      </w:r>
      <w:r>
        <w:rPr>
          <w:u w:val="none"/>
        </w:rPr>
        <w:t>a</w:t>
      </w:r>
      <w:r>
        <w:rPr>
          <w:spacing w:val="18"/>
          <w:u w:val="none"/>
        </w:rPr>
        <w:t xml:space="preserve"> </w:t>
      </w:r>
      <w:r>
        <w:rPr>
          <w:spacing w:val="2"/>
          <w:u w:val="none"/>
        </w:rPr>
        <w:t>M</w:t>
      </w:r>
      <w:r>
        <w:rPr>
          <w:u w:val="none"/>
        </w:rPr>
        <w:t>ajority</w:t>
      </w:r>
      <w:r>
        <w:rPr>
          <w:spacing w:val="18"/>
          <w:u w:val="none"/>
        </w:rPr>
        <w:t xml:space="preserve"> </w:t>
      </w:r>
      <w:r>
        <w:rPr>
          <w:u w:val="none"/>
        </w:rPr>
        <w:t>in</w:t>
      </w:r>
      <w:r>
        <w:rPr>
          <w:spacing w:val="18"/>
          <w:u w:val="none"/>
        </w:rPr>
        <w:t xml:space="preserve"> </w:t>
      </w:r>
      <w:r>
        <w:rPr>
          <w:u w:val="none"/>
        </w:rPr>
        <w:t>Interest</w:t>
      </w:r>
      <w:r>
        <w:rPr>
          <w:spacing w:val="16"/>
          <w:u w:val="none"/>
        </w:rPr>
        <w:t xml:space="preserve"> </w:t>
      </w:r>
      <w:r>
        <w:rPr>
          <w:u w:val="none"/>
        </w:rPr>
        <w:t>of</w:t>
      </w:r>
      <w:r>
        <w:rPr>
          <w:spacing w:val="17"/>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p>
    <w:p w14:paraId="2030BC3C" w14:textId="77777777" w:rsidR="000C19C9" w:rsidRDefault="000C19C9">
      <w:pPr>
        <w:spacing w:before="16" w:line="220" w:lineRule="exact"/>
      </w:pPr>
    </w:p>
    <w:p w14:paraId="08B21986" w14:textId="77777777" w:rsidR="000C19C9" w:rsidRDefault="00D3642A">
      <w:pPr>
        <w:pStyle w:val="BodyText"/>
        <w:numPr>
          <w:ilvl w:val="1"/>
          <w:numId w:val="8"/>
        </w:numPr>
        <w:tabs>
          <w:tab w:val="left" w:pos="1544"/>
        </w:tabs>
        <w:spacing w:line="252" w:lineRule="auto"/>
        <w:ind w:right="116" w:firstLine="720"/>
        <w:jc w:val="both"/>
        <w:rPr>
          <w:u w:val="none"/>
        </w:rPr>
      </w:pPr>
      <w:r>
        <w:rPr>
          <w:spacing w:val="1"/>
          <w:u w:color="000000"/>
        </w:rPr>
        <w:t>APPROVAL</w:t>
      </w:r>
      <w:r>
        <w:rPr>
          <w:u w:val="none"/>
        </w:rPr>
        <w:t>.</w:t>
      </w:r>
      <w:r>
        <w:rPr>
          <w:spacing w:val="47"/>
          <w:u w:val="none"/>
        </w:rPr>
        <w:t xml:space="preserve"> </w:t>
      </w:r>
      <w:r>
        <w:rPr>
          <w:spacing w:val="2"/>
          <w:u w:val="none"/>
        </w:rPr>
        <w:t>W</w:t>
      </w:r>
      <w:r>
        <w:rPr>
          <w:u w:val="none"/>
        </w:rPr>
        <w:t>ith</w:t>
      </w:r>
      <w:r>
        <w:rPr>
          <w:spacing w:val="49"/>
          <w:u w:val="none"/>
        </w:rPr>
        <w:t xml:space="preserve"> </w:t>
      </w:r>
      <w:r>
        <w:rPr>
          <w:u w:val="none"/>
        </w:rPr>
        <w:t>t</w:t>
      </w:r>
      <w:r>
        <w:rPr>
          <w:spacing w:val="1"/>
          <w:u w:val="none"/>
        </w:rPr>
        <w:t>h</w:t>
      </w:r>
      <w:r>
        <w:rPr>
          <w:u w:val="none"/>
        </w:rPr>
        <w:t>e</w:t>
      </w:r>
      <w:r>
        <w:rPr>
          <w:spacing w:val="49"/>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7"/>
          <w:u w:val="none"/>
        </w:rPr>
        <w:t xml:space="preserve"> </w:t>
      </w:r>
      <w:r>
        <w:rPr>
          <w:spacing w:val="1"/>
          <w:u w:val="none"/>
        </w:rPr>
        <w:t>o</w:t>
      </w:r>
      <w:r>
        <w:rPr>
          <w:u w:val="none"/>
        </w:rPr>
        <w:t>f</w:t>
      </w:r>
      <w:r>
        <w:rPr>
          <w:spacing w:val="49"/>
          <w:u w:val="none"/>
        </w:rPr>
        <w:t xml:space="preserve"> </w:t>
      </w:r>
      <w:r>
        <w:rPr>
          <w:u w:val="none"/>
        </w:rPr>
        <w:t>a</w:t>
      </w:r>
      <w:r>
        <w:rPr>
          <w:spacing w:val="49"/>
          <w:u w:val="none"/>
        </w:rPr>
        <w:t xml:space="preserve"> </w:t>
      </w:r>
      <w:r>
        <w:rPr>
          <w:spacing w:val="2"/>
          <w:u w:val="none"/>
        </w:rPr>
        <w:t>M</w:t>
      </w:r>
      <w:r>
        <w:rPr>
          <w:u w:val="none"/>
        </w:rPr>
        <w:t>aj</w:t>
      </w:r>
      <w:r>
        <w:rPr>
          <w:spacing w:val="1"/>
          <w:u w:val="none"/>
        </w:rPr>
        <w:t>o</w:t>
      </w:r>
      <w:r>
        <w:rPr>
          <w:u w:val="none"/>
        </w:rPr>
        <w:t>rity</w:t>
      </w:r>
      <w:r>
        <w:rPr>
          <w:spacing w:val="49"/>
          <w:u w:val="none"/>
        </w:rPr>
        <w:t xml:space="preserve"> </w:t>
      </w:r>
      <w:r>
        <w:rPr>
          <w:u w:val="none"/>
        </w:rPr>
        <w:t>in</w:t>
      </w:r>
      <w:r>
        <w:rPr>
          <w:spacing w:val="48"/>
          <w:u w:val="none"/>
        </w:rPr>
        <w:t xml:space="preserve"> </w:t>
      </w:r>
      <w:r>
        <w:rPr>
          <w:u w:val="none"/>
        </w:rPr>
        <w:t>I</w:t>
      </w:r>
      <w:r>
        <w:rPr>
          <w:spacing w:val="1"/>
          <w:u w:val="none"/>
        </w:rPr>
        <w:t>n</w:t>
      </w:r>
      <w:r>
        <w:rPr>
          <w:u w:val="none"/>
        </w:rPr>
        <w:t>terest</w:t>
      </w:r>
      <w:r>
        <w:rPr>
          <w:spacing w:val="48"/>
          <w:u w:val="none"/>
        </w:rPr>
        <w:t xml:space="preserve"> </w:t>
      </w:r>
      <w:r>
        <w:rPr>
          <w:spacing w:val="1"/>
          <w:u w:val="none"/>
        </w:rPr>
        <w:t>o</w:t>
      </w:r>
      <w:r>
        <w:rPr>
          <w:u w:val="none"/>
        </w:rPr>
        <w:t>f</w:t>
      </w:r>
      <w:r>
        <w:rPr>
          <w:spacing w:val="49"/>
          <w:u w:val="none"/>
        </w:rPr>
        <w:t xml:space="preserve"> </w:t>
      </w:r>
      <w:r>
        <w:rPr>
          <w:u w:val="none"/>
        </w:rPr>
        <w:t>t</w:t>
      </w:r>
      <w:r>
        <w:rPr>
          <w:spacing w:val="1"/>
          <w:u w:val="none"/>
        </w:rPr>
        <w:t>h</w:t>
      </w:r>
      <w:r>
        <w:rPr>
          <w:u w:val="none"/>
        </w:rPr>
        <w:t>e</w:t>
      </w:r>
      <w:r>
        <w:rPr>
          <w:spacing w:val="47"/>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s</w:t>
      </w:r>
      <w:r>
        <w:rPr>
          <w:spacing w:val="1"/>
          <w:u w:val="none"/>
        </w:rPr>
        <w:t>h</w:t>
      </w:r>
      <w:r>
        <w:rPr>
          <w:u w:val="none"/>
        </w:rPr>
        <w:t>all</w:t>
      </w:r>
      <w:r>
        <w:rPr>
          <w:spacing w:val="18"/>
          <w:u w:val="none"/>
        </w:rPr>
        <w:t xml:space="preserve"> </w:t>
      </w:r>
      <w:r>
        <w:rPr>
          <w:spacing w:val="1"/>
          <w:u w:val="none"/>
        </w:rPr>
        <w:t>h</w:t>
      </w:r>
      <w:r>
        <w:rPr>
          <w:u w:val="none"/>
        </w:rPr>
        <w:t>a</w:t>
      </w:r>
      <w:r>
        <w:rPr>
          <w:spacing w:val="1"/>
          <w:u w:val="none"/>
        </w:rPr>
        <w:t>v</w:t>
      </w:r>
      <w:r>
        <w:rPr>
          <w:u w:val="none"/>
        </w:rPr>
        <w:t>e</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ri</w:t>
      </w:r>
      <w:r>
        <w:rPr>
          <w:spacing w:val="1"/>
          <w:u w:val="none"/>
        </w:rPr>
        <w:t>g</w:t>
      </w:r>
      <w:r>
        <w:rPr>
          <w:u w:val="none"/>
        </w:rPr>
        <w:t>ht</w:t>
      </w:r>
      <w:r>
        <w:rPr>
          <w:spacing w:val="19"/>
          <w:u w:val="none"/>
        </w:rPr>
        <w:t xml:space="preserve"> </w:t>
      </w:r>
      <w:r>
        <w:rPr>
          <w:u w:val="none"/>
        </w:rPr>
        <w:t>to</w:t>
      </w:r>
      <w:r>
        <w:rPr>
          <w:spacing w:val="20"/>
          <w:u w:val="none"/>
        </w:rPr>
        <w:t xml:space="preserve"> </w:t>
      </w:r>
      <w:r>
        <w:rPr>
          <w:u w:val="none"/>
        </w:rPr>
        <w:t>approve</w:t>
      </w:r>
      <w:r>
        <w:rPr>
          <w:spacing w:val="20"/>
          <w:u w:val="none"/>
        </w:rPr>
        <w:t xml:space="preserve"> </w:t>
      </w:r>
      <w:r>
        <w:rPr>
          <w:u w:val="none"/>
        </w:rPr>
        <w:t>or</w:t>
      </w:r>
      <w:r>
        <w:rPr>
          <w:spacing w:val="18"/>
          <w:u w:val="none"/>
        </w:rPr>
        <w:t xml:space="preserve"> </w:t>
      </w:r>
      <w:r>
        <w:rPr>
          <w:u w:val="none"/>
        </w:rPr>
        <w:t>disapprove,</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foll</w:t>
      </w:r>
      <w:r>
        <w:rPr>
          <w:spacing w:val="1"/>
          <w:u w:val="none"/>
        </w:rPr>
        <w:t>o</w:t>
      </w:r>
      <w:r>
        <w:rPr>
          <w:spacing w:val="2"/>
          <w:u w:val="none"/>
        </w:rPr>
        <w:t>w</w:t>
      </w:r>
      <w:r>
        <w:rPr>
          <w:u w:val="none"/>
        </w:rPr>
        <w:t>i</w:t>
      </w:r>
      <w:r>
        <w:rPr>
          <w:spacing w:val="1"/>
          <w:u w:val="none"/>
        </w:rPr>
        <w:t>n</w:t>
      </w:r>
      <w:r>
        <w:rPr>
          <w:u w:val="none"/>
        </w:rPr>
        <w:t>g</w:t>
      </w:r>
      <w:r>
        <w:rPr>
          <w:spacing w:val="20"/>
          <w:u w:val="none"/>
        </w:rPr>
        <w:t xml:space="preserve"> </w:t>
      </w:r>
      <w:r>
        <w:rPr>
          <w:spacing w:val="2"/>
          <w:u w:val="none"/>
        </w:rPr>
        <w:t>m</w:t>
      </w:r>
      <w:r>
        <w:rPr>
          <w:u w:val="none"/>
        </w:rPr>
        <w:t>atters</w:t>
      </w:r>
      <w:r>
        <w:rPr>
          <w:spacing w:val="20"/>
          <w:u w:val="none"/>
        </w:rPr>
        <w:t xml:space="preserve"> </w:t>
      </w:r>
      <w:r>
        <w:rPr>
          <w:u w:val="none"/>
        </w:rPr>
        <w:t>affecti</w:t>
      </w:r>
      <w:r>
        <w:rPr>
          <w:spacing w:val="1"/>
          <w:u w:val="none"/>
        </w:rPr>
        <w:t>n</w:t>
      </w:r>
      <w:r>
        <w:rPr>
          <w:u w:val="none"/>
        </w:rPr>
        <w:t>g</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p>
    <w:p w14:paraId="3389E759" w14:textId="77777777" w:rsidR="000C19C9" w:rsidRDefault="000C19C9">
      <w:pPr>
        <w:spacing w:line="240" w:lineRule="exact"/>
        <w:rPr>
          <w:sz w:val="24"/>
          <w:szCs w:val="24"/>
        </w:rPr>
      </w:pPr>
    </w:p>
    <w:p w14:paraId="4C7D079D" w14:textId="77777777" w:rsidR="000C19C9" w:rsidRDefault="00D3642A">
      <w:pPr>
        <w:pStyle w:val="BodyText"/>
        <w:numPr>
          <w:ilvl w:val="2"/>
          <w:numId w:val="8"/>
        </w:numPr>
        <w:tabs>
          <w:tab w:val="left" w:pos="2264"/>
        </w:tabs>
        <w:spacing w:line="252" w:lineRule="auto"/>
        <w:ind w:right="116" w:firstLine="1440"/>
        <w:jc w:val="both"/>
        <w:rPr>
          <w:u w:val="none"/>
        </w:rPr>
      </w:pPr>
      <w:r>
        <w:rPr>
          <w:spacing w:val="1"/>
          <w:u w:color="000000"/>
        </w:rPr>
        <w:t>Su</w:t>
      </w:r>
      <w:r>
        <w:rPr>
          <w:u w:color="000000"/>
        </w:rPr>
        <w:t>ccess</w:t>
      </w:r>
      <w:r>
        <w:rPr>
          <w:spacing w:val="1"/>
          <w:u w:color="000000"/>
        </w:rPr>
        <w:t>o</w:t>
      </w:r>
      <w:r>
        <w:rPr>
          <w:u w:color="000000"/>
        </w:rPr>
        <w:t>r</w:t>
      </w:r>
      <w:r>
        <w:rPr>
          <w:spacing w:val="44"/>
          <w:u w:color="000000"/>
        </w:rPr>
        <w:t xml:space="preserve"> </w:t>
      </w:r>
      <w:r>
        <w:rPr>
          <w:spacing w:val="2"/>
          <w:u w:color="000000"/>
        </w:rPr>
        <w:t>M</w:t>
      </w:r>
      <w:r>
        <w:rPr>
          <w:u w:color="000000"/>
        </w:rPr>
        <w:t>a</w:t>
      </w:r>
      <w:r>
        <w:rPr>
          <w:spacing w:val="1"/>
          <w:u w:color="000000"/>
        </w:rPr>
        <w:t>n</w:t>
      </w:r>
      <w:r>
        <w:rPr>
          <w:u w:color="000000"/>
        </w:rPr>
        <w:t>a</w:t>
      </w:r>
      <w:r>
        <w:rPr>
          <w:spacing w:val="1"/>
          <w:u w:color="000000"/>
        </w:rPr>
        <w:t>g</w:t>
      </w:r>
      <w:r>
        <w:rPr>
          <w:u w:color="000000"/>
        </w:rPr>
        <w:t>i</w:t>
      </w:r>
      <w:r>
        <w:rPr>
          <w:spacing w:val="1"/>
          <w:u w:color="000000"/>
        </w:rPr>
        <w:t>n</w:t>
      </w:r>
      <w:r>
        <w:rPr>
          <w:u w:color="000000"/>
        </w:rPr>
        <w:t>g</w:t>
      </w:r>
      <w:r>
        <w:rPr>
          <w:spacing w:val="45"/>
          <w:u w:color="000000"/>
        </w:rPr>
        <w:t xml:space="preserve"> </w:t>
      </w:r>
      <w:r>
        <w:rPr>
          <w:spacing w:val="2"/>
          <w:u w:color="000000"/>
        </w:rPr>
        <w:t>M</w:t>
      </w:r>
      <w:r>
        <w:rPr>
          <w:u w:color="000000"/>
        </w:rPr>
        <w:t>e</w:t>
      </w:r>
      <w:r>
        <w:rPr>
          <w:spacing w:val="2"/>
          <w:u w:color="000000"/>
        </w:rPr>
        <w:t>m</w:t>
      </w:r>
      <w:r>
        <w:rPr>
          <w:spacing w:val="1"/>
          <w:u w:color="000000"/>
        </w:rPr>
        <w:t>b</w:t>
      </w:r>
      <w:r>
        <w:rPr>
          <w:u w:color="000000"/>
        </w:rPr>
        <w:t>er</w:t>
      </w:r>
      <w:r>
        <w:rPr>
          <w:u w:val="none"/>
        </w:rPr>
        <w:t>.</w:t>
      </w:r>
      <w:r>
        <w:rPr>
          <w:spacing w:val="44"/>
          <w:u w:val="none"/>
        </w:rPr>
        <w:t xml:space="preserve"> </w:t>
      </w:r>
      <w:r>
        <w:rPr>
          <w:spacing w:val="1"/>
          <w:u w:val="none"/>
        </w:rPr>
        <w:t>T</w:t>
      </w:r>
      <w:r>
        <w:rPr>
          <w:u w:val="none"/>
        </w:rPr>
        <w:t>o</w:t>
      </w:r>
      <w:r>
        <w:rPr>
          <w:spacing w:val="46"/>
          <w:u w:val="none"/>
        </w:rPr>
        <w:t xml:space="preserve"> </w:t>
      </w:r>
      <w:r>
        <w:rPr>
          <w:u w:val="none"/>
        </w:rPr>
        <w:t>a</w:t>
      </w:r>
      <w:r>
        <w:rPr>
          <w:spacing w:val="1"/>
          <w:u w:val="none"/>
        </w:rPr>
        <w:t>d</w:t>
      </w:r>
      <w:r>
        <w:rPr>
          <w:spacing w:val="2"/>
          <w:u w:val="none"/>
        </w:rPr>
        <w:t>m</w:t>
      </w:r>
      <w:r>
        <w:rPr>
          <w:u w:val="none"/>
        </w:rPr>
        <w:t>it</w:t>
      </w:r>
      <w:r>
        <w:rPr>
          <w:spacing w:val="44"/>
          <w:u w:val="none"/>
        </w:rPr>
        <w:t xml:space="preserve"> </w:t>
      </w:r>
      <w:r>
        <w:rPr>
          <w:u w:val="none"/>
        </w:rPr>
        <w:t>a</w:t>
      </w:r>
      <w:r>
        <w:rPr>
          <w:spacing w:val="45"/>
          <w:u w:val="none"/>
        </w:rPr>
        <w:t xml:space="preserve"> </w:t>
      </w:r>
      <w:r>
        <w:rPr>
          <w:u w:val="none"/>
        </w:rPr>
        <w:t>s</w:t>
      </w:r>
      <w:r>
        <w:rPr>
          <w:spacing w:val="1"/>
          <w:u w:val="none"/>
        </w:rPr>
        <w:t>u</w:t>
      </w:r>
      <w:r>
        <w:rPr>
          <w:u w:val="none"/>
        </w:rPr>
        <w:t>ccessor</w:t>
      </w:r>
      <w:r>
        <w:rPr>
          <w:spacing w:val="4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4"/>
          <w:u w:val="none"/>
        </w:rPr>
        <w:t xml:space="preserve"> </w:t>
      </w:r>
      <w:r>
        <w:rPr>
          <w:u w:val="none"/>
        </w:rPr>
        <w:t>in</w:t>
      </w:r>
      <w:r>
        <w:rPr>
          <w:spacing w:val="46"/>
          <w:u w:val="none"/>
        </w:rPr>
        <w:t xml:space="preserve"> </w:t>
      </w:r>
      <w:r>
        <w:rPr>
          <w:u w:val="none"/>
        </w:rPr>
        <w:t>t</w:t>
      </w:r>
      <w:r>
        <w:rPr>
          <w:spacing w:val="1"/>
          <w:u w:val="none"/>
        </w:rPr>
        <w:t>h</w:t>
      </w:r>
      <w:r>
        <w:rPr>
          <w:u w:val="none"/>
        </w:rPr>
        <w:t>e</w:t>
      </w:r>
      <w:r>
        <w:rPr>
          <w:w w:val="102"/>
          <w:u w:val="none"/>
        </w:rPr>
        <w:t xml:space="preserve"> </w:t>
      </w:r>
      <w:r>
        <w:rPr>
          <w:u w:val="none"/>
        </w:rPr>
        <w:t>e</w:t>
      </w:r>
      <w:r>
        <w:rPr>
          <w:spacing w:val="1"/>
          <w:u w:val="none"/>
        </w:rPr>
        <w:t>v</w:t>
      </w:r>
      <w:r>
        <w:rPr>
          <w:u w:val="none"/>
        </w:rPr>
        <w:t>e</w:t>
      </w:r>
      <w:r>
        <w:rPr>
          <w:spacing w:val="1"/>
          <w:u w:val="none"/>
        </w:rPr>
        <w:t>n</w:t>
      </w:r>
      <w:r>
        <w:rPr>
          <w:u w:val="none"/>
        </w:rPr>
        <w:t>t</w:t>
      </w:r>
      <w:r>
        <w:rPr>
          <w:spacing w:val="18"/>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is</w:t>
      </w:r>
      <w:r>
        <w:rPr>
          <w:spacing w:val="20"/>
          <w:u w:val="none"/>
        </w:rPr>
        <w:t xml:space="preserve"> </w:t>
      </w:r>
      <w:r>
        <w:rPr>
          <w:u w:val="none"/>
        </w:rPr>
        <w:t>re</w:t>
      </w:r>
      <w:r>
        <w:rPr>
          <w:spacing w:val="2"/>
          <w:u w:val="none"/>
        </w:rPr>
        <w:t>m</w:t>
      </w:r>
      <w:r>
        <w:rPr>
          <w:u w:val="none"/>
        </w:rPr>
        <w:t>oved</w:t>
      </w:r>
      <w:r>
        <w:rPr>
          <w:spacing w:val="20"/>
          <w:u w:val="none"/>
        </w:rPr>
        <w:t xml:space="preserve"> </w:t>
      </w:r>
      <w:r>
        <w:rPr>
          <w:u w:val="none"/>
        </w:rPr>
        <w:t>for</w:t>
      </w:r>
      <w:r>
        <w:rPr>
          <w:spacing w:val="19"/>
          <w:u w:val="none"/>
        </w:rPr>
        <w:t xml:space="preserve"> </w:t>
      </w:r>
      <w:r>
        <w:rPr>
          <w:spacing w:val="1"/>
          <w:u w:val="none"/>
        </w:rPr>
        <w:t>C</w:t>
      </w:r>
      <w:r>
        <w:rPr>
          <w:u w:val="none"/>
        </w:rPr>
        <w:t>aus</w:t>
      </w:r>
      <w:r>
        <w:rPr>
          <w:spacing w:val="1"/>
          <w:u w:val="none"/>
        </w:rPr>
        <w:t>e</w:t>
      </w:r>
      <w:r>
        <w:rPr>
          <w:u w:val="none"/>
        </w:rPr>
        <w:t>;</w:t>
      </w:r>
    </w:p>
    <w:p w14:paraId="7399FA68" w14:textId="77777777" w:rsidR="000C19C9" w:rsidRDefault="000C19C9">
      <w:pPr>
        <w:spacing w:before="16" w:line="220" w:lineRule="exact"/>
      </w:pPr>
    </w:p>
    <w:p w14:paraId="752868F4" w14:textId="77777777" w:rsidR="000C19C9" w:rsidRDefault="00D3642A">
      <w:pPr>
        <w:pStyle w:val="BodyText"/>
        <w:numPr>
          <w:ilvl w:val="2"/>
          <w:numId w:val="8"/>
        </w:numPr>
        <w:tabs>
          <w:tab w:val="left" w:pos="2264"/>
        </w:tabs>
        <w:spacing w:line="252" w:lineRule="auto"/>
        <w:ind w:right="116" w:firstLine="1440"/>
        <w:jc w:val="both"/>
        <w:rPr>
          <w:u w:val="none"/>
        </w:rPr>
      </w:pPr>
      <w:r>
        <w:rPr>
          <w:spacing w:val="1"/>
          <w:u w:color="000000"/>
        </w:rPr>
        <w:t>Con</w:t>
      </w:r>
      <w:r>
        <w:rPr>
          <w:u w:color="000000"/>
        </w:rPr>
        <w:t>ti</w:t>
      </w:r>
      <w:r>
        <w:rPr>
          <w:spacing w:val="1"/>
          <w:u w:color="000000"/>
        </w:rPr>
        <w:t>nu</w:t>
      </w:r>
      <w:r>
        <w:rPr>
          <w:u w:color="000000"/>
        </w:rPr>
        <w:t>e</w:t>
      </w:r>
      <w:r>
        <w:rPr>
          <w:spacing w:val="31"/>
          <w:u w:color="000000"/>
        </w:rPr>
        <w:t xml:space="preserve"> </w:t>
      </w:r>
      <w:r>
        <w:rPr>
          <w:spacing w:val="1"/>
          <w:u w:color="000000"/>
        </w:rPr>
        <w:t>Bu</w:t>
      </w:r>
      <w:r>
        <w:rPr>
          <w:u w:color="000000"/>
        </w:rPr>
        <w:t>si</w:t>
      </w:r>
      <w:r>
        <w:rPr>
          <w:spacing w:val="1"/>
          <w:u w:color="000000"/>
        </w:rPr>
        <w:t>n</w:t>
      </w:r>
      <w:r>
        <w:rPr>
          <w:u w:color="000000"/>
        </w:rPr>
        <w:t>ess</w:t>
      </w:r>
      <w:r>
        <w:rPr>
          <w:u w:val="none"/>
        </w:rPr>
        <w:t>.</w:t>
      </w:r>
      <w:r>
        <w:rPr>
          <w:spacing w:val="31"/>
          <w:u w:val="none"/>
        </w:rPr>
        <w:t xml:space="preserve"> </w:t>
      </w:r>
      <w:r>
        <w:rPr>
          <w:spacing w:val="1"/>
          <w:u w:val="none"/>
        </w:rPr>
        <w:t>T</w:t>
      </w:r>
      <w:r>
        <w:rPr>
          <w:u w:val="none"/>
        </w:rPr>
        <w:t>o</w:t>
      </w:r>
      <w:r>
        <w:rPr>
          <w:spacing w:val="33"/>
          <w:u w:val="none"/>
        </w:rPr>
        <w:t xml:space="preserve"> </w:t>
      </w:r>
      <w:r>
        <w:rPr>
          <w:u w:val="none"/>
        </w:rPr>
        <w:t>a</w:t>
      </w:r>
      <w:r>
        <w:rPr>
          <w:spacing w:val="1"/>
          <w:u w:val="none"/>
        </w:rPr>
        <w:t>d</w:t>
      </w:r>
      <w:r>
        <w:rPr>
          <w:spacing w:val="2"/>
          <w:u w:val="none"/>
        </w:rPr>
        <w:t>m</w:t>
      </w:r>
      <w:r>
        <w:rPr>
          <w:u w:val="none"/>
        </w:rPr>
        <w:t>it</w:t>
      </w:r>
      <w:r>
        <w:rPr>
          <w:spacing w:val="31"/>
          <w:u w:val="none"/>
        </w:rPr>
        <w:t xml:space="preserve"> </w:t>
      </w:r>
      <w:r>
        <w:rPr>
          <w:u w:val="none"/>
        </w:rPr>
        <w:t>a</w:t>
      </w:r>
      <w:r>
        <w:rPr>
          <w:spacing w:val="33"/>
          <w:u w:val="none"/>
        </w:rPr>
        <w:t xml:space="preserve"> </w:t>
      </w:r>
      <w:r>
        <w:rPr>
          <w:spacing w:val="1"/>
          <w:u w:val="none"/>
        </w:rPr>
        <w:t>n</w:t>
      </w:r>
      <w:r>
        <w:rPr>
          <w:u w:val="none"/>
        </w:rPr>
        <w:t>ew</w:t>
      </w:r>
      <w:r>
        <w:rPr>
          <w:spacing w:val="3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o</w:t>
      </w:r>
      <w:r>
        <w:rPr>
          <w:u w:val="none"/>
        </w:rPr>
        <w:t>r</w:t>
      </w:r>
      <w:r>
        <w:rPr>
          <w:spacing w:val="31"/>
          <w:u w:val="none"/>
        </w:rPr>
        <w:t xml:space="preserve"> </w:t>
      </w:r>
      <w:r>
        <w:rPr>
          <w:u w:val="none"/>
        </w:rPr>
        <w:t>c</w:t>
      </w:r>
      <w:r>
        <w:rPr>
          <w:spacing w:val="1"/>
          <w:u w:val="none"/>
        </w:rPr>
        <w:t>on</w:t>
      </w:r>
      <w:r>
        <w:rPr>
          <w:u w:val="none"/>
        </w:rPr>
        <w:t>ti</w:t>
      </w:r>
      <w:r>
        <w:rPr>
          <w:spacing w:val="1"/>
          <w:u w:val="none"/>
        </w:rPr>
        <w:t>nu</w:t>
      </w:r>
      <w:r>
        <w:rPr>
          <w:u w:val="none"/>
        </w:rPr>
        <w:t>e</w:t>
      </w:r>
      <w:r>
        <w:rPr>
          <w:spacing w:val="31"/>
          <w:u w:val="none"/>
        </w:rPr>
        <w:t xml:space="preserve"> </w:t>
      </w:r>
      <w:r>
        <w:rPr>
          <w:u w:val="none"/>
        </w:rPr>
        <w:t>t</w:t>
      </w:r>
      <w:r>
        <w:rPr>
          <w:spacing w:val="1"/>
          <w:u w:val="none"/>
        </w:rPr>
        <w:t>h</w:t>
      </w:r>
      <w:r>
        <w:rPr>
          <w:u w:val="none"/>
        </w:rPr>
        <w:t>e</w:t>
      </w:r>
      <w:r>
        <w:rPr>
          <w:spacing w:val="32"/>
          <w:u w:val="none"/>
        </w:rPr>
        <w:t xml:space="preserve"> </w:t>
      </w:r>
      <w:r>
        <w:rPr>
          <w:spacing w:val="1"/>
          <w:u w:val="none"/>
        </w:rPr>
        <w:t>bu</w:t>
      </w:r>
      <w:r>
        <w:rPr>
          <w:u w:val="none"/>
        </w:rPr>
        <w:t>si</w:t>
      </w:r>
      <w:r>
        <w:rPr>
          <w:spacing w:val="1"/>
          <w:u w:val="none"/>
        </w:rPr>
        <w:t>n</w:t>
      </w:r>
      <w:r>
        <w:rPr>
          <w:u w:val="none"/>
        </w:rPr>
        <w:t>ess</w:t>
      </w:r>
      <w:r>
        <w:rPr>
          <w:w w:val="102"/>
          <w:u w:val="none"/>
        </w:rPr>
        <w:t xml:space="preserve"> </w:t>
      </w:r>
      <w:r>
        <w:rPr>
          <w:spacing w:val="1"/>
          <w:u w:val="none"/>
        </w:rPr>
        <w:t>o</w:t>
      </w:r>
      <w:r>
        <w:rPr>
          <w:u w:val="none"/>
        </w:rPr>
        <w:t>f</w:t>
      </w:r>
      <w:r>
        <w:rPr>
          <w:spacing w:val="3"/>
          <w:u w:val="none"/>
        </w:rPr>
        <w:t xml:space="preserve"> </w:t>
      </w:r>
      <w:r>
        <w:rPr>
          <w:u w:val="none"/>
        </w:rPr>
        <w:t>t</w:t>
      </w:r>
      <w:r>
        <w:rPr>
          <w:spacing w:val="1"/>
          <w:u w:val="none"/>
        </w:rPr>
        <w:t>h</w:t>
      </w:r>
      <w:r>
        <w:rPr>
          <w:u w:val="none"/>
        </w:rPr>
        <w:t>e</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
          <w:u w:val="none"/>
        </w:rPr>
        <w:t xml:space="preserve"> </w:t>
      </w:r>
      <w:r>
        <w:rPr>
          <w:spacing w:val="1"/>
          <w:u w:val="none"/>
        </w:rPr>
        <w:t>on</w:t>
      </w:r>
      <w:r>
        <w:rPr>
          <w:u w:val="none"/>
        </w:rPr>
        <w:t>ly</w:t>
      </w:r>
      <w:r>
        <w:rPr>
          <w:spacing w:val="4"/>
          <w:u w:val="none"/>
        </w:rPr>
        <w:t xml:space="preserve"> </w:t>
      </w:r>
      <w:r>
        <w:rPr>
          <w:u w:val="none"/>
        </w:rPr>
        <w:t>after</w:t>
      </w:r>
      <w:r>
        <w:rPr>
          <w:spacing w:val="2"/>
          <w:u w:val="none"/>
        </w:rPr>
        <w:t xml:space="preserve"> </w:t>
      </w:r>
      <w:r>
        <w:rPr>
          <w:u w:val="none"/>
        </w:rPr>
        <w:t>t</w:t>
      </w:r>
      <w:r>
        <w:rPr>
          <w:spacing w:val="1"/>
          <w:u w:val="none"/>
        </w:rPr>
        <w:t>h</w:t>
      </w:r>
      <w:r>
        <w:rPr>
          <w:u w:val="none"/>
        </w:rPr>
        <w:t>e</w:t>
      </w:r>
      <w:r>
        <w:rPr>
          <w:spacing w:val="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
          <w:u w:val="none"/>
        </w:rPr>
        <w:t xml:space="preserve"> </w:t>
      </w:r>
      <w:r>
        <w:rPr>
          <w:u w:val="none"/>
        </w:rPr>
        <w:t>ceases</w:t>
      </w:r>
      <w:r>
        <w:rPr>
          <w:spacing w:val="3"/>
          <w:u w:val="none"/>
        </w:rPr>
        <w:t xml:space="preserve"> </w:t>
      </w:r>
      <w:r>
        <w:rPr>
          <w:u w:val="none"/>
        </w:rPr>
        <w:t>to</w:t>
      </w:r>
      <w:r>
        <w:rPr>
          <w:spacing w:val="3"/>
          <w:u w:val="none"/>
        </w:rPr>
        <w:t xml:space="preserve"> </w:t>
      </w:r>
      <w:r>
        <w:rPr>
          <w:u w:val="none"/>
        </w:rPr>
        <w:t>be</w:t>
      </w:r>
      <w:r>
        <w:rPr>
          <w:spacing w:val="4"/>
          <w:u w:val="none"/>
        </w:rPr>
        <w:t xml:space="preserve"> </w:t>
      </w:r>
      <w:r>
        <w:rPr>
          <w:u w:val="none"/>
        </w:rPr>
        <w:t>a</w:t>
      </w:r>
      <w:r>
        <w:rPr>
          <w:spacing w:val="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3"/>
          <w:u w:val="none"/>
        </w:rPr>
        <w:t xml:space="preserve"> </w:t>
      </w:r>
      <w:r>
        <w:rPr>
          <w:spacing w:val="1"/>
          <w:u w:val="none"/>
        </w:rPr>
        <w:t>o</w:t>
      </w:r>
      <w:r>
        <w:rPr>
          <w:u w:val="none"/>
        </w:rPr>
        <w:t>t</w:t>
      </w:r>
      <w:r>
        <w:rPr>
          <w:spacing w:val="1"/>
          <w:u w:val="none"/>
        </w:rPr>
        <w:t>h</w:t>
      </w:r>
      <w:r>
        <w:rPr>
          <w:u w:val="none"/>
        </w:rPr>
        <w:t xml:space="preserve">er </w:t>
      </w:r>
      <w:r>
        <w:rPr>
          <w:spacing w:val="3"/>
          <w:u w:val="none"/>
        </w:rPr>
        <w:t xml:space="preserve"> </w:t>
      </w:r>
      <w:r>
        <w:rPr>
          <w:u w:val="none"/>
        </w:rPr>
        <w:t>t</w:t>
      </w:r>
      <w:r>
        <w:rPr>
          <w:spacing w:val="1"/>
          <w:u w:val="none"/>
        </w:rPr>
        <w:t>h</w:t>
      </w:r>
      <w:r>
        <w:rPr>
          <w:u w:val="none"/>
        </w:rPr>
        <w:t xml:space="preserve">an </w:t>
      </w:r>
      <w:r>
        <w:rPr>
          <w:spacing w:val="3"/>
          <w:u w:val="none"/>
        </w:rPr>
        <w:t xml:space="preserve"> </w:t>
      </w:r>
      <w:r>
        <w:rPr>
          <w:spacing w:val="1"/>
          <w:u w:val="none"/>
        </w:rPr>
        <w:t>b</w:t>
      </w:r>
      <w:r>
        <w:rPr>
          <w:u w:val="none"/>
        </w:rPr>
        <w:t>y</w:t>
      </w:r>
      <w:r>
        <w:rPr>
          <w:w w:val="102"/>
          <w:u w:val="none"/>
        </w:rPr>
        <w:t xml:space="preserve"> </w:t>
      </w:r>
      <w:r>
        <w:rPr>
          <w:u w:val="none"/>
        </w:rPr>
        <w:t>re</w:t>
      </w:r>
      <w:r>
        <w:rPr>
          <w:spacing w:val="2"/>
          <w:u w:val="none"/>
        </w:rPr>
        <w:t>m</w:t>
      </w:r>
      <w:r>
        <w:rPr>
          <w:spacing w:val="1"/>
          <w:u w:val="none"/>
        </w:rPr>
        <w:t>ov</w:t>
      </w:r>
      <w:r>
        <w:rPr>
          <w:u w:val="none"/>
        </w:rPr>
        <w:t>al,</w:t>
      </w:r>
      <w:r>
        <w:rPr>
          <w:spacing w:val="20"/>
          <w:u w:val="none"/>
        </w:rPr>
        <w:t xml:space="preserve"> </w:t>
      </w:r>
      <w:r>
        <w:rPr>
          <w:spacing w:val="1"/>
          <w:u w:val="none"/>
        </w:rPr>
        <w:t>wh</w:t>
      </w:r>
      <w:r>
        <w:rPr>
          <w:u w:val="none"/>
        </w:rPr>
        <w:t>ere</w:t>
      </w:r>
      <w:r>
        <w:rPr>
          <w:spacing w:val="21"/>
          <w:u w:val="none"/>
        </w:rPr>
        <w:t xml:space="preserve"> </w:t>
      </w:r>
      <w:r>
        <w:rPr>
          <w:u w:val="none"/>
        </w:rPr>
        <w:t>t</w:t>
      </w:r>
      <w:r>
        <w:rPr>
          <w:spacing w:val="1"/>
          <w:u w:val="none"/>
        </w:rPr>
        <w:t>h</w:t>
      </w:r>
      <w:r>
        <w:rPr>
          <w:u w:val="none"/>
        </w:rPr>
        <w:t>ere</w:t>
      </w:r>
      <w:r>
        <w:rPr>
          <w:spacing w:val="22"/>
          <w:u w:val="none"/>
        </w:rPr>
        <w:t xml:space="preserve"> </w:t>
      </w:r>
      <w:r>
        <w:rPr>
          <w:u w:val="none"/>
        </w:rPr>
        <w:t>is</w:t>
      </w:r>
      <w:r>
        <w:rPr>
          <w:spacing w:val="20"/>
          <w:u w:val="none"/>
        </w:rPr>
        <w:t xml:space="preserve"> </w:t>
      </w:r>
      <w:r>
        <w:rPr>
          <w:spacing w:val="1"/>
          <w:u w:val="none"/>
        </w:rPr>
        <w:t>n</w:t>
      </w:r>
      <w:r>
        <w:rPr>
          <w:u w:val="none"/>
        </w:rPr>
        <w:t>o</w:t>
      </w:r>
      <w:r>
        <w:rPr>
          <w:spacing w:val="21"/>
          <w:u w:val="none"/>
        </w:rPr>
        <w:t xml:space="preserve"> </w:t>
      </w:r>
      <w:r>
        <w:rPr>
          <w:u w:val="none"/>
        </w:rPr>
        <w:t>re</w:t>
      </w:r>
      <w:r>
        <w:rPr>
          <w:spacing w:val="2"/>
          <w:u w:val="none"/>
        </w:rPr>
        <w:t>m</w:t>
      </w:r>
      <w:r>
        <w:rPr>
          <w:u w:val="none"/>
        </w:rPr>
        <w:t>ai</w:t>
      </w:r>
      <w:r>
        <w:rPr>
          <w:spacing w:val="1"/>
          <w:u w:val="none"/>
        </w:rPr>
        <w:t>n</w:t>
      </w:r>
      <w:r>
        <w:rPr>
          <w:u w:val="none"/>
        </w:rPr>
        <w:t>i</w:t>
      </w:r>
      <w:r>
        <w:rPr>
          <w:spacing w:val="1"/>
          <w:u w:val="none"/>
        </w:rPr>
        <w:t>n</w:t>
      </w:r>
      <w:r>
        <w:rPr>
          <w:u w:val="none"/>
        </w:rPr>
        <w:t>g</w:t>
      </w:r>
      <w:r>
        <w:rPr>
          <w:spacing w:val="22"/>
          <w:u w:val="none"/>
        </w:rPr>
        <w:t xml:space="preserve"> </w:t>
      </w:r>
      <w:r>
        <w:rPr>
          <w:spacing w:val="1"/>
          <w:u w:val="none"/>
        </w:rPr>
        <w:t>o</w:t>
      </w:r>
      <w:r>
        <w:rPr>
          <w:u w:val="none"/>
        </w:rPr>
        <w:t>r</w:t>
      </w:r>
      <w:r>
        <w:rPr>
          <w:spacing w:val="20"/>
          <w:u w:val="none"/>
        </w:rPr>
        <w:t xml:space="preserve"> </w:t>
      </w:r>
      <w:r>
        <w:rPr>
          <w:spacing w:val="1"/>
          <w:u w:val="none"/>
        </w:rPr>
        <w:t>su</w:t>
      </w:r>
      <w:r>
        <w:rPr>
          <w:u w:val="none"/>
        </w:rPr>
        <w:t>r</w:t>
      </w:r>
      <w:r>
        <w:rPr>
          <w:spacing w:val="1"/>
          <w:u w:val="none"/>
        </w:rPr>
        <w:t>v</w:t>
      </w:r>
      <w:r>
        <w:rPr>
          <w:u w:val="none"/>
        </w:rPr>
        <w:t>i</w:t>
      </w:r>
      <w:r>
        <w:rPr>
          <w:spacing w:val="1"/>
          <w:u w:val="none"/>
        </w:rPr>
        <w:t>v</w:t>
      </w:r>
      <w:r>
        <w:rPr>
          <w:u w:val="none"/>
        </w:rPr>
        <w:t>i</w:t>
      </w:r>
      <w:r>
        <w:rPr>
          <w:spacing w:val="1"/>
          <w:u w:val="none"/>
        </w:rPr>
        <w:t>n</w:t>
      </w:r>
      <w:r>
        <w:rPr>
          <w:u w:val="none"/>
        </w:rPr>
        <w:t>g</w:t>
      </w:r>
      <w:r>
        <w:rPr>
          <w:spacing w:val="2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p>
    <w:p w14:paraId="2A4F5E8A" w14:textId="77777777" w:rsidR="000C19C9" w:rsidRDefault="000C19C9">
      <w:pPr>
        <w:spacing w:before="16" w:line="220" w:lineRule="exact"/>
      </w:pPr>
    </w:p>
    <w:p w14:paraId="41EA9E63"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ONS</w:t>
      </w:r>
      <w:r>
        <w:rPr>
          <w:u w:val="none"/>
        </w:rPr>
        <w:t>.</w:t>
      </w:r>
      <w:r>
        <w:rPr>
          <w:spacing w:val="32"/>
          <w:u w:val="none"/>
        </w:rPr>
        <w:t xml:space="preserve"> </w:t>
      </w:r>
      <w:r>
        <w:rPr>
          <w:spacing w:val="1"/>
          <w:u w:val="none"/>
        </w:rPr>
        <w:t>N</w:t>
      </w:r>
      <w:r>
        <w:rPr>
          <w:u w:val="none"/>
        </w:rPr>
        <w:t>o</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s</w:t>
      </w:r>
      <w:r>
        <w:rPr>
          <w:spacing w:val="1"/>
          <w:u w:val="none"/>
        </w:rPr>
        <w:t>h</w:t>
      </w:r>
      <w:r>
        <w:rPr>
          <w:u w:val="none"/>
        </w:rPr>
        <w:t>all</w:t>
      </w:r>
      <w:r>
        <w:rPr>
          <w:spacing w:val="32"/>
          <w:u w:val="none"/>
        </w:rPr>
        <w:t xml:space="preserve"> </w:t>
      </w:r>
      <w:r>
        <w:rPr>
          <w:spacing w:val="1"/>
          <w:u w:val="none"/>
        </w:rPr>
        <w:t>h</w:t>
      </w:r>
      <w:r>
        <w:rPr>
          <w:u w:val="none"/>
        </w:rPr>
        <w:t>a</w:t>
      </w:r>
      <w:r>
        <w:rPr>
          <w:spacing w:val="1"/>
          <w:u w:val="none"/>
        </w:rPr>
        <w:t>v</w:t>
      </w:r>
      <w:r>
        <w:rPr>
          <w:u w:val="none"/>
        </w:rPr>
        <w:t>e</w:t>
      </w:r>
      <w:r>
        <w:rPr>
          <w:spacing w:val="33"/>
          <w:u w:val="none"/>
        </w:rPr>
        <w:t xml:space="preserve"> </w:t>
      </w:r>
      <w:r>
        <w:rPr>
          <w:u w:val="none"/>
        </w:rPr>
        <w:t>t</w:t>
      </w:r>
      <w:r>
        <w:rPr>
          <w:spacing w:val="1"/>
          <w:u w:val="none"/>
        </w:rPr>
        <w:t>h</w:t>
      </w:r>
      <w:r>
        <w:rPr>
          <w:u w:val="none"/>
        </w:rPr>
        <w:t>e</w:t>
      </w:r>
      <w:r>
        <w:rPr>
          <w:spacing w:val="34"/>
          <w:u w:val="none"/>
        </w:rPr>
        <w:t xml:space="preserve"> </w:t>
      </w:r>
      <w:r>
        <w:rPr>
          <w:u w:val="none"/>
        </w:rPr>
        <w:t>ri</w:t>
      </w:r>
      <w:r>
        <w:rPr>
          <w:spacing w:val="1"/>
          <w:u w:val="none"/>
        </w:rPr>
        <w:t>gh</w:t>
      </w:r>
      <w:r>
        <w:rPr>
          <w:u w:val="none"/>
        </w:rPr>
        <w:t>t</w:t>
      </w:r>
      <w:r>
        <w:rPr>
          <w:spacing w:val="32"/>
          <w:u w:val="none"/>
        </w:rPr>
        <w:t xml:space="preserve"> </w:t>
      </w:r>
      <w:r>
        <w:rPr>
          <w:spacing w:val="1"/>
          <w:u w:val="none"/>
        </w:rPr>
        <w:t>o</w:t>
      </w:r>
      <w:r>
        <w:rPr>
          <w:u w:val="none"/>
        </w:rPr>
        <w:t>r</w:t>
      </w:r>
      <w:r>
        <w:rPr>
          <w:spacing w:val="33"/>
          <w:u w:val="none"/>
        </w:rPr>
        <w:t xml:space="preserve"> </w:t>
      </w:r>
      <w:r>
        <w:rPr>
          <w:spacing w:val="1"/>
          <w:u w:val="none"/>
        </w:rPr>
        <w:t>pow</w:t>
      </w:r>
      <w:r>
        <w:rPr>
          <w:u w:val="none"/>
        </w:rPr>
        <w:t>er</w:t>
      </w:r>
      <w:r>
        <w:rPr>
          <w:spacing w:val="33"/>
          <w:u w:val="none"/>
        </w:rPr>
        <w:t xml:space="preserve"> </w:t>
      </w:r>
      <w:r>
        <w:rPr>
          <w:u w:val="none"/>
        </w:rPr>
        <w:t>to</w:t>
      </w:r>
      <w:r>
        <w:rPr>
          <w:spacing w:val="34"/>
          <w:u w:val="none"/>
        </w:rPr>
        <w:t xml:space="preserve"> </w:t>
      </w:r>
      <w:r>
        <w:rPr>
          <w:u w:val="none"/>
        </w:rPr>
        <w:t>ca</w:t>
      </w:r>
      <w:r>
        <w:rPr>
          <w:spacing w:val="1"/>
          <w:u w:val="none"/>
        </w:rPr>
        <w:t>u</w:t>
      </w:r>
      <w:r>
        <w:rPr>
          <w:u w:val="none"/>
        </w:rPr>
        <w:t>se</w:t>
      </w:r>
      <w:r>
        <w:rPr>
          <w:spacing w:val="33"/>
          <w:u w:val="none"/>
        </w:rPr>
        <w:t xml:space="preserve"> </w:t>
      </w:r>
      <w:r>
        <w:rPr>
          <w:u w:val="none"/>
        </w:rPr>
        <w:t>t</w:t>
      </w:r>
      <w:r>
        <w:rPr>
          <w:spacing w:val="1"/>
          <w:u w:val="none"/>
        </w:rPr>
        <w:t>h</w:t>
      </w:r>
      <w:r>
        <w:rPr>
          <w:u w:val="none"/>
        </w:rPr>
        <w:t>e</w:t>
      </w:r>
      <w:r>
        <w:rPr>
          <w:spacing w:val="33"/>
          <w:u w:val="none"/>
        </w:rPr>
        <w:t xml:space="preserve"> </w:t>
      </w:r>
      <w:r>
        <w:rPr>
          <w:u w:val="none"/>
        </w:rPr>
        <w:t>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33"/>
          <w:u w:val="none"/>
        </w:rPr>
        <w:t xml:space="preserve"> </w:t>
      </w:r>
      <w:r>
        <w:rPr>
          <w:u w:val="none"/>
        </w:rPr>
        <w:t>a</w:t>
      </w:r>
      <w:r>
        <w:rPr>
          <w:spacing w:val="1"/>
          <w:u w:val="none"/>
        </w:rPr>
        <w:t>n</w:t>
      </w:r>
      <w:r>
        <w:rPr>
          <w:u w:val="none"/>
        </w:rPr>
        <w:t>d</w:t>
      </w:r>
      <w:r>
        <w:rPr>
          <w:w w:val="102"/>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8"/>
          <w:u w:val="none"/>
        </w:rPr>
        <w:t xml:space="preserve"> </w:t>
      </w:r>
      <w:r>
        <w:rPr>
          <w:u w:val="none"/>
        </w:rPr>
        <w:t>e</w:t>
      </w:r>
      <w:r>
        <w:rPr>
          <w:spacing w:val="1"/>
          <w:u w:val="none"/>
        </w:rPr>
        <w:t>x</w:t>
      </w:r>
      <w:r>
        <w:rPr>
          <w:u w:val="none"/>
        </w:rPr>
        <w:t>ce</w:t>
      </w:r>
      <w:r>
        <w:rPr>
          <w:spacing w:val="1"/>
          <w:u w:val="none"/>
        </w:rPr>
        <w:t>p</w:t>
      </w:r>
      <w:r>
        <w:rPr>
          <w:u w:val="none"/>
        </w:rPr>
        <w:t>t</w:t>
      </w:r>
      <w:r>
        <w:rPr>
          <w:spacing w:val="17"/>
          <w:u w:val="none"/>
        </w:rPr>
        <w:t xml:space="preserve"> </w:t>
      </w:r>
      <w:r>
        <w:rPr>
          <w:u w:val="none"/>
        </w:rPr>
        <w:t>as</w:t>
      </w:r>
      <w:r>
        <w:rPr>
          <w:spacing w:val="18"/>
          <w:u w:val="none"/>
        </w:rPr>
        <w:t xml:space="preserve"> </w:t>
      </w:r>
      <w:r>
        <w:rPr>
          <w:u w:val="none"/>
        </w:rPr>
        <w:t>set</w:t>
      </w:r>
      <w:r>
        <w:rPr>
          <w:spacing w:val="17"/>
          <w:u w:val="none"/>
        </w:rPr>
        <w:t xml:space="preserve"> </w:t>
      </w:r>
      <w:r>
        <w:rPr>
          <w:u w:val="none"/>
        </w:rPr>
        <w:t>f</w:t>
      </w:r>
      <w:r>
        <w:rPr>
          <w:spacing w:val="1"/>
          <w:u w:val="none"/>
        </w:rPr>
        <w:t>o</w:t>
      </w:r>
      <w:r>
        <w:rPr>
          <w:u w:val="none"/>
        </w:rPr>
        <w:t>rth</w:t>
      </w:r>
      <w:r>
        <w:rPr>
          <w:spacing w:val="19"/>
          <w:u w:val="none"/>
        </w:rPr>
        <w:t xml:space="preserve"> </w:t>
      </w:r>
      <w:r>
        <w:rPr>
          <w:u w:val="none"/>
        </w:rPr>
        <w:t>in</w:t>
      </w:r>
      <w:r>
        <w:rPr>
          <w:spacing w:val="19"/>
          <w:u w:val="none"/>
        </w:rPr>
        <w:t xml:space="preserve"> </w:t>
      </w:r>
      <w:r>
        <w:rPr>
          <w:u w:val="none"/>
        </w:rPr>
        <w:t>t</w:t>
      </w:r>
      <w:r>
        <w:rPr>
          <w:spacing w:val="1"/>
          <w:u w:val="none"/>
        </w:rPr>
        <w:t>h</w:t>
      </w:r>
      <w:r>
        <w:rPr>
          <w:u w:val="none"/>
        </w:rPr>
        <w:t>is</w:t>
      </w:r>
      <w:r>
        <w:rPr>
          <w:spacing w:val="1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60CB1607" w14:textId="77777777" w:rsidR="000C19C9" w:rsidRDefault="000C19C9">
      <w:pPr>
        <w:spacing w:line="240" w:lineRule="exact"/>
        <w:rPr>
          <w:sz w:val="24"/>
          <w:szCs w:val="24"/>
        </w:rPr>
      </w:pPr>
    </w:p>
    <w:p w14:paraId="6A18F11E" w14:textId="77777777" w:rsidR="000C19C9" w:rsidRDefault="00D3642A">
      <w:pPr>
        <w:pStyle w:val="Heading1"/>
        <w:ind w:left="0" w:right="11"/>
        <w:jc w:val="center"/>
        <w:rPr>
          <w:b w:val="0"/>
          <w:bCs w:val="0"/>
        </w:rPr>
      </w:pPr>
      <w:r>
        <w:rPr>
          <w:spacing w:val="1"/>
        </w:rPr>
        <w:t>ART</w:t>
      </w:r>
      <w:r>
        <w:t>I</w:t>
      </w:r>
      <w:r>
        <w:rPr>
          <w:spacing w:val="1"/>
        </w:rPr>
        <w:t>CL</w:t>
      </w:r>
      <w:r>
        <w:t>E</w:t>
      </w:r>
      <w:r>
        <w:rPr>
          <w:spacing w:val="35"/>
        </w:rPr>
        <w:t xml:space="preserve"> </w:t>
      </w:r>
      <w:r>
        <w:rPr>
          <w:spacing w:val="2"/>
        </w:rPr>
        <w:t>V</w:t>
      </w:r>
      <w:r>
        <w:t>I</w:t>
      </w:r>
    </w:p>
    <w:p w14:paraId="59E6FF49" w14:textId="77777777" w:rsidR="000C19C9" w:rsidRDefault="000C19C9">
      <w:pPr>
        <w:spacing w:before="13" w:line="240" w:lineRule="exact"/>
        <w:rPr>
          <w:sz w:val="24"/>
          <w:szCs w:val="24"/>
        </w:rPr>
      </w:pPr>
    </w:p>
    <w:p w14:paraId="0DDC893C"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ACC</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UNT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NG</w:t>
      </w:r>
    </w:p>
    <w:p w14:paraId="608983FC" w14:textId="77777777" w:rsidR="000C19C9" w:rsidRDefault="000C19C9">
      <w:pPr>
        <w:spacing w:before="8" w:line="240" w:lineRule="exact"/>
        <w:rPr>
          <w:sz w:val="24"/>
          <w:szCs w:val="24"/>
        </w:rPr>
      </w:pPr>
    </w:p>
    <w:p w14:paraId="16993570" w14:textId="77777777" w:rsidR="000C19C9" w:rsidRDefault="00D3642A">
      <w:pPr>
        <w:pStyle w:val="BodyText"/>
        <w:numPr>
          <w:ilvl w:val="1"/>
          <w:numId w:val="8"/>
        </w:numPr>
        <w:tabs>
          <w:tab w:val="left" w:pos="1544"/>
        </w:tabs>
        <w:spacing w:line="252" w:lineRule="auto"/>
        <w:ind w:right="112" w:firstLine="720"/>
        <w:jc w:val="both"/>
        <w:rPr>
          <w:u w:val="none"/>
        </w:rPr>
      </w:pPr>
      <w:r>
        <w:rPr>
          <w:spacing w:val="1"/>
          <w:u w:color="000000"/>
        </w:rPr>
        <w:t>ACCOUNT</w:t>
      </w:r>
      <w:r>
        <w:rPr>
          <w:u w:color="000000"/>
        </w:rPr>
        <w:t>I</w:t>
      </w:r>
      <w:r>
        <w:rPr>
          <w:spacing w:val="1"/>
          <w:u w:color="000000"/>
        </w:rPr>
        <w:t>NG</w:t>
      </w:r>
      <w:r>
        <w:rPr>
          <w:spacing w:val="36"/>
          <w:u w:color="000000"/>
        </w:rPr>
        <w:t xml:space="preserve"> </w:t>
      </w:r>
      <w:r>
        <w:rPr>
          <w:spacing w:val="2"/>
          <w:u w:color="000000"/>
        </w:rPr>
        <w:t>M</w:t>
      </w:r>
      <w:r>
        <w:rPr>
          <w:spacing w:val="1"/>
          <w:u w:color="000000"/>
        </w:rPr>
        <w:t>ETHOD</w:t>
      </w:r>
      <w:r>
        <w:rPr>
          <w:spacing w:val="37"/>
          <w:u w:color="000000"/>
        </w:rPr>
        <w:t xml:space="preserve"> </w:t>
      </w:r>
      <w:r>
        <w:rPr>
          <w:spacing w:val="1"/>
          <w:u w:color="000000"/>
        </w:rPr>
        <w:t>AND</w:t>
      </w:r>
      <w:r>
        <w:rPr>
          <w:spacing w:val="36"/>
          <w:u w:color="000000"/>
        </w:rPr>
        <w:t xml:space="preserve"> </w:t>
      </w:r>
      <w:r>
        <w:rPr>
          <w:spacing w:val="1"/>
          <w:u w:color="000000"/>
        </w:rPr>
        <w:t>PER</w:t>
      </w:r>
      <w:r>
        <w:rPr>
          <w:u w:color="000000"/>
        </w:rPr>
        <w:t>I</w:t>
      </w:r>
      <w:r>
        <w:rPr>
          <w:spacing w:val="1"/>
          <w:u w:color="000000"/>
        </w:rPr>
        <w:t>OD</w:t>
      </w:r>
      <w:r>
        <w:rPr>
          <w:u w:val="none"/>
        </w:rPr>
        <w:t>.</w:t>
      </w:r>
      <w:r>
        <w:rPr>
          <w:spacing w:val="38"/>
          <w:u w:val="none"/>
        </w:rPr>
        <w:t xml:space="preserve"> </w:t>
      </w:r>
      <w:r>
        <w:rPr>
          <w:spacing w:val="1"/>
          <w:u w:val="none"/>
        </w:rPr>
        <w:t>Th</w:t>
      </w:r>
      <w:r>
        <w:rPr>
          <w:u w:val="none"/>
        </w:rPr>
        <w:t>e</w:t>
      </w:r>
      <w:r>
        <w:rPr>
          <w:spacing w:val="39"/>
          <w:u w:val="none"/>
        </w:rPr>
        <w:t xml:space="preserve"> </w:t>
      </w:r>
      <w:r>
        <w:rPr>
          <w:u w:val="none"/>
        </w:rPr>
        <w:t>acc</w:t>
      </w:r>
      <w:r>
        <w:rPr>
          <w:spacing w:val="1"/>
          <w:u w:val="none"/>
        </w:rPr>
        <w:t>oun</w:t>
      </w:r>
      <w:r>
        <w:rPr>
          <w:u w:val="none"/>
        </w:rPr>
        <w:t>ti</w:t>
      </w:r>
      <w:r>
        <w:rPr>
          <w:spacing w:val="1"/>
          <w:u w:val="none"/>
        </w:rPr>
        <w:t>n</w:t>
      </w:r>
      <w:r>
        <w:rPr>
          <w:u w:val="none"/>
        </w:rPr>
        <w:t>g</w:t>
      </w:r>
      <w:r>
        <w:rPr>
          <w:spacing w:val="40"/>
          <w:u w:val="none"/>
        </w:rPr>
        <w:t xml:space="preserve"> </w:t>
      </w:r>
      <w:r>
        <w:rPr>
          <w:u w:val="none"/>
        </w:rPr>
        <w:t>rec</w:t>
      </w:r>
      <w:r>
        <w:rPr>
          <w:spacing w:val="1"/>
          <w:u w:val="none"/>
        </w:rPr>
        <w:t>o</w:t>
      </w:r>
      <w:r>
        <w:rPr>
          <w:u w:val="none"/>
        </w:rPr>
        <w:t>r</w:t>
      </w:r>
      <w:r>
        <w:rPr>
          <w:spacing w:val="1"/>
          <w:u w:val="none"/>
        </w:rPr>
        <w:t>d</w:t>
      </w:r>
      <w:r>
        <w:rPr>
          <w:u w:val="none"/>
        </w:rPr>
        <w:t>s</w:t>
      </w:r>
      <w:r>
        <w:rPr>
          <w:spacing w:val="39"/>
          <w:u w:val="none"/>
        </w:rPr>
        <w:t xml:space="preserve"> </w:t>
      </w:r>
      <w:r>
        <w:rPr>
          <w:u w:val="none"/>
        </w:rPr>
        <w:t>s</w:t>
      </w:r>
      <w:r>
        <w:rPr>
          <w:spacing w:val="1"/>
          <w:u w:val="none"/>
        </w:rPr>
        <w:t>h</w:t>
      </w:r>
      <w:r>
        <w:rPr>
          <w:u w:val="none"/>
        </w:rPr>
        <w:t>all</w:t>
      </w:r>
      <w:r>
        <w:rPr>
          <w:spacing w:val="36"/>
          <w:u w:val="none"/>
        </w:rPr>
        <w:t xml:space="preserve"> </w:t>
      </w:r>
      <w:r>
        <w:rPr>
          <w:spacing w:val="1"/>
          <w:u w:val="none"/>
        </w:rPr>
        <w:t>b</w:t>
      </w:r>
      <w:r>
        <w:rPr>
          <w:u w:val="none"/>
        </w:rPr>
        <w:t>e</w:t>
      </w:r>
      <w:r>
        <w:rPr>
          <w:spacing w:val="39"/>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w w:val="102"/>
          <w:u w:val="none"/>
        </w:rPr>
        <w:t xml:space="preserve"> </w:t>
      </w:r>
      <w:r>
        <w:rPr>
          <w:spacing w:val="1"/>
          <w:u w:val="none"/>
        </w:rPr>
        <w:t>o</w:t>
      </w:r>
      <w:r>
        <w:rPr>
          <w:u w:val="none"/>
        </w:rPr>
        <w:t>n</w:t>
      </w:r>
      <w:r>
        <w:rPr>
          <w:spacing w:val="6"/>
          <w:u w:val="none"/>
        </w:rPr>
        <w:t xml:space="preserve"> </w:t>
      </w:r>
      <w:r>
        <w:rPr>
          <w:u w:val="none"/>
        </w:rPr>
        <w:t>s</w:t>
      </w:r>
      <w:r>
        <w:rPr>
          <w:spacing w:val="1"/>
          <w:u w:val="none"/>
        </w:rPr>
        <w:t>u</w:t>
      </w:r>
      <w:r>
        <w:rPr>
          <w:u w:val="none"/>
        </w:rPr>
        <w:t>ch</w:t>
      </w:r>
      <w:r>
        <w:rPr>
          <w:spacing w:val="7"/>
          <w:u w:val="none"/>
        </w:rPr>
        <w:t xml:space="preserve"> </w:t>
      </w:r>
      <w:r>
        <w:rPr>
          <w:u w:val="none"/>
        </w:rPr>
        <w:t>acc</w:t>
      </w:r>
      <w:r>
        <w:rPr>
          <w:spacing w:val="1"/>
          <w:u w:val="none"/>
        </w:rPr>
        <w:t>o</w:t>
      </w:r>
      <w:r>
        <w:rPr>
          <w:u w:val="none"/>
        </w:rPr>
        <w:t>unting</w:t>
      </w:r>
      <w:r>
        <w:rPr>
          <w:spacing w:val="6"/>
          <w:u w:val="none"/>
        </w:rPr>
        <w:t xml:space="preserve"> </w:t>
      </w:r>
      <w:r>
        <w:rPr>
          <w:u w:val="none"/>
        </w:rPr>
        <w:t>basis</w:t>
      </w:r>
      <w:r>
        <w:rPr>
          <w:spacing w:val="7"/>
          <w:u w:val="none"/>
        </w:rPr>
        <w:t xml:space="preserve"> </w:t>
      </w:r>
      <w:r>
        <w:rPr>
          <w:u w:val="none"/>
        </w:rPr>
        <w:t>as</w:t>
      </w:r>
      <w:r>
        <w:rPr>
          <w:spacing w:val="7"/>
          <w:u w:val="none"/>
        </w:rPr>
        <w:t xml:space="preserve"> </w:t>
      </w:r>
      <w:r>
        <w:rPr>
          <w:u w:val="none"/>
        </w:rPr>
        <w:t>the</w:t>
      </w:r>
      <w:r>
        <w:rPr>
          <w:spacing w:val="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
          <w:u w:val="none"/>
        </w:rPr>
        <w:t xml:space="preserve"> </w:t>
      </w:r>
      <w:r>
        <w:rPr>
          <w:u w:val="none"/>
        </w:rPr>
        <w:t>s</w:t>
      </w:r>
      <w:r>
        <w:rPr>
          <w:spacing w:val="1"/>
          <w:u w:val="none"/>
        </w:rPr>
        <w:t>h</w:t>
      </w:r>
      <w:r>
        <w:rPr>
          <w:u w:val="none"/>
        </w:rPr>
        <w:t>all</w:t>
      </w:r>
      <w:r>
        <w:rPr>
          <w:spacing w:val="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7"/>
          <w:u w:val="none"/>
        </w:rPr>
        <w:t xml:space="preserve"> </w:t>
      </w:r>
      <w:r>
        <w:rPr>
          <w:u w:val="none"/>
        </w:rPr>
        <w:t>to</w:t>
      </w:r>
      <w:r>
        <w:rPr>
          <w:spacing w:val="6"/>
          <w:u w:val="none"/>
        </w:rPr>
        <w:t xml:space="preserve"> </w:t>
      </w:r>
      <w:r>
        <w:rPr>
          <w:spacing w:val="1"/>
          <w:u w:val="none"/>
        </w:rPr>
        <w:t>b</w:t>
      </w:r>
      <w:r>
        <w:rPr>
          <w:u w:val="none"/>
        </w:rPr>
        <w:t>e</w:t>
      </w:r>
      <w:r>
        <w:rPr>
          <w:spacing w:val="7"/>
          <w:u w:val="none"/>
        </w:rPr>
        <w:t xml:space="preserve"> </w:t>
      </w:r>
      <w:r>
        <w:rPr>
          <w:u w:val="none"/>
        </w:rPr>
        <w:t>in</w:t>
      </w:r>
      <w:r>
        <w:rPr>
          <w:spacing w:val="7"/>
          <w:u w:val="none"/>
        </w:rPr>
        <w:t xml:space="preserve"> </w:t>
      </w:r>
      <w:r>
        <w:rPr>
          <w:u w:val="none"/>
        </w:rPr>
        <w:t>t</w:t>
      </w:r>
      <w:r>
        <w:rPr>
          <w:spacing w:val="1"/>
          <w:u w:val="none"/>
        </w:rPr>
        <w:t>h</w:t>
      </w:r>
      <w:r>
        <w:rPr>
          <w:u w:val="none"/>
        </w:rPr>
        <w:t>e</w:t>
      </w:r>
      <w:r>
        <w:rPr>
          <w:spacing w:val="6"/>
          <w:u w:val="none"/>
        </w:rPr>
        <w:t xml:space="preserve"> </w:t>
      </w:r>
      <w:r>
        <w:rPr>
          <w:spacing w:val="1"/>
          <w:u w:val="none"/>
        </w:rPr>
        <w:t>b</w:t>
      </w:r>
      <w:r>
        <w:rPr>
          <w:u w:val="none"/>
        </w:rPr>
        <w:t xml:space="preserve">est </w:t>
      </w:r>
      <w:r>
        <w:rPr>
          <w:spacing w:val="6"/>
          <w:u w:val="none"/>
        </w:rPr>
        <w:t xml:space="preserve"> </w:t>
      </w:r>
      <w:r>
        <w:rPr>
          <w:u w:val="none"/>
        </w:rPr>
        <w:t>i</w:t>
      </w:r>
      <w:r>
        <w:rPr>
          <w:spacing w:val="1"/>
          <w:u w:val="none"/>
        </w:rPr>
        <w:t>n</w:t>
      </w:r>
      <w:r>
        <w:rPr>
          <w:u w:val="none"/>
        </w:rPr>
        <w:t xml:space="preserve">terest </w:t>
      </w:r>
      <w:r>
        <w:rPr>
          <w:spacing w:val="5"/>
          <w:u w:val="none"/>
        </w:rPr>
        <w:t xml:space="preserve"> </w:t>
      </w:r>
      <w:r>
        <w:rPr>
          <w:spacing w:val="1"/>
          <w:u w:val="none"/>
        </w:rPr>
        <w:t>o</w:t>
      </w:r>
      <w:r>
        <w:rPr>
          <w:u w:val="none"/>
        </w:rPr>
        <w:t xml:space="preserve">f </w:t>
      </w:r>
      <w:r>
        <w:rPr>
          <w:spacing w:val="4"/>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8"/>
          <w:u w:val="none"/>
        </w:rPr>
        <w:t xml:space="preserve"> </w:t>
      </w:r>
      <w:r>
        <w:rPr>
          <w:spacing w:val="1"/>
          <w:u w:val="none"/>
        </w:rPr>
        <w:t>Th</w:t>
      </w:r>
      <w:r>
        <w:rPr>
          <w:u w:val="none"/>
        </w:rPr>
        <w:t>e</w:t>
      </w:r>
      <w:r>
        <w:rPr>
          <w:spacing w:val="19"/>
          <w:u w:val="none"/>
        </w:rPr>
        <w:t xml:space="preserve"> </w:t>
      </w:r>
      <w:r>
        <w:rPr>
          <w:spacing w:val="1"/>
          <w:u w:val="none"/>
        </w:rPr>
        <w:t>F</w:t>
      </w:r>
      <w:r>
        <w:rPr>
          <w:u w:val="none"/>
        </w:rPr>
        <w:t>iscal</w:t>
      </w:r>
      <w:r>
        <w:rPr>
          <w:spacing w:val="18"/>
          <w:u w:val="none"/>
        </w:rPr>
        <w:t xml:space="preserve"> </w:t>
      </w:r>
      <w:r>
        <w:rPr>
          <w:spacing w:val="1"/>
          <w:u w:val="none"/>
        </w:rPr>
        <w:t>Y</w:t>
      </w:r>
      <w:r>
        <w:rPr>
          <w:u w:val="none"/>
        </w:rPr>
        <w:t>ear</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f</w:t>
      </w:r>
      <w:r>
        <w:rPr>
          <w:spacing w:val="1"/>
          <w:u w:val="none"/>
        </w:rPr>
        <w:t>o</w:t>
      </w:r>
      <w:r>
        <w:rPr>
          <w:u w:val="none"/>
        </w:rPr>
        <w:t>r</w:t>
      </w:r>
      <w:r>
        <w:rPr>
          <w:spacing w:val="18"/>
          <w:u w:val="none"/>
        </w:rPr>
        <w:t xml:space="preserve"> </w:t>
      </w:r>
      <w:r>
        <w:rPr>
          <w:u w:val="none"/>
        </w:rPr>
        <w:t>all</w:t>
      </w:r>
      <w:r>
        <w:rPr>
          <w:spacing w:val="18"/>
          <w:u w:val="none"/>
        </w:rPr>
        <w:t xml:space="preserve"> </w:t>
      </w:r>
      <w:r>
        <w:rPr>
          <w:spacing w:val="1"/>
          <w:u w:val="none"/>
        </w:rPr>
        <w:t>pu</w:t>
      </w:r>
      <w:r>
        <w:rPr>
          <w:u w:val="none"/>
        </w:rPr>
        <w:t>r</w:t>
      </w:r>
      <w:r>
        <w:rPr>
          <w:spacing w:val="1"/>
          <w:u w:val="none"/>
        </w:rPr>
        <w:t>po</w:t>
      </w:r>
      <w:r>
        <w:rPr>
          <w:u w:val="none"/>
        </w:rPr>
        <w:t>ses</w:t>
      </w:r>
      <w:r>
        <w:rPr>
          <w:spacing w:val="20"/>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19"/>
          <w:u w:val="none"/>
        </w:rPr>
        <w:t xml:space="preserve"> </w:t>
      </w:r>
      <w:r>
        <w:rPr>
          <w:u w:val="none"/>
        </w:rPr>
        <w:t>a</w:t>
      </w:r>
      <w:r>
        <w:rPr>
          <w:spacing w:val="19"/>
          <w:u w:val="none"/>
        </w:rPr>
        <w:t xml:space="preserve"> </w:t>
      </w:r>
      <w:r>
        <w:rPr>
          <w:u w:val="none"/>
        </w:rPr>
        <w:t>cale</w:t>
      </w:r>
      <w:r>
        <w:rPr>
          <w:spacing w:val="1"/>
          <w:u w:val="none"/>
        </w:rPr>
        <w:t>nd</w:t>
      </w:r>
      <w:r>
        <w:rPr>
          <w:u w:val="none"/>
        </w:rPr>
        <w:t>ar</w:t>
      </w:r>
      <w:r>
        <w:rPr>
          <w:spacing w:val="18"/>
          <w:u w:val="none"/>
        </w:rPr>
        <w:t xml:space="preserve"> </w:t>
      </w:r>
      <w:r>
        <w:rPr>
          <w:spacing w:val="1"/>
          <w:u w:val="none"/>
        </w:rPr>
        <w:t>y</w:t>
      </w:r>
      <w:r>
        <w:rPr>
          <w:u w:val="none"/>
        </w:rPr>
        <w:t>ear,</w:t>
      </w:r>
      <w:r>
        <w:rPr>
          <w:spacing w:val="18"/>
          <w:u w:val="none"/>
        </w:rPr>
        <w:t xml:space="preserve"> </w:t>
      </w:r>
      <w:r>
        <w:rPr>
          <w:spacing w:val="1"/>
          <w:u w:val="none"/>
        </w:rPr>
        <w:t>un</w:t>
      </w:r>
      <w:r>
        <w:rPr>
          <w:u w:val="none"/>
        </w:rPr>
        <w:t>less</w:t>
      </w:r>
      <w:r>
        <w:rPr>
          <w:spacing w:val="19"/>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spacing w:val="1"/>
          <w:u w:val="none"/>
        </w:rPr>
        <w:t>w</w:t>
      </w:r>
      <w:r>
        <w:rPr>
          <w:u w:val="none"/>
        </w:rPr>
        <w:t>ith</w:t>
      </w:r>
      <w:r>
        <w:rPr>
          <w:spacing w:val="14"/>
          <w:u w:val="none"/>
        </w:rPr>
        <w:t xml:space="preserve"> </w:t>
      </w:r>
      <w:r>
        <w:rPr>
          <w:u w:val="none"/>
        </w:rPr>
        <w:t>t</w:t>
      </w:r>
      <w:r>
        <w:rPr>
          <w:spacing w:val="1"/>
          <w:u w:val="none"/>
        </w:rPr>
        <w:t>h</w:t>
      </w:r>
      <w:r>
        <w:rPr>
          <w:u w:val="none"/>
        </w:rPr>
        <w:t>e</w:t>
      </w:r>
      <w:r>
        <w:rPr>
          <w:spacing w:val="14"/>
          <w:u w:val="none"/>
        </w:rPr>
        <w:t xml:space="preserve"> </w:t>
      </w:r>
      <w:r>
        <w:rPr>
          <w:spacing w:val="1"/>
          <w:u w:val="none"/>
        </w:rPr>
        <w:t>n</w:t>
      </w:r>
      <w:r>
        <w:rPr>
          <w:u w:val="none"/>
        </w:rPr>
        <w:t>ecessary</w:t>
      </w:r>
      <w:r>
        <w:rPr>
          <w:spacing w:val="15"/>
          <w:u w:val="none"/>
        </w:rPr>
        <w:t xml:space="preserve"> </w:t>
      </w:r>
      <w:r>
        <w:rPr>
          <w:u w:val="none"/>
        </w:rPr>
        <w:t>c</w:t>
      </w:r>
      <w:r>
        <w:rPr>
          <w:spacing w:val="1"/>
          <w:u w:val="none"/>
        </w:rPr>
        <w:t>on</w:t>
      </w:r>
      <w:r>
        <w:rPr>
          <w:u w:val="none"/>
        </w:rPr>
        <w:t>se</w:t>
      </w:r>
      <w:r>
        <w:rPr>
          <w:spacing w:val="1"/>
          <w:u w:val="none"/>
        </w:rPr>
        <w:t>n</w:t>
      </w:r>
      <w:r>
        <w:rPr>
          <w:u w:val="none"/>
        </w:rPr>
        <w:t>t</w:t>
      </w:r>
      <w:r>
        <w:rPr>
          <w:spacing w:val="13"/>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3"/>
          <w:u w:val="none"/>
        </w:rPr>
        <w:t xml:space="preserve"> </w:t>
      </w:r>
      <w:r>
        <w:rPr>
          <w:u w:val="none"/>
        </w:rPr>
        <w:t>I</w:t>
      </w:r>
      <w:r>
        <w:rPr>
          <w:spacing w:val="1"/>
          <w:u w:val="none"/>
        </w:rPr>
        <w:t>n</w:t>
      </w:r>
      <w:r>
        <w:rPr>
          <w:u w:val="none"/>
        </w:rPr>
        <w:t>ter</w:t>
      </w:r>
      <w:r>
        <w:rPr>
          <w:spacing w:val="1"/>
          <w:u w:val="none"/>
        </w:rPr>
        <w:t>n</w:t>
      </w:r>
      <w:r>
        <w:rPr>
          <w:u w:val="none"/>
        </w:rPr>
        <w:t>al</w:t>
      </w:r>
      <w:r>
        <w:rPr>
          <w:spacing w:val="13"/>
          <w:u w:val="none"/>
        </w:rPr>
        <w:t xml:space="preserve"> </w:t>
      </w:r>
      <w:r>
        <w:rPr>
          <w:spacing w:val="1"/>
          <w:u w:val="none"/>
        </w:rPr>
        <w:t>R</w:t>
      </w:r>
      <w:r>
        <w:rPr>
          <w:u w:val="none"/>
        </w:rPr>
        <w:t>evenue</w:t>
      </w:r>
      <w:r>
        <w:rPr>
          <w:spacing w:val="15"/>
          <w:u w:val="none"/>
        </w:rPr>
        <w:t xml:space="preserve"> </w:t>
      </w:r>
      <w:r>
        <w:rPr>
          <w:spacing w:val="1"/>
          <w:u w:val="none"/>
        </w:rPr>
        <w:t>S</w:t>
      </w:r>
      <w:r>
        <w:rPr>
          <w:u w:val="none"/>
        </w:rPr>
        <w:t>ervice,</w:t>
      </w:r>
      <w:r>
        <w:rPr>
          <w:spacing w:val="13"/>
          <w:u w:val="none"/>
        </w:rPr>
        <w:t xml:space="preserve"> </w:t>
      </w:r>
      <w:r>
        <w:rPr>
          <w:u w:val="none"/>
        </w:rPr>
        <w:t>shall</w:t>
      </w:r>
      <w:r>
        <w:rPr>
          <w:spacing w:val="13"/>
          <w:u w:val="none"/>
        </w:rPr>
        <w:t xml:space="preserve"> </w:t>
      </w:r>
      <w:r>
        <w:rPr>
          <w:u w:val="none"/>
        </w:rPr>
        <w:t>agree</w:t>
      </w:r>
      <w:r>
        <w:rPr>
          <w:spacing w:val="15"/>
          <w:u w:val="none"/>
        </w:rPr>
        <w:t xml:space="preserve"> </w:t>
      </w:r>
      <w:r>
        <w:rPr>
          <w:u w:val="none"/>
        </w:rPr>
        <w:t>ot</w:t>
      </w:r>
      <w:r>
        <w:rPr>
          <w:spacing w:val="1"/>
          <w:u w:val="none"/>
        </w:rPr>
        <w:t>h</w:t>
      </w:r>
      <w:r>
        <w:rPr>
          <w:u w:val="none"/>
        </w:rPr>
        <w:t>er</w:t>
      </w:r>
      <w:r>
        <w:rPr>
          <w:spacing w:val="2"/>
          <w:u w:val="none"/>
        </w:rPr>
        <w:t>w</w:t>
      </w:r>
      <w:r>
        <w:rPr>
          <w:u w:val="none"/>
        </w:rPr>
        <w:t xml:space="preserve">ise. </w:t>
      </w:r>
      <w:r>
        <w:rPr>
          <w:spacing w:val="13"/>
          <w:u w:val="none"/>
        </w:rPr>
        <w:t xml:space="preserve"> </w:t>
      </w:r>
      <w:r>
        <w:rPr>
          <w:spacing w:val="2"/>
          <w:u w:val="none"/>
        </w:rPr>
        <w:t>A</w:t>
      </w:r>
      <w:r>
        <w:rPr>
          <w:u w:val="none"/>
        </w:rPr>
        <w:t xml:space="preserve">ny </w:t>
      </w:r>
      <w:r>
        <w:rPr>
          <w:spacing w:val="15"/>
          <w:u w:val="none"/>
        </w:rPr>
        <w:t xml:space="preserve"> </w:t>
      </w:r>
      <w:r>
        <w:rPr>
          <w:u w:val="none"/>
        </w:rPr>
        <w:t xml:space="preserve">and </w:t>
      </w:r>
      <w:r>
        <w:rPr>
          <w:spacing w:val="14"/>
          <w:u w:val="none"/>
        </w:rPr>
        <w:t xml:space="preserve"> </w:t>
      </w:r>
      <w:r>
        <w:rPr>
          <w:u w:val="none"/>
        </w:rPr>
        <w:t xml:space="preserve">all </w:t>
      </w:r>
      <w:r>
        <w:rPr>
          <w:spacing w:val="14"/>
          <w:u w:val="none"/>
        </w:rPr>
        <w:t xml:space="preserve"> </w:t>
      </w:r>
      <w:r>
        <w:rPr>
          <w:u w:val="none"/>
        </w:rPr>
        <w:t>tax</w:t>
      </w:r>
      <w:r>
        <w:rPr>
          <w:w w:val="102"/>
          <w:u w:val="none"/>
        </w:rPr>
        <w:t xml:space="preserve"> </w:t>
      </w:r>
      <w:r>
        <w:rPr>
          <w:u w:val="none"/>
        </w:rPr>
        <w:t>elections</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decisions</w:t>
      </w:r>
      <w:r>
        <w:rPr>
          <w:spacing w:val="23"/>
          <w:u w:val="none"/>
        </w:rPr>
        <w:t xml:space="preserve"> </w:t>
      </w:r>
      <w:r>
        <w:rPr>
          <w:u w:val="none"/>
        </w:rPr>
        <w:t>of</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3"/>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4"/>
          <w:u w:val="none"/>
        </w:rPr>
        <w:t xml:space="preserve"> </w:t>
      </w:r>
      <w:r>
        <w:rPr>
          <w:spacing w:val="1"/>
          <w:u w:val="none"/>
        </w:rPr>
        <w:t>bu</w:t>
      </w:r>
      <w:r>
        <w:rPr>
          <w:u w:val="none"/>
        </w:rPr>
        <w:t>t</w:t>
      </w:r>
      <w:r>
        <w:rPr>
          <w:spacing w:val="23"/>
          <w:u w:val="none"/>
        </w:rPr>
        <w:t xml:space="preserve"> </w:t>
      </w:r>
      <w:r>
        <w:rPr>
          <w:spacing w:val="1"/>
          <w:u w:val="none"/>
        </w:rPr>
        <w:t>no</w:t>
      </w:r>
      <w:r>
        <w:rPr>
          <w:u w:val="none"/>
        </w:rPr>
        <w:t>t</w:t>
      </w:r>
      <w:r>
        <w:rPr>
          <w:spacing w:val="23"/>
          <w:u w:val="none"/>
        </w:rPr>
        <w:t xml:space="preserve"> </w:t>
      </w:r>
      <w:r>
        <w:rPr>
          <w:u w:val="none"/>
        </w:rPr>
        <w:t>li</w:t>
      </w:r>
      <w:r>
        <w:rPr>
          <w:spacing w:val="2"/>
          <w:u w:val="none"/>
        </w:rPr>
        <w:t>m</w:t>
      </w:r>
      <w:r>
        <w:rPr>
          <w:u w:val="none"/>
        </w:rPr>
        <w:t>ited</w:t>
      </w:r>
      <w:r>
        <w:rPr>
          <w:spacing w:val="25"/>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4"/>
          <w:u w:val="none"/>
        </w:rPr>
        <w:t xml:space="preserve"> </w:t>
      </w:r>
      <w:r>
        <w:rPr>
          <w:u w:val="none"/>
        </w:rPr>
        <w:t>rate</w:t>
      </w:r>
      <w:r>
        <w:rPr>
          <w:spacing w:val="25"/>
          <w:u w:val="none"/>
        </w:rPr>
        <w:t xml:space="preserve"> </w:t>
      </w:r>
      <w:r>
        <w:rPr>
          <w:u w:val="none"/>
        </w:rPr>
        <w:t>a</w:t>
      </w:r>
      <w:r>
        <w:rPr>
          <w:spacing w:val="1"/>
          <w:u w:val="none"/>
        </w:rPr>
        <w:t>n</w:t>
      </w:r>
      <w:r>
        <w:rPr>
          <w:u w:val="none"/>
        </w:rPr>
        <w:t>d</w:t>
      </w:r>
      <w:r>
        <w:rPr>
          <w:spacing w:val="24"/>
          <w:u w:val="none"/>
        </w:rPr>
        <w:t xml:space="preserve"> </w:t>
      </w:r>
      <w:r>
        <w:rPr>
          <w:spacing w:val="2"/>
          <w:u w:val="none"/>
        </w:rPr>
        <w:t>m</w:t>
      </w:r>
      <w:r>
        <w:rPr>
          <w:u w:val="none"/>
        </w:rPr>
        <w:t>et</w:t>
      </w:r>
      <w:r>
        <w:rPr>
          <w:spacing w:val="1"/>
          <w:u w:val="none"/>
        </w:rPr>
        <w:t>ho</w:t>
      </w:r>
      <w:r>
        <w:rPr>
          <w:u w:val="none"/>
        </w:rPr>
        <w:t>d</w:t>
      </w:r>
      <w:r>
        <w:rPr>
          <w:spacing w:val="24"/>
          <w:u w:val="none"/>
        </w:rPr>
        <w:t xml:space="preserve"> </w:t>
      </w:r>
      <w:r>
        <w:rPr>
          <w:spacing w:val="1"/>
          <w:u w:val="none"/>
        </w:rPr>
        <w:t>o</w:t>
      </w:r>
      <w:r>
        <w:rPr>
          <w:u w:val="none"/>
        </w:rPr>
        <w:t>f</w:t>
      </w:r>
      <w:r>
        <w:rPr>
          <w:spacing w:val="24"/>
          <w:u w:val="none"/>
        </w:rPr>
        <w:t xml:space="preserve"> </w:t>
      </w:r>
      <w:r>
        <w:rPr>
          <w:spacing w:val="1"/>
          <w:u w:val="none"/>
        </w:rPr>
        <w:t>d</w:t>
      </w:r>
      <w:r>
        <w:rPr>
          <w:u w:val="none"/>
        </w:rPr>
        <w:t>e</w:t>
      </w:r>
      <w:r>
        <w:rPr>
          <w:spacing w:val="1"/>
          <w:u w:val="none"/>
        </w:rPr>
        <w:t>p</w:t>
      </w:r>
      <w:r>
        <w:rPr>
          <w:u w:val="none"/>
        </w:rPr>
        <w:t>reciati</w:t>
      </w:r>
      <w:r>
        <w:rPr>
          <w:spacing w:val="1"/>
          <w:u w:val="none"/>
        </w:rPr>
        <w:t>on,</w:t>
      </w:r>
      <w:r>
        <w:rPr>
          <w:spacing w:val="2"/>
          <w:w w:val="102"/>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20"/>
          <w:u w:val="none"/>
        </w:rPr>
        <w:t xml:space="preserve"> </w:t>
      </w:r>
      <w:r>
        <w:rPr>
          <w:spacing w:val="2"/>
          <w:u w:val="none"/>
        </w:rPr>
        <w:t>m</w:t>
      </w:r>
      <w:r>
        <w:rPr>
          <w:u w:val="none"/>
        </w:rPr>
        <w:t>a</w:t>
      </w:r>
      <w:r>
        <w:rPr>
          <w:spacing w:val="1"/>
          <w:u w:val="none"/>
        </w:rPr>
        <w:t>d</w:t>
      </w:r>
      <w:r>
        <w:rPr>
          <w:u w:val="none"/>
        </w:rPr>
        <w:t>e</w:t>
      </w:r>
      <w:r>
        <w:rPr>
          <w:spacing w:val="19"/>
          <w:u w:val="none"/>
        </w:rPr>
        <w:t xml:space="preserve"> </w:t>
      </w:r>
      <w:r>
        <w:rPr>
          <w:spacing w:val="1"/>
          <w:u w:val="none"/>
        </w:rPr>
        <w:t>b</w:t>
      </w:r>
      <w:r>
        <w:rPr>
          <w:u w:val="none"/>
        </w:rPr>
        <w:t>ased</w:t>
      </w:r>
      <w:r>
        <w:rPr>
          <w:spacing w:val="20"/>
          <w:u w:val="none"/>
        </w:rPr>
        <w:t xml:space="preserve"> </w:t>
      </w:r>
      <w:r>
        <w:rPr>
          <w:spacing w:val="1"/>
          <w:u w:val="none"/>
        </w:rPr>
        <w:t>o</w:t>
      </w:r>
      <w:r>
        <w:rPr>
          <w:u w:val="none"/>
        </w:rPr>
        <w:t>n</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rec</w:t>
      </w:r>
      <w:r>
        <w:rPr>
          <w:spacing w:val="1"/>
          <w:u w:val="none"/>
        </w:rPr>
        <w:t>o</w:t>
      </w:r>
      <w:r>
        <w:rPr>
          <w:spacing w:val="2"/>
          <w:u w:val="none"/>
        </w:rPr>
        <w:t>mm</w:t>
      </w:r>
      <w:r>
        <w:rPr>
          <w:u w:val="none"/>
        </w:rPr>
        <w:t>e</w:t>
      </w:r>
      <w:r>
        <w:rPr>
          <w:spacing w:val="1"/>
          <w:u w:val="none"/>
        </w:rPr>
        <w:t>nd</w:t>
      </w:r>
      <w:r>
        <w:rPr>
          <w:u w:val="none"/>
        </w:rPr>
        <w:t>ati</w:t>
      </w:r>
      <w:r>
        <w:rPr>
          <w:spacing w:val="1"/>
          <w:u w:val="none"/>
        </w:rPr>
        <w:t>on</w:t>
      </w:r>
      <w:r>
        <w:rPr>
          <w:u w:val="none"/>
        </w:rPr>
        <w:t>s</w:t>
      </w:r>
      <w:r>
        <w:rPr>
          <w:spacing w:val="20"/>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p>
    <w:p w14:paraId="0EA3C9D4" w14:textId="77777777" w:rsidR="000C19C9" w:rsidRDefault="000C19C9">
      <w:pPr>
        <w:spacing w:line="252" w:lineRule="auto"/>
        <w:jc w:val="both"/>
        <w:sectPr w:rsidR="000C19C9">
          <w:pgSz w:w="12240" w:h="15840"/>
          <w:pgMar w:top="1380" w:right="1320" w:bottom="940" w:left="1340" w:header="0" w:footer="742" w:gutter="0"/>
          <w:cols w:space="720"/>
        </w:sectPr>
      </w:pPr>
    </w:p>
    <w:p w14:paraId="3C829013" w14:textId="77777777" w:rsidR="000C19C9" w:rsidRDefault="00D3642A">
      <w:pPr>
        <w:pStyle w:val="BodyText"/>
        <w:numPr>
          <w:ilvl w:val="1"/>
          <w:numId w:val="8"/>
        </w:numPr>
        <w:tabs>
          <w:tab w:val="left" w:pos="1544"/>
        </w:tabs>
        <w:spacing w:before="70" w:line="251" w:lineRule="auto"/>
        <w:ind w:right="114" w:firstLine="720"/>
        <w:jc w:val="both"/>
        <w:rPr>
          <w:u w:val="none"/>
        </w:rPr>
      </w:pPr>
      <w:r>
        <w:rPr>
          <w:spacing w:val="1"/>
          <w:u w:color="000000"/>
        </w:rPr>
        <w:lastRenderedPageBreak/>
        <w:t>BOOK</w:t>
      </w:r>
      <w:r>
        <w:rPr>
          <w:u w:color="000000"/>
        </w:rPr>
        <w:t>S</w:t>
      </w:r>
      <w:r>
        <w:rPr>
          <w:spacing w:val="22"/>
          <w:u w:color="000000"/>
        </w:rPr>
        <w:t xml:space="preserve"> </w:t>
      </w:r>
      <w:r>
        <w:rPr>
          <w:spacing w:val="1"/>
          <w:u w:color="000000"/>
        </w:rPr>
        <w:t>AN</w:t>
      </w:r>
      <w:r>
        <w:rPr>
          <w:u w:color="000000"/>
        </w:rPr>
        <w:t>D</w:t>
      </w:r>
      <w:r>
        <w:rPr>
          <w:spacing w:val="23"/>
          <w:u w:color="000000"/>
        </w:rPr>
        <w:t xml:space="preserve"> </w:t>
      </w:r>
      <w:r>
        <w:rPr>
          <w:spacing w:val="1"/>
          <w:u w:color="000000"/>
        </w:rPr>
        <w:t>RECORDS</w:t>
      </w:r>
      <w:r>
        <w:rPr>
          <w:u w:val="none"/>
        </w:rPr>
        <w:t>.</w:t>
      </w:r>
      <w:r>
        <w:rPr>
          <w:spacing w:val="22"/>
          <w:u w:val="none"/>
        </w:rPr>
        <w:t xml:space="preserve"> </w:t>
      </w:r>
      <w:r>
        <w:rPr>
          <w:spacing w:val="1"/>
          <w:u w:val="none"/>
        </w:rPr>
        <w:t>Th</w:t>
      </w:r>
      <w:r>
        <w:rPr>
          <w:u w:val="none"/>
        </w:rPr>
        <w:t>e</w:t>
      </w:r>
      <w:r>
        <w:rPr>
          <w:spacing w:val="23"/>
          <w:u w:val="none"/>
        </w:rPr>
        <w:t xml:space="preserve"> </w:t>
      </w:r>
      <w:r>
        <w:rPr>
          <w:spacing w:val="1"/>
          <w:u w:val="none"/>
        </w:rPr>
        <w:t>C</w:t>
      </w:r>
      <w:r>
        <w:rPr>
          <w:u w:val="none"/>
        </w:rPr>
        <w:t>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s</w:t>
      </w:r>
      <w:r>
        <w:rPr>
          <w:spacing w:val="1"/>
          <w:u w:val="none"/>
        </w:rPr>
        <w:t>h</w:t>
      </w:r>
      <w:r>
        <w:rPr>
          <w:u w:val="none"/>
        </w:rPr>
        <w:t>all</w:t>
      </w:r>
      <w:r>
        <w:rPr>
          <w:spacing w:val="22"/>
          <w:u w:val="none"/>
        </w:rPr>
        <w:t xml:space="preserve"> </w:t>
      </w:r>
      <w:r>
        <w:rPr>
          <w:spacing w:val="1"/>
          <w:u w:val="none"/>
        </w:rPr>
        <w:t>k</w:t>
      </w:r>
      <w:r>
        <w:rPr>
          <w:u w:val="none"/>
        </w:rPr>
        <w:t>eep</w:t>
      </w:r>
      <w:r>
        <w:rPr>
          <w:spacing w:val="23"/>
          <w:u w:val="none"/>
        </w:rPr>
        <w:t xml:space="preserve"> </w:t>
      </w:r>
      <w:r>
        <w:rPr>
          <w:u w:val="none"/>
        </w:rPr>
        <w:t>at</w:t>
      </w:r>
      <w:r>
        <w:rPr>
          <w:spacing w:val="22"/>
          <w:u w:val="none"/>
        </w:rPr>
        <w:t xml:space="preserve"> </w:t>
      </w:r>
      <w:r>
        <w:rPr>
          <w:u w:val="none"/>
        </w:rPr>
        <w:t>its</w:t>
      </w:r>
      <w:r>
        <w:rPr>
          <w:spacing w:val="22"/>
          <w:u w:val="none"/>
        </w:rPr>
        <w:t xml:space="preserve"> </w:t>
      </w:r>
      <w:r>
        <w:rPr>
          <w:spacing w:val="1"/>
          <w:u w:val="none"/>
        </w:rPr>
        <w:t>p</w:t>
      </w:r>
      <w:r>
        <w:rPr>
          <w:u w:val="none"/>
        </w:rPr>
        <w:t>ri</w:t>
      </w:r>
      <w:r>
        <w:rPr>
          <w:spacing w:val="1"/>
          <w:u w:val="none"/>
        </w:rPr>
        <w:t>n</w:t>
      </w:r>
      <w:r>
        <w:rPr>
          <w:u w:val="none"/>
        </w:rPr>
        <w:t>ci</w:t>
      </w:r>
      <w:r>
        <w:rPr>
          <w:spacing w:val="1"/>
          <w:u w:val="none"/>
        </w:rPr>
        <w:t>p</w:t>
      </w:r>
      <w:r>
        <w:rPr>
          <w:u w:val="none"/>
        </w:rPr>
        <w:t>al</w:t>
      </w:r>
      <w:r>
        <w:rPr>
          <w:spacing w:val="22"/>
          <w:u w:val="none"/>
        </w:rPr>
        <w:t xml:space="preserve"> </w:t>
      </w:r>
      <w:r>
        <w:rPr>
          <w:spacing w:val="1"/>
          <w:u w:val="none"/>
        </w:rPr>
        <w:t>p</w:t>
      </w:r>
      <w:r>
        <w:rPr>
          <w:u w:val="none"/>
        </w:rPr>
        <w:t>lace</w:t>
      </w:r>
      <w:r>
        <w:rPr>
          <w:spacing w:val="24"/>
          <w:u w:val="none"/>
        </w:rPr>
        <w:t xml:space="preserve"> </w:t>
      </w:r>
      <w:r>
        <w:rPr>
          <w:spacing w:val="1"/>
          <w:u w:val="none"/>
        </w:rPr>
        <w:t>o</w:t>
      </w:r>
      <w:r>
        <w:rPr>
          <w:u w:val="none"/>
        </w:rPr>
        <w:t>f</w:t>
      </w:r>
      <w:r>
        <w:rPr>
          <w:spacing w:val="22"/>
          <w:u w:val="none"/>
        </w:rPr>
        <w:t xml:space="preserve"> </w:t>
      </w:r>
      <w:r>
        <w:rPr>
          <w:spacing w:val="1"/>
          <w:u w:val="none"/>
        </w:rPr>
        <w:t>bu</w:t>
      </w:r>
      <w:r>
        <w:rPr>
          <w:u w:val="none"/>
        </w:rPr>
        <w:t>si</w:t>
      </w:r>
      <w:r>
        <w:rPr>
          <w:spacing w:val="1"/>
          <w:u w:val="none"/>
        </w:rPr>
        <w:t>n</w:t>
      </w:r>
      <w:r>
        <w:rPr>
          <w:u w:val="none"/>
        </w:rPr>
        <w:t>ess</w:t>
      </w:r>
      <w:r>
        <w:rPr>
          <w:spacing w:val="22"/>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y</w:t>
      </w:r>
      <w:r>
        <w:rPr>
          <w:spacing w:val="2"/>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1"/>
          <w:u w:val="none"/>
        </w:rPr>
        <w:t xml:space="preserve"> </w:t>
      </w:r>
      <w:r>
        <w:rPr>
          <w:u w:val="none"/>
        </w:rPr>
        <w:t>A</w:t>
      </w:r>
      <w:r>
        <w:rPr>
          <w:spacing w:val="2"/>
          <w:u w:val="none"/>
        </w:rPr>
        <w:t xml:space="preserve"> </w:t>
      </w:r>
      <w:r>
        <w:rPr>
          <w:u w:val="none"/>
        </w:rPr>
        <w:t>c</w:t>
      </w:r>
      <w:r>
        <w:rPr>
          <w:spacing w:val="1"/>
          <w:u w:val="none"/>
        </w:rPr>
        <w:t>u</w:t>
      </w:r>
      <w:r>
        <w:rPr>
          <w:u w:val="none"/>
        </w:rPr>
        <w:t>rre</w:t>
      </w:r>
      <w:r>
        <w:rPr>
          <w:spacing w:val="1"/>
          <w:u w:val="none"/>
        </w:rPr>
        <w:t>n</w:t>
      </w:r>
      <w:r>
        <w:rPr>
          <w:u w:val="none"/>
        </w:rPr>
        <w:t>t</w:t>
      </w:r>
      <w:r>
        <w:rPr>
          <w:spacing w:val="1"/>
          <w:u w:val="none"/>
        </w:rPr>
        <w:t xml:space="preserve"> </w:t>
      </w:r>
      <w:r>
        <w:rPr>
          <w:u w:val="none"/>
        </w:rPr>
        <w:t>list</w:t>
      </w:r>
      <w:r>
        <w:rPr>
          <w:spacing w:val="1"/>
          <w:u w:val="none"/>
        </w:rPr>
        <w:t xml:space="preserve"> o</w:t>
      </w:r>
      <w:r>
        <w:rPr>
          <w:u w:val="none"/>
        </w:rPr>
        <w:t>f t</w:t>
      </w:r>
      <w:r>
        <w:rPr>
          <w:spacing w:val="1"/>
          <w:u w:val="none"/>
        </w:rPr>
        <w:t>h</w:t>
      </w:r>
      <w:r>
        <w:rPr>
          <w:u w:val="none"/>
        </w:rPr>
        <w:t>e</w:t>
      </w:r>
      <w:r>
        <w:rPr>
          <w:spacing w:val="2"/>
          <w:u w:val="none"/>
        </w:rPr>
        <w:t xml:space="preserve"> </w:t>
      </w:r>
      <w:r>
        <w:rPr>
          <w:u w:val="none"/>
        </w:rPr>
        <w:t>f</w:t>
      </w:r>
      <w:r>
        <w:rPr>
          <w:spacing w:val="1"/>
          <w:u w:val="none"/>
        </w:rPr>
        <w:t>u</w:t>
      </w:r>
      <w:r>
        <w:rPr>
          <w:u w:val="none"/>
        </w:rPr>
        <w:t>ll</w:t>
      </w:r>
      <w:r>
        <w:rPr>
          <w:spacing w:val="1"/>
          <w:u w:val="none"/>
        </w:rPr>
        <w:t xml:space="preserve"> n</w:t>
      </w:r>
      <w:r>
        <w:rPr>
          <w:u w:val="none"/>
        </w:rPr>
        <w:t>a</w:t>
      </w:r>
      <w:r>
        <w:rPr>
          <w:spacing w:val="2"/>
          <w:u w:val="none"/>
        </w:rPr>
        <w:t>m</w:t>
      </w:r>
      <w:r>
        <w:rPr>
          <w:u w:val="none"/>
        </w:rPr>
        <w:t>e</w:t>
      </w:r>
      <w:r>
        <w:rPr>
          <w:spacing w:val="1"/>
          <w:u w:val="none"/>
        </w:rPr>
        <w:t xml:space="preserve"> </w:t>
      </w:r>
      <w:r>
        <w:rPr>
          <w:u w:val="none"/>
        </w:rPr>
        <w:t>a</w:t>
      </w:r>
      <w:r>
        <w:rPr>
          <w:spacing w:val="1"/>
          <w:u w:val="none"/>
        </w:rPr>
        <w:t>n</w:t>
      </w:r>
      <w:r>
        <w:rPr>
          <w:u w:val="none"/>
        </w:rPr>
        <w:t xml:space="preserve">d </w:t>
      </w:r>
      <w:r>
        <w:rPr>
          <w:spacing w:val="2"/>
          <w:u w:val="none"/>
        </w:rPr>
        <w:t xml:space="preserve"> </w:t>
      </w:r>
      <w:r>
        <w:rPr>
          <w:u w:val="none"/>
        </w:rPr>
        <w:t xml:space="preserve">last </w:t>
      </w:r>
      <w:r>
        <w:rPr>
          <w:spacing w:val="1"/>
          <w:u w:val="none"/>
        </w:rPr>
        <w:t xml:space="preserve"> know</w:t>
      </w:r>
      <w:r>
        <w:rPr>
          <w:u w:val="none"/>
        </w:rPr>
        <w:t xml:space="preserve">n </w:t>
      </w:r>
      <w:r>
        <w:rPr>
          <w:spacing w:val="1"/>
          <w:u w:val="none"/>
        </w:rPr>
        <w:t xml:space="preserve"> bu</w:t>
      </w:r>
      <w:r>
        <w:rPr>
          <w:u w:val="none"/>
        </w:rPr>
        <w:t>si</w:t>
      </w:r>
      <w:r>
        <w:rPr>
          <w:spacing w:val="1"/>
          <w:u w:val="none"/>
        </w:rPr>
        <w:t>n</w:t>
      </w:r>
      <w:r>
        <w:rPr>
          <w:u w:val="none"/>
        </w:rPr>
        <w:t xml:space="preserve">ess </w:t>
      </w:r>
      <w:r>
        <w:rPr>
          <w:spacing w:val="1"/>
          <w:u w:val="none"/>
        </w:rPr>
        <w:t xml:space="preserve"> o</w:t>
      </w:r>
      <w:r>
        <w:rPr>
          <w:u w:val="none"/>
        </w:rPr>
        <w:t xml:space="preserve">r </w:t>
      </w:r>
      <w:r>
        <w:rPr>
          <w:spacing w:val="1"/>
          <w:u w:val="none"/>
        </w:rPr>
        <w:t xml:space="preserve"> </w:t>
      </w:r>
      <w:r>
        <w:rPr>
          <w:u w:val="none"/>
        </w:rPr>
        <w:t>resi</w:t>
      </w:r>
      <w:r>
        <w:rPr>
          <w:spacing w:val="1"/>
          <w:u w:val="none"/>
        </w:rPr>
        <w:t>d</w:t>
      </w:r>
      <w:r>
        <w:rPr>
          <w:u w:val="none"/>
        </w:rPr>
        <w:t>e</w:t>
      </w:r>
      <w:r>
        <w:rPr>
          <w:spacing w:val="1"/>
          <w:u w:val="none"/>
        </w:rPr>
        <w:t>n</w:t>
      </w:r>
      <w:r>
        <w:rPr>
          <w:u w:val="none"/>
        </w:rPr>
        <w:t>ce</w:t>
      </w:r>
      <w:r>
        <w:rPr>
          <w:w w:val="102"/>
          <w:u w:val="none"/>
        </w:rPr>
        <w:t xml:space="preserve"> </w:t>
      </w:r>
      <w:r>
        <w:rPr>
          <w:u w:val="none"/>
        </w:rPr>
        <w:t>a</w:t>
      </w:r>
      <w:r>
        <w:rPr>
          <w:spacing w:val="1"/>
          <w:u w:val="none"/>
        </w:rPr>
        <w:t>d</w:t>
      </w:r>
      <w:r>
        <w:rPr>
          <w:u w:val="none"/>
        </w:rPr>
        <w:t>dress</w:t>
      </w:r>
      <w:r>
        <w:rPr>
          <w:spacing w:val="22"/>
          <w:u w:val="none"/>
        </w:rPr>
        <w:t xml:space="preserve"> </w:t>
      </w:r>
      <w:r>
        <w:rPr>
          <w:u w:val="none"/>
        </w:rPr>
        <w:t>of</w:t>
      </w:r>
      <w:r>
        <w:rPr>
          <w:spacing w:val="22"/>
          <w:u w:val="none"/>
        </w:rPr>
        <w:t xml:space="preserve"> </w:t>
      </w:r>
      <w:r>
        <w:rPr>
          <w:u w:val="none"/>
        </w:rPr>
        <w:t>each</w:t>
      </w:r>
      <w:r>
        <w:rPr>
          <w:spacing w:val="22"/>
          <w:u w:val="none"/>
        </w:rPr>
        <w:t xml:space="preserve"> </w:t>
      </w:r>
      <w:r>
        <w:rPr>
          <w:spacing w:val="2"/>
          <w:u w:val="none"/>
        </w:rPr>
        <w:t>M</w:t>
      </w:r>
      <w:r>
        <w:rPr>
          <w:u w:val="none"/>
        </w:rPr>
        <w:t>e</w:t>
      </w:r>
      <w:r>
        <w:rPr>
          <w:spacing w:val="2"/>
          <w:u w:val="none"/>
        </w:rPr>
        <w:t>m</w:t>
      </w:r>
      <w:r>
        <w:rPr>
          <w:u w:val="none"/>
        </w:rPr>
        <w:t>ber</w:t>
      </w:r>
      <w:r>
        <w:rPr>
          <w:spacing w:val="21"/>
          <w:u w:val="none"/>
        </w:rPr>
        <w:t xml:space="preserve"> </w:t>
      </w:r>
      <w:r>
        <w:rPr>
          <w:u w:val="none"/>
        </w:rPr>
        <w:t>set</w:t>
      </w:r>
      <w:r>
        <w:rPr>
          <w:spacing w:val="20"/>
          <w:u w:val="none"/>
        </w:rPr>
        <w:t xml:space="preserve"> </w:t>
      </w:r>
      <w:r>
        <w:rPr>
          <w:u w:val="none"/>
        </w:rPr>
        <w:t>forth</w:t>
      </w:r>
      <w:r>
        <w:rPr>
          <w:spacing w:val="22"/>
          <w:u w:val="none"/>
        </w:rPr>
        <w:t xml:space="preserve"> </w:t>
      </w:r>
      <w:r>
        <w:rPr>
          <w:u w:val="none"/>
        </w:rPr>
        <w:t>in</w:t>
      </w:r>
      <w:r>
        <w:rPr>
          <w:spacing w:val="22"/>
          <w:u w:val="none"/>
        </w:rPr>
        <w:t xml:space="preserve"> </w:t>
      </w:r>
      <w:r>
        <w:rPr>
          <w:u w:val="none"/>
        </w:rPr>
        <w:t>alpha</w:t>
      </w:r>
      <w:r>
        <w:rPr>
          <w:spacing w:val="1"/>
          <w:u w:val="none"/>
        </w:rPr>
        <w:t>b</w:t>
      </w:r>
      <w:r>
        <w:rPr>
          <w:u w:val="none"/>
        </w:rPr>
        <w:t>etical</w:t>
      </w:r>
      <w:r>
        <w:rPr>
          <w:spacing w:val="21"/>
          <w:u w:val="none"/>
        </w:rPr>
        <w:t xml:space="preserve"> </w:t>
      </w:r>
      <w:r>
        <w:rPr>
          <w:u w:val="none"/>
        </w:rPr>
        <w:t>order,</w:t>
      </w:r>
      <w:r>
        <w:rPr>
          <w:spacing w:val="21"/>
          <w:u w:val="none"/>
        </w:rPr>
        <w:t xml:space="preserve"> </w:t>
      </w:r>
      <w:r>
        <w:rPr>
          <w:u w:val="none"/>
        </w:rPr>
        <w:t>together</w:t>
      </w:r>
      <w:r>
        <w:rPr>
          <w:spacing w:val="21"/>
          <w:u w:val="none"/>
        </w:rPr>
        <w:t xml:space="preserve"> </w:t>
      </w:r>
      <w:r>
        <w:rPr>
          <w:spacing w:val="1"/>
          <w:u w:val="none"/>
        </w:rPr>
        <w:t>w</w:t>
      </w:r>
      <w:r>
        <w:rPr>
          <w:u w:val="none"/>
        </w:rPr>
        <w:t>ith</w:t>
      </w:r>
      <w:r>
        <w:rPr>
          <w:spacing w:val="22"/>
          <w:u w:val="none"/>
        </w:rPr>
        <w:t xml:space="preserve"> </w:t>
      </w:r>
      <w:r>
        <w:rPr>
          <w:u w:val="none"/>
        </w:rPr>
        <w:t>the</w:t>
      </w:r>
      <w:r>
        <w:rPr>
          <w:spacing w:val="22"/>
          <w:u w:val="none"/>
        </w:rPr>
        <w:t xml:space="preserve"> </w:t>
      </w:r>
      <w:r>
        <w:rPr>
          <w:u w:val="none"/>
        </w:rPr>
        <w:t>c</w:t>
      </w:r>
      <w:r>
        <w:rPr>
          <w:spacing w:val="1"/>
          <w:u w:val="none"/>
        </w:rPr>
        <w:t>o</w:t>
      </w:r>
      <w:r>
        <w:rPr>
          <w:u w:val="none"/>
        </w:rPr>
        <w:t>ntribution</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share</w:t>
      </w:r>
      <w:r>
        <w:rPr>
          <w:spacing w:val="22"/>
          <w:u w:val="none"/>
        </w:rPr>
        <w:t xml:space="preserve"> </w:t>
      </w:r>
      <w:r>
        <w:rPr>
          <w:u w:val="none"/>
        </w:rPr>
        <w:t>in</w:t>
      </w:r>
      <w:r>
        <w:rPr>
          <w:spacing w:val="22"/>
          <w:u w:val="none"/>
        </w:rPr>
        <w:t xml:space="preserve"> </w:t>
      </w:r>
      <w:r>
        <w:rPr>
          <w:u w:val="none"/>
        </w:rPr>
        <w:t>pr</w:t>
      </w:r>
      <w:r>
        <w:rPr>
          <w:spacing w:val="1"/>
          <w:u w:val="none"/>
        </w:rPr>
        <w:t>o</w:t>
      </w:r>
      <w:r>
        <w:rPr>
          <w:u w:val="none"/>
        </w:rPr>
        <w:t>fits</w:t>
      </w:r>
      <w:r>
        <w:rPr>
          <w:w w:val="102"/>
          <w:u w:val="none"/>
        </w:rPr>
        <w:t xml:space="preserve"> </w:t>
      </w:r>
      <w:r>
        <w:rPr>
          <w:u w:val="none"/>
        </w:rPr>
        <w:t>a</w:t>
      </w:r>
      <w:r>
        <w:rPr>
          <w:spacing w:val="1"/>
          <w:u w:val="none"/>
        </w:rPr>
        <w:t>n</w:t>
      </w:r>
      <w:r>
        <w:rPr>
          <w:u w:val="none"/>
        </w:rPr>
        <w:t>d</w:t>
      </w:r>
      <w:r>
        <w:rPr>
          <w:spacing w:val="18"/>
          <w:u w:val="none"/>
        </w:rPr>
        <w:t xml:space="preserve"> </w:t>
      </w:r>
      <w:r>
        <w:rPr>
          <w:u w:val="none"/>
        </w:rPr>
        <w:t>losses</w:t>
      </w:r>
      <w:r>
        <w:rPr>
          <w:spacing w:val="18"/>
          <w:u w:val="none"/>
        </w:rPr>
        <w:t xml:space="preserve"> </w:t>
      </w:r>
      <w:r>
        <w:rPr>
          <w:u w:val="none"/>
        </w:rPr>
        <w:t>of</w:t>
      </w:r>
      <w:r>
        <w:rPr>
          <w:spacing w:val="18"/>
          <w:u w:val="none"/>
        </w:rPr>
        <w:t xml:space="preserve"> </w:t>
      </w:r>
      <w:r>
        <w:rPr>
          <w:u w:val="none"/>
        </w:rPr>
        <w:t>each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p>
    <w:p w14:paraId="77DDFC5F" w14:textId="77777777" w:rsidR="000C19C9" w:rsidRDefault="000C19C9">
      <w:pPr>
        <w:spacing w:before="2" w:line="240" w:lineRule="exact"/>
        <w:rPr>
          <w:sz w:val="24"/>
          <w:szCs w:val="24"/>
        </w:rPr>
      </w:pPr>
    </w:p>
    <w:p w14:paraId="1A27AFB1" w14:textId="77777777" w:rsidR="000C19C9" w:rsidRDefault="00D3642A">
      <w:pPr>
        <w:pStyle w:val="BodyText"/>
        <w:numPr>
          <w:ilvl w:val="2"/>
          <w:numId w:val="8"/>
        </w:numPr>
        <w:tabs>
          <w:tab w:val="left" w:pos="2264"/>
        </w:tabs>
        <w:ind w:firstLine="1440"/>
        <w:rPr>
          <w:u w:val="none"/>
        </w:rPr>
      </w:pPr>
      <w:r>
        <w:rPr>
          <w:u w:val="none"/>
        </w:rPr>
        <w:t>A</w:t>
      </w:r>
      <w:r>
        <w:rPr>
          <w:spacing w:val="19"/>
          <w:u w:val="none"/>
        </w:rPr>
        <w:t xml:space="preserve"> </w:t>
      </w:r>
      <w:r>
        <w:rPr>
          <w:u w:val="none"/>
        </w:rPr>
        <w:t>c</w:t>
      </w:r>
      <w:r>
        <w:rPr>
          <w:spacing w:val="1"/>
          <w:u w:val="none"/>
        </w:rPr>
        <w:t>op</w:t>
      </w:r>
      <w:r>
        <w:rPr>
          <w:u w:val="none"/>
        </w:rPr>
        <w:t>y</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1"/>
          <w:u w:val="none"/>
        </w:rPr>
        <w:t>A</w:t>
      </w:r>
      <w:r>
        <w:rPr>
          <w:u w:val="none"/>
        </w:rPr>
        <w:t>rticles</w:t>
      </w:r>
      <w:r>
        <w:rPr>
          <w:spacing w:val="18"/>
          <w:u w:val="none"/>
        </w:rPr>
        <w:t xml:space="preserve"> </w:t>
      </w:r>
      <w:r>
        <w:rPr>
          <w:spacing w:val="1"/>
          <w:u w:val="none"/>
        </w:rPr>
        <w:t>o</w:t>
      </w:r>
      <w:r>
        <w:rPr>
          <w:u w:val="none"/>
        </w:rPr>
        <w:t>f</w:t>
      </w:r>
      <w:r>
        <w:rPr>
          <w:spacing w:val="17"/>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p>
    <w:p w14:paraId="7F8BD16B" w14:textId="77777777" w:rsidR="000C19C9" w:rsidRDefault="000C19C9">
      <w:pPr>
        <w:spacing w:before="13" w:line="240" w:lineRule="exact"/>
        <w:rPr>
          <w:sz w:val="24"/>
          <w:szCs w:val="24"/>
        </w:rPr>
      </w:pPr>
    </w:p>
    <w:p w14:paraId="31EDF7F3" w14:textId="77777777" w:rsidR="000C19C9" w:rsidRDefault="00D3642A">
      <w:pPr>
        <w:pStyle w:val="BodyText"/>
        <w:numPr>
          <w:ilvl w:val="2"/>
          <w:numId w:val="8"/>
        </w:numPr>
        <w:tabs>
          <w:tab w:val="left" w:pos="2264"/>
        </w:tabs>
        <w:spacing w:line="248" w:lineRule="auto"/>
        <w:ind w:right="114" w:firstLine="1440"/>
        <w:rPr>
          <w:u w:val="none"/>
        </w:rPr>
      </w:pPr>
      <w:r>
        <w:rPr>
          <w:spacing w:val="1"/>
          <w:u w:val="none"/>
        </w:rPr>
        <w:t>Cop</w:t>
      </w:r>
      <w:r>
        <w:rPr>
          <w:u w:val="none"/>
        </w:rPr>
        <w:t xml:space="preserve">ies </w:t>
      </w:r>
      <w:r>
        <w:rPr>
          <w:spacing w:val="17"/>
          <w:u w:val="none"/>
        </w:rPr>
        <w:t xml:space="preserve"> </w:t>
      </w:r>
      <w:r>
        <w:rPr>
          <w:spacing w:val="1"/>
          <w:u w:val="none"/>
        </w:rPr>
        <w:t>o</w:t>
      </w:r>
      <w:r>
        <w:rPr>
          <w:u w:val="none"/>
        </w:rPr>
        <w:t xml:space="preserve">f </w:t>
      </w:r>
      <w:r>
        <w:rPr>
          <w:spacing w:val="17"/>
          <w:u w:val="none"/>
        </w:rPr>
        <w:t xml:space="preserve"> </w:t>
      </w:r>
      <w:r>
        <w:rPr>
          <w:u w:val="none"/>
        </w:rPr>
        <w:t>t</w:t>
      </w:r>
      <w:r>
        <w:rPr>
          <w:spacing w:val="1"/>
          <w:u w:val="none"/>
        </w:rPr>
        <w:t>h</w:t>
      </w:r>
      <w:r>
        <w:rPr>
          <w:u w:val="none"/>
        </w:rPr>
        <w:t xml:space="preserve">e </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y’s </w:t>
      </w:r>
      <w:r>
        <w:rPr>
          <w:spacing w:val="17"/>
          <w:u w:val="none"/>
        </w:rPr>
        <w:t xml:space="preserve"> </w:t>
      </w:r>
      <w:r>
        <w:rPr>
          <w:u w:val="none"/>
        </w:rPr>
        <w:t>fe</w:t>
      </w:r>
      <w:r>
        <w:rPr>
          <w:spacing w:val="1"/>
          <w:u w:val="none"/>
        </w:rPr>
        <w:t>d</w:t>
      </w:r>
      <w:r>
        <w:rPr>
          <w:u w:val="none"/>
        </w:rPr>
        <w:t xml:space="preserve">eral, </w:t>
      </w:r>
      <w:r>
        <w:rPr>
          <w:spacing w:val="17"/>
          <w:u w:val="none"/>
        </w:rPr>
        <w:t xml:space="preserve"> </w:t>
      </w:r>
      <w:r>
        <w:rPr>
          <w:u w:val="none"/>
        </w:rPr>
        <w:t xml:space="preserve">state </w:t>
      </w:r>
      <w:r>
        <w:rPr>
          <w:spacing w:val="18"/>
          <w:u w:val="none"/>
        </w:rPr>
        <w:t xml:space="preserve"> </w:t>
      </w:r>
      <w:r>
        <w:rPr>
          <w:u w:val="none"/>
        </w:rPr>
        <w:t>a</w:t>
      </w:r>
      <w:r>
        <w:rPr>
          <w:spacing w:val="1"/>
          <w:u w:val="none"/>
        </w:rPr>
        <w:t>n</w:t>
      </w:r>
      <w:r>
        <w:rPr>
          <w:u w:val="none"/>
        </w:rPr>
        <w:t xml:space="preserve">d </w:t>
      </w:r>
      <w:r>
        <w:rPr>
          <w:spacing w:val="18"/>
          <w:u w:val="none"/>
        </w:rPr>
        <w:t xml:space="preserve"> </w:t>
      </w:r>
      <w:r>
        <w:rPr>
          <w:u w:val="none"/>
        </w:rPr>
        <w:t>l</w:t>
      </w:r>
      <w:r>
        <w:rPr>
          <w:spacing w:val="1"/>
          <w:u w:val="none"/>
        </w:rPr>
        <w:t>o</w:t>
      </w:r>
      <w:r>
        <w:rPr>
          <w:u w:val="none"/>
        </w:rPr>
        <w:t xml:space="preserve">cal </w:t>
      </w:r>
      <w:r>
        <w:rPr>
          <w:spacing w:val="17"/>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 xml:space="preserve">e </w:t>
      </w:r>
      <w:r>
        <w:rPr>
          <w:spacing w:val="18"/>
          <w:u w:val="none"/>
        </w:rPr>
        <w:t xml:space="preserve"> </w:t>
      </w:r>
      <w:r>
        <w:rPr>
          <w:u w:val="none"/>
        </w:rPr>
        <w:t xml:space="preserve">tax </w:t>
      </w:r>
      <w:r>
        <w:rPr>
          <w:spacing w:val="19"/>
          <w:u w:val="none"/>
        </w:rPr>
        <w:t xml:space="preserve"> </w:t>
      </w:r>
      <w:r>
        <w:rPr>
          <w:spacing w:val="1"/>
          <w:u w:val="none"/>
        </w:rPr>
        <w:t>o</w:t>
      </w:r>
      <w:r>
        <w:rPr>
          <w:u w:val="none"/>
        </w:rPr>
        <w:t xml:space="preserve">r </w:t>
      </w:r>
      <w:r>
        <w:rPr>
          <w:spacing w:val="17"/>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w w:val="102"/>
          <w:u w:val="none"/>
        </w:rPr>
        <w:t xml:space="preserve"> </w:t>
      </w:r>
      <w:r>
        <w:rPr>
          <w:u w:val="none"/>
        </w:rPr>
        <w:t>ret</w:t>
      </w:r>
      <w:r>
        <w:rPr>
          <w:spacing w:val="1"/>
          <w:u w:val="none"/>
        </w:rPr>
        <w:t>u</w:t>
      </w:r>
      <w:r>
        <w:rPr>
          <w:u w:val="none"/>
        </w:rPr>
        <w:t>r</w:t>
      </w:r>
      <w:r>
        <w:rPr>
          <w:spacing w:val="1"/>
          <w:u w:val="none"/>
        </w:rPr>
        <w:t>n</w:t>
      </w:r>
      <w:r>
        <w:rPr>
          <w:u w:val="none"/>
        </w:rPr>
        <w:t>s</w:t>
      </w:r>
      <w:r>
        <w:rPr>
          <w:spacing w:val="15"/>
          <w:u w:val="none"/>
        </w:rPr>
        <w:t xml:space="preserve"> </w:t>
      </w:r>
      <w:r>
        <w:rPr>
          <w:u w:val="none"/>
        </w:rPr>
        <w:t>a</w:t>
      </w:r>
      <w:r>
        <w:rPr>
          <w:spacing w:val="1"/>
          <w:u w:val="none"/>
        </w:rPr>
        <w:t>n</w:t>
      </w:r>
      <w:r>
        <w:rPr>
          <w:u w:val="none"/>
        </w:rPr>
        <w:t>d</w:t>
      </w:r>
      <w:r>
        <w:rPr>
          <w:spacing w:val="16"/>
          <w:u w:val="none"/>
        </w:rPr>
        <w:t xml:space="preserve"> </w:t>
      </w:r>
      <w:r>
        <w:rPr>
          <w:u w:val="none"/>
        </w:rPr>
        <w:t>re</w:t>
      </w:r>
      <w:r>
        <w:rPr>
          <w:spacing w:val="1"/>
          <w:u w:val="none"/>
        </w:rPr>
        <w:t>po</w:t>
      </w:r>
      <w:r>
        <w:rPr>
          <w:u w:val="none"/>
        </w:rPr>
        <w:t>rts,</w:t>
      </w:r>
      <w:r>
        <w:rPr>
          <w:spacing w:val="15"/>
          <w:u w:val="none"/>
        </w:rPr>
        <w:t xml:space="preserve"> </w:t>
      </w:r>
      <w:r>
        <w:rPr>
          <w:u w:val="none"/>
        </w:rPr>
        <w:t>if</w:t>
      </w:r>
      <w:r>
        <w:rPr>
          <w:spacing w:val="15"/>
          <w:u w:val="none"/>
        </w:rPr>
        <w:t xml:space="preserve"> </w:t>
      </w:r>
      <w:r>
        <w:rPr>
          <w:u w:val="none"/>
        </w:rPr>
        <w:t>a</w:t>
      </w:r>
      <w:r>
        <w:rPr>
          <w:spacing w:val="1"/>
          <w:u w:val="none"/>
        </w:rPr>
        <w:t>ny</w:t>
      </w:r>
      <w:r>
        <w:rPr>
          <w:u w:val="none"/>
        </w:rPr>
        <w:t>,</w:t>
      </w:r>
      <w:r>
        <w:rPr>
          <w:spacing w:val="15"/>
          <w:u w:val="none"/>
        </w:rPr>
        <w:t xml:space="preserve"> </w:t>
      </w:r>
      <w:r>
        <w:rPr>
          <w:u w:val="none"/>
        </w:rPr>
        <w:t>f</w:t>
      </w:r>
      <w:r>
        <w:rPr>
          <w:spacing w:val="1"/>
          <w:u w:val="none"/>
        </w:rPr>
        <w:t>o</w:t>
      </w:r>
      <w:r>
        <w:rPr>
          <w:u w:val="none"/>
        </w:rPr>
        <w:t>r</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six</w:t>
      </w:r>
      <w:r>
        <w:rPr>
          <w:spacing w:val="16"/>
          <w:u w:val="none"/>
        </w:rPr>
        <w:t xml:space="preserve"> </w:t>
      </w:r>
      <w:r>
        <w:rPr>
          <w:u w:val="none"/>
        </w:rPr>
        <w:t>(</w:t>
      </w:r>
      <w:r>
        <w:rPr>
          <w:spacing w:val="1"/>
          <w:u w:val="none"/>
        </w:rPr>
        <w:t>6</w:t>
      </w:r>
      <w:r>
        <w:rPr>
          <w:u w:val="none"/>
        </w:rPr>
        <w:t>)</w:t>
      </w:r>
      <w:r>
        <w:rPr>
          <w:spacing w:val="15"/>
          <w:u w:val="none"/>
        </w:rPr>
        <w:t xml:space="preserve"> </w:t>
      </w:r>
      <w:r>
        <w:rPr>
          <w:spacing w:val="2"/>
          <w:u w:val="none"/>
        </w:rPr>
        <w:t>m</w:t>
      </w:r>
      <w:r>
        <w:rPr>
          <w:spacing w:val="1"/>
          <w:u w:val="none"/>
        </w:rPr>
        <w:t>o</w:t>
      </w:r>
      <w:r>
        <w:rPr>
          <w:u w:val="none"/>
        </w:rPr>
        <w:t>st</w:t>
      </w:r>
      <w:r>
        <w:rPr>
          <w:spacing w:val="15"/>
          <w:u w:val="none"/>
        </w:rPr>
        <w:t xml:space="preserve"> </w:t>
      </w:r>
      <w:r>
        <w:rPr>
          <w:u w:val="none"/>
        </w:rPr>
        <w:t>rece</w:t>
      </w:r>
      <w:r>
        <w:rPr>
          <w:spacing w:val="1"/>
          <w:u w:val="none"/>
        </w:rPr>
        <w:t>n</w:t>
      </w:r>
      <w:r>
        <w:rPr>
          <w:u w:val="none"/>
        </w:rPr>
        <w:t>t</w:t>
      </w:r>
      <w:r>
        <w:rPr>
          <w:spacing w:val="16"/>
          <w:u w:val="none"/>
        </w:rPr>
        <w:t xml:space="preserve"> </w:t>
      </w:r>
      <w:r>
        <w:rPr>
          <w:u w:val="none"/>
        </w:rPr>
        <w:t>ta</w:t>
      </w:r>
      <w:r>
        <w:rPr>
          <w:spacing w:val="1"/>
          <w:u w:val="none"/>
        </w:rPr>
        <w:t>x</w:t>
      </w:r>
      <w:r>
        <w:rPr>
          <w:u w:val="none"/>
        </w:rPr>
        <w:t>a</w:t>
      </w:r>
      <w:r>
        <w:rPr>
          <w:spacing w:val="1"/>
          <w:u w:val="none"/>
        </w:rPr>
        <w:t>b</w:t>
      </w:r>
      <w:r>
        <w:rPr>
          <w:u w:val="none"/>
        </w:rPr>
        <w:t>le</w:t>
      </w:r>
      <w:r>
        <w:rPr>
          <w:spacing w:val="16"/>
          <w:u w:val="none"/>
        </w:rPr>
        <w:t xml:space="preserve"> </w:t>
      </w:r>
      <w:r>
        <w:rPr>
          <w:spacing w:val="1"/>
          <w:u w:val="none"/>
        </w:rPr>
        <w:t>y</w:t>
      </w:r>
      <w:r>
        <w:rPr>
          <w:u w:val="none"/>
        </w:rPr>
        <w:t>ears.</w:t>
      </w:r>
    </w:p>
    <w:p w14:paraId="114DE558" w14:textId="77777777" w:rsidR="000C19C9" w:rsidRDefault="000C19C9">
      <w:pPr>
        <w:spacing w:before="5" w:line="240" w:lineRule="exact"/>
        <w:rPr>
          <w:sz w:val="24"/>
          <w:szCs w:val="24"/>
        </w:rPr>
      </w:pPr>
    </w:p>
    <w:p w14:paraId="7464200E" w14:textId="77777777" w:rsidR="000C19C9" w:rsidRDefault="00D3642A">
      <w:pPr>
        <w:pStyle w:val="BodyText"/>
        <w:numPr>
          <w:ilvl w:val="2"/>
          <w:numId w:val="8"/>
        </w:numPr>
        <w:tabs>
          <w:tab w:val="left" w:pos="2264"/>
        </w:tabs>
        <w:ind w:left="2264"/>
        <w:rPr>
          <w:u w:val="none"/>
        </w:rPr>
      </w:pPr>
      <w:r>
        <w:rPr>
          <w:spacing w:val="1"/>
          <w:u w:val="none"/>
        </w:rPr>
        <w:t>Cop</w:t>
      </w:r>
      <w:r>
        <w:rPr>
          <w:u w:val="none"/>
        </w:rPr>
        <w:t>ies</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22"/>
          <w:u w:val="none"/>
        </w:rPr>
        <w:t xml:space="preserve"> </w:t>
      </w:r>
      <w:r>
        <w:rPr>
          <w:spacing w:val="1"/>
          <w:u w:val="none"/>
        </w:rPr>
        <w:t>Op</w:t>
      </w:r>
      <w:r>
        <w:rPr>
          <w:u w:val="none"/>
        </w:rPr>
        <w:t>erati</w:t>
      </w:r>
      <w:r>
        <w:rPr>
          <w:spacing w:val="1"/>
          <w:u w:val="none"/>
        </w:rPr>
        <w:t>n</w:t>
      </w:r>
      <w:r>
        <w:rPr>
          <w:u w:val="none"/>
        </w:rPr>
        <w:t>g</w:t>
      </w:r>
      <w:r>
        <w:rPr>
          <w:spacing w:val="21"/>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20"/>
          <w:u w:val="none"/>
        </w:rPr>
        <w:t xml:space="preserve"> </w:t>
      </w:r>
      <w:r>
        <w:rPr>
          <w:u w:val="none"/>
        </w:rPr>
        <w:t>a</w:t>
      </w:r>
      <w:r>
        <w:rPr>
          <w:spacing w:val="1"/>
          <w:u w:val="none"/>
        </w:rPr>
        <w:t>n</w:t>
      </w:r>
      <w:r>
        <w:rPr>
          <w:u w:val="none"/>
        </w:rPr>
        <w:t>d</w:t>
      </w:r>
      <w:r>
        <w:rPr>
          <w:spacing w:val="22"/>
          <w:u w:val="none"/>
        </w:rPr>
        <w:t xml:space="preserve"> </w:t>
      </w:r>
      <w:r>
        <w:rPr>
          <w:u w:val="none"/>
        </w:rPr>
        <w:t>all</w:t>
      </w:r>
      <w:r>
        <w:rPr>
          <w:spacing w:val="3"/>
          <w:u w:val="none"/>
        </w:rPr>
        <w:t xml:space="preserve"> </w:t>
      </w:r>
      <w:r>
        <w:rPr>
          <w:u w:val="none"/>
        </w:rPr>
        <w:t>a</w:t>
      </w:r>
      <w:r>
        <w:rPr>
          <w:spacing w:val="2"/>
          <w:u w:val="none"/>
        </w:rPr>
        <w:t>m</w:t>
      </w:r>
      <w:r>
        <w:rPr>
          <w:u w:val="none"/>
        </w:rPr>
        <w:t>e</w:t>
      </w:r>
      <w:r>
        <w:rPr>
          <w:spacing w:val="1"/>
          <w:u w:val="none"/>
        </w:rPr>
        <w:t>nd</w:t>
      </w:r>
      <w:r>
        <w:rPr>
          <w:spacing w:val="2"/>
          <w:u w:val="none"/>
        </w:rPr>
        <w:t>m</w:t>
      </w:r>
      <w:r>
        <w:rPr>
          <w:u w:val="none"/>
        </w:rPr>
        <w:t>e</w:t>
      </w:r>
      <w:r>
        <w:rPr>
          <w:spacing w:val="1"/>
          <w:u w:val="none"/>
        </w:rPr>
        <w:t>n</w:t>
      </w:r>
      <w:r>
        <w:rPr>
          <w:u w:val="none"/>
        </w:rPr>
        <w:t>ts  t</w:t>
      </w:r>
      <w:r>
        <w:rPr>
          <w:spacing w:val="1"/>
          <w:u w:val="none"/>
        </w:rPr>
        <w:t>h</w:t>
      </w:r>
      <w:r>
        <w:rPr>
          <w:u w:val="none"/>
        </w:rPr>
        <w:t>eret</w:t>
      </w:r>
      <w:r>
        <w:rPr>
          <w:spacing w:val="1"/>
          <w:u w:val="none"/>
        </w:rPr>
        <w:t>o</w:t>
      </w:r>
      <w:r>
        <w:rPr>
          <w:u w:val="none"/>
        </w:rPr>
        <w:t>.</w:t>
      </w:r>
    </w:p>
    <w:p w14:paraId="402EB70A" w14:textId="77777777" w:rsidR="000C19C9" w:rsidRDefault="00D3642A">
      <w:pPr>
        <w:pStyle w:val="BodyText"/>
        <w:numPr>
          <w:ilvl w:val="2"/>
          <w:numId w:val="8"/>
        </w:numPr>
        <w:tabs>
          <w:tab w:val="left" w:pos="2264"/>
        </w:tabs>
        <w:spacing w:before="4" w:line="490" w:lineRule="atLeast"/>
        <w:ind w:right="115" w:firstLine="1440"/>
        <w:rPr>
          <w:u w:val="none"/>
        </w:rPr>
      </w:pPr>
      <w:r>
        <w:rPr>
          <w:spacing w:val="1"/>
          <w:u w:val="none"/>
        </w:rPr>
        <w:t>F</w:t>
      </w:r>
      <w:r>
        <w:rPr>
          <w:u w:val="none"/>
        </w:rPr>
        <w:t>i</w:t>
      </w:r>
      <w:r>
        <w:rPr>
          <w:spacing w:val="1"/>
          <w:u w:val="none"/>
        </w:rPr>
        <w:t>n</w:t>
      </w:r>
      <w:r>
        <w:rPr>
          <w:u w:val="none"/>
        </w:rPr>
        <w:t>a</w:t>
      </w:r>
      <w:r>
        <w:rPr>
          <w:spacing w:val="1"/>
          <w:u w:val="none"/>
        </w:rPr>
        <w:t>n</w:t>
      </w:r>
      <w:r>
        <w:rPr>
          <w:u w:val="none"/>
        </w:rPr>
        <w:t>cial</w:t>
      </w:r>
      <w:r>
        <w:rPr>
          <w:spacing w:val="16"/>
          <w:u w:val="none"/>
        </w:rPr>
        <w:t xml:space="preserve"> </w:t>
      </w:r>
      <w:r>
        <w:rPr>
          <w:u w:val="none"/>
        </w:rPr>
        <w:t>state</w:t>
      </w:r>
      <w:r>
        <w:rPr>
          <w:spacing w:val="2"/>
          <w:u w:val="none"/>
        </w:rPr>
        <w:t>m</w:t>
      </w:r>
      <w:r>
        <w:rPr>
          <w:u w:val="none"/>
        </w:rPr>
        <w:t>e</w:t>
      </w:r>
      <w:r>
        <w:rPr>
          <w:spacing w:val="1"/>
          <w:u w:val="none"/>
        </w:rPr>
        <w:t>n</w:t>
      </w:r>
      <w:r>
        <w:rPr>
          <w:u w:val="none"/>
        </w:rPr>
        <w:t>ts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f</w:t>
      </w:r>
      <w:r>
        <w:rPr>
          <w:spacing w:val="1"/>
          <w:u w:val="none"/>
        </w:rPr>
        <w:t>o</w:t>
      </w:r>
      <w:r>
        <w:rPr>
          <w:u w:val="none"/>
        </w:rPr>
        <w:t>r</w:t>
      </w:r>
      <w:r>
        <w:rPr>
          <w:spacing w:val="16"/>
          <w:u w:val="none"/>
        </w:rPr>
        <w:t xml:space="preserve"> </w:t>
      </w:r>
      <w:r>
        <w:rPr>
          <w:u w:val="none"/>
        </w:rPr>
        <w:t>t</w:t>
      </w:r>
      <w:r>
        <w:rPr>
          <w:spacing w:val="1"/>
          <w:u w:val="none"/>
        </w:rPr>
        <w:t>h</w:t>
      </w:r>
      <w:r>
        <w:rPr>
          <w:u w:val="none"/>
        </w:rPr>
        <w:t>e</w:t>
      </w:r>
      <w:r>
        <w:rPr>
          <w:spacing w:val="18"/>
          <w:u w:val="none"/>
        </w:rPr>
        <w:t xml:space="preserve"> </w:t>
      </w:r>
      <w:r>
        <w:rPr>
          <w:u w:val="none"/>
        </w:rPr>
        <w:t>six</w:t>
      </w:r>
      <w:r>
        <w:rPr>
          <w:spacing w:val="19"/>
          <w:u w:val="none"/>
        </w:rPr>
        <w:t xml:space="preserve"> </w:t>
      </w:r>
      <w:r>
        <w:rPr>
          <w:u w:val="none"/>
        </w:rPr>
        <w:t>(</w:t>
      </w:r>
      <w:r>
        <w:rPr>
          <w:spacing w:val="1"/>
          <w:u w:val="none"/>
        </w:rPr>
        <w:t>6</w:t>
      </w:r>
      <w:r>
        <w:rPr>
          <w:u w:val="none"/>
        </w:rPr>
        <w:t>)</w:t>
      </w:r>
      <w:r>
        <w:rPr>
          <w:spacing w:val="16"/>
          <w:u w:val="none"/>
        </w:rPr>
        <w:t xml:space="preserve"> </w:t>
      </w:r>
      <w:r>
        <w:rPr>
          <w:spacing w:val="2"/>
          <w:u w:val="none"/>
        </w:rPr>
        <w:t>m</w:t>
      </w:r>
      <w:r>
        <w:rPr>
          <w:spacing w:val="1"/>
          <w:u w:val="none"/>
        </w:rPr>
        <w:t>o</w:t>
      </w:r>
      <w:r>
        <w:rPr>
          <w:u w:val="none"/>
        </w:rPr>
        <w:t>st</w:t>
      </w:r>
      <w:r>
        <w:rPr>
          <w:spacing w:val="17"/>
          <w:u w:val="none"/>
        </w:rPr>
        <w:t xml:space="preserve"> </w:t>
      </w:r>
      <w:r>
        <w:rPr>
          <w:u w:val="none"/>
        </w:rPr>
        <w:t>rece</w:t>
      </w:r>
      <w:r>
        <w:rPr>
          <w:spacing w:val="1"/>
          <w:u w:val="none"/>
        </w:rPr>
        <w:t>n</w:t>
      </w:r>
      <w:r>
        <w:rPr>
          <w:u w:val="none"/>
        </w:rPr>
        <w:t>t</w:t>
      </w:r>
      <w:r>
        <w:rPr>
          <w:spacing w:val="17"/>
          <w:u w:val="none"/>
        </w:rPr>
        <w:t xml:space="preserve"> </w:t>
      </w:r>
      <w:r>
        <w:rPr>
          <w:spacing w:val="1"/>
          <w:u w:val="none"/>
        </w:rPr>
        <w:t>F</w:t>
      </w:r>
      <w:r>
        <w:rPr>
          <w:u w:val="none"/>
        </w:rPr>
        <w:t>iscal</w:t>
      </w:r>
      <w:r>
        <w:rPr>
          <w:spacing w:val="17"/>
          <w:u w:val="none"/>
        </w:rPr>
        <w:t xml:space="preserve"> </w:t>
      </w:r>
      <w:r>
        <w:rPr>
          <w:spacing w:val="1"/>
          <w:u w:val="none"/>
        </w:rPr>
        <w:t>Y</w:t>
      </w:r>
      <w:r>
        <w:rPr>
          <w:u w:val="none"/>
        </w:rPr>
        <w:t>ears.</w:t>
      </w:r>
      <w:r>
        <w:rPr>
          <w:w w:val="102"/>
          <w:u w:val="none"/>
        </w:rPr>
        <w:t xml:space="preserve"> </w:t>
      </w:r>
      <w:r>
        <w:rPr>
          <w:spacing w:val="1"/>
          <w:u w:val="none"/>
        </w:rPr>
        <w:t>Upo</w:t>
      </w:r>
      <w:r>
        <w:rPr>
          <w:u w:val="none"/>
        </w:rPr>
        <w:t>n  t</w:t>
      </w:r>
      <w:r>
        <w:rPr>
          <w:spacing w:val="1"/>
          <w:u w:val="none"/>
        </w:rPr>
        <w:t>h</w:t>
      </w:r>
      <w:r>
        <w:rPr>
          <w:u w:val="none"/>
        </w:rPr>
        <w:t xml:space="preserve">e </w:t>
      </w:r>
      <w:r>
        <w:rPr>
          <w:spacing w:val="1"/>
          <w:u w:val="none"/>
        </w:rPr>
        <w:t xml:space="preserve"> </w:t>
      </w:r>
      <w:r>
        <w:rPr>
          <w:u w:val="none"/>
        </w:rPr>
        <w:t>re</w:t>
      </w:r>
      <w:r>
        <w:rPr>
          <w:spacing w:val="1"/>
          <w:u w:val="none"/>
        </w:rPr>
        <w:t>qu</w:t>
      </w:r>
      <w:r>
        <w:rPr>
          <w:u w:val="none"/>
        </w:rPr>
        <w:t>est</w:t>
      </w:r>
      <w:r>
        <w:rPr>
          <w:spacing w:val="51"/>
          <w:u w:val="none"/>
        </w:rPr>
        <w:t xml:space="preserve"> </w:t>
      </w:r>
      <w:r>
        <w:rPr>
          <w:spacing w:val="1"/>
          <w:u w:val="none"/>
        </w:rPr>
        <w:t>o</w:t>
      </w:r>
      <w:r>
        <w:rPr>
          <w:u w:val="none"/>
        </w:rPr>
        <w:t xml:space="preserve">f </w:t>
      </w:r>
      <w:r>
        <w:rPr>
          <w:spacing w:val="1"/>
          <w:u w:val="none"/>
        </w:rPr>
        <w:t xml:space="preserve"> </w:t>
      </w:r>
      <w:r>
        <w:rPr>
          <w:u w:val="none"/>
        </w:rPr>
        <w:t xml:space="preserve">a </w:t>
      </w:r>
      <w:r>
        <w:rPr>
          <w:spacing w:val="1"/>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1"/>
          <w:u w:val="none"/>
        </w:rPr>
        <w:t>o</w:t>
      </w:r>
      <w:r>
        <w:rPr>
          <w:u w:val="none"/>
        </w:rPr>
        <w:t xml:space="preserve">r </w:t>
      </w:r>
      <w:r>
        <w:rPr>
          <w:spacing w:val="1"/>
          <w:u w:val="none"/>
        </w:rPr>
        <w:t xml:space="preserve"> </w:t>
      </w:r>
      <w:r>
        <w:rPr>
          <w:u w:val="none"/>
        </w:rPr>
        <w:t>t</w:t>
      </w:r>
      <w:r>
        <w:rPr>
          <w:spacing w:val="1"/>
          <w:u w:val="none"/>
        </w:rPr>
        <w:t>h</w:t>
      </w:r>
      <w:r>
        <w:rPr>
          <w:u w:val="none"/>
        </w:rPr>
        <w:t xml:space="preserve">e  </w:t>
      </w:r>
      <w:r>
        <w:rPr>
          <w:spacing w:val="1"/>
          <w:u w:val="none"/>
        </w:rPr>
        <w:t>ho</w:t>
      </w:r>
      <w:r>
        <w:rPr>
          <w:u w:val="none"/>
        </w:rPr>
        <w:t>l</w:t>
      </w:r>
      <w:r>
        <w:rPr>
          <w:spacing w:val="1"/>
          <w:u w:val="none"/>
        </w:rPr>
        <w:t>d</w:t>
      </w:r>
      <w:r>
        <w:rPr>
          <w:u w:val="none"/>
        </w:rPr>
        <w:t xml:space="preserve">er </w:t>
      </w:r>
      <w:r>
        <w:rPr>
          <w:spacing w:val="1"/>
          <w:u w:val="none"/>
        </w:rPr>
        <w:t xml:space="preserve"> o</w:t>
      </w:r>
      <w:r>
        <w:rPr>
          <w:u w:val="none"/>
        </w:rPr>
        <w:t xml:space="preserve">f  an </w:t>
      </w:r>
      <w:r>
        <w:rPr>
          <w:spacing w:val="1"/>
          <w:u w:val="none"/>
        </w:rPr>
        <w:t xml:space="preserve"> E</w:t>
      </w:r>
      <w:r>
        <w:rPr>
          <w:u w:val="none"/>
        </w:rPr>
        <w:t>c</w:t>
      </w:r>
      <w:r>
        <w:rPr>
          <w:spacing w:val="1"/>
          <w:u w:val="none"/>
        </w:rPr>
        <w:t>ono</w:t>
      </w:r>
      <w:r>
        <w:rPr>
          <w:spacing w:val="2"/>
          <w:u w:val="none"/>
        </w:rPr>
        <w:t>m</w:t>
      </w:r>
      <w:r>
        <w:rPr>
          <w:u w:val="none"/>
        </w:rPr>
        <w:t>ic  I</w:t>
      </w:r>
      <w:r>
        <w:rPr>
          <w:spacing w:val="1"/>
          <w:u w:val="none"/>
        </w:rPr>
        <w:t>n</w:t>
      </w:r>
      <w:r>
        <w:rPr>
          <w:u w:val="none"/>
        </w:rPr>
        <w:t>terest  in  t</w:t>
      </w:r>
      <w:r>
        <w:rPr>
          <w:spacing w:val="1"/>
          <w:u w:val="none"/>
        </w:rPr>
        <w:t>h</w:t>
      </w:r>
      <w:r>
        <w:rPr>
          <w:u w:val="none"/>
        </w:rPr>
        <w:t xml:space="preserve">e </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 xml:space="preserve">y  </w:t>
      </w:r>
      <w:r>
        <w:rPr>
          <w:spacing w:val="1"/>
          <w:u w:val="none"/>
        </w:rPr>
        <w:t>wh</w:t>
      </w:r>
      <w:r>
        <w:rPr>
          <w:u w:val="none"/>
        </w:rPr>
        <w:t xml:space="preserve">o </w:t>
      </w:r>
      <w:r>
        <w:rPr>
          <w:spacing w:val="1"/>
          <w:u w:val="none"/>
        </w:rPr>
        <w:t xml:space="preserve"> </w:t>
      </w:r>
      <w:r>
        <w:rPr>
          <w:u w:val="none"/>
        </w:rPr>
        <w:t xml:space="preserve">is  </w:t>
      </w:r>
      <w:r>
        <w:rPr>
          <w:spacing w:val="1"/>
          <w:u w:val="none"/>
        </w:rPr>
        <w:t>no</w:t>
      </w:r>
      <w:r>
        <w:rPr>
          <w:u w:val="none"/>
        </w:rPr>
        <w:t>t  a</w:t>
      </w:r>
    </w:p>
    <w:p w14:paraId="5B30E182" w14:textId="77777777" w:rsidR="000C19C9" w:rsidRDefault="00D3642A">
      <w:pPr>
        <w:pStyle w:val="BodyText"/>
        <w:spacing w:before="13" w:line="251" w:lineRule="auto"/>
        <w:ind w:right="112" w:firstLine="0"/>
        <w:jc w:val="both"/>
        <w:rPr>
          <w:u w:val="none"/>
        </w:rPr>
      </w:pPr>
      <w:r>
        <w:rPr>
          <w:spacing w:val="2"/>
          <w:u w:val="none"/>
        </w:rPr>
        <w:t>M</w:t>
      </w:r>
      <w:r>
        <w:rPr>
          <w:u w:val="none"/>
        </w:rPr>
        <w:t>e</w:t>
      </w:r>
      <w:r>
        <w:rPr>
          <w:spacing w:val="2"/>
          <w:u w:val="none"/>
        </w:rPr>
        <w:t>m</w:t>
      </w:r>
      <w:r>
        <w:rPr>
          <w:spacing w:val="1"/>
          <w:u w:val="none"/>
        </w:rPr>
        <w:t>b</w:t>
      </w:r>
      <w:r>
        <w:rPr>
          <w:u w:val="none"/>
        </w:rPr>
        <w:t>er,</w:t>
      </w:r>
      <w:r>
        <w:rPr>
          <w:spacing w:val="47"/>
          <w:u w:val="none"/>
        </w:rPr>
        <w:t xml:space="preserve"> </w:t>
      </w:r>
      <w:r>
        <w:rPr>
          <w:u w:val="none"/>
        </w:rPr>
        <w:t>t</w:t>
      </w:r>
      <w:r>
        <w:rPr>
          <w:spacing w:val="1"/>
          <w:u w:val="none"/>
        </w:rPr>
        <w:t>h</w:t>
      </w:r>
      <w:r>
        <w:rPr>
          <w:u w:val="none"/>
        </w:rPr>
        <w:t>e</w:t>
      </w:r>
      <w:r>
        <w:rPr>
          <w:spacing w:val="4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8"/>
          <w:u w:val="none"/>
        </w:rPr>
        <w:t xml:space="preserve"> </w:t>
      </w:r>
      <w:r>
        <w:rPr>
          <w:u w:val="none"/>
        </w:rPr>
        <w:t>s</w:t>
      </w:r>
      <w:r>
        <w:rPr>
          <w:spacing w:val="1"/>
          <w:u w:val="none"/>
        </w:rPr>
        <w:t>h</w:t>
      </w:r>
      <w:r>
        <w:rPr>
          <w:u w:val="none"/>
        </w:rPr>
        <w:t>all</w:t>
      </w:r>
      <w:r>
        <w:rPr>
          <w:spacing w:val="48"/>
          <w:u w:val="none"/>
        </w:rPr>
        <w:t xml:space="preserve"> </w:t>
      </w:r>
      <w:r>
        <w:rPr>
          <w:spacing w:val="1"/>
          <w:u w:val="none"/>
        </w:rPr>
        <w:t>p</w:t>
      </w:r>
      <w:r>
        <w:rPr>
          <w:u w:val="none"/>
        </w:rPr>
        <w:t>r</w:t>
      </w:r>
      <w:r>
        <w:rPr>
          <w:spacing w:val="1"/>
          <w:u w:val="none"/>
        </w:rPr>
        <w:t>o</w:t>
      </w:r>
      <w:r>
        <w:rPr>
          <w:spacing w:val="2"/>
          <w:u w:val="none"/>
        </w:rPr>
        <w:t>m</w:t>
      </w:r>
      <w:r>
        <w:rPr>
          <w:spacing w:val="1"/>
          <w:u w:val="none"/>
        </w:rPr>
        <w:t>p</w:t>
      </w:r>
      <w:r>
        <w:rPr>
          <w:u w:val="none"/>
        </w:rPr>
        <w:t>tly</w:t>
      </w:r>
      <w:r>
        <w:rPr>
          <w:spacing w:val="49"/>
          <w:u w:val="none"/>
        </w:rPr>
        <w:t xml:space="preserve"> </w:t>
      </w:r>
      <w:r>
        <w:rPr>
          <w:spacing w:val="1"/>
          <w:u w:val="none"/>
        </w:rPr>
        <w:t>d</w:t>
      </w:r>
      <w:r>
        <w:rPr>
          <w:u w:val="none"/>
        </w:rPr>
        <w:t>eli</w:t>
      </w:r>
      <w:r>
        <w:rPr>
          <w:spacing w:val="1"/>
          <w:u w:val="none"/>
        </w:rPr>
        <w:t>v</w:t>
      </w:r>
      <w:r>
        <w:rPr>
          <w:u w:val="none"/>
        </w:rPr>
        <w:t>er</w:t>
      </w:r>
      <w:r>
        <w:rPr>
          <w:spacing w:val="49"/>
          <w:u w:val="none"/>
        </w:rPr>
        <w:t xml:space="preserve"> </w:t>
      </w:r>
      <w:r>
        <w:rPr>
          <w:u w:val="none"/>
        </w:rPr>
        <w:t>to</w:t>
      </w:r>
      <w:r>
        <w:rPr>
          <w:spacing w:val="49"/>
          <w:u w:val="none"/>
        </w:rPr>
        <w:t xml:space="preserve"> </w:t>
      </w:r>
      <w:r>
        <w:rPr>
          <w:u w:val="none"/>
        </w:rPr>
        <w:t>t</w:t>
      </w:r>
      <w:r>
        <w:rPr>
          <w:spacing w:val="1"/>
          <w:u w:val="none"/>
        </w:rPr>
        <w:t>h</w:t>
      </w:r>
      <w:r>
        <w:rPr>
          <w:u w:val="none"/>
        </w:rPr>
        <w:t>e</w:t>
      </w:r>
      <w:r>
        <w:rPr>
          <w:spacing w:val="48"/>
          <w:u w:val="none"/>
        </w:rPr>
        <w:t xml:space="preserve"> </w:t>
      </w:r>
      <w:r>
        <w:rPr>
          <w:u w:val="none"/>
        </w:rPr>
        <w:t>re</w:t>
      </w:r>
      <w:r>
        <w:rPr>
          <w:spacing w:val="1"/>
          <w:u w:val="none"/>
        </w:rPr>
        <w:t>qu</w:t>
      </w:r>
      <w:r>
        <w:rPr>
          <w:u w:val="none"/>
        </w:rPr>
        <w:t>esti</w:t>
      </w:r>
      <w:r>
        <w:rPr>
          <w:spacing w:val="1"/>
          <w:u w:val="none"/>
        </w:rPr>
        <w:t>n</w:t>
      </w:r>
      <w:r>
        <w:rPr>
          <w:u w:val="none"/>
        </w:rPr>
        <w:t>g</w:t>
      </w:r>
      <w:r>
        <w:rPr>
          <w:spacing w:val="49"/>
          <w:u w:val="none"/>
        </w:rPr>
        <w:t xml:space="preserve"> </w:t>
      </w:r>
      <w:r>
        <w:rPr>
          <w:spacing w:val="1"/>
          <w:u w:val="none"/>
        </w:rPr>
        <w:t>p</w:t>
      </w:r>
      <w:r>
        <w:rPr>
          <w:u w:val="none"/>
        </w:rPr>
        <w:t>ers</w:t>
      </w:r>
      <w:r>
        <w:rPr>
          <w:spacing w:val="1"/>
          <w:u w:val="none"/>
        </w:rPr>
        <w:t>o</w:t>
      </w:r>
      <w:r>
        <w:rPr>
          <w:u w:val="none"/>
        </w:rPr>
        <w:t>n</w:t>
      </w:r>
      <w:r>
        <w:rPr>
          <w:spacing w:val="50"/>
          <w:u w:val="none"/>
        </w:rPr>
        <w:t xml:space="preserve"> </w:t>
      </w:r>
      <w:r>
        <w:rPr>
          <w:u w:val="none"/>
        </w:rPr>
        <w:t>at</w:t>
      </w:r>
      <w:r>
        <w:rPr>
          <w:spacing w:val="48"/>
          <w:u w:val="none"/>
        </w:rPr>
        <w:t xml:space="preserve"> </w:t>
      </w:r>
      <w:r>
        <w:rPr>
          <w:u w:val="none"/>
        </w:rPr>
        <w:t>t</w:t>
      </w:r>
      <w:r>
        <w:rPr>
          <w:spacing w:val="1"/>
          <w:u w:val="none"/>
        </w:rPr>
        <w:t>h</w:t>
      </w:r>
      <w:r>
        <w:rPr>
          <w:u w:val="none"/>
        </w:rPr>
        <w:t>e</w:t>
      </w:r>
      <w:r>
        <w:rPr>
          <w:spacing w:val="48"/>
          <w:u w:val="none"/>
        </w:rPr>
        <w:t xml:space="preserve"> </w:t>
      </w:r>
      <w:r>
        <w:rPr>
          <w:u w:val="none"/>
        </w:rPr>
        <w:t>e</w:t>
      </w:r>
      <w:r>
        <w:rPr>
          <w:spacing w:val="1"/>
          <w:u w:val="none"/>
        </w:rPr>
        <w:t>xp</w:t>
      </w:r>
      <w:r>
        <w:rPr>
          <w:u w:val="none"/>
        </w:rPr>
        <w:t>e</w:t>
      </w:r>
      <w:r>
        <w:rPr>
          <w:spacing w:val="1"/>
          <w:u w:val="none"/>
        </w:rPr>
        <w:t>n</w:t>
      </w:r>
      <w:r>
        <w:rPr>
          <w:u w:val="none"/>
        </w:rPr>
        <w:t>se</w:t>
      </w:r>
      <w:r>
        <w:rPr>
          <w:spacing w:val="48"/>
          <w:u w:val="none"/>
        </w:rPr>
        <w:t xml:space="preserve"> </w:t>
      </w:r>
      <w:r>
        <w:rPr>
          <w:spacing w:val="1"/>
          <w:u w:val="none"/>
        </w:rPr>
        <w:t>o</w:t>
      </w:r>
      <w:r>
        <w:rPr>
          <w:u w:val="none"/>
        </w:rPr>
        <w:t>f</w:t>
      </w:r>
      <w:r>
        <w:rPr>
          <w:spacing w:val="48"/>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7"/>
          <w:u w:val="none"/>
        </w:rPr>
        <w:t xml:space="preserve"> </w:t>
      </w:r>
      <w:r>
        <w:rPr>
          <w:u w:val="none"/>
        </w:rPr>
        <w:t>a</w:t>
      </w:r>
      <w:r>
        <w:rPr>
          <w:spacing w:val="29"/>
          <w:u w:val="none"/>
        </w:rPr>
        <w:t xml:space="preserve"> </w:t>
      </w:r>
      <w:r>
        <w:rPr>
          <w:u w:val="none"/>
        </w:rPr>
        <w:t>c</w:t>
      </w:r>
      <w:r>
        <w:rPr>
          <w:spacing w:val="1"/>
          <w:u w:val="none"/>
        </w:rPr>
        <w:t>op</w:t>
      </w:r>
      <w:r>
        <w:rPr>
          <w:u w:val="none"/>
        </w:rPr>
        <w:t>y</w:t>
      </w:r>
      <w:r>
        <w:rPr>
          <w:spacing w:val="29"/>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9"/>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spacing w:val="29"/>
          <w:u w:val="none"/>
        </w:rPr>
        <w:t xml:space="preserve"> </w:t>
      </w:r>
      <w:r>
        <w:rPr>
          <w:spacing w:val="1"/>
          <w:u w:val="none"/>
        </w:rPr>
        <w:t>d</w:t>
      </w:r>
      <w:r>
        <w:rPr>
          <w:u w:val="none"/>
        </w:rPr>
        <w:t>escri</w:t>
      </w:r>
      <w:r>
        <w:rPr>
          <w:spacing w:val="1"/>
          <w:u w:val="none"/>
        </w:rPr>
        <w:t>b</w:t>
      </w:r>
      <w:r>
        <w:rPr>
          <w:u w:val="none"/>
        </w:rPr>
        <w:t>ed</w:t>
      </w:r>
      <w:r>
        <w:rPr>
          <w:spacing w:val="29"/>
          <w:u w:val="none"/>
        </w:rPr>
        <w:t xml:space="preserve"> </w:t>
      </w:r>
      <w:r>
        <w:rPr>
          <w:u w:val="none"/>
        </w:rPr>
        <w:t>in</w:t>
      </w:r>
      <w:r>
        <w:rPr>
          <w:spacing w:val="29"/>
          <w:u w:val="none"/>
        </w:rPr>
        <w:t xml:space="preserve"> </w:t>
      </w:r>
      <w:r>
        <w:rPr>
          <w:u w:val="none"/>
        </w:rPr>
        <w:t>s</w:t>
      </w:r>
      <w:r>
        <w:rPr>
          <w:spacing w:val="1"/>
          <w:u w:val="none"/>
        </w:rPr>
        <w:t>ub</w:t>
      </w:r>
      <w:r>
        <w:rPr>
          <w:u w:val="none"/>
        </w:rPr>
        <w:t>secti</w:t>
      </w:r>
      <w:r>
        <w:rPr>
          <w:spacing w:val="1"/>
          <w:u w:val="none"/>
        </w:rPr>
        <w:t>on</w:t>
      </w:r>
      <w:r>
        <w:rPr>
          <w:u w:val="none"/>
        </w:rPr>
        <w:t>s</w:t>
      </w:r>
      <w:r>
        <w:rPr>
          <w:spacing w:val="29"/>
          <w:u w:val="none"/>
        </w:rPr>
        <w:t xml:space="preserve"> </w:t>
      </w:r>
      <w:r>
        <w:rPr>
          <w:spacing w:val="1"/>
          <w:u w:val="none"/>
        </w:rPr>
        <w:t>6</w:t>
      </w:r>
      <w:r>
        <w:rPr>
          <w:u w:val="none"/>
        </w:rPr>
        <w:t>.</w:t>
      </w:r>
      <w:r>
        <w:rPr>
          <w:spacing w:val="1"/>
          <w:u w:val="none"/>
        </w:rPr>
        <w:t>2</w:t>
      </w:r>
      <w:r>
        <w:rPr>
          <w:u w:val="none"/>
        </w:rPr>
        <w:t>.</w:t>
      </w:r>
      <w:r>
        <w:rPr>
          <w:spacing w:val="1"/>
          <w:u w:val="none"/>
        </w:rPr>
        <w:t>1</w:t>
      </w:r>
      <w:r>
        <w:rPr>
          <w:u w:val="none"/>
        </w:rPr>
        <w:t>,</w:t>
      </w:r>
      <w:r>
        <w:rPr>
          <w:spacing w:val="27"/>
          <w:u w:val="none"/>
        </w:rPr>
        <w:t xml:space="preserve"> </w:t>
      </w:r>
      <w:r>
        <w:rPr>
          <w:spacing w:val="1"/>
          <w:u w:val="none"/>
        </w:rPr>
        <w:t>6</w:t>
      </w:r>
      <w:r>
        <w:rPr>
          <w:u w:val="none"/>
        </w:rPr>
        <w:t>.</w:t>
      </w:r>
      <w:r>
        <w:rPr>
          <w:spacing w:val="1"/>
          <w:u w:val="none"/>
        </w:rPr>
        <w:t>2</w:t>
      </w:r>
      <w:r>
        <w:rPr>
          <w:u w:val="none"/>
        </w:rPr>
        <w:t>.</w:t>
      </w:r>
      <w:r>
        <w:rPr>
          <w:spacing w:val="1"/>
          <w:u w:val="none"/>
        </w:rPr>
        <w:t>2</w:t>
      </w:r>
      <w:r>
        <w:rPr>
          <w:u w:val="none"/>
        </w:rPr>
        <w:t>,</w:t>
      </w:r>
      <w:r>
        <w:rPr>
          <w:spacing w:val="28"/>
          <w:u w:val="none"/>
        </w:rPr>
        <w:t xml:space="preserve"> </w:t>
      </w:r>
      <w:r>
        <w:rPr>
          <w:u w:val="none"/>
        </w:rPr>
        <w:t>a</w:t>
      </w:r>
      <w:r>
        <w:rPr>
          <w:spacing w:val="1"/>
          <w:u w:val="none"/>
        </w:rPr>
        <w:t>n</w:t>
      </w:r>
      <w:r>
        <w:rPr>
          <w:u w:val="none"/>
        </w:rPr>
        <w:t>d</w:t>
      </w:r>
      <w:r>
        <w:rPr>
          <w:spacing w:val="29"/>
          <w:u w:val="none"/>
        </w:rPr>
        <w:t xml:space="preserve"> </w:t>
      </w:r>
      <w:r>
        <w:rPr>
          <w:spacing w:val="1"/>
          <w:u w:val="none"/>
        </w:rPr>
        <w:t>6</w:t>
      </w:r>
      <w:r>
        <w:rPr>
          <w:u w:val="none"/>
        </w:rPr>
        <w:t>.</w:t>
      </w:r>
      <w:r>
        <w:rPr>
          <w:spacing w:val="1"/>
          <w:u w:val="none"/>
        </w:rPr>
        <w:t>2</w:t>
      </w:r>
      <w:r>
        <w:rPr>
          <w:u w:val="none"/>
        </w:rPr>
        <w:t>.</w:t>
      </w:r>
      <w:r>
        <w:rPr>
          <w:spacing w:val="1"/>
          <w:u w:val="none"/>
        </w:rPr>
        <w:t>4</w:t>
      </w:r>
      <w:r>
        <w:rPr>
          <w:u w:val="none"/>
        </w:rPr>
        <w:t>,</w:t>
      </w:r>
      <w:r>
        <w:rPr>
          <w:spacing w:val="27"/>
          <w:u w:val="none"/>
        </w:rPr>
        <w:t xml:space="preserve"> </w:t>
      </w:r>
      <w:r>
        <w:rPr>
          <w:u w:val="none"/>
        </w:rPr>
        <w:t>a</w:t>
      </w:r>
      <w:r>
        <w:rPr>
          <w:spacing w:val="1"/>
          <w:u w:val="none"/>
        </w:rPr>
        <w:t>n</w:t>
      </w:r>
      <w:r>
        <w:rPr>
          <w:u w:val="none"/>
        </w:rPr>
        <w:t>d</w:t>
      </w:r>
      <w:r>
        <w:rPr>
          <w:spacing w:val="29"/>
          <w:u w:val="none"/>
        </w:rPr>
        <w:t xml:space="preserve"> </w:t>
      </w:r>
      <w:r>
        <w:rPr>
          <w:spacing w:val="1"/>
          <w:u w:val="none"/>
        </w:rPr>
        <w:t>wh</w:t>
      </w:r>
      <w:r>
        <w:rPr>
          <w:u w:val="none"/>
        </w:rPr>
        <w:t>en</w:t>
      </w:r>
      <w:r>
        <w:rPr>
          <w:spacing w:val="29"/>
          <w:u w:val="none"/>
        </w:rPr>
        <w:t xml:space="preserve"> </w:t>
      </w:r>
      <w:r>
        <w:rPr>
          <w:u w:val="none"/>
        </w:rPr>
        <w:t>a</w:t>
      </w:r>
      <w:r>
        <w:rPr>
          <w:spacing w:val="1"/>
          <w:u w:val="none"/>
        </w:rPr>
        <w:t>v</w:t>
      </w:r>
      <w:r>
        <w:rPr>
          <w:u w:val="none"/>
        </w:rPr>
        <w:t>aila</w:t>
      </w:r>
      <w:r>
        <w:rPr>
          <w:spacing w:val="1"/>
          <w:u w:val="none"/>
        </w:rPr>
        <w:t>b</w:t>
      </w:r>
      <w:r>
        <w:rPr>
          <w:u w:val="none"/>
        </w:rPr>
        <w:t>le,</w:t>
      </w:r>
      <w:r>
        <w:rPr>
          <w:w w:val="102"/>
          <w:u w:val="none"/>
        </w:rPr>
        <w:t xml:space="preserve"> </w:t>
      </w:r>
      <w:r>
        <w:rPr>
          <w:u w:val="none"/>
        </w:rPr>
        <w:t>a</w:t>
      </w:r>
      <w:r>
        <w:rPr>
          <w:spacing w:val="41"/>
          <w:u w:val="none"/>
        </w:rPr>
        <w:t xml:space="preserve"> </w:t>
      </w:r>
      <w:r>
        <w:rPr>
          <w:u w:val="none"/>
        </w:rPr>
        <w:t>c</w:t>
      </w:r>
      <w:r>
        <w:rPr>
          <w:spacing w:val="1"/>
          <w:u w:val="none"/>
        </w:rPr>
        <w:t>o</w:t>
      </w:r>
      <w:r>
        <w:rPr>
          <w:u w:val="none"/>
        </w:rPr>
        <w:t>py</w:t>
      </w:r>
      <w:r>
        <w:rPr>
          <w:spacing w:val="41"/>
          <w:u w:val="none"/>
        </w:rPr>
        <w:t xml:space="preserve"> </w:t>
      </w:r>
      <w:r>
        <w:rPr>
          <w:u w:val="none"/>
        </w:rPr>
        <w:t>of</w:t>
      </w:r>
      <w:r>
        <w:rPr>
          <w:spacing w:val="42"/>
          <w:u w:val="none"/>
        </w:rPr>
        <w:t xml:space="preserve"> </w:t>
      </w:r>
      <w:r>
        <w:rPr>
          <w:u w:val="none"/>
        </w:rPr>
        <w:t>the</w:t>
      </w:r>
      <w:r>
        <w:rPr>
          <w:spacing w:val="41"/>
          <w:u w:val="none"/>
        </w:rPr>
        <w:t xml:space="preserve"> </w:t>
      </w:r>
      <w:r>
        <w:rPr>
          <w:spacing w:val="1"/>
          <w:u w:val="none"/>
        </w:rPr>
        <w:t>C</w:t>
      </w:r>
      <w:r>
        <w:rPr>
          <w:u w:val="none"/>
        </w:rPr>
        <w:t>o</w:t>
      </w:r>
      <w:r>
        <w:rPr>
          <w:spacing w:val="2"/>
          <w:u w:val="none"/>
        </w:rPr>
        <w:t>m</w:t>
      </w:r>
      <w:r>
        <w:rPr>
          <w:u w:val="none"/>
        </w:rPr>
        <w:t>pa</w:t>
      </w:r>
      <w:r>
        <w:rPr>
          <w:spacing w:val="1"/>
          <w:u w:val="none"/>
        </w:rPr>
        <w:t>ny</w:t>
      </w:r>
      <w:r>
        <w:rPr>
          <w:u w:val="none"/>
        </w:rPr>
        <w:t>’s</w:t>
      </w:r>
      <w:r>
        <w:rPr>
          <w:spacing w:val="42"/>
          <w:u w:val="none"/>
        </w:rPr>
        <w:t xml:space="preserve"> </w:t>
      </w:r>
      <w:r>
        <w:rPr>
          <w:u w:val="none"/>
        </w:rPr>
        <w:t>fe</w:t>
      </w:r>
      <w:r>
        <w:rPr>
          <w:spacing w:val="1"/>
          <w:u w:val="none"/>
        </w:rPr>
        <w:t>d</w:t>
      </w:r>
      <w:r>
        <w:rPr>
          <w:u w:val="none"/>
        </w:rPr>
        <w:t>eral,</w:t>
      </w:r>
      <w:r>
        <w:rPr>
          <w:spacing w:val="40"/>
          <w:u w:val="none"/>
        </w:rPr>
        <w:t xml:space="preserve"> </w:t>
      </w:r>
      <w:r>
        <w:rPr>
          <w:u w:val="none"/>
        </w:rPr>
        <w:t>state</w:t>
      </w:r>
      <w:r>
        <w:rPr>
          <w:spacing w:val="41"/>
          <w:u w:val="none"/>
        </w:rPr>
        <w:t xml:space="preserve"> </w:t>
      </w:r>
      <w:r>
        <w:rPr>
          <w:u w:val="none"/>
        </w:rPr>
        <w:t>a</w:t>
      </w:r>
      <w:r>
        <w:rPr>
          <w:spacing w:val="1"/>
          <w:u w:val="none"/>
        </w:rPr>
        <w:t>n</w:t>
      </w:r>
      <w:r>
        <w:rPr>
          <w:u w:val="none"/>
        </w:rPr>
        <w:t>d</w:t>
      </w:r>
      <w:r>
        <w:rPr>
          <w:spacing w:val="42"/>
          <w:u w:val="none"/>
        </w:rPr>
        <w:t xml:space="preserve"> </w:t>
      </w:r>
      <w:r>
        <w:rPr>
          <w:u w:val="none"/>
        </w:rPr>
        <w:t>l</w:t>
      </w:r>
      <w:r>
        <w:rPr>
          <w:spacing w:val="1"/>
          <w:u w:val="none"/>
        </w:rPr>
        <w:t>o</w:t>
      </w:r>
      <w:r>
        <w:rPr>
          <w:u w:val="none"/>
        </w:rPr>
        <w:t>cal</w:t>
      </w:r>
      <w:r>
        <w:rPr>
          <w:spacing w:val="4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41"/>
          <w:u w:val="none"/>
        </w:rPr>
        <w:t xml:space="preserve"> </w:t>
      </w:r>
      <w:r>
        <w:rPr>
          <w:u w:val="none"/>
        </w:rPr>
        <w:t>tax</w:t>
      </w:r>
      <w:r>
        <w:rPr>
          <w:spacing w:val="42"/>
          <w:u w:val="none"/>
        </w:rPr>
        <w:t xml:space="preserve"> </w:t>
      </w:r>
      <w:r>
        <w:rPr>
          <w:spacing w:val="1"/>
          <w:u w:val="none"/>
        </w:rPr>
        <w:t>o</w:t>
      </w:r>
      <w:r>
        <w:rPr>
          <w:u w:val="none"/>
        </w:rPr>
        <w:t>r</w:t>
      </w:r>
      <w:r>
        <w:rPr>
          <w:spacing w:val="41"/>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spacing w:val="42"/>
          <w:u w:val="none"/>
        </w:rPr>
        <w:t xml:space="preserve"> </w:t>
      </w:r>
      <w:r>
        <w:rPr>
          <w:u w:val="none"/>
        </w:rPr>
        <w:t>ret</w:t>
      </w:r>
      <w:r>
        <w:rPr>
          <w:spacing w:val="1"/>
          <w:u w:val="none"/>
        </w:rPr>
        <w:t>u</w:t>
      </w:r>
      <w:r>
        <w:rPr>
          <w:u w:val="none"/>
        </w:rPr>
        <w:t>r</w:t>
      </w:r>
      <w:r>
        <w:rPr>
          <w:spacing w:val="1"/>
          <w:u w:val="none"/>
        </w:rPr>
        <w:t>n</w:t>
      </w:r>
      <w:r>
        <w:rPr>
          <w:u w:val="none"/>
        </w:rPr>
        <w:t>s</w:t>
      </w:r>
      <w:r>
        <w:rPr>
          <w:spacing w:val="41"/>
          <w:u w:val="none"/>
        </w:rPr>
        <w:t xml:space="preserve"> </w:t>
      </w:r>
      <w:r>
        <w:rPr>
          <w:u w:val="none"/>
        </w:rPr>
        <w:t>f</w:t>
      </w:r>
      <w:r>
        <w:rPr>
          <w:spacing w:val="1"/>
          <w:u w:val="none"/>
        </w:rPr>
        <w:t>o</w:t>
      </w:r>
      <w:r>
        <w:rPr>
          <w:u w:val="none"/>
        </w:rPr>
        <w:t>r</w:t>
      </w:r>
      <w:r>
        <w:rPr>
          <w:spacing w:val="41"/>
          <w:u w:val="none"/>
        </w:rPr>
        <w:t xml:space="preserve"> </w:t>
      </w:r>
      <w:r>
        <w:rPr>
          <w:u w:val="none"/>
        </w:rPr>
        <w:t>each</w:t>
      </w:r>
      <w:r>
        <w:rPr>
          <w:spacing w:val="42"/>
          <w:u w:val="none"/>
        </w:rPr>
        <w:t xml:space="preserve"> </w:t>
      </w:r>
      <w:r>
        <w:rPr>
          <w:spacing w:val="1"/>
          <w:u w:val="none"/>
        </w:rPr>
        <w:t>y</w:t>
      </w:r>
      <w:r>
        <w:rPr>
          <w:u w:val="none"/>
        </w:rPr>
        <w:t>ear.</w:t>
      </w:r>
      <w:r>
        <w:rPr>
          <w:spacing w:val="40"/>
          <w:u w:val="none"/>
        </w:rPr>
        <w:t xml:space="preserve"> </w:t>
      </w:r>
      <w:r>
        <w:rPr>
          <w:spacing w:val="1"/>
          <w:u w:val="none"/>
        </w:rPr>
        <w:t>T</w:t>
      </w:r>
      <w:r>
        <w:rPr>
          <w:spacing w:val="-3"/>
          <w:u w:val="none"/>
        </w:rPr>
        <w:t>h</w:t>
      </w:r>
      <w:r>
        <w:rPr>
          <w:u w:val="none"/>
        </w:rPr>
        <w:t>e</w:t>
      </w:r>
      <w:r>
        <w:rPr>
          <w:w w:val="102"/>
          <w:u w:val="none"/>
        </w:rPr>
        <w:t xml:space="preserve"> </w:t>
      </w:r>
      <w:r>
        <w:rPr>
          <w:spacing w:val="1"/>
          <w:u w:val="none"/>
        </w:rPr>
        <w:t>book</w:t>
      </w:r>
      <w:r>
        <w:rPr>
          <w:u w:val="none"/>
        </w:rPr>
        <w:t>s</w:t>
      </w:r>
      <w:r>
        <w:rPr>
          <w:spacing w:val="16"/>
          <w:u w:val="none"/>
        </w:rPr>
        <w:t xml:space="preserve"> </w:t>
      </w:r>
      <w:r>
        <w:rPr>
          <w:spacing w:val="1"/>
          <w:u w:val="none"/>
        </w:rPr>
        <w:t>o</w:t>
      </w:r>
      <w:r>
        <w:rPr>
          <w:u w:val="none"/>
        </w:rPr>
        <w:t>f</w:t>
      </w:r>
      <w:r>
        <w:rPr>
          <w:spacing w:val="17"/>
          <w:u w:val="none"/>
        </w:rPr>
        <w:t xml:space="preserve"> </w:t>
      </w:r>
      <w:r>
        <w:rPr>
          <w:u w:val="none"/>
        </w:rPr>
        <w:t>acc</w:t>
      </w:r>
      <w:r>
        <w:rPr>
          <w:spacing w:val="1"/>
          <w:u w:val="none"/>
        </w:rPr>
        <w:t>oun</w:t>
      </w:r>
      <w:r>
        <w:rPr>
          <w:u w:val="none"/>
        </w:rPr>
        <w:t>t</w:t>
      </w:r>
      <w:r>
        <w:rPr>
          <w:spacing w:val="15"/>
          <w:u w:val="none"/>
        </w:rPr>
        <w:t xml:space="preserve"> </w:t>
      </w:r>
      <w:r>
        <w:rPr>
          <w:u w:val="none"/>
        </w:rPr>
        <w:t>a</w:t>
      </w:r>
      <w:r>
        <w:rPr>
          <w:spacing w:val="1"/>
          <w:u w:val="none"/>
        </w:rPr>
        <w:t>n</w:t>
      </w:r>
      <w:r>
        <w:rPr>
          <w:u w:val="none"/>
        </w:rPr>
        <w:t>d</w:t>
      </w:r>
      <w:r>
        <w:rPr>
          <w:spacing w:val="17"/>
          <w:u w:val="none"/>
        </w:rPr>
        <w:t xml:space="preserve"> </w:t>
      </w:r>
      <w:r>
        <w:rPr>
          <w:u w:val="none"/>
        </w:rPr>
        <w:t>rec</w:t>
      </w:r>
      <w:r>
        <w:rPr>
          <w:spacing w:val="1"/>
          <w:u w:val="none"/>
        </w:rPr>
        <w:t>o</w:t>
      </w:r>
      <w:r>
        <w:rPr>
          <w:u w:val="none"/>
        </w:rPr>
        <w:t>r</w:t>
      </w:r>
      <w:r>
        <w:rPr>
          <w:spacing w:val="1"/>
          <w:u w:val="none"/>
        </w:rPr>
        <w:t>d</w:t>
      </w:r>
      <w:r>
        <w:rPr>
          <w:u w:val="none"/>
        </w:rPr>
        <w:t>s</w:t>
      </w:r>
      <w:r>
        <w:rPr>
          <w:spacing w:val="17"/>
          <w:u w:val="none"/>
        </w:rPr>
        <w:t xml:space="preserve"> </w:t>
      </w:r>
      <w:r>
        <w:rPr>
          <w:u w:val="none"/>
        </w:rPr>
        <w:t>a</w:t>
      </w:r>
      <w:r>
        <w:rPr>
          <w:spacing w:val="1"/>
          <w:u w:val="none"/>
        </w:rPr>
        <w:t>n</w:t>
      </w:r>
      <w:r>
        <w:rPr>
          <w:u w:val="none"/>
        </w:rPr>
        <w:t>d</w:t>
      </w:r>
      <w:r>
        <w:rPr>
          <w:spacing w:val="16"/>
          <w:u w:val="none"/>
        </w:rPr>
        <w:t xml:space="preserve"> </w:t>
      </w:r>
      <w:r>
        <w:rPr>
          <w:u w:val="none"/>
        </w:rPr>
        <w:t>t</w:t>
      </w:r>
      <w:r>
        <w:rPr>
          <w:spacing w:val="1"/>
          <w:u w:val="none"/>
        </w:rPr>
        <w:t>h</w:t>
      </w:r>
      <w:r>
        <w:rPr>
          <w:u w:val="none"/>
        </w:rPr>
        <w:t>e</w:t>
      </w:r>
      <w:r>
        <w:rPr>
          <w:spacing w:val="17"/>
          <w:u w:val="none"/>
        </w:rPr>
        <w:t xml:space="preserve"> </w:t>
      </w:r>
      <w:r>
        <w:rPr>
          <w:u w:val="none"/>
        </w:rPr>
        <w:t>fi</w:t>
      </w:r>
      <w:r>
        <w:rPr>
          <w:spacing w:val="1"/>
          <w:u w:val="none"/>
        </w:rPr>
        <w:t>n</w:t>
      </w:r>
      <w:r>
        <w:rPr>
          <w:u w:val="none"/>
        </w:rPr>
        <w:t>a</w:t>
      </w:r>
      <w:r>
        <w:rPr>
          <w:spacing w:val="1"/>
          <w:u w:val="none"/>
        </w:rPr>
        <w:t>n</w:t>
      </w:r>
      <w:r>
        <w:rPr>
          <w:u w:val="none"/>
        </w:rPr>
        <w:t>cial</w:t>
      </w:r>
      <w:r>
        <w:rPr>
          <w:spacing w:val="15"/>
          <w:u w:val="none"/>
        </w:rPr>
        <w:t xml:space="preserve"> </w:t>
      </w:r>
      <w:r>
        <w:rPr>
          <w:u w:val="none"/>
        </w:rPr>
        <w:t>state</w:t>
      </w:r>
      <w:r>
        <w:rPr>
          <w:spacing w:val="2"/>
          <w:u w:val="none"/>
        </w:rPr>
        <w:t>m</w:t>
      </w:r>
      <w:r>
        <w:rPr>
          <w:u w:val="none"/>
        </w:rPr>
        <w:t>e</w:t>
      </w:r>
      <w:r>
        <w:rPr>
          <w:spacing w:val="1"/>
          <w:u w:val="none"/>
        </w:rPr>
        <w:t>n</w:t>
      </w:r>
      <w:r>
        <w:rPr>
          <w:u w:val="none"/>
        </w:rPr>
        <w:t>ts</w:t>
      </w:r>
      <w:r>
        <w:rPr>
          <w:spacing w:val="17"/>
          <w:u w:val="none"/>
        </w:rPr>
        <w:t xml:space="preserve"> </w:t>
      </w:r>
      <w:r>
        <w:rPr>
          <w:u w:val="none"/>
        </w:rPr>
        <w:t>s</w:t>
      </w:r>
      <w:r>
        <w:rPr>
          <w:spacing w:val="1"/>
          <w:u w:val="none"/>
        </w:rPr>
        <w:t>h</w:t>
      </w:r>
      <w:r>
        <w:rPr>
          <w:u w:val="none"/>
        </w:rPr>
        <w:t>all</w:t>
      </w:r>
      <w:r>
        <w:rPr>
          <w:spacing w:val="15"/>
          <w:u w:val="none"/>
        </w:rPr>
        <w:t xml:space="preserve"> </w:t>
      </w:r>
      <w:r>
        <w:rPr>
          <w:spacing w:val="1"/>
          <w:u w:val="none"/>
        </w:rPr>
        <w:t>b</w:t>
      </w:r>
      <w:r>
        <w:rPr>
          <w:u w:val="none"/>
        </w:rPr>
        <w:t>e</w:t>
      </w:r>
      <w:r>
        <w:rPr>
          <w:spacing w:val="17"/>
          <w:u w:val="none"/>
        </w:rPr>
        <w:t xml:space="preserve"> </w:t>
      </w:r>
      <w:r>
        <w:rPr>
          <w:u w:val="none"/>
        </w:rPr>
        <w:t>a</w:t>
      </w:r>
      <w:r>
        <w:rPr>
          <w:spacing w:val="1"/>
          <w:u w:val="none"/>
        </w:rPr>
        <w:t>v</w:t>
      </w:r>
      <w:r>
        <w:rPr>
          <w:u w:val="none"/>
        </w:rPr>
        <w:t>aila</w:t>
      </w:r>
      <w:r>
        <w:rPr>
          <w:spacing w:val="1"/>
          <w:u w:val="none"/>
        </w:rPr>
        <w:t>b</w:t>
      </w:r>
      <w:r>
        <w:rPr>
          <w:u w:val="none"/>
        </w:rPr>
        <w:t xml:space="preserve">le </w:t>
      </w:r>
      <w:r>
        <w:rPr>
          <w:spacing w:val="17"/>
          <w:u w:val="none"/>
        </w:rPr>
        <w:t xml:space="preserve"> </w:t>
      </w:r>
      <w:r>
        <w:rPr>
          <w:u w:val="none"/>
        </w:rPr>
        <w:t>f</w:t>
      </w:r>
      <w:r>
        <w:rPr>
          <w:spacing w:val="1"/>
          <w:u w:val="none"/>
        </w:rPr>
        <w:t>o</w:t>
      </w:r>
      <w:r>
        <w:rPr>
          <w:u w:val="none"/>
        </w:rPr>
        <w:t xml:space="preserve">r </w:t>
      </w:r>
      <w:r>
        <w:rPr>
          <w:spacing w:val="16"/>
          <w:u w:val="none"/>
        </w:rPr>
        <w:t xml:space="preserve"> </w:t>
      </w:r>
      <w:r>
        <w:rPr>
          <w:u w:val="none"/>
        </w:rPr>
        <w:t>i</w:t>
      </w:r>
      <w:r>
        <w:rPr>
          <w:spacing w:val="1"/>
          <w:u w:val="none"/>
        </w:rPr>
        <w:t>n</w:t>
      </w:r>
      <w:r>
        <w:rPr>
          <w:u w:val="none"/>
        </w:rPr>
        <w:t>s</w:t>
      </w:r>
      <w:r>
        <w:rPr>
          <w:spacing w:val="1"/>
          <w:u w:val="none"/>
        </w:rPr>
        <w:t>p</w:t>
      </w:r>
      <w:r>
        <w:rPr>
          <w:u w:val="none"/>
        </w:rPr>
        <w:t>ecti</w:t>
      </w:r>
      <w:r>
        <w:rPr>
          <w:spacing w:val="1"/>
          <w:u w:val="none"/>
        </w:rPr>
        <w:t>o</w:t>
      </w:r>
      <w:r>
        <w:rPr>
          <w:u w:val="none"/>
        </w:rPr>
        <w:t xml:space="preserve">n </w:t>
      </w:r>
      <w:r>
        <w:rPr>
          <w:spacing w:val="17"/>
          <w:u w:val="none"/>
        </w:rPr>
        <w:t xml:space="preserve"> </w:t>
      </w:r>
      <w:r>
        <w:rPr>
          <w:spacing w:val="1"/>
          <w:u w:val="none"/>
        </w:rPr>
        <w:t>b</w:t>
      </w:r>
      <w:r>
        <w:rPr>
          <w:u w:val="none"/>
        </w:rPr>
        <w:t xml:space="preserve">y </w:t>
      </w:r>
      <w:r>
        <w:rPr>
          <w:spacing w:val="17"/>
          <w:u w:val="none"/>
        </w:rPr>
        <w:t xml:space="preserve"> </w:t>
      </w:r>
      <w:r>
        <w:rPr>
          <w:u w:val="none"/>
        </w:rPr>
        <w:t>a</w:t>
      </w:r>
      <w:r>
        <w:rPr>
          <w:spacing w:val="1"/>
          <w:u w:val="none"/>
        </w:rPr>
        <w:t>ny</w:t>
      </w:r>
      <w:r>
        <w:rPr>
          <w:spacing w:val="2"/>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4"/>
          <w:u w:val="none"/>
        </w:rPr>
        <w:t xml:space="preserve"> </w:t>
      </w:r>
      <w:r>
        <w:rPr>
          <w:spacing w:val="1"/>
          <w:u w:val="none"/>
        </w:rPr>
        <w:t>o</w:t>
      </w:r>
      <w:r>
        <w:rPr>
          <w:u w:val="none"/>
        </w:rPr>
        <w:t>r</w:t>
      </w:r>
      <w:r>
        <w:rPr>
          <w:spacing w:val="14"/>
          <w:u w:val="none"/>
        </w:rPr>
        <w:t xml:space="preserve"> </w:t>
      </w:r>
      <w:r>
        <w:rPr>
          <w:u w:val="none"/>
        </w:rPr>
        <w:t>t</w:t>
      </w:r>
      <w:r>
        <w:rPr>
          <w:spacing w:val="1"/>
          <w:u w:val="none"/>
        </w:rPr>
        <w:t>h</w:t>
      </w:r>
      <w:r>
        <w:rPr>
          <w:u w:val="none"/>
        </w:rPr>
        <w:t>e</w:t>
      </w:r>
      <w:r>
        <w:rPr>
          <w:spacing w:val="14"/>
          <w:u w:val="none"/>
        </w:rPr>
        <w:t xml:space="preserve"> </w:t>
      </w:r>
      <w:r>
        <w:rPr>
          <w:spacing w:val="1"/>
          <w:u w:val="none"/>
        </w:rPr>
        <w:t>ho</w:t>
      </w:r>
      <w:r>
        <w:rPr>
          <w:u w:val="none"/>
        </w:rPr>
        <w:t>l</w:t>
      </w:r>
      <w:r>
        <w:rPr>
          <w:spacing w:val="1"/>
          <w:u w:val="none"/>
        </w:rPr>
        <w:t>d</w:t>
      </w:r>
      <w:r>
        <w:rPr>
          <w:u w:val="none"/>
        </w:rPr>
        <w:t>er</w:t>
      </w:r>
      <w:r>
        <w:rPr>
          <w:spacing w:val="14"/>
          <w:u w:val="none"/>
        </w:rPr>
        <w:t xml:space="preserve"> </w:t>
      </w:r>
      <w:r>
        <w:rPr>
          <w:spacing w:val="1"/>
          <w:u w:val="none"/>
        </w:rPr>
        <w:t>o</w:t>
      </w:r>
      <w:r>
        <w:rPr>
          <w:u w:val="none"/>
        </w:rPr>
        <w:t>f</w:t>
      </w:r>
      <w:r>
        <w:rPr>
          <w:spacing w:val="14"/>
          <w:u w:val="none"/>
        </w:rPr>
        <w:t xml:space="preserve"> </w:t>
      </w:r>
      <w:r>
        <w:rPr>
          <w:u w:val="none"/>
        </w:rPr>
        <w:t>a</w:t>
      </w:r>
      <w:r>
        <w:rPr>
          <w:spacing w:val="1"/>
          <w:u w:val="none"/>
        </w:rPr>
        <w:t>n</w:t>
      </w:r>
      <w:r>
        <w:rPr>
          <w:u w:val="none"/>
        </w:rPr>
        <w:t>y</w:t>
      </w:r>
      <w:r>
        <w:rPr>
          <w:spacing w:val="16"/>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14"/>
          <w:u w:val="none"/>
        </w:rPr>
        <w:t xml:space="preserve"> </w:t>
      </w:r>
      <w:r>
        <w:rPr>
          <w:u w:val="none"/>
        </w:rPr>
        <w:t>I</w:t>
      </w:r>
      <w:r>
        <w:rPr>
          <w:spacing w:val="1"/>
          <w:u w:val="none"/>
        </w:rPr>
        <w:t>n</w:t>
      </w:r>
      <w:r>
        <w:rPr>
          <w:u w:val="none"/>
        </w:rPr>
        <w:t>terest</w:t>
      </w:r>
      <w:r>
        <w:rPr>
          <w:spacing w:val="14"/>
          <w:u w:val="none"/>
        </w:rPr>
        <w:t xml:space="preserve"> </w:t>
      </w:r>
      <w:r>
        <w:rPr>
          <w:u w:val="none"/>
        </w:rPr>
        <w:t>in</w:t>
      </w:r>
      <w:r>
        <w:rPr>
          <w:spacing w:val="15"/>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5"/>
          <w:u w:val="none"/>
        </w:rPr>
        <w:t xml:space="preserve"> </w:t>
      </w:r>
      <w:r>
        <w:rPr>
          <w:spacing w:val="1"/>
          <w:u w:val="none"/>
        </w:rPr>
        <w:t>wh</w:t>
      </w:r>
      <w:r>
        <w:rPr>
          <w:u w:val="none"/>
        </w:rPr>
        <w:t>o</w:t>
      </w:r>
      <w:r>
        <w:rPr>
          <w:spacing w:val="15"/>
          <w:u w:val="none"/>
        </w:rPr>
        <w:t xml:space="preserve"> </w:t>
      </w:r>
      <w:r>
        <w:rPr>
          <w:u w:val="none"/>
        </w:rPr>
        <w:t>is</w:t>
      </w:r>
      <w:r>
        <w:rPr>
          <w:spacing w:val="14"/>
          <w:u w:val="none"/>
        </w:rPr>
        <w:t xml:space="preserve"> </w:t>
      </w:r>
      <w:r>
        <w:rPr>
          <w:spacing w:val="1"/>
          <w:u w:val="none"/>
        </w:rPr>
        <w:t>no</w:t>
      </w:r>
      <w:r>
        <w:rPr>
          <w:u w:val="none"/>
        </w:rPr>
        <w:t>t</w:t>
      </w:r>
      <w:r>
        <w:rPr>
          <w:spacing w:val="15"/>
          <w:u w:val="none"/>
        </w:rPr>
        <w:t xml:space="preserve"> </w:t>
      </w:r>
      <w:r>
        <w:rPr>
          <w:u w:val="none"/>
        </w:rPr>
        <w:t>a</w:t>
      </w:r>
      <w:r>
        <w:rPr>
          <w:spacing w:val="14"/>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14"/>
          <w:u w:val="none"/>
        </w:rPr>
        <w:t xml:space="preserve"> </w:t>
      </w:r>
      <w:r>
        <w:rPr>
          <w:spacing w:val="1"/>
          <w:u w:val="none"/>
        </w:rPr>
        <w:t>o</w:t>
      </w:r>
      <w:r>
        <w:rPr>
          <w:u w:val="none"/>
        </w:rPr>
        <w:t xml:space="preserve">r </w:t>
      </w:r>
      <w:r>
        <w:rPr>
          <w:spacing w:val="14"/>
          <w:u w:val="none"/>
        </w:rPr>
        <w:t xml:space="preserve"> </w:t>
      </w:r>
      <w:r>
        <w:rPr>
          <w:spacing w:val="1"/>
          <w:u w:val="none"/>
        </w:rPr>
        <w:t>h</w:t>
      </w:r>
      <w:r>
        <w:rPr>
          <w:u w:val="none"/>
        </w:rPr>
        <w:t>is/</w:t>
      </w:r>
      <w:r>
        <w:rPr>
          <w:spacing w:val="1"/>
          <w:u w:val="none"/>
        </w:rPr>
        <w:t>h</w:t>
      </w:r>
      <w:r>
        <w:rPr>
          <w:u w:val="none"/>
        </w:rPr>
        <w:t>er</w:t>
      </w:r>
      <w:r>
        <w:rPr>
          <w:w w:val="102"/>
          <w:u w:val="none"/>
        </w:rPr>
        <w:t xml:space="preserve"> </w:t>
      </w:r>
      <w:r>
        <w:rPr>
          <w:u w:val="none"/>
        </w:rPr>
        <w:t>a</w:t>
      </w:r>
      <w:r>
        <w:rPr>
          <w:spacing w:val="1"/>
          <w:u w:val="none"/>
        </w:rPr>
        <w:t>u</w:t>
      </w:r>
      <w:r>
        <w:rPr>
          <w:u w:val="none"/>
        </w:rPr>
        <w:t>thorized</w:t>
      </w:r>
      <w:r>
        <w:rPr>
          <w:spacing w:val="8"/>
          <w:u w:val="none"/>
        </w:rPr>
        <w:t xml:space="preserve"> </w:t>
      </w:r>
      <w:r>
        <w:rPr>
          <w:u w:val="none"/>
        </w:rPr>
        <w:t>re</w:t>
      </w:r>
      <w:r>
        <w:rPr>
          <w:spacing w:val="1"/>
          <w:u w:val="none"/>
        </w:rPr>
        <w:t>p</w:t>
      </w:r>
      <w:r>
        <w:rPr>
          <w:u w:val="none"/>
        </w:rPr>
        <w:t>rese</w:t>
      </w:r>
      <w:r>
        <w:rPr>
          <w:spacing w:val="1"/>
          <w:u w:val="none"/>
        </w:rPr>
        <w:t>n</w:t>
      </w:r>
      <w:r>
        <w:rPr>
          <w:u w:val="none"/>
        </w:rPr>
        <w:t>tative,</w:t>
      </w:r>
      <w:r>
        <w:rPr>
          <w:spacing w:val="8"/>
          <w:u w:val="none"/>
        </w:rPr>
        <w:t xml:space="preserve"> </w:t>
      </w:r>
      <w:r>
        <w:rPr>
          <w:u w:val="none"/>
        </w:rPr>
        <w:t>a</w:t>
      </w:r>
      <w:r>
        <w:rPr>
          <w:spacing w:val="1"/>
          <w:u w:val="none"/>
        </w:rPr>
        <w:t>n</w:t>
      </w:r>
      <w:r>
        <w:rPr>
          <w:u w:val="none"/>
        </w:rPr>
        <w:t>d</w:t>
      </w:r>
      <w:r>
        <w:rPr>
          <w:spacing w:val="8"/>
          <w:u w:val="none"/>
        </w:rPr>
        <w:t xml:space="preserve"> </w:t>
      </w:r>
      <w:r>
        <w:rPr>
          <w:spacing w:val="2"/>
          <w:u w:val="none"/>
        </w:rPr>
        <w:t>m</w:t>
      </w:r>
      <w:r>
        <w:rPr>
          <w:u w:val="none"/>
        </w:rPr>
        <w:t>ay</w:t>
      </w:r>
      <w:r>
        <w:rPr>
          <w:spacing w:val="9"/>
          <w:u w:val="none"/>
        </w:rPr>
        <w:t xml:space="preserve"> </w:t>
      </w:r>
      <w:r>
        <w:rPr>
          <w:u w:val="none"/>
        </w:rPr>
        <w:t>be</w:t>
      </w:r>
      <w:r>
        <w:rPr>
          <w:spacing w:val="9"/>
          <w:u w:val="none"/>
        </w:rPr>
        <w:t xml:space="preserve"> </w:t>
      </w:r>
      <w:r>
        <w:rPr>
          <w:u w:val="none"/>
        </w:rPr>
        <w:t>c</w:t>
      </w:r>
      <w:r>
        <w:rPr>
          <w:spacing w:val="1"/>
          <w:u w:val="none"/>
        </w:rPr>
        <w:t>o</w:t>
      </w:r>
      <w:r>
        <w:rPr>
          <w:u w:val="none"/>
        </w:rPr>
        <w:t>pied</w:t>
      </w:r>
      <w:r>
        <w:rPr>
          <w:spacing w:val="8"/>
          <w:u w:val="none"/>
        </w:rPr>
        <w:t xml:space="preserve"> </w:t>
      </w:r>
      <w:r>
        <w:rPr>
          <w:u w:val="none"/>
        </w:rPr>
        <w:t>at</w:t>
      </w:r>
      <w:r>
        <w:rPr>
          <w:spacing w:val="9"/>
          <w:u w:val="none"/>
        </w:rPr>
        <w:t xml:space="preserve"> </w:t>
      </w:r>
      <w:r>
        <w:rPr>
          <w:u w:val="none"/>
        </w:rPr>
        <w:t>the</w:t>
      </w:r>
      <w:r>
        <w:rPr>
          <w:spacing w:val="9"/>
          <w:u w:val="none"/>
        </w:rPr>
        <w:t xml:space="preserve"> </w:t>
      </w:r>
      <w:r>
        <w:rPr>
          <w:u w:val="none"/>
        </w:rPr>
        <w:t>e</w:t>
      </w:r>
      <w:r>
        <w:rPr>
          <w:spacing w:val="1"/>
          <w:u w:val="none"/>
        </w:rPr>
        <w:t>x</w:t>
      </w:r>
      <w:r>
        <w:rPr>
          <w:u w:val="none"/>
        </w:rPr>
        <w:t>pe</w:t>
      </w:r>
      <w:r>
        <w:rPr>
          <w:spacing w:val="1"/>
          <w:u w:val="none"/>
        </w:rPr>
        <w:t>n</w:t>
      </w:r>
      <w:r>
        <w:rPr>
          <w:u w:val="none"/>
        </w:rPr>
        <w:t xml:space="preserve">se </w:t>
      </w:r>
      <w:r>
        <w:rPr>
          <w:spacing w:val="8"/>
          <w:u w:val="none"/>
        </w:rPr>
        <w:t xml:space="preserve"> </w:t>
      </w:r>
      <w:r>
        <w:rPr>
          <w:u w:val="none"/>
        </w:rPr>
        <w:t xml:space="preserve">of </w:t>
      </w:r>
      <w:r>
        <w:rPr>
          <w:spacing w:val="9"/>
          <w:u w:val="none"/>
        </w:rPr>
        <w:t xml:space="preserve"> </w:t>
      </w:r>
      <w:r>
        <w:rPr>
          <w:u w:val="none"/>
        </w:rPr>
        <w:t>t</w:t>
      </w:r>
      <w:r>
        <w:rPr>
          <w:spacing w:val="1"/>
          <w:u w:val="none"/>
        </w:rPr>
        <w:t>h</w:t>
      </w:r>
      <w:r>
        <w:rPr>
          <w:u w:val="none"/>
        </w:rPr>
        <w:t xml:space="preserve">e </w:t>
      </w:r>
      <w:r>
        <w:rPr>
          <w:spacing w:val="9"/>
          <w:u w:val="none"/>
        </w:rPr>
        <w:t xml:space="preserve"> </w:t>
      </w:r>
      <w:r>
        <w:rPr>
          <w:u w:val="none"/>
        </w:rPr>
        <w:t xml:space="preserve">person </w:t>
      </w:r>
      <w:r>
        <w:rPr>
          <w:spacing w:val="8"/>
          <w:u w:val="none"/>
        </w:rPr>
        <w:t xml:space="preserve"> </w:t>
      </w:r>
      <w:r>
        <w:rPr>
          <w:u w:val="none"/>
        </w:rPr>
        <w:t>requesti</w:t>
      </w:r>
      <w:r>
        <w:rPr>
          <w:spacing w:val="1"/>
          <w:u w:val="none"/>
        </w:rPr>
        <w:t>n</w:t>
      </w:r>
      <w:r>
        <w:rPr>
          <w:u w:val="none"/>
        </w:rPr>
        <w:t xml:space="preserve">g </w:t>
      </w:r>
      <w:r>
        <w:rPr>
          <w:spacing w:val="9"/>
          <w:u w:val="none"/>
        </w:rPr>
        <w:t xml:space="preserve"> </w:t>
      </w:r>
      <w:r>
        <w:rPr>
          <w:u w:val="none"/>
        </w:rPr>
        <w:t xml:space="preserve">copies, </w:t>
      </w:r>
      <w:r>
        <w:rPr>
          <w:spacing w:val="8"/>
          <w:u w:val="none"/>
        </w:rPr>
        <w:t xml:space="preserve"> </w:t>
      </w:r>
      <w:r>
        <w:rPr>
          <w:u w:val="none"/>
        </w:rPr>
        <w:t>duri</w:t>
      </w:r>
      <w:r>
        <w:rPr>
          <w:spacing w:val="1"/>
          <w:u w:val="none"/>
        </w:rPr>
        <w:t>n</w:t>
      </w:r>
      <w:r>
        <w:rPr>
          <w:u w:val="none"/>
        </w:rPr>
        <w:t>g</w:t>
      </w:r>
      <w:r>
        <w:rPr>
          <w:w w:val="102"/>
          <w:u w:val="none"/>
        </w:rPr>
        <w:t xml:space="preserve"> </w:t>
      </w:r>
      <w:r>
        <w:rPr>
          <w:spacing w:val="1"/>
          <w:u w:val="none"/>
        </w:rPr>
        <w:t>no</w:t>
      </w:r>
      <w:r>
        <w:rPr>
          <w:u w:val="none"/>
        </w:rPr>
        <w:t>r</w:t>
      </w:r>
      <w:r>
        <w:rPr>
          <w:spacing w:val="2"/>
          <w:u w:val="none"/>
        </w:rPr>
        <w:t>m</w:t>
      </w:r>
      <w:r>
        <w:rPr>
          <w:u w:val="none"/>
        </w:rPr>
        <w:t>al</w:t>
      </w:r>
      <w:r>
        <w:rPr>
          <w:spacing w:val="24"/>
          <w:u w:val="none"/>
        </w:rPr>
        <w:t xml:space="preserve"> </w:t>
      </w:r>
      <w:r>
        <w:rPr>
          <w:spacing w:val="1"/>
          <w:u w:val="none"/>
        </w:rPr>
        <w:t>bu</w:t>
      </w:r>
      <w:r>
        <w:rPr>
          <w:u w:val="none"/>
        </w:rPr>
        <w:t>si</w:t>
      </w:r>
      <w:r>
        <w:rPr>
          <w:spacing w:val="1"/>
          <w:u w:val="none"/>
        </w:rPr>
        <w:t>n</w:t>
      </w:r>
      <w:r>
        <w:rPr>
          <w:u w:val="none"/>
        </w:rPr>
        <w:t>ess</w:t>
      </w:r>
      <w:r>
        <w:rPr>
          <w:spacing w:val="24"/>
          <w:u w:val="none"/>
        </w:rPr>
        <w:t xml:space="preserve"> </w:t>
      </w:r>
      <w:r>
        <w:rPr>
          <w:spacing w:val="1"/>
          <w:u w:val="none"/>
        </w:rPr>
        <w:t>hou</w:t>
      </w:r>
      <w:r>
        <w:rPr>
          <w:u w:val="none"/>
        </w:rPr>
        <w:t>rs</w:t>
      </w:r>
      <w:r>
        <w:rPr>
          <w:spacing w:val="25"/>
          <w:u w:val="none"/>
        </w:rPr>
        <w:t xml:space="preserve"> </w:t>
      </w:r>
      <w:r>
        <w:rPr>
          <w:u w:val="none"/>
        </w:rPr>
        <w:t>after</w:t>
      </w:r>
      <w:r>
        <w:rPr>
          <w:spacing w:val="24"/>
          <w:u w:val="none"/>
        </w:rPr>
        <w:t xml:space="preserve"> </w:t>
      </w:r>
      <w:r>
        <w:rPr>
          <w:u w:val="none"/>
        </w:rPr>
        <w:t>reas</w:t>
      </w:r>
      <w:r>
        <w:rPr>
          <w:spacing w:val="1"/>
          <w:u w:val="none"/>
        </w:rPr>
        <w:t>on</w:t>
      </w:r>
      <w:r>
        <w:rPr>
          <w:u w:val="none"/>
        </w:rPr>
        <w:t>a</w:t>
      </w:r>
      <w:r>
        <w:rPr>
          <w:spacing w:val="1"/>
          <w:u w:val="none"/>
        </w:rPr>
        <w:t>b</w:t>
      </w:r>
      <w:r>
        <w:rPr>
          <w:u w:val="none"/>
        </w:rPr>
        <w:t>le</w:t>
      </w:r>
      <w:r>
        <w:rPr>
          <w:spacing w:val="26"/>
          <w:u w:val="none"/>
        </w:rPr>
        <w:t xml:space="preserve"> </w:t>
      </w:r>
      <w:r>
        <w:rPr>
          <w:spacing w:val="1"/>
          <w:u w:val="none"/>
        </w:rPr>
        <w:t>no</w:t>
      </w:r>
      <w:r>
        <w:rPr>
          <w:u w:val="none"/>
        </w:rPr>
        <w:t>tice.</w:t>
      </w:r>
    </w:p>
    <w:p w14:paraId="7D48211F" w14:textId="77777777" w:rsidR="000C19C9" w:rsidRDefault="000C19C9">
      <w:pPr>
        <w:spacing w:before="2" w:line="240" w:lineRule="exact"/>
        <w:rPr>
          <w:sz w:val="24"/>
          <w:szCs w:val="24"/>
        </w:rPr>
      </w:pPr>
    </w:p>
    <w:p w14:paraId="532BADDA"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F</w:t>
      </w:r>
      <w:r>
        <w:rPr>
          <w:u w:color="000000"/>
        </w:rPr>
        <w:t>I</w:t>
      </w:r>
      <w:r>
        <w:rPr>
          <w:spacing w:val="1"/>
          <w:u w:color="000000"/>
        </w:rPr>
        <w:t>NANC</w:t>
      </w:r>
      <w:r>
        <w:rPr>
          <w:u w:color="000000"/>
        </w:rPr>
        <w:t>I</w:t>
      </w:r>
      <w:r>
        <w:rPr>
          <w:spacing w:val="1"/>
          <w:u w:color="000000"/>
        </w:rPr>
        <w:t>A</w:t>
      </w:r>
      <w:r>
        <w:rPr>
          <w:u w:color="000000"/>
        </w:rPr>
        <w:t>L</w:t>
      </w:r>
      <w:r>
        <w:rPr>
          <w:spacing w:val="35"/>
          <w:u w:color="000000"/>
        </w:rPr>
        <w:t xml:space="preserve"> </w:t>
      </w:r>
      <w:r>
        <w:rPr>
          <w:u w:color="000000"/>
        </w:rPr>
        <w:t>I</w:t>
      </w:r>
      <w:r>
        <w:rPr>
          <w:spacing w:val="1"/>
          <w:u w:color="000000"/>
        </w:rPr>
        <w:t>NFOR</w:t>
      </w:r>
      <w:r>
        <w:rPr>
          <w:spacing w:val="2"/>
          <w:u w:color="000000"/>
        </w:rPr>
        <w:t>M</w:t>
      </w:r>
      <w:r>
        <w:rPr>
          <w:spacing w:val="1"/>
          <w:u w:color="000000"/>
        </w:rPr>
        <w:t>AT</w:t>
      </w:r>
      <w:r>
        <w:rPr>
          <w:u w:color="000000"/>
        </w:rPr>
        <w:t>I</w:t>
      </w:r>
      <w:r>
        <w:rPr>
          <w:spacing w:val="1"/>
          <w:u w:color="000000"/>
        </w:rPr>
        <w:t>ON</w:t>
      </w:r>
      <w:r>
        <w:rPr>
          <w:u w:val="none"/>
        </w:rPr>
        <w:t>.</w:t>
      </w:r>
      <w:r>
        <w:rPr>
          <w:spacing w:val="33"/>
          <w:u w:val="none"/>
        </w:rPr>
        <w:t xml:space="preserve"> </w:t>
      </w:r>
      <w:r>
        <w:rPr>
          <w:spacing w:val="1"/>
          <w:u w:val="none"/>
        </w:rPr>
        <w:t>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s</w:t>
      </w:r>
      <w:r>
        <w:rPr>
          <w:spacing w:val="1"/>
          <w:u w:val="none"/>
        </w:rPr>
        <w:t>h</w:t>
      </w:r>
      <w:r>
        <w:rPr>
          <w:u w:val="none"/>
        </w:rPr>
        <w:t>all</w:t>
      </w:r>
      <w:r>
        <w:rPr>
          <w:spacing w:val="34"/>
          <w:u w:val="none"/>
        </w:rPr>
        <w:t xml:space="preserve"> </w:t>
      </w:r>
      <w:r>
        <w:rPr>
          <w:u w:val="none"/>
        </w:rPr>
        <w:t>se</w:t>
      </w:r>
      <w:r>
        <w:rPr>
          <w:spacing w:val="1"/>
          <w:u w:val="none"/>
        </w:rPr>
        <w:t>n</w:t>
      </w:r>
      <w:r>
        <w:rPr>
          <w:u w:val="none"/>
        </w:rPr>
        <w:t>d</w:t>
      </w:r>
      <w:r>
        <w:rPr>
          <w:spacing w:val="34"/>
          <w:u w:val="none"/>
        </w:rPr>
        <w:t xml:space="preserve"> </w:t>
      </w:r>
      <w:r>
        <w:rPr>
          <w:spacing w:val="1"/>
          <w:u w:val="none"/>
        </w:rPr>
        <w:t>o</w:t>
      </w:r>
      <w:r>
        <w:rPr>
          <w:u w:val="none"/>
        </w:rPr>
        <w:t>r</w:t>
      </w:r>
      <w:r>
        <w:rPr>
          <w:spacing w:val="34"/>
          <w:u w:val="none"/>
        </w:rPr>
        <w:t xml:space="preserve"> </w:t>
      </w:r>
      <w:r>
        <w:rPr>
          <w:spacing w:val="1"/>
          <w:u w:val="none"/>
        </w:rPr>
        <w:t>d</w:t>
      </w:r>
      <w:r>
        <w:rPr>
          <w:u w:val="none"/>
        </w:rPr>
        <w:t>eli</w:t>
      </w:r>
      <w:r>
        <w:rPr>
          <w:spacing w:val="1"/>
          <w:u w:val="none"/>
        </w:rPr>
        <w:t>v</w:t>
      </w:r>
      <w:r>
        <w:rPr>
          <w:u w:val="none"/>
        </w:rPr>
        <w:t>er</w:t>
      </w:r>
      <w:r>
        <w:rPr>
          <w:spacing w:val="35"/>
          <w:u w:val="none"/>
        </w:rPr>
        <w:t xml:space="preserve"> </w:t>
      </w:r>
      <w:r>
        <w:rPr>
          <w:u w:val="none"/>
        </w:rPr>
        <w:t>to</w:t>
      </w:r>
      <w:r>
        <w:rPr>
          <w:spacing w:val="34"/>
          <w:u w:val="none"/>
        </w:rPr>
        <w:t xml:space="preserve"> </w:t>
      </w:r>
      <w:r>
        <w:rPr>
          <w:u w:val="none"/>
        </w:rPr>
        <w:t>each</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as</w:t>
      </w:r>
      <w:r>
        <w:rPr>
          <w:w w:val="102"/>
          <w:u w:val="none"/>
        </w:rPr>
        <w:t xml:space="preserve"> </w:t>
      </w:r>
      <w:r>
        <w:rPr>
          <w:u w:val="none"/>
        </w:rPr>
        <w:t>s</w:t>
      </w:r>
      <w:r>
        <w:rPr>
          <w:spacing w:val="1"/>
          <w:u w:val="none"/>
        </w:rPr>
        <w:t>oo</w:t>
      </w:r>
      <w:r>
        <w:rPr>
          <w:u w:val="none"/>
        </w:rPr>
        <w:t>n</w:t>
      </w:r>
      <w:r>
        <w:rPr>
          <w:spacing w:val="21"/>
          <w:u w:val="none"/>
        </w:rPr>
        <w:t xml:space="preserve"> </w:t>
      </w:r>
      <w:r>
        <w:rPr>
          <w:u w:val="none"/>
        </w:rPr>
        <w:t>as</w:t>
      </w:r>
      <w:r>
        <w:rPr>
          <w:spacing w:val="21"/>
          <w:u w:val="none"/>
        </w:rPr>
        <w:t xml:space="preserve"> </w:t>
      </w:r>
      <w:r>
        <w:rPr>
          <w:spacing w:val="1"/>
          <w:u w:val="none"/>
        </w:rPr>
        <w:t>p</w:t>
      </w:r>
      <w:r>
        <w:rPr>
          <w:u w:val="none"/>
        </w:rPr>
        <w:t>ractica</w:t>
      </w:r>
      <w:r>
        <w:rPr>
          <w:spacing w:val="1"/>
          <w:u w:val="none"/>
        </w:rPr>
        <w:t>b</w:t>
      </w:r>
      <w:r>
        <w:rPr>
          <w:u w:val="none"/>
        </w:rPr>
        <w:t>le</w:t>
      </w:r>
      <w:r>
        <w:rPr>
          <w:spacing w:val="21"/>
          <w:u w:val="none"/>
        </w:rPr>
        <w:t xml:space="preserve"> </w:t>
      </w:r>
      <w:r>
        <w:rPr>
          <w:spacing w:val="1"/>
          <w:u w:val="none"/>
        </w:rPr>
        <w:t>bu</w:t>
      </w:r>
      <w:r>
        <w:rPr>
          <w:u w:val="none"/>
        </w:rPr>
        <w:t>t</w:t>
      </w:r>
      <w:r>
        <w:rPr>
          <w:spacing w:val="20"/>
          <w:u w:val="none"/>
        </w:rPr>
        <w:t xml:space="preserve"> </w:t>
      </w:r>
      <w:r>
        <w:rPr>
          <w:spacing w:val="1"/>
          <w:u w:val="none"/>
        </w:rPr>
        <w:t>no</w:t>
      </w:r>
      <w:r>
        <w:rPr>
          <w:u w:val="none"/>
        </w:rPr>
        <w:t>t</w:t>
      </w:r>
      <w:r>
        <w:rPr>
          <w:spacing w:val="19"/>
          <w:u w:val="none"/>
        </w:rPr>
        <w:t xml:space="preserve"> </w:t>
      </w:r>
      <w:r>
        <w:rPr>
          <w:u w:val="none"/>
        </w:rPr>
        <w:t>later</w:t>
      </w:r>
      <w:r>
        <w:rPr>
          <w:spacing w:val="21"/>
          <w:u w:val="none"/>
        </w:rPr>
        <w:t xml:space="preserve"> </w:t>
      </w:r>
      <w:r>
        <w:rPr>
          <w:u w:val="none"/>
        </w:rPr>
        <w:t>t</w:t>
      </w:r>
      <w:r>
        <w:rPr>
          <w:spacing w:val="1"/>
          <w:u w:val="none"/>
        </w:rPr>
        <w:t>h</w:t>
      </w:r>
      <w:r>
        <w:rPr>
          <w:u w:val="none"/>
        </w:rPr>
        <w:t>an</w:t>
      </w:r>
      <w:r>
        <w:rPr>
          <w:spacing w:val="21"/>
          <w:u w:val="none"/>
        </w:rPr>
        <w:t xml:space="preserve"> </w:t>
      </w:r>
      <w:r>
        <w:rPr>
          <w:u w:val="none"/>
        </w:rPr>
        <w:t>t</w:t>
      </w:r>
      <w:r>
        <w:rPr>
          <w:spacing w:val="1"/>
          <w:u w:val="none"/>
        </w:rPr>
        <w:t>h</w:t>
      </w:r>
      <w:r>
        <w:rPr>
          <w:u w:val="none"/>
        </w:rPr>
        <w:t>e</w:t>
      </w:r>
      <w:r>
        <w:rPr>
          <w:spacing w:val="22"/>
          <w:u w:val="none"/>
        </w:rPr>
        <w:t xml:space="preserve"> </w:t>
      </w:r>
      <w:r>
        <w:rPr>
          <w:u w:val="none"/>
        </w:rPr>
        <w:t>ti</w:t>
      </w:r>
      <w:r>
        <w:rPr>
          <w:spacing w:val="2"/>
          <w:u w:val="none"/>
        </w:rPr>
        <w:t>m</w:t>
      </w:r>
      <w:r>
        <w:rPr>
          <w:u w:val="none"/>
        </w:rPr>
        <w:t>e</w:t>
      </w:r>
      <w:r>
        <w:rPr>
          <w:spacing w:val="21"/>
          <w:u w:val="none"/>
        </w:rPr>
        <w:t xml:space="preserve"> </w:t>
      </w:r>
      <w:r>
        <w:rPr>
          <w:u w:val="none"/>
        </w:rPr>
        <w:t>s</w:t>
      </w:r>
      <w:r>
        <w:rPr>
          <w:spacing w:val="1"/>
          <w:u w:val="none"/>
        </w:rPr>
        <w:t>p</w:t>
      </w:r>
      <w:r>
        <w:rPr>
          <w:u w:val="none"/>
        </w:rPr>
        <w:t>ecified</w:t>
      </w:r>
      <w:r>
        <w:rPr>
          <w:spacing w:val="21"/>
          <w:u w:val="none"/>
        </w:rPr>
        <w:t xml:space="preserve"> </w:t>
      </w:r>
      <w:r>
        <w:rPr>
          <w:spacing w:val="1"/>
          <w:u w:val="none"/>
        </w:rPr>
        <w:t>b</w:t>
      </w:r>
      <w:r>
        <w:rPr>
          <w:u w:val="none"/>
        </w:rPr>
        <w:t>el</w:t>
      </w:r>
      <w:r>
        <w:rPr>
          <w:spacing w:val="1"/>
          <w:u w:val="none"/>
        </w:rPr>
        <w:t>ow</w:t>
      </w:r>
      <w:r>
        <w:rPr>
          <w:u w:val="none"/>
        </w:rPr>
        <w:t>,</w:t>
      </w:r>
      <w:r>
        <w:rPr>
          <w:spacing w:val="19"/>
          <w:u w:val="none"/>
        </w:rPr>
        <w:t xml:space="preserve"> </w:t>
      </w:r>
      <w:r>
        <w:rPr>
          <w:u w:val="none"/>
        </w:rPr>
        <w:t>s</w:t>
      </w:r>
      <w:r>
        <w:rPr>
          <w:spacing w:val="1"/>
          <w:u w:val="none"/>
        </w:rPr>
        <w:t>u</w:t>
      </w:r>
      <w:r>
        <w:rPr>
          <w:u w:val="none"/>
        </w:rPr>
        <w:t>ch</w:t>
      </w:r>
      <w:r>
        <w:rPr>
          <w:spacing w:val="21"/>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n</w:t>
      </w:r>
      <w:r>
        <w:rPr>
          <w:spacing w:val="22"/>
          <w:u w:val="none"/>
        </w:rPr>
        <w:t xml:space="preserve"> </w:t>
      </w:r>
      <w:r>
        <w:rPr>
          <w:u w:val="none"/>
        </w:rPr>
        <w:t>c</w:t>
      </w:r>
      <w:r>
        <w:rPr>
          <w:spacing w:val="1"/>
          <w:u w:val="none"/>
        </w:rPr>
        <w:t>on</w:t>
      </w:r>
      <w:r>
        <w:rPr>
          <w:u w:val="none"/>
        </w:rPr>
        <w:t>cer</w:t>
      </w:r>
      <w:r>
        <w:rPr>
          <w:spacing w:val="1"/>
          <w:u w:val="none"/>
        </w:rPr>
        <w:t>n</w:t>
      </w:r>
      <w:r>
        <w:rPr>
          <w:u w:val="none"/>
        </w:rPr>
        <w:t>i</w:t>
      </w:r>
      <w:r>
        <w:rPr>
          <w:spacing w:val="1"/>
          <w:u w:val="none"/>
        </w:rPr>
        <w:t>n</w:t>
      </w:r>
      <w:r>
        <w:rPr>
          <w:u w:val="none"/>
        </w:rPr>
        <w:t>g</w:t>
      </w:r>
      <w:r>
        <w:rPr>
          <w:spacing w:val="21"/>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as</w:t>
      </w:r>
      <w:r>
        <w:rPr>
          <w:spacing w:val="20"/>
          <w:u w:val="none"/>
        </w:rPr>
        <w:t xml:space="preserve"> </w:t>
      </w:r>
      <w:r>
        <w:rPr>
          <w:u w:val="none"/>
        </w:rPr>
        <w:t>is</w:t>
      </w:r>
      <w:r>
        <w:rPr>
          <w:spacing w:val="20"/>
          <w:u w:val="none"/>
        </w:rPr>
        <w:t xml:space="preserve"> </w:t>
      </w:r>
      <w:r>
        <w:rPr>
          <w:u w:val="none"/>
        </w:rPr>
        <w:t>necessary</w:t>
      </w:r>
      <w:r>
        <w:rPr>
          <w:spacing w:val="21"/>
          <w:u w:val="none"/>
        </w:rPr>
        <w:t xml:space="preserve"> </w:t>
      </w:r>
      <w:r>
        <w:rPr>
          <w:u w:val="none"/>
        </w:rPr>
        <w:t>to</w:t>
      </w:r>
      <w:r>
        <w:rPr>
          <w:spacing w:val="22"/>
          <w:u w:val="none"/>
        </w:rPr>
        <w:t xml:space="preserve"> </w:t>
      </w:r>
      <w:r>
        <w:rPr>
          <w:u w:val="none"/>
        </w:rPr>
        <w:t>co</w:t>
      </w:r>
      <w:r>
        <w:rPr>
          <w:spacing w:val="2"/>
          <w:u w:val="none"/>
        </w:rPr>
        <w:t>m</w:t>
      </w:r>
      <w:r>
        <w:rPr>
          <w:u w:val="none"/>
        </w:rPr>
        <w:t>plete</w:t>
      </w:r>
      <w:r>
        <w:rPr>
          <w:spacing w:val="20"/>
          <w:u w:val="none"/>
        </w:rPr>
        <w:t xml:space="preserve"> </w:t>
      </w:r>
      <w:r>
        <w:rPr>
          <w:u w:val="none"/>
        </w:rPr>
        <w:t>federal</w:t>
      </w:r>
      <w:r>
        <w:rPr>
          <w:spacing w:val="20"/>
          <w:u w:val="none"/>
        </w:rPr>
        <w:t xml:space="preserve"> </w:t>
      </w:r>
      <w:r>
        <w:rPr>
          <w:u w:val="none"/>
        </w:rPr>
        <w:t>and</w:t>
      </w:r>
      <w:r>
        <w:rPr>
          <w:spacing w:val="21"/>
          <w:u w:val="none"/>
        </w:rPr>
        <w:t xml:space="preserve"> </w:t>
      </w:r>
      <w:r>
        <w:rPr>
          <w:u w:val="none"/>
        </w:rPr>
        <w:t>state</w:t>
      </w:r>
      <w:r>
        <w:rPr>
          <w:spacing w:val="20"/>
          <w:u w:val="none"/>
        </w:rPr>
        <w:t xml:space="preserve"> </w:t>
      </w:r>
      <w:r>
        <w:rPr>
          <w:u w:val="none"/>
        </w:rPr>
        <w:t>i</w:t>
      </w:r>
      <w:r>
        <w:rPr>
          <w:spacing w:val="1"/>
          <w:u w:val="none"/>
        </w:rPr>
        <w:t>n</w:t>
      </w:r>
      <w:r>
        <w:rPr>
          <w:u w:val="none"/>
        </w:rPr>
        <w:t>co</w:t>
      </w:r>
      <w:r>
        <w:rPr>
          <w:spacing w:val="2"/>
          <w:u w:val="none"/>
        </w:rPr>
        <w:t>m</w:t>
      </w:r>
      <w:r>
        <w:rPr>
          <w:u w:val="none"/>
        </w:rPr>
        <w:t>e</w:t>
      </w:r>
      <w:r>
        <w:rPr>
          <w:spacing w:val="21"/>
          <w:u w:val="none"/>
        </w:rPr>
        <w:t xml:space="preserve"> </w:t>
      </w:r>
      <w:r>
        <w:rPr>
          <w:u w:val="none"/>
        </w:rPr>
        <w:t>tax</w:t>
      </w:r>
      <w:r>
        <w:rPr>
          <w:spacing w:val="21"/>
          <w:u w:val="none"/>
        </w:rPr>
        <w:t xml:space="preserve"> </w:t>
      </w:r>
      <w:r>
        <w:rPr>
          <w:u w:val="none"/>
        </w:rPr>
        <w:t>or</w:t>
      </w:r>
      <w:r>
        <w:rPr>
          <w:spacing w:val="20"/>
          <w:u w:val="none"/>
        </w:rPr>
        <w:t xml:space="preserve"> </w:t>
      </w:r>
      <w:r>
        <w:rPr>
          <w:u w:val="none"/>
        </w:rPr>
        <w:t>i</w:t>
      </w:r>
      <w:r>
        <w:rPr>
          <w:spacing w:val="1"/>
          <w:u w:val="none"/>
        </w:rPr>
        <w:t>n</w:t>
      </w:r>
      <w:r>
        <w:rPr>
          <w:u w:val="none"/>
        </w:rPr>
        <w:t>for</w:t>
      </w:r>
      <w:r>
        <w:rPr>
          <w:spacing w:val="2"/>
          <w:u w:val="none"/>
        </w:rPr>
        <w:t>m</w:t>
      </w:r>
      <w:r>
        <w:rPr>
          <w:u w:val="none"/>
        </w:rPr>
        <w:t>ati</w:t>
      </w:r>
      <w:r>
        <w:rPr>
          <w:spacing w:val="1"/>
          <w:u w:val="none"/>
        </w:rPr>
        <w:t>o</w:t>
      </w:r>
      <w:r>
        <w:rPr>
          <w:u w:val="none"/>
        </w:rPr>
        <w:t>n</w:t>
      </w:r>
      <w:r>
        <w:rPr>
          <w:spacing w:val="22"/>
          <w:u w:val="none"/>
        </w:rPr>
        <w:t xml:space="preserve"> </w:t>
      </w:r>
      <w:r>
        <w:rPr>
          <w:u w:val="none"/>
        </w:rPr>
        <w:t>ret</w:t>
      </w:r>
      <w:r>
        <w:rPr>
          <w:spacing w:val="1"/>
          <w:u w:val="none"/>
        </w:rPr>
        <w:t>u</w:t>
      </w:r>
      <w:r>
        <w:rPr>
          <w:u w:val="none"/>
        </w:rPr>
        <w:t>rns</w:t>
      </w:r>
      <w:r>
        <w:rPr>
          <w:spacing w:val="20"/>
          <w:u w:val="none"/>
        </w:rPr>
        <w:t xml:space="preserve"> </w:t>
      </w:r>
      <w:r>
        <w:rPr>
          <w:u w:val="none"/>
        </w:rPr>
        <w:t>for</w:t>
      </w:r>
      <w:r>
        <w:rPr>
          <w:spacing w:val="20"/>
          <w:u w:val="none"/>
        </w:rPr>
        <w:t xml:space="preserve"> </w:t>
      </w:r>
      <w:r>
        <w:rPr>
          <w:u w:val="none"/>
        </w:rPr>
        <w:t>each</w:t>
      </w:r>
      <w:r>
        <w:rPr>
          <w:spacing w:val="21"/>
          <w:u w:val="none"/>
        </w:rPr>
        <w:t xml:space="preserve"> </w:t>
      </w:r>
      <w:r>
        <w:rPr>
          <w:u w:val="none"/>
        </w:rPr>
        <w:t>calendar</w:t>
      </w:r>
      <w:r>
        <w:rPr>
          <w:spacing w:val="20"/>
          <w:u w:val="none"/>
        </w:rPr>
        <w:t xml:space="preserve"> </w:t>
      </w:r>
      <w:r>
        <w:rPr>
          <w:u w:val="none"/>
        </w:rPr>
        <w:t>year,</w:t>
      </w:r>
      <w:r>
        <w:rPr>
          <w:spacing w:val="21"/>
          <w:u w:val="none"/>
        </w:rPr>
        <w:t xml:space="preserve"> </w:t>
      </w:r>
      <w:r>
        <w:rPr>
          <w:u w:val="none"/>
        </w:rPr>
        <w:t>and</w:t>
      </w:r>
      <w:r>
        <w:rPr>
          <w:w w:val="102"/>
          <w:u w:val="none"/>
        </w:rPr>
        <w:t xml:space="preserve"> </w:t>
      </w:r>
      <w:r>
        <w:rPr>
          <w:u w:val="none"/>
        </w:rPr>
        <w:t>a</w:t>
      </w:r>
      <w:r>
        <w:rPr>
          <w:spacing w:val="9"/>
          <w:u w:val="none"/>
        </w:rPr>
        <w:t xml:space="preserve"> </w:t>
      </w:r>
      <w:r>
        <w:rPr>
          <w:u w:val="none"/>
        </w:rPr>
        <w:t>c</w:t>
      </w:r>
      <w:r>
        <w:rPr>
          <w:spacing w:val="1"/>
          <w:u w:val="none"/>
        </w:rPr>
        <w:t>o</w:t>
      </w:r>
      <w:r>
        <w:rPr>
          <w:u w:val="none"/>
        </w:rPr>
        <w:t>py</w:t>
      </w:r>
      <w:r>
        <w:rPr>
          <w:spacing w:val="10"/>
          <w:u w:val="none"/>
        </w:rPr>
        <w:t xml:space="preserve"> </w:t>
      </w:r>
      <w:r>
        <w:rPr>
          <w:u w:val="none"/>
        </w:rPr>
        <w:t>if</w:t>
      </w:r>
      <w:r>
        <w:rPr>
          <w:spacing w:val="10"/>
          <w:u w:val="none"/>
        </w:rPr>
        <w:t xml:space="preserve"> </w:t>
      </w:r>
      <w:r>
        <w:rPr>
          <w:u w:val="none"/>
        </w:rPr>
        <w:t>the</w:t>
      </w:r>
      <w:r>
        <w:rPr>
          <w:spacing w:val="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10"/>
          <w:u w:val="none"/>
        </w:rPr>
        <w:t xml:space="preserve"> </w:t>
      </w:r>
      <w:r>
        <w:rPr>
          <w:u w:val="none"/>
        </w:rPr>
        <w:t>fe</w:t>
      </w:r>
      <w:r>
        <w:rPr>
          <w:spacing w:val="1"/>
          <w:u w:val="none"/>
        </w:rPr>
        <w:t>d</w:t>
      </w:r>
      <w:r>
        <w:rPr>
          <w:u w:val="none"/>
        </w:rPr>
        <w:t>eral,</w:t>
      </w:r>
      <w:r>
        <w:rPr>
          <w:spacing w:val="9"/>
          <w:u w:val="none"/>
        </w:rPr>
        <w:t xml:space="preserve"> </w:t>
      </w:r>
      <w:r>
        <w:rPr>
          <w:u w:val="none"/>
        </w:rPr>
        <w:t>state</w:t>
      </w:r>
      <w:r>
        <w:rPr>
          <w:spacing w:val="9"/>
          <w:u w:val="none"/>
        </w:rPr>
        <w:t xml:space="preserve"> </w:t>
      </w:r>
      <w:r>
        <w:rPr>
          <w:u w:val="none"/>
        </w:rPr>
        <w:t>a</w:t>
      </w:r>
      <w:r>
        <w:rPr>
          <w:spacing w:val="1"/>
          <w:u w:val="none"/>
        </w:rPr>
        <w:t>n</w:t>
      </w:r>
      <w:r>
        <w:rPr>
          <w:u w:val="none"/>
        </w:rPr>
        <w:t>d</w:t>
      </w:r>
      <w:r>
        <w:rPr>
          <w:spacing w:val="10"/>
          <w:u w:val="none"/>
        </w:rPr>
        <w:t xml:space="preserve"> </w:t>
      </w:r>
      <w:r>
        <w:rPr>
          <w:u w:val="none"/>
        </w:rPr>
        <w:t>(if</w:t>
      </w:r>
      <w:r>
        <w:rPr>
          <w:spacing w:val="10"/>
          <w:u w:val="none"/>
        </w:rPr>
        <w:t xml:space="preserve"> </w:t>
      </w:r>
      <w:r>
        <w:rPr>
          <w:u w:val="none"/>
        </w:rPr>
        <w:t>a</w:t>
      </w:r>
      <w:r>
        <w:rPr>
          <w:spacing w:val="1"/>
          <w:u w:val="none"/>
        </w:rPr>
        <w:t>ny</w:t>
      </w:r>
      <w:r>
        <w:rPr>
          <w:u w:val="none"/>
        </w:rPr>
        <w:t>)</w:t>
      </w:r>
      <w:r>
        <w:rPr>
          <w:spacing w:val="10"/>
          <w:u w:val="none"/>
        </w:rPr>
        <w:t xml:space="preserve"> </w:t>
      </w:r>
      <w:r>
        <w:rPr>
          <w:u w:val="none"/>
        </w:rPr>
        <w:t>l</w:t>
      </w:r>
      <w:r>
        <w:rPr>
          <w:spacing w:val="1"/>
          <w:u w:val="none"/>
        </w:rPr>
        <w:t>o</w:t>
      </w:r>
      <w:r>
        <w:rPr>
          <w:u w:val="none"/>
        </w:rPr>
        <w:t>cal</w:t>
      </w:r>
      <w:r>
        <w:rPr>
          <w:spacing w:val="9"/>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 xml:space="preserve">e </w:t>
      </w:r>
      <w:r>
        <w:rPr>
          <w:spacing w:val="10"/>
          <w:u w:val="none"/>
        </w:rPr>
        <w:t xml:space="preserve"> </w:t>
      </w:r>
      <w:r>
        <w:rPr>
          <w:u w:val="none"/>
        </w:rPr>
        <w:t xml:space="preserve">tax </w:t>
      </w:r>
      <w:r>
        <w:rPr>
          <w:spacing w:val="10"/>
          <w:u w:val="none"/>
        </w:rPr>
        <w:t xml:space="preserve"> </w:t>
      </w:r>
      <w:r>
        <w:rPr>
          <w:spacing w:val="1"/>
          <w:u w:val="none"/>
        </w:rPr>
        <w:t>o</w:t>
      </w:r>
      <w:r>
        <w:rPr>
          <w:u w:val="none"/>
        </w:rPr>
        <w:t xml:space="preserve">r </w:t>
      </w:r>
      <w:r>
        <w:rPr>
          <w:spacing w:val="9"/>
          <w:u w:val="none"/>
        </w:rPr>
        <w:t xml:space="preserve"> </w:t>
      </w:r>
      <w:r>
        <w:rPr>
          <w:u w:val="none"/>
        </w:rPr>
        <w:t>i</w:t>
      </w:r>
      <w:r>
        <w:rPr>
          <w:spacing w:val="1"/>
          <w:u w:val="none"/>
        </w:rPr>
        <w:t>n</w:t>
      </w:r>
      <w:r>
        <w:rPr>
          <w:u w:val="none"/>
        </w:rPr>
        <w:t>f</w:t>
      </w:r>
      <w:r>
        <w:rPr>
          <w:spacing w:val="1"/>
          <w:u w:val="none"/>
        </w:rPr>
        <w:t>o</w:t>
      </w:r>
      <w:r>
        <w:rPr>
          <w:u w:val="none"/>
        </w:rPr>
        <w:t>r</w:t>
      </w:r>
      <w:r>
        <w:rPr>
          <w:spacing w:val="2"/>
          <w:u w:val="none"/>
        </w:rPr>
        <w:t>m</w:t>
      </w:r>
      <w:r>
        <w:rPr>
          <w:u w:val="none"/>
        </w:rPr>
        <w:t>ati</w:t>
      </w:r>
      <w:r>
        <w:rPr>
          <w:spacing w:val="1"/>
          <w:u w:val="none"/>
        </w:rPr>
        <w:t>o</w:t>
      </w:r>
      <w:r>
        <w:rPr>
          <w:u w:val="none"/>
        </w:rPr>
        <w:t xml:space="preserve">n </w:t>
      </w:r>
      <w:r>
        <w:rPr>
          <w:spacing w:val="10"/>
          <w:u w:val="none"/>
        </w:rPr>
        <w:t xml:space="preserve"> </w:t>
      </w:r>
      <w:r>
        <w:rPr>
          <w:u w:val="none"/>
        </w:rPr>
        <w:t>ret</w:t>
      </w:r>
      <w:r>
        <w:rPr>
          <w:spacing w:val="1"/>
          <w:u w:val="none"/>
        </w:rPr>
        <w:t>u</w:t>
      </w:r>
      <w:r>
        <w:rPr>
          <w:u w:val="none"/>
        </w:rPr>
        <w:t>r</w:t>
      </w:r>
      <w:r>
        <w:rPr>
          <w:spacing w:val="1"/>
          <w:u w:val="none"/>
        </w:rPr>
        <w:t>n</w:t>
      </w:r>
      <w:r>
        <w:rPr>
          <w:u w:val="none"/>
        </w:rPr>
        <w:t xml:space="preserve">s </w:t>
      </w:r>
      <w:r>
        <w:rPr>
          <w:spacing w:val="10"/>
          <w:u w:val="none"/>
        </w:rPr>
        <w:t xml:space="preserve"> </w:t>
      </w:r>
      <w:r>
        <w:rPr>
          <w:u w:val="none"/>
        </w:rPr>
        <w:t>f</w:t>
      </w:r>
      <w:r>
        <w:rPr>
          <w:spacing w:val="1"/>
          <w:u w:val="none"/>
        </w:rPr>
        <w:t>o</w:t>
      </w:r>
      <w:r>
        <w:rPr>
          <w:u w:val="none"/>
        </w:rPr>
        <w:t xml:space="preserve">r </w:t>
      </w:r>
      <w:r>
        <w:rPr>
          <w:spacing w:val="9"/>
          <w:u w:val="none"/>
        </w:rPr>
        <w:t xml:space="preserve"> </w:t>
      </w:r>
      <w:r>
        <w:rPr>
          <w:u w:val="none"/>
        </w:rPr>
        <w:t>t</w:t>
      </w:r>
      <w:r>
        <w:rPr>
          <w:spacing w:val="1"/>
          <w:u w:val="none"/>
        </w:rPr>
        <w:t>h</w:t>
      </w:r>
      <w:r>
        <w:rPr>
          <w:u w:val="none"/>
        </w:rPr>
        <w:t>e</w:t>
      </w:r>
      <w:r>
        <w:rPr>
          <w:w w:val="102"/>
          <w:u w:val="none"/>
        </w:rPr>
        <w:t xml:space="preserve"> </w:t>
      </w:r>
      <w:r>
        <w:rPr>
          <w:u w:val="none"/>
        </w:rPr>
        <w:t>cale</w:t>
      </w:r>
      <w:r>
        <w:rPr>
          <w:spacing w:val="1"/>
          <w:u w:val="none"/>
        </w:rPr>
        <w:t>n</w:t>
      </w:r>
      <w:r>
        <w:rPr>
          <w:u w:val="none"/>
        </w:rPr>
        <w:t>dar</w:t>
      </w:r>
      <w:r>
        <w:rPr>
          <w:spacing w:val="15"/>
          <w:u w:val="none"/>
        </w:rPr>
        <w:t xml:space="preserve"> </w:t>
      </w:r>
      <w:r>
        <w:rPr>
          <w:u w:val="none"/>
        </w:rPr>
        <w:t>year,</w:t>
      </w:r>
      <w:r>
        <w:rPr>
          <w:spacing w:val="15"/>
          <w:u w:val="none"/>
        </w:rPr>
        <w:t xml:space="preserve"> </w:t>
      </w:r>
      <w:r>
        <w:rPr>
          <w:u w:val="none"/>
        </w:rPr>
        <w:t>no</w:t>
      </w:r>
      <w:r>
        <w:rPr>
          <w:spacing w:val="17"/>
          <w:u w:val="none"/>
        </w:rPr>
        <w:t xml:space="preserve"> </w:t>
      </w:r>
      <w:r>
        <w:rPr>
          <w:u w:val="none"/>
        </w:rPr>
        <w:t>later</w:t>
      </w:r>
      <w:r>
        <w:rPr>
          <w:spacing w:val="15"/>
          <w:u w:val="none"/>
        </w:rPr>
        <w:t xml:space="preserve"> </w:t>
      </w:r>
      <w:r>
        <w:rPr>
          <w:u w:val="none"/>
        </w:rPr>
        <w:t>than</w:t>
      </w:r>
      <w:r>
        <w:rPr>
          <w:spacing w:val="17"/>
          <w:u w:val="none"/>
        </w:rPr>
        <w:t xml:space="preserve"> </w:t>
      </w:r>
      <w:r>
        <w:rPr>
          <w:spacing w:val="1"/>
          <w:u w:val="none"/>
        </w:rPr>
        <w:t>n</w:t>
      </w:r>
      <w:r>
        <w:rPr>
          <w:u w:val="none"/>
        </w:rPr>
        <w:t>i</w:t>
      </w:r>
      <w:r>
        <w:rPr>
          <w:spacing w:val="1"/>
          <w:u w:val="none"/>
        </w:rPr>
        <w:t>n</w:t>
      </w:r>
      <w:r>
        <w:rPr>
          <w:u w:val="none"/>
        </w:rPr>
        <w:t>ety</w:t>
      </w:r>
      <w:r>
        <w:rPr>
          <w:spacing w:val="17"/>
          <w:u w:val="none"/>
        </w:rPr>
        <w:t xml:space="preserve"> </w:t>
      </w:r>
      <w:r>
        <w:rPr>
          <w:u w:val="none"/>
        </w:rPr>
        <w:t>(</w:t>
      </w:r>
      <w:r>
        <w:rPr>
          <w:spacing w:val="1"/>
          <w:u w:val="none"/>
        </w:rPr>
        <w:t>90</w:t>
      </w:r>
      <w:r>
        <w:rPr>
          <w:u w:val="none"/>
        </w:rPr>
        <w:t>)</w:t>
      </w:r>
      <w:r>
        <w:rPr>
          <w:spacing w:val="15"/>
          <w:u w:val="none"/>
        </w:rPr>
        <w:t xml:space="preserve"> </w:t>
      </w:r>
      <w:r>
        <w:rPr>
          <w:spacing w:val="1"/>
          <w:u w:val="none"/>
        </w:rPr>
        <w:t>d</w:t>
      </w:r>
      <w:r>
        <w:rPr>
          <w:u w:val="none"/>
        </w:rPr>
        <w:t>a</w:t>
      </w:r>
      <w:r>
        <w:rPr>
          <w:spacing w:val="1"/>
          <w:u w:val="none"/>
        </w:rPr>
        <w:t>y</w:t>
      </w:r>
      <w:r>
        <w:rPr>
          <w:u w:val="none"/>
        </w:rPr>
        <w:t>s</w:t>
      </w:r>
      <w:r>
        <w:rPr>
          <w:spacing w:val="15"/>
          <w:u w:val="none"/>
        </w:rPr>
        <w:t xml:space="preserve"> </w:t>
      </w:r>
      <w:r>
        <w:rPr>
          <w:u w:val="none"/>
        </w:rPr>
        <w:t>after</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e</w:t>
      </w:r>
      <w:r>
        <w:rPr>
          <w:spacing w:val="1"/>
          <w:u w:val="none"/>
        </w:rPr>
        <w:t>n</w:t>
      </w:r>
      <w:r>
        <w:rPr>
          <w:u w:val="none"/>
        </w:rPr>
        <w:t>d</w:t>
      </w:r>
      <w:r>
        <w:rPr>
          <w:spacing w:val="17"/>
          <w:u w:val="none"/>
        </w:rPr>
        <w:t xml:space="preserve"> </w:t>
      </w:r>
      <w:r>
        <w:rPr>
          <w:spacing w:val="1"/>
          <w:u w:val="none"/>
        </w:rPr>
        <w:t>o</w:t>
      </w:r>
      <w:r>
        <w:rPr>
          <w:u w:val="none"/>
        </w:rPr>
        <w:t>f</w:t>
      </w:r>
      <w:r>
        <w:rPr>
          <w:spacing w:val="15"/>
          <w:u w:val="none"/>
        </w:rPr>
        <w:t xml:space="preserve"> </w:t>
      </w:r>
      <w:r>
        <w:rPr>
          <w:u w:val="none"/>
        </w:rPr>
        <w:t>s</w:t>
      </w:r>
      <w:r>
        <w:rPr>
          <w:spacing w:val="1"/>
          <w:u w:val="none"/>
        </w:rPr>
        <w:t>u</w:t>
      </w:r>
      <w:r>
        <w:rPr>
          <w:u w:val="none"/>
        </w:rPr>
        <w:t>ch</w:t>
      </w:r>
      <w:r>
        <w:rPr>
          <w:spacing w:val="16"/>
          <w:u w:val="none"/>
        </w:rPr>
        <w:t xml:space="preserve"> </w:t>
      </w:r>
      <w:r>
        <w:rPr>
          <w:u w:val="none"/>
        </w:rPr>
        <w:t>cale</w:t>
      </w:r>
      <w:r>
        <w:rPr>
          <w:spacing w:val="1"/>
          <w:u w:val="none"/>
        </w:rPr>
        <w:t>nd</w:t>
      </w:r>
      <w:r>
        <w:rPr>
          <w:u w:val="none"/>
        </w:rPr>
        <w:t>ar</w:t>
      </w:r>
      <w:r>
        <w:rPr>
          <w:spacing w:val="16"/>
          <w:u w:val="none"/>
        </w:rPr>
        <w:t xml:space="preserve"> </w:t>
      </w:r>
      <w:r>
        <w:rPr>
          <w:spacing w:val="1"/>
          <w:u w:val="none"/>
        </w:rPr>
        <w:t>y</w:t>
      </w:r>
      <w:r>
        <w:rPr>
          <w:u w:val="none"/>
        </w:rPr>
        <w:t>ear.</w:t>
      </w:r>
    </w:p>
    <w:p w14:paraId="4DB96D52" w14:textId="77777777" w:rsidR="000C19C9" w:rsidRDefault="000C19C9">
      <w:pPr>
        <w:spacing w:before="17" w:line="220" w:lineRule="exact"/>
      </w:pPr>
    </w:p>
    <w:p w14:paraId="5DA3B68F" w14:textId="77777777" w:rsidR="000C19C9" w:rsidRDefault="00D3642A">
      <w:pPr>
        <w:pStyle w:val="BodyText"/>
        <w:numPr>
          <w:ilvl w:val="1"/>
          <w:numId w:val="8"/>
        </w:numPr>
        <w:tabs>
          <w:tab w:val="left" w:pos="1544"/>
        </w:tabs>
        <w:spacing w:line="252" w:lineRule="auto"/>
        <w:ind w:right="114" w:firstLine="720"/>
        <w:jc w:val="both"/>
        <w:rPr>
          <w:u w:val="none"/>
        </w:rPr>
      </w:pPr>
      <w:r>
        <w:rPr>
          <w:spacing w:val="1"/>
          <w:u w:color="000000"/>
        </w:rPr>
        <w:t>BANK</w:t>
      </w:r>
      <w:r>
        <w:rPr>
          <w:u w:color="000000"/>
        </w:rPr>
        <w:t>I</w:t>
      </w:r>
      <w:r>
        <w:rPr>
          <w:spacing w:val="1"/>
          <w:u w:color="000000"/>
        </w:rPr>
        <w:t>N</w:t>
      </w:r>
      <w:r>
        <w:rPr>
          <w:spacing w:val="2"/>
          <w:u w:color="000000"/>
        </w:rPr>
        <w:t>G</w:t>
      </w:r>
      <w:r>
        <w:rPr>
          <w:u w:val="none"/>
        </w:rPr>
        <w:t>.</w:t>
      </w:r>
      <w:r>
        <w:rPr>
          <w:spacing w:val="23"/>
          <w:u w:val="none"/>
        </w:rPr>
        <w:t xml:space="preserve"> </w:t>
      </w:r>
      <w:r>
        <w:rPr>
          <w:spacing w:val="1"/>
          <w:u w:val="none"/>
        </w:rPr>
        <w:t>A</w:t>
      </w:r>
      <w:r>
        <w:rPr>
          <w:u w:val="none"/>
        </w:rPr>
        <w:t>ll</w:t>
      </w:r>
      <w:r>
        <w:rPr>
          <w:spacing w:val="23"/>
          <w:u w:val="none"/>
        </w:rPr>
        <w:t xml:space="preserve"> </w:t>
      </w:r>
      <w:r>
        <w:rPr>
          <w:u w:val="none"/>
        </w:rPr>
        <w:t>f</w:t>
      </w:r>
      <w:r>
        <w:rPr>
          <w:spacing w:val="1"/>
          <w:u w:val="none"/>
        </w:rPr>
        <w:t>und</w:t>
      </w:r>
      <w:r>
        <w:rPr>
          <w:u w:val="none"/>
        </w:rPr>
        <w:t>s</w:t>
      </w:r>
      <w:r>
        <w:rPr>
          <w:spacing w:val="23"/>
          <w:u w:val="none"/>
        </w:rPr>
        <w:t xml:space="preserve"> </w:t>
      </w:r>
      <w:r>
        <w:rPr>
          <w:u w:val="none"/>
        </w:rPr>
        <w:t>recei</w:t>
      </w:r>
      <w:r>
        <w:rPr>
          <w:spacing w:val="1"/>
          <w:u w:val="none"/>
        </w:rPr>
        <w:t>v</w:t>
      </w:r>
      <w:r>
        <w:rPr>
          <w:u w:val="none"/>
        </w:rPr>
        <w:t>ed</w:t>
      </w:r>
      <w:r>
        <w:rPr>
          <w:spacing w:val="25"/>
          <w:u w:val="none"/>
        </w:rPr>
        <w:t xml:space="preserve"> </w:t>
      </w:r>
      <w:r>
        <w:rPr>
          <w:spacing w:val="1"/>
          <w:u w:val="none"/>
        </w:rPr>
        <w:t>b</w:t>
      </w:r>
      <w:r>
        <w:rPr>
          <w:u w:val="none"/>
        </w:rPr>
        <w:t>y</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5"/>
          <w:u w:val="none"/>
        </w:rPr>
        <w:t xml:space="preserve"> </w:t>
      </w:r>
      <w:r>
        <w:rPr>
          <w:spacing w:val="1"/>
          <w:u w:val="none"/>
        </w:rPr>
        <w:t>d</w:t>
      </w:r>
      <w:r>
        <w:rPr>
          <w:u w:val="none"/>
        </w:rPr>
        <w:t>e</w:t>
      </w:r>
      <w:r>
        <w:rPr>
          <w:spacing w:val="1"/>
          <w:u w:val="none"/>
        </w:rPr>
        <w:t>po</w:t>
      </w:r>
      <w:r>
        <w:rPr>
          <w:u w:val="none"/>
        </w:rPr>
        <w:t>sited</w:t>
      </w:r>
      <w:r>
        <w:rPr>
          <w:spacing w:val="24"/>
          <w:u w:val="none"/>
        </w:rPr>
        <w:t xml:space="preserve"> </w:t>
      </w:r>
      <w:r>
        <w:rPr>
          <w:spacing w:val="1"/>
          <w:u w:val="none"/>
        </w:rPr>
        <w:t>p</w:t>
      </w:r>
      <w:r>
        <w:rPr>
          <w:u w:val="none"/>
        </w:rPr>
        <w:t>r</w:t>
      </w:r>
      <w:r>
        <w:rPr>
          <w:spacing w:val="1"/>
          <w:u w:val="none"/>
        </w:rPr>
        <w:t>o</w:t>
      </w:r>
      <w:r>
        <w:rPr>
          <w:spacing w:val="2"/>
          <w:u w:val="none"/>
        </w:rPr>
        <w:t>m</w:t>
      </w:r>
      <w:r>
        <w:rPr>
          <w:spacing w:val="1"/>
          <w:u w:val="none"/>
        </w:rPr>
        <w:t>p</w:t>
      </w:r>
      <w:r>
        <w:rPr>
          <w:u w:val="none"/>
        </w:rPr>
        <w:t>tly</w:t>
      </w:r>
      <w:r>
        <w:rPr>
          <w:spacing w:val="24"/>
          <w:u w:val="none"/>
        </w:rPr>
        <w:t xml:space="preserve"> </w:t>
      </w:r>
      <w:r>
        <w:rPr>
          <w:u w:val="none"/>
        </w:rPr>
        <w:t>in</w:t>
      </w:r>
      <w:r>
        <w:rPr>
          <w:spacing w:val="25"/>
          <w:u w:val="none"/>
        </w:rPr>
        <w:t xml:space="preserve"> </w:t>
      </w:r>
      <w:r>
        <w:rPr>
          <w:u w:val="none"/>
        </w:rPr>
        <w:t>t</w:t>
      </w:r>
      <w:r>
        <w:rPr>
          <w:spacing w:val="1"/>
          <w:u w:val="none"/>
        </w:rPr>
        <w:t>h</w:t>
      </w:r>
      <w:r>
        <w:rPr>
          <w:u w:val="none"/>
        </w:rPr>
        <w:t>e</w:t>
      </w:r>
      <w:r>
        <w:rPr>
          <w:spacing w:val="24"/>
          <w:u w:val="none"/>
        </w:rPr>
        <w:t xml:space="preserve"> </w:t>
      </w:r>
      <w:r>
        <w:rPr>
          <w:spacing w:val="1"/>
          <w:u w:val="none"/>
        </w:rPr>
        <w:t>n</w:t>
      </w:r>
      <w:r>
        <w:rPr>
          <w:u w:val="none"/>
        </w:rPr>
        <w:t>a</w:t>
      </w:r>
      <w:r>
        <w:rPr>
          <w:spacing w:val="2"/>
          <w:u w:val="none"/>
        </w:rPr>
        <w:t>m</w:t>
      </w:r>
      <w:r>
        <w:rPr>
          <w:u w:val="none"/>
        </w:rPr>
        <w:t>e</w:t>
      </w:r>
      <w:r>
        <w:rPr>
          <w:w w:val="102"/>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u w:val="none"/>
        </w:rPr>
        <w:t>in</w:t>
      </w:r>
      <w:r>
        <w:rPr>
          <w:spacing w:val="24"/>
          <w:u w:val="none"/>
        </w:rPr>
        <w:t xml:space="preserve"> </w:t>
      </w:r>
      <w:r>
        <w:rPr>
          <w:spacing w:val="1"/>
          <w:u w:val="none"/>
        </w:rPr>
        <w:t>on</w:t>
      </w:r>
      <w:r>
        <w:rPr>
          <w:u w:val="none"/>
        </w:rPr>
        <w:t>e</w:t>
      </w:r>
      <w:r>
        <w:rPr>
          <w:spacing w:val="24"/>
          <w:u w:val="none"/>
        </w:rPr>
        <w:t xml:space="preserve"> </w:t>
      </w:r>
      <w:r>
        <w:rPr>
          <w:spacing w:val="1"/>
          <w:u w:val="none"/>
        </w:rPr>
        <w:t>o</w:t>
      </w:r>
      <w:r>
        <w:rPr>
          <w:u w:val="none"/>
        </w:rPr>
        <w:t>r</w:t>
      </w:r>
      <w:r>
        <w:rPr>
          <w:spacing w:val="24"/>
          <w:u w:val="none"/>
        </w:rPr>
        <w:t xml:space="preserve"> </w:t>
      </w:r>
      <w:r>
        <w:rPr>
          <w:spacing w:val="2"/>
          <w:u w:val="none"/>
        </w:rPr>
        <w:t>m</w:t>
      </w:r>
      <w:r>
        <w:rPr>
          <w:spacing w:val="1"/>
          <w:u w:val="none"/>
        </w:rPr>
        <w:t>o</w:t>
      </w:r>
      <w:r>
        <w:rPr>
          <w:u w:val="none"/>
        </w:rPr>
        <w:t>re</w:t>
      </w:r>
      <w:r>
        <w:rPr>
          <w:spacing w:val="24"/>
          <w:u w:val="none"/>
        </w:rPr>
        <w:t xml:space="preserve"> </w:t>
      </w:r>
      <w:r>
        <w:rPr>
          <w:u w:val="none"/>
        </w:rPr>
        <w:t>se</w:t>
      </w:r>
      <w:r>
        <w:rPr>
          <w:spacing w:val="1"/>
          <w:u w:val="none"/>
        </w:rPr>
        <w:t>p</w:t>
      </w:r>
      <w:r>
        <w:rPr>
          <w:u w:val="none"/>
        </w:rPr>
        <w:t>arate</w:t>
      </w:r>
      <w:r>
        <w:rPr>
          <w:spacing w:val="24"/>
          <w:u w:val="none"/>
        </w:rPr>
        <w:t xml:space="preserve"> </w:t>
      </w:r>
      <w:r>
        <w:rPr>
          <w:spacing w:val="1"/>
          <w:u w:val="none"/>
        </w:rPr>
        <w:t>b</w:t>
      </w:r>
      <w:r>
        <w:rPr>
          <w:u w:val="none"/>
        </w:rPr>
        <w:t>a</w:t>
      </w:r>
      <w:r>
        <w:rPr>
          <w:spacing w:val="1"/>
          <w:u w:val="none"/>
        </w:rPr>
        <w:t>n</w:t>
      </w:r>
      <w:r>
        <w:rPr>
          <w:u w:val="none"/>
        </w:rPr>
        <w:t>k</w:t>
      </w:r>
      <w:r>
        <w:rPr>
          <w:spacing w:val="25"/>
          <w:u w:val="none"/>
        </w:rPr>
        <w:t xml:space="preserve"> </w:t>
      </w:r>
      <w:r>
        <w:rPr>
          <w:u w:val="none"/>
        </w:rPr>
        <w:t>acc</w:t>
      </w:r>
      <w:r>
        <w:rPr>
          <w:spacing w:val="1"/>
          <w:u w:val="none"/>
        </w:rPr>
        <w:t>oun</w:t>
      </w:r>
      <w:r>
        <w:rPr>
          <w:u w:val="none"/>
        </w:rPr>
        <w:t>ts</w:t>
      </w:r>
      <w:r>
        <w:rPr>
          <w:spacing w:val="24"/>
          <w:u w:val="none"/>
        </w:rPr>
        <w:t xml:space="preserve"> </w:t>
      </w:r>
      <w:r>
        <w:rPr>
          <w:u w:val="none"/>
        </w:rPr>
        <w:t>a</w:t>
      </w:r>
      <w:r>
        <w:rPr>
          <w:spacing w:val="1"/>
          <w:u w:val="none"/>
        </w:rPr>
        <w:t>n</w:t>
      </w:r>
      <w:r>
        <w:rPr>
          <w:u w:val="none"/>
        </w:rPr>
        <w:t>d</w:t>
      </w:r>
      <w:r>
        <w:rPr>
          <w:spacing w:val="24"/>
          <w:u w:val="none"/>
        </w:rPr>
        <w:t xml:space="preserve"> </w:t>
      </w:r>
      <w:r>
        <w:rPr>
          <w:spacing w:val="2"/>
          <w:u w:val="none"/>
        </w:rPr>
        <w:t>m</w:t>
      </w:r>
      <w:r>
        <w:rPr>
          <w:u w:val="none"/>
        </w:rPr>
        <w:t>ay</w:t>
      </w:r>
      <w:r>
        <w:rPr>
          <w:spacing w:val="24"/>
          <w:u w:val="none"/>
        </w:rPr>
        <w:t xml:space="preserve"> </w:t>
      </w:r>
      <w:r>
        <w:rPr>
          <w:spacing w:val="1"/>
          <w:u w:val="none"/>
        </w:rPr>
        <w:t>b</w:t>
      </w:r>
      <w:r>
        <w:rPr>
          <w:u w:val="none"/>
        </w:rPr>
        <w:t>e</w:t>
      </w:r>
      <w:r>
        <w:rPr>
          <w:spacing w:val="24"/>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n</w:t>
      </w:r>
      <w:r>
        <w:rPr>
          <w:spacing w:val="24"/>
          <w:u w:val="none"/>
        </w:rPr>
        <w:t xml:space="preserve"> </w:t>
      </w:r>
      <w:r>
        <w:rPr>
          <w:spacing w:val="1"/>
          <w:u w:val="none"/>
        </w:rPr>
        <w:t>on</w:t>
      </w:r>
      <w:r>
        <w:rPr>
          <w:u w:val="none"/>
        </w:rPr>
        <w:t>ly</w:t>
      </w:r>
      <w:r>
        <w:rPr>
          <w:spacing w:val="24"/>
          <w:u w:val="none"/>
        </w:rPr>
        <w:t xml:space="preserve"> </w:t>
      </w:r>
      <w:r>
        <w:rPr>
          <w:spacing w:val="1"/>
          <w:u w:val="none"/>
        </w:rPr>
        <w:t>b</w:t>
      </w:r>
      <w:r>
        <w:rPr>
          <w:u w:val="none"/>
        </w:rPr>
        <w:t>y</w:t>
      </w:r>
      <w:r>
        <w:rPr>
          <w:spacing w:val="24"/>
          <w:u w:val="none"/>
        </w:rPr>
        <w:t xml:space="preserve"> </w:t>
      </w:r>
      <w:r>
        <w:rPr>
          <w:u w:val="none"/>
        </w:rPr>
        <w:t>c</w:t>
      </w:r>
      <w:r>
        <w:rPr>
          <w:spacing w:val="1"/>
          <w:u w:val="none"/>
        </w:rPr>
        <w:t>h</w:t>
      </w:r>
      <w:r>
        <w:rPr>
          <w:u w:val="none"/>
        </w:rPr>
        <w:t>ec</w:t>
      </w:r>
      <w:r>
        <w:rPr>
          <w:spacing w:val="1"/>
          <w:u w:val="none"/>
        </w:rPr>
        <w:t>k</w:t>
      </w:r>
      <w:r>
        <w:rPr>
          <w:u w:val="none"/>
        </w:rPr>
        <w:t>s</w:t>
      </w:r>
      <w:r>
        <w:rPr>
          <w:spacing w:val="24"/>
          <w:u w:val="none"/>
        </w:rPr>
        <w:t xml:space="preserve"> </w:t>
      </w:r>
      <w:r>
        <w:rPr>
          <w:u w:val="none"/>
        </w:rPr>
        <w:t>si</w:t>
      </w:r>
      <w:r>
        <w:rPr>
          <w:spacing w:val="1"/>
          <w:u w:val="none"/>
        </w:rPr>
        <w:t>gn</w:t>
      </w:r>
      <w:r>
        <w:rPr>
          <w:u w:val="none"/>
        </w:rPr>
        <w:t>ed</w:t>
      </w:r>
      <w:r>
        <w:rPr>
          <w:spacing w:val="25"/>
          <w:u w:val="none"/>
        </w:rPr>
        <w:t xml:space="preserve"> </w:t>
      </w:r>
      <w:r>
        <w:rPr>
          <w:spacing w:val="1"/>
          <w:u w:val="none"/>
        </w:rPr>
        <w:t>b</w:t>
      </w:r>
      <w:r>
        <w:rPr>
          <w:u w:val="none"/>
        </w:rPr>
        <w:t>y</w:t>
      </w:r>
      <w:r>
        <w:rPr>
          <w:w w:val="102"/>
          <w:u w:val="none"/>
        </w:rPr>
        <w:t xml:space="preserve"> </w:t>
      </w:r>
      <w:r>
        <w:rPr>
          <w:u w:val="none"/>
        </w:rPr>
        <w:t>t</w:t>
      </w:r>
      <w:r>
        <w:rPr>
          <w:spacing w:val="1"/>
          <w:u w:val="none"/>
        </w:rPr>
        <w:t>h</w:t>
      </w:r>
      <w:r>
        <w:rPr>
          <w:u w:val="none"/>
        </w:rPr>
        <w:t>e</w:t>
      </w:r>
      <w:r>
        <w:rPr>
          <w:spacing w:val="2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u w:val="none"/>
        </w:rPr>
        <w:t>a</w:t>
      </w:r>
      <w:r>
        <w:rPr>
          <w:spacing w:val="1"/>
          <w:u w:val="none"/>
        </w:rPr>
        <w:t>n</w:t>
      </w:r>
      <w:r>
        <w:rPr>
          <w:u w:val="none"/>
        </w:rPr>
        <w:t>d</w:t>
      </w:r>
      <w:r>
        <w:rPr>
          <w:spacing w:val="22"/>
          <w:u w:val="none"/>
        </w:rPr>
        <w:t xml:space="preserve"> </w:t>
      </w:r>
      <w:r>
        <w:rPr>
          <w:u w:val="none"/>
        </w:rPr>
        <w:t>pers</w:t>
      </w:r>
      <w:r>
        <w:rPr>
          <w:spacing w:val="1"/>
          <w:u w:val="none"/>
        </w:rPr>
        <w:t>on</w:t>
      </w:r>
      <w:r>
        <w:rPr>
          <w:u w:val="none"/>
        </w:rPr>
        <w:t>s</w:t>
      </w:r>
      <w:r>
        <w:rPr>
          <w:spacing w:val="22"/>
          <w:u w:val="none"/>
        </w:rPr>
        <w:t xml:space="preserve"> </w:t>
      </w:r>
      <w:r>
        <w:rPr>
          <w:u w:val="none"/>
        </w:rPr>
        <w:t>a</w:t>
      </w:r>
      <w:r>
        <w:rPr>
          <w:spacing w:val="1"/>
          <w:u w:val="none"/>
        </w:rPr>
        <w:t>u</w:t>
      </w:r>
      <w:r>
        <w:rPr>
          <w:u w:val="none"/>
        </w:rPr>
        <w:t>t</w:t>
      </w:r>
      <w:r>
        <w:rPr>
          <w:spacing w:val="1"/>
          <w:u w:val="none"/>
        </w:rPr>
        <w:t>ho</w:t>
      </w:r>
      <w:r>
        <w:rPr>
          <w:u w:val="none"/>
        </w:rPr>
        <w:t>rized</w:t>
      </w:r>
      <w:r>
        <w:rPr>
          <w:spacing w:val="22"/>
          <w:u w:val="none"/>
        </w:rPr>
        <w:t xml:space="preserve"> </w:t>
      </w:r>
      <w:r>
        <w:rPr>
          <w:spacing w:val="1"/>
          <w:u w:val="none"/>
        </w:rPr>
        <w:t>b</w:t>
      </w:r>
      <w:r>
        <w:rPr>
          <w:u w:val="none"/>
        </w:rPr>
        <w:t>y</w:t>
      </w:r>
      <w:r>
        <w:rPr>
          <w:spacing w:val="22"/>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p>
    <w:p w14:paraId="6C9F68A2" w14:textId="77777777" w:rsidR="000C19C9" w:rsidRDefault="000C19C9">
      <w:pPr>
        <w:spacing w:line="240" w:lineRule="exact"/>
        <w:rPr>
          <w:sz w:val="24"/>
          <w:szCs w:val="24"/>
        </w:rPr>
      </w:pPr>
    </w:p>
    <w:p w14:paraId="3A7E0324" w14:textId="77777777" w:rsidR="000C19C9" w:rsidRDefault="00D3642A">
      <w:pPr>
        <w:pStyle w:val="BodyText"/>
        <w:numPr>
          <w:ilvl w:val="1"/>
          <w:numId w:val="8"/>
        </w:numPr>
        <w:tabs>
          <w:tab w:val="left" w:pos="1544"/>
        </w:tabs>
        <w:spacing w:line="251" w:lineRule="auto"/>
        <w:ind w:right="113" w:firstLine="720"/>
        <w:jc w:val="both"/>
        <w:rPr>
          <w:u w:val="none"/>
        </w:rPr>
      </w:pPr>
      <w:r>
        <w:rPr>
          <w:u w:color="000000"/>
        </w:rPr>
        <w:t>I</w:t>
      </w:r>
      <w:r>
        <w:rPr>
          <w:spacing w:val="1"/>
          <w:u w:color="000000"/>
        </w:rPr>
        <w:t>NSPECT</w:t>
      </w:r>
      <w:r>
        <w:rPr>
          <w:u w:color="000000"/>
        </w:rPr>
        <w:t>I</w:t>
      </w:r>
      <w:r>
        <w:rPr>
          <w:spacing w:val="1"/>
          <w:u w:color="000000"/>
        </w:rPr>
        <w:t>O</w:t>
      </w:r>
      <w:r>
        <w:rPr>
          <w:u w:color="000000"/>
        </w:rPr>
        <w:t>N</w:t>
      </w:r>
      <w:r>
        <w:rPr>
          <w:spacing w:val="43"/>
          <w:u w:color="000000"/>
        </w:rPr>
        <w:t xml:space="preserve"> </w:t>
      </w:r>
      <w:r>
        <w:rPr>
          <w:spacing w:val="1"/>
          <w:u w:color="000000"/>
        </w:rPr>
        <w:t>AN</w:t>
      </w:r>
      <w:r>
        <w:rPr>
          <w:u w:color="000000"/>
        </w:rPr>
        <w:t>D</w:t>
      </w:r>
      <w:r>
        <w:rPr>
          <w:spacing w:val="44"/>
          <w:u w:color="000000"/>
        </w:rPr>
        <w:t xml:space="preserve"> </w:t>
      </w:r>
      <w:r>
        <w:rPr>
          <w:spacing w:val="1"/>
          <w:u w:color="000000"/>
        </w:rPr>
        <w:t>AUD</w:t>
      </w:r>
      <w:r>
        <w:rPr>
          <w:u w:color="000000"/>
        </w:rPr>
        <w:t>IT</w:t>
      </w:r>
      <w:r>
        <w:rPr>
          <w:spacing w:val="43"/>
          <w:u w:color="000000"/>
        </w:rPr>
        <w:t xml:space="preserve"> </w:t>
      </w:r>
      <w:r>
        <w:rPr>
          <w:spacing w:val="1"/>
          <w:u w:color="000000"/>
        </w:rPr>
        <w:t>R</w:t>
      </w:r>
      <w:r>
        <w:rPr>
          <w:u w:color="000000"/>
        </w:rPr>
        <w:t>I</w:t>
      </w:r>
      <w:r>
        <w:rPr>
          <w:spacing w:val="1"/>
          <w:u w:color="000000"/>
        </w:rPr>
        <w:t>GHT</w:t>
      </w:r>
      <w:r>
        <w:rPr>
          <w:spacing w:val="2"/>
          <w:u w:color="000000"/>
        </w:rPr>
        <w:t>S</w:t>
      </w:r>
      <w:r>
        <w:rPr>
          <w:u w:val="none"/>
        </w:rPr>
        <w:t>.</w:t>
      </w:r>
      <w:r>
        <w:rPr>
          <w:spacing w:val="42"/>
          <w:u w:val="none"/>
        </w:rPr>
        <w:t xml:space="preserve"> </w:t>
      </w:r>
      <w:r>
        <w:rPr>
          <w:spacing w:val="1"/>
          <w:u w:val="none"/>
        </w:rPr>
        <w:t>E</w:t>
      </w:r>
      <w:r>
        <w:rPr>
          <w:u w:val="none"/>
        </w:rPr>
        <w:t>ach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4"/>
          <w:u w:val="none"/>
        </w:rPr>
        <w:t xml:space="preserve"> </w:t>
      </w:r>
      <w:r>
        <w:rPr>
          <w:u w:val="none"/>
        </w:rPr>
        <w:t>a</w:t>
      </w:r>
      <w:r>
        <w:rPr>
          <w:spacing w:val="1"/>
          <w:u w:val="none"/>
        </w:rPr>
        <w:t>n</w:t>
      </w:r>
      <w:r>
        <w:rPr>
          <w:u w:val="none"/>
        </w:rPr>
        <w:t>d</w:t>
      </w:r>
      <w:r>
        <w:rPr>
          <w:spacing w:val="44"/>
          <w:u w:val="none"/>
        </w:rPr>
        <w:t xml:space="preserve"> </w:t>
      </w:r>
      <w:r>
        <w:rPr>
          <w:u w:val="none"/>
        </w:rPr>
        <w:t>each</w:t>
      </w:r>
      <w:r>
        <w:rPr>
          <w:spacing w:val="43"/>
          <w:u w:val="none"/>
        </w:rPr>
        <w:t xml:space="preserve"> </w:t>
      </w:r>
      <w:r>
        <w:rPr>
          <w:spacing w:val="1"/>
          <w:u w:val="none"/>
        </w:rPr>
        <w:t>ho</w:t>
      </w:r>
      <w:r>
        <w:rPr>
          <w:u w:val="none"/>
        </w:rPr>
        <w:t>l</w:t>
      </w:r>
      <w:r>
        <w:rPr>
          <w:spacing w:val="1"/>
          <w:u w:val="none"/>
        </w:rPr>
        <w:t>d</w:t>
      </w:r>
      <w:r>
        <w:rPr>
          <w:u w:val="none"/>
        </w:rPr>
        <w:t>er</w:t>
      </w:r>
      <w:r>
        <w:rPr>
          <w:spacing w:val="44"/>
          <w:u w:val="none"/>
        </w:rPr>
        <w:t xml:space="preserve"> </w:t>
      </w:r>
      <w:r>
        <w:rPr>
          <w:spacing w:val="1"/>
          <w:u w:val="none"/>
        </w:rPr>
        <w:t>o</w:t>
      </w:r>
      <w:r>
        <w:rPr>
          <w:u w:val="none"/>
        </w:rPr>
        <w:t>f</w:t>
      </w:r>
      <w:r>
        <w:rPr>
          <w:spacing w:val="44"/>
          <w:u w:val="none"/>
        </w:rPr>
        <w:t xml:space="preserve"> </w:t>
      </w:r>
      <w:r>
        <w:rPr>
          <w:u w:val="none"/>
        </w:rPr>
        <w:t>an</w:t>
      </w:r>
      <w:r>
        <w:rPr>
          <w:spacing w:val="44"/>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1"/>
          <w:w w:val="102"/>
          <w:u w:val="none"/>
        </w:rPr>
        <w:t xml:space="preserve"> </w:t>
      </w:r>
      <w:r>
        <w:rPr>
          <w:u w:val="none"/>
        </w:rPr>
        <w:t>I</w:t>
      </w:r>
      <w:r>
        <w:rPr>
          <w:spacing w:val="1"/>
          <w:u w:val="none"/>
        </w:rPr>
        <w:t>n</w:t>
      </w:r>
      <w:r>
        <w:rPr>
          <w:u w:val="none"/>
        </w:rPr>
        <w:t>terest</w:t>
      </w:r>
      <w:r>
        <w:rPr>
          <w:spacing w:val="12"/>
          <w:u w:val="none"/>
        </w:rPr>
        <w:t xml:space="preserve"> </w:t>
      </w:r>
      <w:r>
        <w:rPr>
          <w:u w:val="none"/>
        </w:rPr>
        <w:t>in</w:t>
      </w:r>
      <w:r>
        <w:rPr>
          <w:spacing w:val="12"/>
          <w:u w:val="none"/>
        </w:rPr>
        <w:t xml:space="preserve"> </w:t>
      </w:r>
      <w:r>
        <w:rPr>
          <w:u w:val="none"/>
        </w:rPr>
        <w:t>t</w:t>
      </w:r>
      <w:r>
        <w:rPr>
          <w:spacing w:val="1"/>
          <w:u w:val="none"/>
        </w:rPr>
        <w:t>h</w:t>
      </w:r>
      <w:r>
        <w:rPr>
          <w:u w:val="none"/>
        </w:rPr>
        <w:t>e</w:t>
      </w:r>
      <w:r>
        <w:rPr>
          <w:spacing w:val="13"/>
          <w:u w:val="none"/>
        </w:rPr>
        <w:t xml:space="preserve"> </w:t>
      </w:r>
      <w:r>
        <w:rPr>
          <w:spacing w:val="1"/>
          <w:u w:val="none"/>
        </w:rPr>
        <w:t>C</w:t>
      </w:r>
      <w:r>
        <w:rPr>
          <w:u w:val="none"/>
        </w:rPr>
        <w:t>o</w:t>
      </w:r>
      <w:r>
        <w:rPr>
          <w:spacing w:val="2"/>
          <w:u w:val="none"/>
        </w:rPr>
        <w:t>m</w:t>
      </w:r>
      <w:r>
        <w:rPr>
          <w:u w:val="none"/>
        </w:rPr>
        <w:t>pany</w:t>
      </w:r>
      <w:r>
        <w:rPr>
          <w:spacing w:val="14"/>
          <w:u w:val="none"/>
        </w:rPr>
        <w:t xml:space="preserve"> </w:t>
      </w:r>
      <w:r>
        <w:rPr>
          <w:spacing w:val="2"/>
          <w:u w:val="none"/>
        </w:rPr>
        <w:t>w</w:t>
      </w:r>
      <w:r>
        <w:rPr>
          <w:u w:val="none"/>
        </w:rPr>
        <w:t>ho</w:t>
      </w:r>
      <w:r>
        <w:rPr>
          <w:spacing w:val="13"/>
          <w:u w:val="none"/>
        </w:rPr>
        <w:t xml:space="preserve"> </w:t>
      </w:r>
      <w:r>
        <w:rPr>
          <w:u w:val="none"/>
        </w:rPr>
        <w:t>is</w:t>
      </w:r>
      <w:r>
        <w:rPr>
          <w:spacing w:val="12"/>
          <w:u w:val="none"/>
        </w:rPr>
        <w:t xml:space="preserve"> </w:t>
      </w:r>
      <w:r>
        <w:rPr>
          <w:u w:val="none"/>
        </w:rPr>
        <w:t>not</w:t>
      </w:r>
      <w:r>
        <w:rPr>
          <w:spacing w:val="12"/>
          <w:u w:val="none"/>
        </w:rPr>
        <w:t xml:space="preserve"> </w:t>
      </w:r>
      <w:r>
        <w:rPr>
          <w:u w:val="none"/>
        </w:rPr>
        <w:t>a</w:t>
      </w:r>
      <w:r>
        <w:rPr>
          <w:spacing w:val="14"/>
          <w:u w:val="none"/>
        </w:rPr>
        <w:t xml:space="preserve"> </w:t>
      </w:r>
      <w:r>
        <w:rPr>
          <w:spacing w:val="2"/>
          <w:u w:val="none"/>
        </w:rPr>
        <w:t>M</w:t>
      </w:r>
      <w:r>
        <w:rPr>
          <w:u w:val="none"/>
        </w:rPr>
        <w:t>e</w:t>
      </w:r>
      <w:r>
        <w:rPr>
          <w:spacing w:val="2"/>
          <w:u w:val="none"/>
        </w:rPr>
        <w:t>m</w:t>
      </w:r>
      <w:r>
        <w:rPr>
          <w:u w:val="none"/>
        </w:rPr>
        <w:t>ber</w:t>
      </w:r>
      <w:r>
        <w:rPr>
          <w:spacing w:val="12"/>
          <w:u w:val="none"/>
        </w:rPr>
        <w:t xml:space="preserve"> </w:t>
      </w:r>
      <w:r>
        <w:rPr>
          <w:u w:val="none"/>
        </w:rPr>
        <w:t>has</w:t>
      </w:r>
      <w:r>
        <w:rPr>
          <w:spacing w:val="12"/>
          <w:u w:val="none"/>
        </w:rPr>
        <w:t xml:space="preserve"> </w:t>
      </w:r>
      <w:r>
        <w:rPr>
          <w:u w:val="none"/>
        </w:rPr>
        <w:t>t</w:t>
      </w:r>
      <w:r>
        <w:rPr>
          <w:spacing w:val="1"/>
          <w:u w:val="none"/>
        </w:rPr>
        <w:t>h</w:t>
      </w:r>
      <w:r>
        <w:rPr>
          <w:u w:val="none"/>
        </w:rPr>
        <w:t>e</w:t>
      </w:r>
      <w:r>
        <w:rPr>
          <w:spacing w:val="13"/>
          <w:u w:val="none"/>
        </w:rPr>
        <w:t xml:space="preserve"> </w:t>
      </w:r>
      <w:r>
        <w:rPr>
          <w:u w:val="none"/>
        </w:rPr>
        <w:t>ri</w:t>
      </w:r>
      <w:r>
        <w:rPr>
          <w:spacing w:val="1"/>
          <w:u w:val="none"/>
        </w:rPr>
        <w:t>g</w:t>
      </w:r>
      <w:r>
        <w:rPr>
          <w:u w:val="none"/>
        </w:rPr>
        <w:t>ht</w:t>
      </w:r>
      <w:r>
        <w:rPr>
          <w:spacing w:val="12"/>
          <w:u w:val="none"/>
        </w:rPr>
        <w:t xml:space="preserve"> </w:t>
      </w:r>
      <w:r>
        <w:rPr>
          <w:u w:val="none"/>
        </w:rPr>
        <w:t>upon</w:t>
      </w:r>
      <w:r>
        <w:rPr>
          <w:spacing w:val="14"/>
          <w:u w:val="none"/>
        </w:rPr>
        <w:t xml:space="preserve"> </w:t>
      </w:r>
      <w:r>
        <w:rPr>
          <w:u w:val="none"/>
        </w:rPr>
        <w:t>reasonable</w:t>
      </w:r>
      <w:r>
        <w:rPr>
          <w:spacing w:val="13"/>
          <w:u w:val="none"/>
        </w:rPr>
        <w:t xml:space="preserve"> </w:t>
      </w:r>
      <w:r>
        <w:rPr>
          <w:u w:val="none"/>
        </w:rPr>
        <w:t>request,</w:t>
      </w:r>
      <w:r>
        <w:rPr>
          <w:spacing w:val="12"/>
          <w:u w:val="none"/>
        </w:rPr>
        <w:t xml:space="preserve"> </w:t>
      </w:r>
      <w:r>
        <w:rPr>
          <w:u w:val="none"/>
        </w:rPr>
        <w:t xml:space="preserve">for </w:t>
      </w:r>
      <w:r>
        <w:rPr>
          <w:spacing w:val="12"/>
          <w:u w:val="none"/>
        </w:rPr>
        <w:t xml:space="preserve"> </w:t>
      </w:r>
      <w:r>
        <w:rPr>
          <w:u w:val="none"/>
        </w:rPr>
        <w:t>purposes</w:t>
      </w:r>
      <w:r>
        <w:rPr>
          <w:w w:val="102"/>
          <w:u w:val="none"/>
        </w:rPr>
        <w:t xml:space="preserve"> </w:t>
      </w:r>
      <w:r>
        <w:rPr>
          <w:u w:val="none"/>
        </w:rPr>
        <w:t>reas</w:t>
      </w:r>
      <w:r>
        <w:rPr>
          <w:spacing w:val="1"/>
          <w:u w:val="none"/>
        </w:rPr>
        <w:t>on</w:t>
      </w:r>
      <w:r>
        <w:rPr>
          <w:u w:val="none"/>
        </w:rPr>
        <w:t>a</w:t>
      </w:r>
      <w:r>
        <w:rPr>
          <w:spacing w:val="1"/>
          <w:u w:val="none"/>
        </w:rPr>
        <w:t>b</w:t>
      </w:r>
      <w:r>
        <w:rPr>
          <w:u w:val="none"/>
        </w:rPr>
        <w:t>ly</w:t>
      </w:r>
      <w:r>
        <w:rPr>
          <w:spacing w:val="25"/>
          <w:u w:val="none"/>
        </w:rPr>
        <w:t xml:space="preserve"> </w:t>
      </w:r>
      <w:r>
        <w:rPr>
          <w:u w:val="none"/>
        </w:rPr>
        <w:t>related</w:t>
      </w:r>
      <w:r>
        <w:rPr>
          <w:spacing w:val="26"/>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i</w:t>
      </w:r>
      <w:r>
        <w:rPr>
          <w:spacing w:val="1"/>
          <w:u w:val="none"/>
        </w:rPr>
        <w:t>n</w:t>
      </w:r>
      <w:r>
        <w:rPr>
          <w:u w:val="none"/>
        </w:rPr>
        <w:t>terest</w:t>
      </w:r>
      <w:r>
        <w:rPr>
          <w:spacing w:val="24"/>
          <w:u w:val="none"/>
        </w:rPr>
        <w:t xml:space="preserve"> </w:t>
      </w:r>
      <w:r>
        <w:rPr>
          <w:u w:val="none"/>
        </w:rPr>
        <w:t>of</w:t>
      </w:r>
      <w:r>
        <w:rPr>
          <w:spacing w:val="24"/>
          <w:u w:val="none"/>
        </w:rPr>
        <w:t xml:space="preserve"> </w:t>
      </w:r>
      <w:r>
        <w:rPr>
          <w:u w:val="none"/>
        </w:rPr>
        <w:t>t</w:t>
      </w:r>
      <w:r>
        <w:rPr>
          <w:spacing w:val="1"/>
          <w:u w:val="none"/>
        </w:rPr>
        <w:t>h</w:t>
      </w:r>
      <w:r>
        <w:rPr>
          <w:u w:val="none"/>
        </w:rPr>
        <w:t>at</w:t>
      </w:r>
      <w:r>
        <w:rPr>
          <w:spacing w:val="25"/>
          <w:u w:val="none"/>
        </w:rPr>
        <w:t xml:space="preserve"> </w:t>
      </w:r>
      <w:r>
        <w:rPr>
          <w:spacing w:val="1"/>
          <w:u w:val="none"/>
        </w:rPr>
        <w:t>P</w:t>
      </w:r>
      <w:r>
        <w:rPr>
          <w:u w:val="none"/>
        </w:rPr>
        <w:t>erso</w:t>
      </w:r>
      <w:r>
        <w:rPr>
          <w:spacing w:val="1"/>
          <w:u w:val="none"/>
        </w:rPr>
        <w:t>n</w:t>
      </w:r>
      <w:r>
        <w:rPr>
          <w:u w:val="none"/>
        </w:rPr>
        <w:t>,</w:t>
      </w:r>
      <w:r>
        <w:rPr>
          <w:spacing w:val="24"/>
          <w:u w:val="none"/>
        </w:rPr>
        <w:t xml:space="preserve"> </w:t>
      </w:r>
      <w:r>
        <w:rPr>
          <w:u w:val="none"/>
        </w:rPr>
        <w:t>to</w:t>
      </w:r>
      <w:r>
        <w:rPr>
          <w:spacing w:val="25"/>
          <w:u w:val="none"/>
        </w:rPr>
        <w:t xml:space="preserve"> </w:t>
      </w:r>
      <w:r>
        <w:rPr>
          <w:u w:val="none"/>
        </w:rPr>
        <w:t>i</w:t>
      </w:r>
      <w:r>
        <w:rPr>
          <w:spacing w:val="1"/>
          <w:u w:val="none"/>
        </w:rPr>
        <w:t>n</w:t>
      </w:r>
      <w:r>
        <w:rPr>
          <w:u w:val="none"/>
        </w:rPr>
        <w:t>s</w:t>
      </w:r>
      <w:r>
        <w:rPr>
          <w:spacing w:val="1"/>
          <w:u w:val="none"/>
        </w:rPr>
        <w:t>p</w:t>
      </w:r>
      <w:r>
        <w:rPr>
          <w:u w:val="none"/>
        </w:rPr>
        <w:t>ect</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c</w:t>
      </w:r>
      <w:r>
        <w:rPr>
          <w:spacing w:val="1"/>
          <w:u w:val="none"/>
        </w:rPr>
        <w:t>op</w:t>
      </w:r>
      <w:r>
        <w:rPr>
          <w:u w:val="none"/>
        </w:rPr>
        <w:t>y</w:t>
      </w:r>
      <w:r>
        <w:rPr>
          <w:spacing w:val="26"/>
          <w:u w:val="none"/>
        </w:rPr>
        <w:t xml:space="preserve"> </w:t>
      </w:r>
      <w:r>
        <w:rPr>
          <w:spacing w:val="1"/>
          <w:u w:val="none"/>
        </w:rPr>
        <w:t>du</w:t>
      </w:r>
      <w:r>
        <w:rPr>
          <w:u w:val="none"/>
        </w:rPr>
        <w:t>ri</w:t>
      </w:r>
      <w:r>
        <w:rPr>
          <w:spacing w:val="1"/>
          <w:u w:val="none"/>
        </w:rPr>
        <w:t>n</w:t>
      </w:r>
      <w:r>
        <w:rPr>
          <w:u w:val="none"/>
        </w:rPr>
        <w:t>g</w:t>
      </w:r>
      <w:r>
        <w:rPr>
          <w:spacing w:val="25"/>
          <w:u w:val="none"/>
        </w:rPr>
        <w:t xml:space="preserve"> </w:t>
      </w:r>
      <w:r>
        <w:rPr>
          <w:spacing w:val="1"/>
          <w:u w:val="none"/>
        </w:rPr>
        <w:t>no</w:t>
      </w:r>
      <w:r>
        <w:rPr>
          <w:u w:val="none"/>
        </w:rPr>
        <w:t>r</w:t>
      </w:r>
      <w:r>
        <w:rPr>
          <w:spacing w:val="2"/>
          <w:u w:val="none"/>
        </w:rPr>
        <w:t>m</w:t>
      </w:r>
      <w:r>
        <w:rPr>
          <w:u w:val="none"/>
        </w:rPr>
        <w:t>al</w:t>
      </w:r>
      <w:r>
        <w:rPr>
          <w:spacing w:val="25"/>
          <w:u w:val="none"/>
        </w:rPr>
        <w:t xml:space="preserve"> </w:t>
      </w:r>
      <w:r>
        <w:rPr>
          <w:spacing w:val="1"/>
          <w:u w:val="none"/>
        </w:rPr>
        <w:t>bu</w:t>
      </w:r>
      <w:r>
        <w:rPr>
          <w:u w:val="none"/>
        </w:rPr>
        <w:t>si</w:t>
      </w:r>
      <w:r>
        <w:rPr>
          <w:spacing w:val="1"/>
          <w:u w:val="none"/>
        </w:rPr>
        <w:t>n</w:t>
      </w:r>
      <w:r>
        <w:rPr>
          <w:u w:val="none"/>
        </w:rPr>
        <w:t>ess</w:t>
      </w:r>
      <w:r>
        <w:rPr>
          <w:spacing w:val="24"/>
          <w:u w:val="none"/>
        </w:rPr>
        <w:t xml:space="preserve"> </w:t>
      </w:r>
      <w:r>
        <w:rPr>
          <w:spacing w:val="1"/>
          <w:u w:val="none"/>
        </w:rPr>
        <w:t>hou</w:t>
      </w:r>
      <w:r>
        <w:rPr>
          <w:u w:val="none"/>
        </w:rPr>
        <w:t>rs</w:t>
      </w:r>
      <w:r>
        <w:rPr>
          <w:spacing w:val="25"/>
          <w:u w:val="none"/>
        </w:rPr>
        <w:t xml:space="preserve"> </w:t>
      </w:r>
      <w:r>
        <w:rPr>
          <w:u w:val="none"/>
        </w:rPr>
        <w:t>a</w:t>
      </w:r>
      <w:r>
        <w:rPr>
          <w:spacing w:val="1"/>
          <w:u w:val="none"/>
        </w:rPr>
        <w:t>n</w:t>
      </w:r>
      <w:r>
        <w:rPr>
          <w:u w:val="none"/>
        </w:rPr>
        <w:t>y</w:t>
      </w:r>
      <w:r>
        <w:rPr>
          <w:spacing w:val="25"/>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e</w:t>
      </w:r>
      <w:r>
        <w:rPr>
          <w:spacing w:val="38"/>
          <w:u w:val="none"/>
        </w:rPr>
        <w:t xml:space="preserve"> </w:t>
      </w:r>
      <w:r>
        <w:rPr>
          <w:spacing w:val="1"/>
          <w:u w:val="none"/>
        </w:rPr>
        <w:t>C</w:t>
      </w:r>
      <w:r>
        <w:rPr>
          <w:u w:val="none"/>
        </w:rPr>
        <w:t>o</w:t>
      </w:r>
      <w:r>
        <w:rPr>
          <w:spacing w:val="2"/>
          <w:u w:val="none"/>
        </w:rPr>
        <w:t>m</w:t>
      </w:r>
      <w:r>
        <w:rPr>
          <w:u w:val="none"/>
        </w:rPr>
        <w:t>pany</w:t>
      </w:r>
      <w:r>
        <w:rPr>
          <w:spacing w:val="40"/>
          <w:u w:val="none"/>
        </w:rPr>
        <w:t xml:space="preserve"> </w:t>
      </w:r>
      <w:r>
        <w:rPr>
          <w:u w:val="none"/>
        </w:rPr>
        <w:t>books</w:t>
      </w:r>
      <w:r>
        <w:rPr>
          <w:spacing w:val="38"/>
          <w:u w:val="none"/>
        </w:rPr>
        <w:t xml:space="preserve"> </w:t>
      </w:r>
      <w:r>
        <w:rPr>
          <w:u w:val="none"/>
        </w:rPr>
        <w:t>and</w:t>
      </w:r>
      <w:r>
        <w:rPr>
          <w:spacing w:val="40"/>
          <w:u w:val="none"/>
        </w:rPr>
        <w:t xml:space="preserve"> </w:t>
      </w:r>
      <w:r>
        <w:rPr>
          <w:u w:val="none"/>
        </w:rPr>
        <w:t>records</w:t>
      </w:r>
      <w:r>
        <w:rPr>
          <w:spacing w:val="40"/>
          <w:u w:val="none"/>
        </w:rPr>
        <w:t xml:space="preserve"> </w:t>
      </w:r>
      <w:r>
        <w:rPr>
          <w:u w:val="none"/>
        </w:rPr>
        <w:t>re</w:t>
      </w:r>
      <w:r>
        <w:rPr>
          <w:spacing w:val="1"/>
          <w:u w:val="none"/>
        </w:rPr>
        <w:t>qu</w:t>
      </w:r>
      <w:r>
        <w:rPr>
          <w:u w:val="none"/>
        </w:rPr>
        <w:t>ired</w:t>
      </w:r>
      <w:r>
        <w:rPr>
          <w:spacing w:val="40"/>
          <w:u w:val="none"/>
        </w:rPr>
        <w:t xml:space="preserve"> </w:t>
      </w:r>
      <w:r>
        <w:rPr>
          <w:u w:val="none"/>
        </w:rPr>
        <w:t>to</w:t>
      </w:r>
      <w:r>
        <w:rPr>
          <w:spacing w:val="39"/>
          <w:u w:val="none"/>
        </w:rPr>
        <w:t xml:space="preserve"> </w:t>
      </w:r>
      <w:r>
        <w:rPr>
          <w:spacing w:val="1"/>
          <w:u w:val="none"/>
        </w:rPr>
        <w:t>b</w:t>
      </w:r>
      <w:r>
        <w:rPr>
          <w:u w:val="none"/>
        </w:rPr>
        <w:t>e</w:t>
      </w:r>
      <w:r>
        <w:rPr>
          <w:spacing w:val="40"/>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40"/>
          <w:u w:val="none"/>
        </w:rPr>
        <w:t xml:space="preserve"> </w:t>
      </w:r>
      <w:r>
        <w:rPr>
          <w:u w:val="none"/>
        </w:rPr>
        <w:t>in</w:t>
      </w:r>
      <w:r>
        <w:rPr>
          <w:spacing w:val="40"/>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9"/>
          <w:u w:val="none"/>
        </w:rPr>
        <w:t xml:space="preserve"> </w:t>
      </w:r>
      <w:r>
        <w:rPr>
          <w:spacing w:val="1"/>
          <w:u w:val="none"/>
        </w:rPr>
        <w:t>w</w:t>
      </w:r>
      <w:r>
        <w:rPr>
          <w:u w:val="none"/>
        </w:rPr>
        <w:t>ith</w:t>
      </w:r>
      <w:r>
        <w:rPr>
          <w:spacing w:val="40"/>
          <w:u w:val="none"/>
        </w:rPr>
        <w:t xml:space="preserve"> </w:t>
      </w:r>
      <w:r>
        <w:rPr>
          <w:spacing w:val="1"/>
          <w:u w:val="none"/>
        </w:rPr>
        <w:t>S</w:t>
      </w:r>
      <w:r>
        <w:rPr>
          <w:u w:val="none"/>
        </w:rPr>
        <w:t>ecti</w:t>
      </w:r>
      <w:r>
        <w:rPr>
          <w:spacing w:val="1"/>
          <w:u w:val="none"/>
        </w:rPr>
        <w:t>o</w:t>
      </w:r>
      <w:r>
        <w:rPr>
          <w:u w:val="none"/>
        </w:rPr>
        <w:t>n</w:t>
      </w:r>
      <w:r>
        <w:rPr>
          <w:spacing w:val="40"/>
          <w:u w:val="none"/>
        </w:rPr>
        <w:t xml:space="preserve"> </w:t>
      </w:r>
      <w:r>
        <w:rPr>
          <w:spacing w:val="1"/>
          <w:u w:val="none"/>
        </w:rPr>
        <w:t>6</w:t>
      </w:r>
      <w:r>
        <w:rPr>
          <w:u w:val="none"/>
        </w:rPr>
        <w:t>.2</w:t>
      </w:r>
      <w:r>
        <w:rPr>
          <w:spacing w:val="39"/>
          <w:u w:val="none"/>
        </w:rPr>
        <w:t xml:space="preserve"> </w:t>
      </w:r>
      <w:r>
        <w:rPr>
          <w:u w:val="none"/>
        </w:rPr>
        <w:t>a</w:t>
      </w:r>
      <w:r>
        <w:rPr>
          <w:spacing w:val="1"/>
          <w:u w:val="none"/>
        </w:rPr>
        <w:t>bov</w:t>
      </w:r>
      <w:r>
        <w:rPr>
          <w:u w:val="none"/>
        </w:rPr>
        <w:t>e.</w:t>
      </w:r>
      <w:r>
        <w:rPr>
          <w:spacing w:val="39"/>
          <w:u w:val="none"/>
        </w:rPr>
        <w:t xml:space="preserve"> </w:t>
      </w:r>
      <w:r>
        <w:rPr>
          <w:spacing w:val="1"/>
          <w:u w:val="none"/>
        </w:rPr>
        <w:t>Su</w:t>
      </w:r>
      <w:r>
        <w:rPr>
          <w:u w:val="none"/>
        </w:rPr>
        <w:t>ch</w:t>
      </w:r>
      <w:r>
        <w:rPr>
          <w:w w:val="102"/>
          <w:u w:val="none"/>
        </w:rPr>
        <w:t xml:space="preserve"> </w:t>
      </w:r>
      <w:r>
        <w:rPr>
          <w:u w:val="none"/>
        </w:rPr>
        <w:t>ri</w:t>
      </w:r>
      <w:r>
        <w:rPr>
          <w:spacing w:val="1"/>
          <w:u w:val="none"/>
        </w:rPr>
        <w:t>gh</w:t>
      </w:r>
      <w:r>
        <w:rPr>
          <w:u w:val="none"/>
        </w:rPr>
        <w:t>t</w:t>
      </w:r>
      <w:r>
        <w:rPr>
          <w:spacing w:val="20"/>
          <w:u w:val="none"/>
        </w:rPr>
        <w:t xml:space="preserve"> </w:t>
      </w:r>
      <w:r>
        <w:rPr>
          <w:spacing w:val="2"/>
          <w:u w:val="none"/>
        </w:rPr>
        <w:t>m</w:t>
      </w:r>
      <w:r>
        <w:rPr>
          <w:u w:val="none"/>
        </w:rPr>
        <w:t>ay</w:t>
      </w:r>
      <w:r>
        <w:rPr>
          <w:spacing w:val="21"/>
          <w:u w:val="none"/>
        </w:rPr>
        <w:t xml:space="preserve"> </w:t>
      </w:r>
      <w:r>
        <w:rPr>
          <w:spacing w:val="1"/>
          <w:u w:val="none"/>
        </w:rPr>
        <w:t>b</w:t>
      </w:r>
      <w:r>
        <w:rPr>
          <w:u w:val="none"/>
        </w:rPr>
        <w:t>e</w:t>
      </w:r>
      <w:r>
        <w:rPr>
          <w:spacing w:val="21"/>
          <w:u w:val="none"/>
        </w:rPr>
        <w:t xml:space="preserve"> </w:t>
      </w:r>
      <w:r>
        <w:rPr>
          <w:u w:val="none"/>
        </w:rPr>
        <w:t>e</w:t>
      </w:r>
      <w:r>
        <w:rPr>
          <w:spacing w:val="1"/>
          <w:u w:val="none"/>
        </w:rPr>
        <w:t>x</w:t>
      </w:r>
      <w:r>
        <w:rPr>
          <w:u w:val="none"/>
        </w:rPr>
        <w:t>ercised</w:t>
      </w:r>
      <w:r>
        <w:rPr>
          <w:spacing w:val="21"/>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ers</w:t>
      </w:r>
      <w:r>
        <w:rPr>
          <w:spacing w:val="1"/>
          <w:u w:val="none"/>
        </w:rPr>
        <w:t>o</w:t>
      </w:r>
      <w:r>
        <w:rPr>
          <w:u w:val="none"/>
        </w:rPr>
        <w:t>n</w:t>
      </w:r>
      <w:r>
        <w:rPr>
          <w:spacing w:val="21"/>
          <w:u w:val="none"/>
        </w:rPr>
        <w:t xml:space="preserve"> </w:t>
      </w:r>
      <w:r>
        <w:rPr>
          <w:spacing w:val="1"/>
          <w:u w:val="none"/>
        </w:rPr>
        <w:t>o</w:t>
      </w:r>
      <w:r>
        <w:rPr>
          <w:u w:val="none"/>
        </w:rPr>
        <w:t>r</w:t>
      </w:r>
      <w:r>
        <w:rPr>
          <w:spacing w:val="21"/>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at</w:t>
      </w:r>
      <w:r>
        <w:rPr>
          <w:spacing w:val="20"/>
          <w:u w:val="none"/>
        </w:rPr>
        <w:t xml:space="preserve"> </w:t>
      </w:r>
      <w:r>
        <w:rPr>
          <w:spacing w:val="1"/>
          <w:u w:val="none"/>
        </w:rPr>
        <w:t>P</w:t>
      </w:r>
      <w:r>
        <w:rPr>
          <w:u w:val="none"/>
        </w:rPr>
        <w:t>ers</w:t>
      </w:r>
      <w:r>
        <w:rPr>
          <w:spacing w:val="1"/>
          <w:u w:val="none"/>
        </w:rPr>
        <w:t>o</w:t>
      </w:r>
      <w:r>
        <w:rPr>
          <w:u w:val="none"/>
        </w:rPr>
        <w:t>n’s</w:t>
      </w:r>
      <w:r>
        <w:rPr>
          <w:spacing w:val="20"/>
          <w:u w:val="none"/>
        </w:rPr>
        <w:t xml:space="preserve"> </w:t>
      </w:r>
      <w:r>
        <w:rPr>
          <w:u w:val="none"/>
        </w:rPr>
        <w:t>a</w:t>
      </w:r>
      <w:r>
        <w:rPr>
          <w:spacing w:val="1"/>
          <w:u w:val="none"/>
        </w:rPr>
        <w:t>g</w:t>
      </w:r>
      <w:r>
        <w:rPr>
          <w:u w:val="none"/>
        </w:rPr>
        <w:t>e</w:t>
      </w:r>
      <w:r>
        <w:rPr>
          <w:spacing w:val="1"/>
          <w:u w:val="none"/>
        </w:rPr>
        <w:t>n</w:t>
      </w:r>
      <w:r>
        <w:rPr>
          <w:u w:val="none"/>
        </w:rPr>
        <w:t>t,</w:t>
      </w:r>
      <w:r>
        <w:rPr>
          <w:spacing w:val="20"/>
          <w:u w:val="none"/>
        </w:rPr>
        <w:t xml:space="preserve"> </w:t>
      </w:r>
      <w:r>
        <w:rPr>
          <w:u w:val="none"/>
        </w:rPr>
        <w:t>att</w:t>
      </w:r>
      <w:r>
        <w:rPr>
          <w:spacing w:val="1"/>
          <w:u w:val="none"/>
        </w:rPr>
        <w:t>o</w:t>
      </w:r>
      <w:r>
        <w:rPr>
          <w:u w:val="none"/>
        </w:rPr>
        <w:t>r</w:t>
      </w:r>
      <w:r>
        <w:rPr>
          <w:spacing w:val="1"/>
          <w:u w:val="none"/>
        </w:rPr>
        <w:t>n</w:t>
      </w:r>
      <w:r>
        <w:rPr>
          <w:u w:val="none"/>
        </w:rPr>
        <w:t>ey</w:t>
      </w:r>
      <w:r>
        <w:rPr>
          <w:spacing w:val="22"/>
          <w:u w:val="none"/>
        </w:rPr>
        <w:t xml:space="preserve"> </w:t>
      </w:r>
      <w:r>
        <w:rPr>
          <w:spacing w:val="1"/>
          <w:u w:val="none"/>
        </w:rPr>
        <w:t>o</w:t>
      </w:r>
      <w:r>
        <w:rPr>
          <w:u w:val="none"/>
        </w:rPr>
        <w:t>r</w:t>
      </w:r>
      <w:r>
        <w:rPr>
          <w:spacing w:val="20"/>
          <w:u w:val="none"/>
        </w:rPr>
        <w:t xml:space="preserve"> </w:t>
      </w:r>
      <w:r>
        <w:rPr>
          <w:u w:val="none"/>
        </w:rPr>
        <w:t>acc</w:t>
      </w:r>
      <w:r>
        <w:rPr>
          <w:spacing w:val="1"/>
          <w:u w:val="none"/>
        </w:rPr>
        <w:t>oun</w:t>
      </w:r>
      <w:r>
        <w:rPr>
          <w:u w:val="none"/>
        </w:rPr>
        <w:t>ta</w:t>
      </w:r>
      <w:r>
        <w:rPr>
          <w:spacing w:val="1"/>
          <w:u w:val="none"/>
        </w:rPr>
        <w:t>n</w:t>
      </w:r>
      <w:r>
        <w:rPr>
          <w:u w:val="none"/>
        </w:rPr>
        <w:t>t.</w:t>
      </w:r>
      <w:r>
        <w:rPr>
          <w:spacing w:val="20"/>
          <w:u w:val="none"/>
        </w:rPr>
        <w:t xml:space="preserve"> </w:t>
      </w:r>
      <w:r>
        <w:rPr>
          <w:spacing w:val="1"/>
          <w:u w:val="none"/>
        </w:rPr>
        <w:t>Th</w:t>
      </w:r>
      <w:r>
        <w:rPr>
          <w:u w:val="none"/>
        </w:rPr>
        <w:t>e</w:t>
      </w:r>
      <w:r>
        <w:rPr>
          <w:spacing w:val="21"/>
          <w:u w:val="none"/>
        </w:rPr>
        <w:t xml:space="preserve"> </w:t>
      </w:r>
      <w:r>
        <w:rPr>
          <w:spacing w:val="1"/>
          <w:u w:val="none"/>
        </w:rPr>
        <w:t>d</w:t>
      </w:r>
      <w:r>
        <w:rPr>
          <w:u w:val="none"/>
        </w:rPr>
        <w:t>etermi</w:t>
      </w:r>
      <w:r>
        <w:rPr>
          <w:spacing w:val="1"/>
          <w:u w:val="none"/>
        </w:rPr>
        <w:t>n</w:t>
      </w:r>
      <w:r>
        <w:rPr>
          <w:u w:val="none"/>
        </w:rPr>
        <w:t>ati</w:t>
      </w:r>
      <w:r>
        <w:rPr>
          <w:spacing w:val="1"/>
          <w:u w:val="none"/>
        </w:rPr>
        <w:t>o</w:t>
      </w:r>
      <w:r>
        <w:rPr>
          <w:u w:val="none"/>
        </w:rPr>
        <w:t>n</w:t>
      </w:r>
      <w:r>
        <w:rPr>
          <w:w w:val="102"/>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u w:val="none"/>
        </w:rPr>
        <w:t>as</w:t>
      </w:r>
      <w:r>
        <w:rPr>
          <w:spacing w:val="24"/>
          <w:u w:val="none"/>
        </w:rPr>
        <w:t xml:space="preserve"> </w:t>
      </w:r>
      <w:r>
        <w:rPr>
          <w:u w:val="none"/>
        </w:rPr>
        <w:t>to</w:t>
      </w:r>
      <w:r>
        <w:rPr>
          <w:spacing w:val="24"/>
          <w:u w:val="none"/>
        </w:rPr>
        <w:t xml:space="preserve"> </w:t>
      </w:r>
      <w:r>
        <w:rPr>
          <w:u w:val="none"/>
        </w:rPr>
        <w:t>a</w:t>
      </w:r>
      <w:r>
        <w:rPr>
          <w:spacing w:val="1"/>
          <w:u w:val="none"/>
        </w:rPr>
        <w:t>n</w:t>
      </w:r>
      <w:r>
        <w:rPr>
          <w:u w:val="none"/>
        </w:rPr>
        <w:t>y</w:t>
      </w:r>
      <w:r>
        <w:rPr>
          <w:spacing w:val="24"/>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r>
        <w:rPr>
          <w:spacing w:val="24"/>
          <w:u w:val="none"/>
        </w:rPr>
        <w:t xml:space="preserve"> </w:t>
      </w:r>
      <w:r>
        <w:rPr>
          <w:u w:val="none"/>
        </w:rPr>
        <w:t>to</w:t>
      </w:r>
      <w:r>
        <w:rPr>
          <w:spacing w:val="23"/>
          <w:u w:val="none"/>
        </w:rPr>
        <w:t xml:space="preserve"> </w:t>
      </w:r>
      <w:r>
        <w:rPr>
          <w:u w:val="none"/>
        </w:rPr>
        <w:t>the</w:t>
      </w:r>
      <w:r>
        <w:rPr>
          <w:spacing w:val="23"/>
          <w:u w:val="none"/>
        </w:rPr>
        <w:t xml:space="preserve"> </w:t>
      </w:r>
      <w:r>
        <w:rPr>
          <w:u w:val="none"/>
        </w:rPr>
        <w:t>fina</w:t>
      </w:r>
      <w:r>
        <w:rPr>
          <w:spacing w:val="1"/>
          <w:u w:val="none"/>
        </w:rPr>
        <w:t>n</w:t>
      </w:r>
      <w:r>
        <w:rPr>
          <w:u w:val="none"/>
        </w:rPr>
        <w:t>cial</w:t>
      </w:r>
      <w:r>
        <w:rPr>
          <w:spacing w:val="23"/>
          <w:u w:val="none"/>
        </w:rPr>
        <w:t xml:space="preserve"> </w:t>
      </w:r>
      <w:r>
        <w:rPr>
          <w:u w:val="none"/>
        </w:rPr>
        <w:t>re</w:t>
      </w:r>
      <w:r>
        <w:rPr>
          <w:spacing w:val="1"/>
          <w:u w:val="none"/>
        </w:rPr>
        <w:t>po</w:t>
      </w:r>
      <w:r>
        <w:rPr>
          <w:u w:val="none"/>
        </w:rPr>
        <w:t>rts,</w:t>
      </w:r>
      <w:r>
        <w:rPr>
          <w:spacing w:val="22"/>
          <w:u w:val="none"/>
        </w:rPr>
        <w:t xml:space="preserve"> </w:t>
      </w:r>
      <w:r>
        <w:rPr>
          <w:spacing w:val="1"/>
          <w:u w:val="none"/>
        </w:rPr>
        <w:t>book</w:t>
      </w:r>
      <w:r>
        <w:rPr>
          <w:u w:val="none"/>
        </w:rPr>
        <w:t>s,</w:t>
      </w:r>
      <w:r>
        <w:rPr>
          <w:spacing w:val="22"/>
          <w:u w:val="none"/>
        </w:rPr>
        <w:t xml:space="preserve"> </w:t>
      </w:r>
      <w:r>
        <w:rPr>
          <w:u w:val="none"/>
        </w:rPr>
        <w:t>rec</w:t>
      </w:r>
      <w:r>
        <w:rPr>
          <w:spacing w:val="1"/>
          <w:u w:val="none"/>
        </w:rPr>
        <w:t>o</w:t>
      </w:r>
      <w:r>
        <w:rPr>
          <w:u w:val="none"/>
        </w:rPr>
        <w:t>r</w:t>
      </w:r>
      <w:r>
        <w:rPr>
          <w:spacing w:val="1"/>
          <w:u w:val="none"/>
        </w:rPr>
        <w:t>d</w:t>
      </w:r>
      <w:r>
        <w:rPr>
          <w:u w:val="none"/>
        </w:rPr>
        <w:t>s</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ret</w:t>
      </w:r>
      <w:r>
        <w:rPr>
          <w:spacing w:val="1"/>
          <w:u w:val="none"/>
        </w:rPr>
        <w:t>u</w:t>
      </w:r>
      <w:r>
        <w:rPr>
          <w:u w:val="none"/>
        </w:rPr>
        <w:t>r</w:t>
      </w:r>
      <w:r>
        <w:rPr>
          <w:spacing w:val="1"/>
          <w:u w:val="none"/>
        </w:rPr>
        <w:t>n</w:t>
      </w:r>
      <w:r>
        <w:rPr>
          <w:u w:val="none"/>
        </w:rPr>
        <w:t>s</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4"/>
          <w:u w:val="none"/>
        </w:rPr>
        <w:t xml:space="preserve"> </w:t>
      </w:r>
      <w:r>
        <w:rPr>
          <w:u w:val="none"/>
        </w:rPr>
        <w:t>in</w:t>
      </w:r>
      <w:r>
        <w:rPr>
          <w:spacing w:val="28"/>
          <w:u w:val="none"/>
        </w:rPr>
        <w:t xml:space="preserve"> </w:t>
      </w:r>
      <w:r>
        <w:rPr>
          <w:u w:val="none"/>
        </w:rPr>
        <w:t>t</w:t>
      </w:r>
      <w:r>
        <w:rPr>
          <w:spacing w:val="1"/>
          <w:u w:val="none"/>
        </w:rPr>
        <w:t>h</w:t>
      </w:r>
      <w:r>
        <w:rPr>
          <w:u w:val="none"/>
        </w:rPr>
        <w:t>e</w:t>
      </w:r>
      <w:r>
        <w:rPr>
          <w:spacing w:val="26"/>
          <w:u w:val="none"/>
        </w:rPr>
        <w:t xml:space="preserve"> </w:t>
      </w:r>
      <w:r>
        <w:rPr>
          <w:u w:val="none"/>
        </w:rPr>
        <w:t>a</w:t>
      </w:r>
      <w:r>
        <w:rPr>
          <w:spacing w:val="1"/>
          <w:u w:val="none"/>
        </w:rPr>
        <w:t>b</w:t>
      </w:r>
      <w:r>
        <w:rPr>
          <w:u w:val="none"/>
        </w:rPr>
        <w:t>se</w:t>
      </w:r>
      <w:r>
        <w:rPr>
          <w:spacing w:val="1"/>
          <w:u w:val="none"/>
        </w:rPr>
        <w:t>n</w:t>
      </w:r>
      <w:r>
        <w:rPr>
          <w:u w:val="none"/>
        </w:rPr>
        <w:t>ce</w:t>
      </w:r>
      <w:r>
        <w:rPr>
          <w:spacing w:val="26"/>
          <w:u w:val="none"/>
        </w:rPr>
        <w:t xml:space="preserve"> </w:t>
      </w:r>
      <w:r>
        <w:rPr>
          <w:spacing w:val="1"/>
          <w:u w:val="none"/>
        </w:rPr>
        <w:t>o</w:t>
      </w:r>
      <w:r>
        <w:rPr>
          <w:u w:val="none"/>
        </w:rPr>
        <w:t>f</w:t>
      </w:r>
      <w:r>
        <w:rPr>
          <w:spacing w:val="26"/>
          <w:u w:val="none"/>
        </w:rPr>
        <w:t xml:space="preserve"> </w:t>
      </w:r>
      <w:r>
        <w:rPr>
          <w:u w:val="none"/>
        </w:rPr>
        <w:t>fra</w:t>
      </w:r>
      <w:r>
        <w:rPr>
          <w:spacing w:val="1"/>
          <w:u w:val="none"/>
        </w:rPr>
        <w:t>u</w:t>
      </w:r>
      <w:r>
        <w:rPr>
          <w:u w:val="none"/>
        </w:rPr>
        <w:t>d</w:t>
      </w:r>
      <w:r>
        <w:rPr>
          <w:spacing w:val="27"/>
          <w:u w:val="none"/>
        </w:rPr>
        <w:t xml:space="preserve"> </w:t>
      </w:r>
      <w:r>
        <w:rPr>
          <w:spacing w:val="1"/>
          <w:u w:val="none"/>
        </w:rPr>
        <w:t>o</w:t>
      </w:r>
      <w:r>
        <w:rPr>
          <w:u w:val="none"/>
        </w:rPr>
        <w:t>r</w:t>
      </w:r>
      <w:r>
        <w:rPr>
          <w:spacing w:val="26"/>
          <w:u w:val="none"/>
        </w:rPr>
        <w:t xml:space="preserve"> </w:t>
      </w:r>
      <w:r>
        <w:rPr>
          <w:spacing w:val="1"/>
          <w:u w:val="none"/>
        </w:rPr>
        <w:t>g</w:t>
      </w:r>
      <w:r>
        <w:rPr>
          <w:u w:val="none"/>
        </w:rPr>
        <w:t>r</w:t>
      </w:r>
      <w:r>
        <w:rPr>
          <w:spacing w:val="1"/>
          <w:u w:val="none"/>
        </w:rPr>
        <w:t>o</w:t>
      </w:r>
      <w:r>
        <w:rPr>
          <w:u w:val="none"/>
        </w:rPr>
        <w:t>ss</w:t>
      </w:r>
      <w:r>
        <w:rPr>
          <w:spacing w:val="26"/>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25"/>
          <w:u w:val="none"/>
        </w:rPr>
        <w:t xml:space="preserve"> </w:t>
      </w:r>
      <w:r>
        <w:rPr>
          <w:u w:val="none"/>
        </w:rPr>
        <w:t>s</w:t>
      </w:r>
      <w:r>
        <w:rPr>
          <w:spacing w:val="1"/>
          <w:u w:val="none"/>
        </w:rPr>
        <w:t>h</w:t>
      </w:r>
      <w:r>
        <w:rPr>
          <w:u w:val="none"/>
        </w:rPr>
        <w:t>all</w:t>
      </w:r>
      <w:r>
        <w:rPr>
          <w:spacing w:val="26"/>
          <w:u w:val="none"/>
        </w:rPr>
        <w:t xml:space="preserve"> </w:t>
      </w:r>
      <w:r>
        <w:rPr>
          <w:spacing w:val="1"/>
          <w:u w:val="none"/>
        </w:rPr>
        <w:t>b</w:t>
      </w:r>
      <w:r>
        <w:rPr>
          <w:u w:val="none"/>
        </w:rPr>
        <w:t>e</w:t>
      </w:r>
      <w:r>
        <w:rPr>
          <w:spacing w:val="26"/>
          <w:u w:val="none"/>
        </w:rPr>
        <w:t xml:space="preserve"> </w:t>
      </w:r>
      <w:r>
        <w:rPr>
          <w:u w:val="none"/>
        </w:rPr>
        <w:t>fi</w:t>
      </w:r>
      <w:r>
        <w:rPr>
          <w:spacing w:val="1"/>
          <w:u w:val="none"/>
        </w:rPr>
        <w:t>n</w:t>
      </w:r>
      <w:r>
        <w:rPr>
          <w:u w:val="none"/>
        </w:rPr>
        <w:t>al</w:t>
      </w:r>
      <w:r>
        <w:rPr>
          <w:spacing w:val="22"/>
          <w:u w:val="none"/>
        </w:rPr>
        <w:t xml:space="preserve"> </w:t>
      </w:r>
      <w:r>
        <w:rPr>
          <w:u w:val="none"/>
        </w:rPr>
        <w:t>a</w:t>
      </w:r>
      <w:r>
        <w:rPr>
          <w:spacing w:val="1"/>
          <w:u w:val="none"/>
        </w:rPr>
        <w:t>n</w:t>
      </w:r>
      <w:r>
        <w:rPr>
          <w:u w:val="none"/>
        </w:rPr>
        <w:t>d</w:t>
      </w:r>
      <w:r>
        <w:rPr>
          <w:spacing w:val="26"/>
          <w:u w:val="none"/>
        </w:rPr>
        <w:t xml:space="preserve"> </w:t>
      </w:r>
      <w:r>
        <w:rPr>
          <w:u w:val="none"/>
        </w:rPr>
        <w:t>binding</w:t>
      </w:r>
      <w:r>
        <w:rPr>
          <w:spacing w:val="26"/>
          <w:u w:val="none"/>
        </w:rPr>
        <w:t xml:space="preserve"> </w:t>
      </w:r>
      <w:r>
        <w:rPr>
          <w:u w:val="none"/>
        </w:rPr>
        <w:t>upon</w:t>
      </w:r>
      <w:r>
        <w:rPr>
          <w:spacing w:val="26"/>
          <w:u w:val="none"/>
        </w:rPr>
        <w:t xml:space="preserve"> </w:t>
      </w:r>
      <w:r>
        <w:rPr>
          <w:u w:val="none"/>
        </w:rPr>
        <w:t>the</w:t>
      </w:r>
      <w:r>
        <w:rPr>
          <w:spacing w:val="26"/>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6"/>
          <w:u w:val="none"/>
        </w:rPr>
        <w:t xml:space="preserve"> </w:t>
      </w:r>
      <w:r>
        <w:rPr>
          <w:u w:val="none"/>
        </w:rPr>
        <w:t>a</w:t>
      </w:r>
      <w:r>
        <w:rPr>
          <w:spacing w:val="1"/>
          <w:u w:val="none"/>
        </w:rPr>
        <w:t>n</w:t>
      </w:r>
      <w:r>
        <w:rPr>
          <w:u w:val="none"/>
        </w:rPr>
        <w:t>d</w:t>
      </w:r>
      <w:r>
        <w:rPr>
          <w:w w:val="102"/>
          <w:u w:val="none"/>
        </w:rPr>
        <w:t xml:space="preserve"> </w:t>
      </w:r>
      <w:r>
        <w:rPr>
          <w:u w:val="none"/>
        </w:rPr>
        <w:t>all</w:t>
      </w:r>
      <w:r>
        <w:rPr>
          <w:spacing w:val="16"/>
          <w:u w:val="none"/>
        </w:rPr>
        <w:t xml:space="preserve"> </w:t>
      </w:r>
      <w:r>
        <w:rPr>
          <w:u w:val="none"/>
        </w:rPr>
        <w:t>of</w:t>
      </w:r>
      <w:r>
        <w:rPr>
          <w:spacing w:val="17"/>
          <w:u w:val="none"/>
        </w:rPr>
        <w:t xml:space="preserve"> </w:t>
      </w:r>
      <w:r>
        <w:rPr>
          <w:u w:val="none"/>
        </w:rPr>
        <w:t>the</w:t>
      </w:r>
      <w:r>
        <w:rPr>
          <w:spacing w:val="18"/>
          <w:u w:val="none"/>
        </w:rPr>
        <w:t xml:space="preserve"> </w:t>
      </w:r>
      <w:r>
        <w:rPr>
          <w:spacing w:val="2"/>
          <w:u w:val="none"/>
        </w:rPr>
        <w:t>M</w:t>
      </w:r>
      <w:r>
        <w:rPr>
          <w:u w:val="none"/>
        </w:rPr>
        <w:t>e</w:t>
      </w:r>
      <w:r>
        <w:rPr>
          <w:spacing w:val="2"/>
          <w:u w:val="none"/>
        </w:rPr>
        <w:t>m</w:t>
      </w:r>
      <w:r>
        <w:rPr>
          <w:u w:val="none"/>
        </w:rPr>
        <w:t>bers.</w:t>
      </w:r>
    </w:p>
    <w:p w14:paraId="0F4B5253" w14:textId="77777777" w:rsidR="000C19C9" w:rsidRDefault="000C19C9">
      <w:pPr>
        <w:spacing w:before="17" w:line="220" w:lineRule="exact"/>
      </w:pPr>
    </w:p>
    <w:p w14:paraId="57A1F040" w14:textId="77777777" w:rsidR="000C19C9" w:rsidRDefault="00D3642A">
      <w:pPr>
        <w:pStyle w:val="Heading1"/>
        <w:ind w:left="0" w:right="11"/>
        <w:jc w:val="center"/>
        <w:rPr>
          <w:b w:val="0"/>
          <w:bCs w:val="0"/>
        </w:rPr>
      </w:pPr>
      <w:r>
        <w:rPr>
          <w:spacing w:val="1"/>
        </w:rPr>
        <w:t>ART</w:t>
      </w:r>
      <w:r>
        <w:t>I</w:t>
      </w:r>
      <w:r>
        <w:rPr>
          <w:spacing w:val="1"/>
        </w:rPr>
        <w:t>CL</w:t>
      </w:r>
      <w:r>
        <w:t>E</w:t>
      </w:r>
      <w:r>
        <w:rPr>
          <w:spacing w:val="38"/>
        </w:rPr>
        <w:t xml:space="preserve"> </w:t>
      </w:r>
      <w:r>
        <w:rPr>
          <w:spacing w:val="2"/>
        </w:rPr>
        <w:t>V</w:t>
      </w:r>
      <w:r>
        <w:t>II</w:t>
      </w:r>
    </w:p>
    <w:p w14:paraId="7A8AA6A1" w14:textId="77777777" w:rsidR="000C19C9" w:rsidRDefault="000C19C9">
      <w:pPr>
        <w:spacing w:before="13" w:line="240" w:lineRule="exact"/>
        <w:rPr>
          <w:sz w:val="24"/>
          <w:szCs w:val="24"/>
        </w:rPr>
      </w:pPr>
    </w:p>
    <w:p w14:paraId="34277775" w14:textId="77777777" w:rsidR="000C19C9" w:rsidRDefault="00D3642A">
      <w:pPr>
        <w:numPr>
          <w:ilvl w:val="0"/>
          <w:numId w:val="8"/>
        </w:numPr>
        <w:tabs>
          <w:tab w:val="left" w:pos="824"/>
        </w:tabs>
        <w:ind w:left="824" w:right="6199"/>
        <w:jc w:val="both"/>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ACT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34"/>
          <w:sz w:val="21"/>
          <w:szCs w:val="21"/>
        </w:rPr>
        <w:t xml:space="preserve"> </w:t>
      </w:r>
      <w:r>
        <w:rPr>
          <w:rFonts w:ascii="Times New Roman" w:eastAsia="Times New Roman" w:hAnsi="Times New Roman" w:cs="Times New Roman"/>
          <w:b/>
          <w:bCs/>
          <w:spacing w:val="1"/>
          <w:sz w:val="21"/>
          <w:szCs w:val="21"/>
        </w:rPr>
        <w:t>B</w:t>
      </w:r>
      <w:r>
        <w:rPr>
          <w:rFonts w:ascii="Times New Roman" w:eastAsia="Times New Roman" w:hAnsi="Times New Roman" w:cs="Times New Roman"/>
          <w:b/>
          <w:bCs/>
          <w:sz w:val="21"/>
          <w:szCs w:val="21"/>
        </w:rPr>
        <w:t>Y</w:t>
      </w:r>
      <w:r>
        <w:rPr>
          <w:rFonts w:ascii="Times New Roman" w:eastAsia="Times New Roman" w:hAnsi="Times New Roman" w:cs="Times New Roman"/>
          <w:b/>
          <w:bCs/>
          <w:spacing w:val="35"/>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BERS</w:t>
      </w:r>
    </w:p>
    <w:p w14:paraId="691E9ED7" w14:textId="77777777" w:rsidR="000C19C9" w:rsidRDefault="000C19C9">
      <w:pPr>
        <w:spacing w:before="13" w:line="240" w:lineRule="exact"/>
        <w:rPr>
          <w:sz w:val="24"/>
          <w:szCs w:val="24"/>
        </w:rPr>
      </w:pPr>
    </w:p>
    <w:p w14:paraId="56C0880E" w14:textId="77777777" w:rsidR="000C19C9" w:rsidRDefault="00D3642A">
      <w:pPr>
        <w:pStyle w:val="BodyText"/>
        <w:spacing w:line="250" w:lineRule="auto"/>
        <w:ind w:right="115"/>
        <w:jc w:val="both"/>
        <w:rPr>
          <w:u w:val="none"/>
        </w:rPr>
      </w:pPr>
      <w:r>
        <w:rPr>
          <w:spacing w:val="1"/>
          <w:u w:val="none"/>
        </w:rPr>
        <w:t>N</w:t>
      </w:r>
      <w:r>
        <w:rPr>
          <w:u w:val="none"/>
        </w:rPr>
        <w:t>o</w:t>
      </w:r>
      <w:r>
        <w:rPr>
          <w:spacing w:val="28"/>
          <w:u w:val="none"/>
        </w:rPr>
        <w:t xml:space="preserve"> </w:t>
      </w:r>
      <w:r>
        <w:rPr>
          <w:u w:val="none"/>
        </w:rPr>
        <w:t>a</w:t>
      </w:r>
      <w:r>
        <w:rPr>
          <w:spacing w:val="1"/>
          <w:u w:val="none"/>
        </w:rPr>
        <w:t>nnu</w:t>
      </w:r>
      <w:r>
        <w:rPr>
          <w:u w:val="none"/>
        </w:rPr>
        <w:t>al</w:t>
      </w:r>
      <w:r>
        <w:rPr>
          <w:spacing w:val="28"/>
          <w:u w:val="none"/>
        </w:rPr>
        <w:t xml:space="preserve"> </w:t>
      </w:r>
      <w:r>
        <w:rPr>
          <w:spacing w:val="1"/>
          <w:u w:val="none"/>
        </w:rPr>
        <w:t>o</w:t>
      </w:r>
      <w:r>
        <w:rPr>
          <w:u w:val="none"/>
        </w:rPr>
        <w:t>r</w:t>
      </w:r>
      <w:r>
        <w:rPr>
          <w:spacing w:val="29"/>
          <w:u w:val="none"/>
        </w:rPr>
        <w:t xml:space="preserve"> </w:t>
      </w:r>
      <w:r>
        <w:rPr>
          <w:u w:val="none"/>
        </w:rPr>
        <w:t>s</w:t>
      </w:r>
      <w:r>
        <w:rPr>
          <w:spacing w:val="1"/>
          <w:u w:val="none"/>
        </w:rPr>
        <w:t>p</w:t>
      </w:r>
      <w:r>
        <w:rPr>
          <w:u w:val="none"/>
        </w:rPr>
        <w:t>ecial</w:t>
      </w:r>
      <w:r>
        <w:rPr>
          <w:spacing w:val="27"/>
          <w:u w:val="none"/>
        </w:rPr>
        <w:t xml:space="preserve"> </w:t>
      </w:r>
      <w:r>
        <w:rPr>
          <w:spacing w:val="2"/>
          <w:u w:val="none"/>
        </w:rPr>
        <w:t>m</w:t>
      </w:r>
      <w:r>
        <w:rPr>
          <w:u w:val="none"/>
        </w:rPr>
        <w:t>eeti</w:t>
      </w:r>
      <w:r>
        <w:rPr>
          <w:spacing w:val="1"/>
          <w:u w:val="none"/>
        </w:rPr>
        <w:t>ng</w:t>
      </w:r>
      <w:r>
        <w:rPr>
          <w:u w:val="none"/>
        </w:rPr>
        <w:t>s</w:t>
      </w:r>
      <w:r>
        <w:rPr>
          <w:spacing w:val="29"/>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u w:val="none"/>
        </w:rPr>
        <w:t>are</w:t>
      </w:r>
      <w:r>
        <w:rPr>
          <w:spacing w:val="29"/>
          <w:u w:val="none"/>
        </w:rPr>
        <w:t xml:space="preserve"> </w:t>
      </w:r>
      <w:r>
        <w:rPr>
          <w:u w:val="none"/>
        </w:rPr>
        <w:t>re</w:t>
      </w:r>
      <w:r>
        <w:rPr>
          <w:spacing w:val="1"/>
          <w:u w:val="none"/>
        </w:rPr>
        <w:t>qu</w:t>
      </w:r>
      <w:r>
        <w:rPr>
          <w:u w:val="none"/>
        </w:rPr>
        <w:t>ire</w:t>
      </w:r>
      <w:r>
        <w:rPr>
          <w:spacing w:val="1"/>
          <w:u w:val="none"/>
        </w:rPr>
        <w:t>d</w:t>
      </w:r>
      <w:r>
        <w:rPr>
          <w:u w:val="none"/>
        </w:rPr>
        <w:t>.</w:t>
      </w:r>
      <w:r>
        <w:rPr>
          <w:spacing w:val="28"/>
          <w:u w:val="none"/>
        </w:rPr>
        <w:t xml:space="preserve"> </w:t>
      </w:r>
      <w:r>
        <w:rPr>
          <w:spacing w:val="1"/>
          <w:u w:val="none"/>
        </w:rPr>
        <w:t>An</w:t>
      </w:r>
      <w:r>
        <w:rPr>
          <w:u w:val="none"/>
        </w:rPr>
        <w:t>y</w:t>
      </w:r>
      <w:r>
        <w:rPr>
          <w:spacing w:val="28"/>
          <w:u w:val="none"/>
        </w:rPr>
        <w:t xml:space="preserve"> </w:t>
      </w:r>
      <w:r>
        <w:rPr>
          <w:u w:val="none"/>
        </w:rPr>
        <w:t>acti</w:t>
      </w:r>
      <w:r>
        <w:rPr>
          <w:spacing w:val="1"/>
          <w:u w:val="none"/>
        </w:rPr>
        <w:t>o</w:t>
      </w:r>
      <w:r>
        <w:rPr>
          <w:u w:val="none"/>
        </w:rPr>
        <w:t>n</w:t>
      </w:r>
      <w:r>
        <w:rPr>
          <w:spacing w:val="29"/>
          <w:u w:val="none"/>
        </w:rPr>
        <w:t xml:space="preserve"> </w:t>
      </w:r>
      <w:r>
        <w:rPr>
          <w:u w:val="none"/>
        </w:rPr>
        <w:t>re</w:t>
      </w:r>
      <w:r>
        <w:rPr>
          <w:spacing w:val="1"/>
          <w:u w:val="none"/>
        </w:rPr>
        <w:t>qu</w:t>
      </w:r>
      <w:r>
        <w:rPr>
          <w:u w:val="none"/>
        </w:rPr>
        <w:t>ired</w:t>
      </w:r>
      <w:r>
        <w:rPr>
          <w:spacing w:val="29"/>
          <w:u w:val="none"/>
        </w:rPr>
        <w:t xml:space="preserve"> </w:t>
      </w:r>
      <w:r>
        <w:rPr>
          <w:spacing w:val="1"/>
          <w:u w:val="none"/>
        </w:rPr>
        <w:t>o</w:t>
      </w:r>
      <w:r>
        <w:rPr>
          <w:u w:val="none"/>
        </w:rPr>
        <w:t>r</w:t>
      </w:r>
      <w:r>
        <w:rPr>
          <w:spacing w:val="29"/>
          <w:u w:val="none"/>
        </w:rPr>
        <w:t xml:space="preserve"> </w:t>
      </w:r>
      <w:r>
        <w:rPr>
          <w:spacing w:val="1"/>
          <w:u w:val="none"/>
        </w:rPr>
        <w:t>p</w:t>
      </w:r>
      <w:r>
        <w:rPr>
          <w:u w:val="none"/>
        </w:rPr>
        <w:t>er</w:t>
      </w:r>
      <w:r>
        <w:rPr>
          <w:spacing w:val="2"/>
          <w:u w:val="none"/>
        </w:rPr>
        <w:t>m</w:t>
      </w:r>
      <w:r>
        <w:rPr>
          <w:u w:val="none"/>
        </w:rPr>
        <w:t>itted</w:t>
      </w:r>
      <w:r>
        <w:rPr>
          <w:spacing w:val="29"/>
          <w:u w:val="none"/>
        </w:rPr>
        <w:t xml:space="preserve"> </w:t>
      </w:r>
      <w:r>
        <w:rPr>
          <w:u w:val="none"/>
        </w:rPr>
        <w:t>to</w:t>
      </w:r>
      <w:r>
        <w:rPr>
          <w:w w:val="102"/>
          <w:u w:val="none"/>
        </w:rPr>
        <w:t xml:space="preserve"> </w:t>
      </w:r>
      <w:r>
        <w:rPr>
          <w:spacing w:val="1"/>
          <w:u w:val="none"/>
        </w:rPr>
        <w:t>b</w:t>
      </w:r>
      <w:r>
        <w:rPr>
          <w:u w:val="none"/>
        </w:rPr>
        <w:t>e</w:t>
      </w:r>
      <w:r>
        <w:rPr>
          <w:spacing w:val="38"/>
          <w:u w:val="none"/>
        </w:rPr>
        <w:t xml:space="preserve"> </w:t>
      </w:r>
      <w:r>
        <w:rPr>
          <w:u w:val="none"/>
        </w:rPr>
        <w:t>ta</w:t>
      </w:r>
      <w:r>
        <w:rPr>
          <w:spacing w:val="1"/>
          <w:u w:val="none"/>
        </w:rPr>
        <w:t>k</w:t>
      </w:r>
      <w:r>
        <w:rPr>
          <w:u w:val="none"/>
        </w:rPr>
        <w:t>en</w:t>
      </w:r>
      <w:r>
        <w:rPr>
          <w:spacing w:val="38"/>
          <w:u w:val="none"/>
        </w:rPr>
        <w:t xml:space="preserve"> </w:t>
      </w:r>
      <w:r>
        <w:rPr>
          <w:u w:val="none"/>
        </w:rPr>
        <w:t>at</w:t>
      </w:r>
      <w:r>
        <w:rPr>
          <w:spacing w:val="39"/>
          <w:u w:val="none"/>
        </w:rPr>
        <w:t xml:space="preserve"> </w:t>
      </w:r>
      <w:r>
        <w:rPr>
          <w:u w:val="none"/>
        </w:rPr>
        <w:t>a</w:t>
      </w:r>
      <w:r>
        <w:rPr>
          <w:spacing w:val="38"/>
          <w:u w:val="none"/>
        </w:rPr>
        <w:t xml:space="preserve"> </w:t>
      </w:r>
      <w:r>
        <w:rPr>
          <w:spacing w:val="2"/>
          <w:u w:val="none"/>
        </w:rPr>
        <w:t>m</w:t>
      </w:r>
      <w:r>
        <w:rPr>
          <w:u w:val="none"/>
        </w:rPr>
        <w:t>eeting</w:t>
      </w:r>
      <w:r>
        <w:rPr>
          <w:spacing w:val="39"/>
          <w:u w:val="none"/>
        </w:rPr>
        <w:t xml:space="preserve"> </w:t>
      </w:r>
      <w:r>
        <w:rPr>
          <w:u w:val="none"/>
        </w:rPr>
        <w:t>of</w:t>
      </w:r>
      <w:r>
        <w:rPr>
          <w:spacing w:val="38"/>
          <w:u w:val="none"/>
        </w:rPr>
        <w:t xml:space="preserve"> </w:t>
      </w:r>
      <w:r>
        <w:rPr>
          <w:spacing w:val="2"/>
          <w:u w:val="none"/>
        </w:rPr>
        <w:t>M</w:t>
      </w:r>
      <w:r>
        <w:rPr>
          <w:u w:val="none"/>
        </w:rPr>
        <w:t>e</w:t>
      </w:r>
      <w:r>
        <w:rPr>
          <w:spacing w:val="2"/>
          <w:u w:val="none"/>
        </w:rPr>
        <w:t>m</w:t>
      </w:r>
      <w:r>
        <w:rPr>
          <w:u w:val="none"/>
        </w:rPr>
        <w:t>bers</w:t>
      </w:r>
      <w:r>
        <w:rPr>
          <w:spacing w:val="39"/>
          <w:u w:val="none"/>
        </w:rPr>
        <w:t xml:space="preserve"> </w:t>
      </w:r>
      <w:r>
        <w:rPr>
          <w:u w:val="none"/>
        </w:rPr>
        <w:t>of</w:t>
      </w:r>
      <w:r>
        <w:rPr>
          <w:spacing w:val="38"/>
          <w:u w:val="none"/>
        </w:rPr>
        <w:t xml:space="preserve"> </w:t>
      </w:r>
      <w:r>
        <w:rPr>
          <w:u w:val="none"/>
        </w:rPr>
        <w:t>the</w:t>
      </w:r>
      <w:r>
        <w:rPr>
          <w:spacing w:val="39"/>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8"/>
          <w:u w:val="none"/>
        </w:rPr>
        <w:t xml:space="preserve"> </w:t>
      </w:r>
      <w:r>
        <w:rPr>
          <w:spacing w:val="2"/>
          <w:u w:val="none"/>
        </w:rPr>
        <w:t>m</w:t>
      </w:r>
      <w:r>
        <w:rPr>
          <w:u w:val="none"/>
        </w:rPr>
        <w:t>ay</w:t>
      </w:r>
      <w:r>
        <w:rPr>
          <w:spacing w:val="38"/>
          <w:u w:val="none"/>
        </w:rPr>
        <w:t xml:space="preserve"> </w:t>
      </w:r>
      <w:r>
        <w:rPr>
          <w:u w:val="none"/>
        </w:rPr>
        <w:t>be</w:t>
      </w:r>
      <w:r>
        <w:rPr>
          <w:spacing w:val="39"/>
          <w:u w:val="none"/>
        </w:rPr>
        <w:t xml:space="preserve"> </w:t>
      </w:r>
      <w:r>
        <w:rPr>
          <w:u w:val="none"/>
        </w:rPr>
        <w:t>ta</w:t>
      </w:r>
      <w:r>
        <w:rPr>
          <w:spacing w:val="1"/>
          <w:u w:val="none"/>
        </w:rPr>
        <w:t>k</w:t>
      </w:r>
      <w:r>
        <w:rPr>
          <w:u w:val="none"/>
        </w:rPr>
        <w:t>en</w:t>
      </w:r>
      <w:r>
        <w:rPr>
          <w:spacing w:val="38"/>
          <w:u w:val="none"/>
        </w:rPr>
        <w:t xml:space="preserve"> </w:t>
      </w:r>
      <w:r>
        <w:rPr>
          <w:spacing w:val="1"/>
          <w:u w:val="none"/>
        </w:rPr>
        <w:t>w</w:t>
      </w:r>
      <w:r>
        <w:rPr>
          <w:u w:val="none"/>
        </w:rPr>
        <w:t>ithout</w:t>
      </w:r>
      <w:r>
        <w:rPr>
          <w:spacing w:val="39"/>
          <w:u w:val="none"/>
        </w:rPr>
        <w:t xml:space="preserve"> </w:t>
      </w:r>
      <w:r>
        <w:rPr>
          <w:u w:val="none"/>
        </w:rPr>
        <w:t>a</w:t>
      </w:r>
      <w:r>
        <w:rPr>
          <w:spacing w:val="38"/>
          <w:u w:val="none"/>
        </w:rPr>
        <w:t xml:space="preserve"> </w:t>
      </w:r>
      <w:r>
        <w:rPr>
          <w:spacing w:val="2"/>
          <w:u w:val="none"/>
        </w:rPr>
        <w:t>m</w:t>
      </w:r>
      <w:r>
        <w:rPr>
          <w:u w:val="none"/>
        </w:rPr>
        <w:t>eeting</w:t>
      </w:r>
      <w:r>
        <w:rPr>
          <w:spacing w:val="39"/>
          <w:u w:val="none"/>
        </w:rPr>
        <w:t xml:space="preserve"> </w:t>
      </w:r>
      <w:r>
        <w:rPr>
          <w:u w:val="none"/>
        </w:rPr>
        <w:t>if</w:t>
      </w:r>
      <w:r>
        <w:rPr>
          <w:spacing w:val="38"/>
          <w:u w:val="none"/>
        </w:rPr>
        <w:t xml:space="preserve"> </w:t>
      </w:r>
      <w:r>
        <w:rPr>
          <w:spacing w:val="1"/>
          <w:u w:val="none"/>
        </w:rPr>
        <w:t>w</w:t>
      </w:r>
      <w:r>
        <w:rPr>
          <w:u w:val="none"/>
        </w:rPr>
        <w:t>ritten</w:t>
      </w:r>
      <w:r>
        <w:rPr>
          <w:spacing w:val="39"/>
          <w:u w:val="none"/>
        </w:rPr>
        <w:t xml:space="preserve"> </w:t>
      </w:r>
      <w:r>
        <w:rPr>
          <w:u w:val="none"/>
        </w:rPr>
        <w:t>c</w:t>
      </w:r>
      <w:r>
        <w:rPr>
          <w:spacing w:val="1"/>
          <w:u w:val="none"/>
        </w:rPr>
        <w:t>o</w:t>
      </w:r>
      <w:r>
        <w:rPr>
          <w:u w:val="none"/>
        </w:rPr>
        <w:t>nse</w:t>
      </w:r>
      <w:r>
        <w:rPr>
          <w:spacing w:val="1"/>
          <w:u w:val="none"/>
        </w:rPr>
        <w:t>n</w:t>
      </w:r>
      <w:r>
        <w:rPr>
          <w:u w:val="none"/>
        </w:rPr>
        <w:t>t</w:t>
      </w:r>
      <w:r>
        <w:rPr>
          <w:w w:val="102"/>
          <w:u w:val="none"/>
        </w:rPr>
        <w:t xml:space="preserve"> </w:t>
      </w:r>
      <w:r>
        <w:rPr>
          <w:u w:val="none"/>
        </w:rPr>
        <w:t>setti</w:t>
      </w:r>
      <w:r>
        <w:rPr>
          <w:spacing w:val="1"/>
          <w:u w:val="none"/>
        </w:rPr>
        <w:t>n</w:t>
      </w:r>
      <w:r>
        <w:rPr>
          <w:u w:val="none"/>
        </w:rPr>
        <w:t>g</w:t>
      </w:r>
      <w:r>
        <w:rPr>
          <w:spacing w:val="33"/>
          <w:u w:val="none"/>
        </w:rPr>
        <w:t xml:space="preserve"> </w:t>
      </w:r>
      <w:r>
        <w:rPr>
          <w:u w:val="none"/>
        </w:rPr>
        <w:t>f</w:t>
      </w:r>
      <w:r>
        <w:rPr>
          <w:spacing w:val="1"/>
          <w:u w:val="none"/>
        </w:rPr>
        <w:t>o</w:t>
      </w:r>
      <w:r>
        <w:rPr>
          <w:u w:val="none"/>
        </w:rPr>
        <w:t>rth</w:t>
      </w:r>
      <w:r>
        <w:rPr>
          <w:spacing w:val="34"/>
          <w:u w:val="none"/>
        </w:rPr>
        <w:t xml:space="preserve"> </w:t>
      </w:r>
      <w:r>
        <w:rPr>
          <w:u w:val="none"/>
        </w:rPr>
        <w:t>t</w:t>
      </w:r>
      <w:r>
        <w:rPr>
          <w:spacing w:val="1"/>
          <w:u w:val="none"/>
        </w:rPr>
        <w:t>h</w:t>
      </w:r>
      <w:r>
        <w:rPr>
          <w:u w:val="none"/>
        </w:rPr>
        <w:t>e</w:t>
      </w:r>
      <w:r>
        <w:rPr>
          <w:spacing w:val="32"/>
          <w:u w:val="none"/>
        </w:rPr>
        <w:t xml:space="preserve"> </w:t>
      </w:r>
      <w:r>
        <w:rPr>
          <w:u w:val="none"/>
        </w:rPr>
        <w:t>action</w:t>
      </w:r>
      <w:r>
        <w:rPr>
          <w:spacing w:val="34"/>
          <w:u w:val="none"/>
        </w:rPr>
        <w:t xml:space="preserve"> </w:t>
      </w:r>
      <w:r>
        <w:rPr>
          <w:u w:val="none"/>
        </w:rPr>
        <w:t>to</w:t>
      </w:r>
      <w:r>
        <w:rPr>
          <w:spacing w:val="34"/>
          <w:u w:val="none"/>
        </w:rPr>
        <w:t xml:space="preserve"> </w:t>
      </w:r>
      <w:r>
        <w:rPr>
          <w:u w:val="none"/>
        </w:rPr>
        <w:t>be</w:t>
      </w:r>
      <w:r>
        <w:rPr>
          <w:spacing w:val="33"/>
          <w:u w:val="none"/>
        </w:rPr>
        <w:t xml:space="preserve"> </w:t>
      </w:r>
      <w:r>
        <w:rPr>
          <w:u w:val="none"/>
        </w:rPr>
        <w:t>ta</w:t>
      </w:r>
      <w:r>
        <w:rPr>
          <w:spacing w:val="1"/>
          <w:u w:val="none"/>
        </w:rPr>
        <w:t>k</w:t>
      </w:r>
      <w:r>
        <w:rPr>
          <w:u w:val="none"/>
        </w:rPr>
        <w:t>en</w:t>
      </w:r>
      <w:r>
        <w:rPr>
          <w:spacing w:val="34"/>
          <w:u w:val="none"/>
        </w:rPr>
        <w:t xml:space="preserve"> </w:t>
      </w:r>
      <w:r>
        <w:rPr>
          <w:u w:val="none"/>
        </w:rPr>
        <w:t>is</w:t>
      </w:r>
      <w:r>
        <w:rPr>
          <w:spacing w:val="32"/>
          <w:u w:val="none"/>
        </w:rPr>
        <w:t xml:space="preserve"> </w:t>
      </w:r>
      <w:r>
        <w:rPr>
          <w:u w:val="none"/>
        </w:rPr>
        <w:t>signe</w:t>
      </w:r>
      <w:r>
        <w:rPr>
          <w:spacing w:val="1"/>
          <w:u w:val="none"/>
        </w:rPr>
        <w:t>d</w:t>
      </w:r>
      <w:r>
        <w:rPr>
          <w:u w:val="none"/>
        </w:rPr>
        <w:t>,</w:t>
      </w:r>
      <w:r>
        <w:rPr>
          <w:spacing w:val="33"/>
          <w:u w:val="none"/>
        </w:rPr>
        <w:t xml:space="preserve"> </w:t>
      </w:r>
      <w:r>
        <w:rPr>
          <w:u w:val="none"/>
        </w:rPr>
        <w:t>as</w:t>
      </w:r>
      <w:r>
        <w:rPr>
          <w:spacing w:val="33"/>
          <w:u w:val="none"/>
        </w:rPr>
        <w:t xml:space="preserve"> </w:t>
      </w:r>
      <w:r>
        <w:rPr>
          <w:u w:val="none"/>
        </w:rPr>
        <w:t>t</w:t>
      </w:r>
      <w:r>
        <w:rPr>
          <w:spacing w:val="1"/>
          <w:u w:val="none"/>
        </w:rPr>
        <w:t>h</w:t>
      </w:r>
      <w:r>
        <w:rPr>
          <w:u w:val="none"/>
        </w:rPr>
        <w:t>e</w:t>
      </w:r>
      <w:r>
        <w:rPr>
          <w:spacing w:val="33"/>
          <w:u w:val="none"/>
        </w:rPr>
        <w:t xml:space="preserve"> </w:t>
      </w:r>
      <w:r>
        <w:rPr>
          <w:u w:val="none"/>
        </w:rPr>
        <w:t>case</w:t>
      </w:r>
      <w:r>
        <w:rPr>
          <w:spacing w:val="34"/>
          <w:u w:val="none"/>
        </w:rPr>
        <w:t xml:space="preserve"> </w:t>
      </w:r>
      <w:r>
        <w:rPr>
          <w:spacing w:val="2"/>
          <w:u w:val="none"/>
        </w:rPr>
        <w:t>m</w:t>
      </w:r>
      <w:r>
        <w:rPr>
          <w:u w:val="none"/>
        </w:rPr>
        <w:t>ay</w:t>
      </w:r>
      <w:r>
        <w:rPr>
          <w:spacing w:val="33"/>
          <w:u w:val="none"/>
        </w:rPr>
        <w:t xml:space="preserve"> </w:t>
      </w:r>
      <w:r>
        <w:rPr>
          <w:u w:val="none"/>
        </w:rPr>
        <w:t>be,</w:t>
      </w:r>
      <w:r>
        <w:rPr>
          <w:spacing w:val="33"/>
          <w:u w:val="none"/>
        </w:rPr>
        <w:t xml:space="preserve"> </w:t>
      </w:r>
      <w:r>
        <w:rPr>
          <w:u w:val="none"/>
        </w:rPr>
        <w:t>by</w:t>
      </w:r>
      <w:r>
        <w:rPr>
          <w:spacing w:val="34"/>
          <w:u w:val="none"/>
        </w:rPr>
        <w:t xml:space="preserve"> </w:t>
      </w:r>
      <w:r>
        <w:rPr>
          <w:u w:val="none"/>
        </w:rPr>
        <w:t>the</w:t>
      </w:r>
      <w:r>
        <w:rPr>
          <w:spacing w:val="33"/>
          <w:u w:val="none"/>
        </w:rPr>
        <w:t xml:space="preserve"> </w:t>
      </w:r>
      <w:r>
        <w:rPr>
          <w:spacing w:val="2"/>
          <w:u w:val="none"/>
        </w:rPr>
        <w:t>M</w:t>
      </w:r>
      <w:r>
        <w:rPr>
          <w:u w:val="none"/>
        </w:rPr>
        <w:t>e</w:t>
      </w:r>
      <w:r>
        <w:rPr>
          <w:spacing w:val="2"/>
          <w:u w:val="none"/>
        </w:rPr>
        <w:t>m</w:t>
      </w:r>
      <w:r>
        <w:rPr>
          <w:u w:val="none"/>
        </w:rPr>
        <w:t>bers</w:t>
      </w:r>
      <w:r>
        <w:rPr>
          <w:spacing w:val="33"/>
          <w:u w:val="none"/>
        </w:rPr>
        <w:t xml:space="preserve"> </w:t>
      </w:r>
      <w:r>
        <w:rPr>
          <w:u w:val="none"/>
        </w:rPr>
        <w:t>sufficie</w:t>
      </w:r>
      <w:r>
        <w:rPr>
          <w:spacing w:val="1"/>
          <w:u w:val="none"/>
        </w:rPr>
        <w:t>n</w:t>
      </w:r>
      <w:r>
        <w:rPr>
          <w:u w:val="none"/>
        </w:rPr>
        <w:t>t</w:t>
      </w:r>
      <w:r>
        <w:rPr>
          <w:spacing w:val="32"/>
          <w:u w:val="none"/>
        </w:rPr>
        <w:t xml:space="preserve"> </w:t>
      </w:r>
      <w:r>
        <w:rPr>
          <w:u w:val="none"/>
        </w:rPr>
        <w:t>to</w:t>
      </w:r>
      <w:r>
        <w:rPr>
          <w:spacing w:val="34"/>
          <w:u w:val="none"/>
        </w:rPr>
        <w:t xml:space="preserve"> </w:t>
      </w:r>
      <w:r>
        <w:rPr>
          <w:u w:val="none"/>
        </w:rPr>
        <w:t>a</w:t>
      </w:r>
      <w:r>
        <w:rPr>
          <w:spacing w:val="1"/>
          <w:u w:val="none"/>
        </w:rPr>
        <w:t>p</w:t>
      </w:r>
      <w:r>
        <w:rPr>
          <w:u w:val="none"/>
        </w:rPr>
        <w:t>prove</w:t>
      </w:r>
      <w:r>
        <w:rPr>
          <w:w w:val="102"/>
          <w:u w:val="none"/>
        </w:rPr>
        <w:t xml:space="preserve"> </w:t>
      </w:r>
      <w:r>
        <w:rPr>
          <w:u w:val="none"/>
        </w:rPr>
        <w:t>s</w:t>
      </w:r>
      <w:r>
        <w:rPr>
          <w:spacing w:val="1"/>
          <w:u w:val="none"/>
        </w:rPr>
        <w:t>u</w:t>
      </w:r>
      <w:r>
        <w:rPr>
          <w:u w:val="none"/>
        </w:rPr>
        <w:t>ch</w:t>
      </w:r>
      <w:r>
        <w:rPr>
          <w:spacing w:val="31"/>
          <w:u w:val="none"/>
        </w:rPr>
        <w:t xml:space="preserve"> </w:t>
      </w:r>
      <w:r>
        <w:rPr>
          <w:u w:val="none"/>
        </w:rPr>
        <w:t>acti</w:t>
      </w:r>
      <w:r>
        <w:rPr>
          <w:spacing w:val="1"/>
          <w:u w:val="none"/>
        </w:rPr>
        <w:t>o</w:t>
      </w:r>
      <w:r>
        <w:rPr>
          <w:u w:val="none"/>
        </w:rPr>
        <w:t>n</w:t>
      </w:r>
      <w:r>
        <w:rPr>
          <w:spacing w:val="32"/>
          <w:u w:val="none"/>
        </w:rPr>
        <w:t xml:space="preserve"> </w:t>
      </w:r>
      <w:r>
        <w:rPr>
          <w:u w:val="none"/>
        </w:rPr>
        <w:t>if</w:t>
      </w:r>
      <w:r>
        <w:rPr>
          <w:spacing w:val="31"/>
          <w:u w:val="none"/>
        </w:rPr>
        <w:t xml:space="preserve"> </w:t>
      </w:r>
      <w:r>
        <w:rPr>
          <w:u w:val="none"/>
        </w:rPr>
        <w:t>a</w:t>
      </w:r>
      <w:r>
        <w:rPr>
          <w:spacing w:val="32"/>
          <w:u w:val="none"/>
        </w:rPr>
        <w:t xml:space="preserve"> </w:t>
      </w:r>
      <w:r>
        <w:rPr>
          <w:spacing w:val="2"/>
          <w:u w:val="none"/>
        </w:rPr>
        <w:t>m</w:t>
      </w:r>
      <w:r>
        <w:rPr>
          <w:u w:val="none"/>
        </w:rPr>
        <w:t>eeti</w:t>
      </w:r>
      <w:r>
        <w:rPr>
          <w:spacing w:val="1"/>
          <w:u w:val="none"/>
        </w:rPr>
        <w:t>n</w:t>
      </w:r>
      <w:r>
        <w:rPr>
          <w:u w:val="none"/>
        </w:rPr>
        <w:t>g</w:t>
      </w:r>
      <w:r>
        <w:rPr>
          <w:spacing w:val="31"/>
          <w:u w:val="none"/>
        </w:rPr>
        <w:t xml:space="preserve"> </w:t>
      </w:r>
      <w:r>
        <w:rPr>
          <w:spacing w:val="1"/>
          <w:u w:val="none"/>
        </w:rPr>
        <w:t>o</w:t>
      </w:r>
      <w:r>
        <w:rPr>
          <w:u w:val="none"/>
        </w:rPr>
        <w:t>f</w:t>
      </w:r>
      <w:r>
        <w:rPr>
          <w:spacing w:val="30"/>
          <w:u w:val="none"/>
        </w:rPr>
        <w:t xml:space="preserve"> </w:t>
      </w:r>
      <w:r>
        <w:rPr>
          <w:u w:val="none"/>
        </w:rPr>
        <w:t>all</w:t>
      </w:r>
      <w:r>
        <w:rPr>
          <w:spacing w:val="32"/>
          <w:u w:val="none"/>
        </w:rPr>
        <w:t xml:space="preserve"> </w:t>
      </w:r>
      <w:r>
        <w:rPr>
          <w:spacing w:val="2"/>
          <w:u w:val="none"/>
        </w:rPr>
        <w:t>M</w:t>
      </w:r>
      <w:r>
        <w:rPr>
          <w:u w:val="none"/>
        </w:rPr>
        <w:t>e</w:t>
      </w:r>
      <w:r>
        <w:rPr>
          <w:spacing w:val="2"/>
          <w:u w:val="none"/>
        </w:rPr>
        <w:t>m</w:t>
      </w:r>
      <w:r>
        <w:rPr>
          <w:u w:val="none"/>
        </w:rPr>
        <w:t>bers</w:t>
      </w:r>
      <w:r>
        <w:rPr>
          <w:spacing w:val="31"/>
          <w:u w:val="none"/>
        </w:rPr>
        <w:t xml:space="preserve"> </w:t>
      </w:r>
      <w:r>
        <w:rPr>
          <w:spacing w:val="1"/>
          <w:u w:val="none"/>
        </w:rPr>
        <w:t>w</w:t>
      </w:r>
      <w:r>
        <w:rPr>
          <w:u w:val="none"/>
        </w:rPr>
        <w:t>ere</w:t>
      </w:r>
      <w:r>
        <w:rPr>
          <w:spacing w:val="32"/>
          <w:u w:val="none"/>
        </w:rPr>
        <w:t xml:space="preserve"> </w:t>
      </w:r>
      <w:r>
        <w:rPr>
          <w:u w:val="none"/>
        </w:rPr>
        <w:t>held.</w:t>
      </w:r>
      <w:r>
        <w:rPr>
          <w:spacing w:val="30"/>
          <w:u w:val="none"/>
        </w:rPr>
        <w:t xml:space="preserve"> </w:t>
      </w:r>
      <w:r>
        <w:rPr>
          <w:spacing w:val="1"/>
          <w:u w:val="none"/>
        </w:rPr>
        <w:t>A</w:t>
      </w:r>
      <w:r>
        <w:rPr>
          <w:u w:val="none"/>
        </w:rPr>
        <w:t>ny</w:t>
      </w:r>
      <w:r>
        <w:rPr>
          <w:spacing w:val="32"/>
          <w:u w:val="none"/>
        </w:rPr>
        <w:t xml:space="preserve"> </w:t>
      </w:r>
      <w:r>
        <w:rPr>
          <w:u w:val="none"/>
        </w:rPr>
        <w:t>action</w:t>
      </w:r>
      <w:r>
        <w:rPr>
          <w:spacing w:val="31"/>
          <w:u w:val="none"/>
        </w:rPr>
        <w:t xml:space="preserve"> </w:t>
      </w:r>
      <w:r>
        <w:rPr>
          <w:u w:val="none"/>
        </w:rPr>
        <w:t>re</w:t>
      </w:r>
      <w:r>
        <w:rPr>
          <w:spacing w:val="1"/>
          <w:u w:val="none"/>
        </w:rPr>
        <w:t>q</w:t>
      </w:r>
      <w:r>
        <w:rPr>
          <w:u w:val="none"/>
        </w:rPr>
        <w:t>uired</w:t>
      </w:r>
      <w:r>
        <w:rPr>
          <w:spacing w:val="32"/>
          <w:u w:val="none"/>
        </w:rPr>
        <w:t xml:space="preserve"> </w:t>
      </w:r>
      <w:r>
        <w:rPr>
          <w:u w:val="none"/>
        </w:rPr>
        <w:t>or</w:t>
      </w:r>
      <w:r>
        <w:rPr>
          <w:spacing w:val="31"/>
          <w:u w:val="none"/>
        </w:rPr>
        <w:t xml:space="preserve"> </w:t>
      </w:r>
      <w:r>
        <w:rPr>
          <w:u w:val="none"/>
        </w:rPr>
        <w:t>per</w:t>
      </w:r>
      <w:r>
        <w:rPr>
          <w:spacing w:val="2"/>
          <w:u w:val="none"/>
        </w:rPr>
        <w:t>m</w:t>
      </w:r>
      <w:r>
        <w:rPr>
          <w:u w:val="none"/>
        </w:rPr>
        <w:t>itted</w:t>
      </w:r>
      <w:r>
        <w:rPr>
          <w:spacing w:val="32"/>
          <w:u w:val="none"/>
        </w:rPr>
        <w:t xml:space="preserve"> </w:t>
      </w:r>
      <w:r>
        <w:rPr>
          <w:u w:val="none"/>
        </w:rPr>
        <w:t>to</w:t>
      </w:r>
      <w:r>
        <w:rPr>
          <w:spacing w:val="31"/>
          <w:u w:val="none"/>
        </w:rPr>
        <w:t xml:space="preserve"> </w:t>
      </w:r>
      <w:r>
        <w:rPr>
          <w:u w:val="none"/>
        </w:rPr>
        <w:t>be</w:t>
      </w:r>
      <w:r>
        <w:rPr>
          <w:spacing w:val="32"/>
          <w:u w:val="none"/>
        </w:rPr>
        <w:t xml:space="preserve"> </w:t>
      </w:r>
      <w:r>
        <w:rPr>
          <w:u w:val="none"/>
        </w:rPr>
        <w:t>ta</w:t>
      </w:r>
      <w:r>
        <w:rPr>
          <w:spacing w:val="1"/>
          <w:u w:val="none"/>
        </w:rPr>
        <w:t>k</w:t>
      </w:r>
      <w:r>
        <w:rPr>
          <w:u w:val="none"/>
        </w:rPr>
        <w:t>en</w:t>
      </w:r>
      <w:r>
        <w:rPr>
          <w:spacing w:val="31"/>
          <w:u w:val="none"/>
        </w:rPr>
        <w:t xml:space="preserve"> </w:t>
      </w:r>
      <w:r>
        <w:rPr>
          <w:u w:val="none"/>
        </w:rPr>
        <w:t>at</w:t>
      </w:r>
      <w:r>
        <w:rPr>
          <w:spacing w:val="32"/>
          <w:u w:val="none"/>
        </w:rPr>
        <w:t xml:space="preserve"> </w:t>
      </w:r>
      <w:r>
        <w:rPr>
          <w:u w:val="none"/>
        </w:rPr>
        <w:t>a</w:t>
      </w:r>
      <w:r>
        <w:rPr>
          <w:spacing w:val="1"/>
          <w:u w:val="none"/>
        </w:rPr>
        <w:t>n</w:t>
      </w:r>
      <w:r>
        <w:rPr>
          <w:u w:val="none"/>
        </w:rPr>
        <w:t>y</w:t>
      </w:r>
      <w:r>
        <w:rPr>
          <w:w w:val="102"/>
          <w:u w:val="none"/>
        </w:rPr>
        <w:t xml:space="preserve"> </w:t>
      </w:r>
      <w:r>
        <w:rPr>
          <w:u w:val="none"/>
        </w:rPr>
        <w:t>s</w:t>
      </w:r>
      <w:r>
        <w:rPr>
          <w:spacing w:val="1"/>
          <w:u w:val="none"/>
        </w:rPr>
        <w:t>u</w:t>
      </w:r>
      <w:r>
        <w:rPr>
          <w:u w:val="none"/>
        </w:rPr>
        <w:t>ch</w:t>
      </w:r>
      <w:r>
        <w:rPr>
          <w:spacing w:val="25"/>
          <w:u w:val="none"/>
        </w:rPr>
        <w:t xml:space="preserve"> </w:t>
      </w:r>
      <w:r>
        <w:rPr>
          <w:spacing w:val="2"/>
          <w:u w:val="none"/>
        </w:rPr>
        <w:t>m</w:t>
      </w:r>
      <w:r>
        <w:rPr>
          <w:u w:val="none"/>
        </w:rPr>
        <w:t>eeti</w:t>
      </w:r>
      <w:r>
        <w:rPr>
          <w:spacing w:val="1"/>
          <w:u w:val="none"/>
        </w:rPr>
        <w:t>n</w:t>
      </w:r>
      <w:r>
        <w:rPr>
          <w:u w:val="none"/>
        </w:rPr>
        <w:t>g</w:t>
      </w:r>
      <w:r>
        <w:rPr>
          <w:spacing w:val="26"/>
          <w:u w:val="none"/>
        </w:rPr>
        <w:t xml:space="preserve"> </w:t>
      </w:r>
      <w:r>
        <w:rPr>
          <w:u w:val="none"/>
        </w:rPr>
        <w:t>s</w:t>
      </w:r>
      <w:r>
        <w:rPr>
          <w:spacing w:val="1"/>
          <w:u w:val="none"/>
        </w:rPr>
        <w:t>h</w:t>
      </w:r>
      <w:r>
        <w:rPr>
          <w:u w:val="none"/>
        </w:rPr>
        <w:t>all</w:t>
      </w:r>
      <w:r>
        <w:rPr>
          <w:spacing w:val="24"/>
          <w:u w:val="none"/>
        </w:rPr>
        <w:t xml:space="preserve"> </w:t>
      </w:r>
      <w:r>
        <w:rPr>
          <w:spacing w:val="1"/>
          <w:u w:val="none"/>
        </w:rPr>
        <w:t>b</w:t>
      </w:r>
      <w:r>
        <w:rPr>
          <w:u w:val="none"/>
        </w:rPr>
        <w:t>e</w:t>
      </w:r>
      <w:r>
        <w:rPr>
          <w:spacing w:val="26"/>
          <w:u w:val="none"/>
        </w:rPr>
        <w:t xml:space="preserve"> </w:t>
      </w:r>
      <w:r>
        <w:rPr>
          <w:spacing w:val="1"/>
          <w:u w:val="none"/>
        </w:rPr>
        <w:t>d</w:t>
      </w:r>
      <w:r>
        <w:rPr>
          <w:u w:val="none"/>
        </w:rPr>
        <w:t>ee</w:t>
      </w:r>
      <w:r>
        <w:rPr>
          <w:spacing w:val="2"/>
          <w:u w:val="none"/>
        </w:rPr>
        <w:t>m</w:t>
      </w:r>
      <w:r>
        <w:rPr>
          <w:u w:val="none"/>
        </w:rPr>
        <w:t>ed</w:t>
      </w:r>
      <w:r>
        <w:rPr>
          <w:spacing w:val="26"/>
          <w:u w:val="none"/>
        </w:rPr>
        <w:t xml:space="preserve"> </w:t>
      </w:r>
      <w:r>
        <w:rPr>
          <w:u w:val="none"/>
        </w:rPr>
        <w:t>to</w:t>
      </w:r>
      <w:r>
        <w:rPr>
          <w:spacing w:val="25"/>
          <w:u w:val="none"/>
        </w:rPr>
        <w:t xml:space="preserve"> </w:t>
      </w:r>
      <w:r>
        <w:rPr>
          <w:spacing w:val="1"/>
          <w:u w:val="none"/>
        </w:rPr>
        <w:t>b</w:t>
      </w:r>
      <w:r>
        <w:rPr>
          <w:u w:val="none"/>
        </w:rPr>
        <w:t>e</w:t>
      </w:r>
      <w:r>
        <w:rPr>
          <w:spacing w:val="25"/>
          <w:u w:val="none"/>
        </w:rPr>
        <w:t xml:space="preserve"> </w:t>
      </w:r>
      <w:r>
        <w:rPr>
          <w:u w:val="none"/>
        </w:rPr>
        <w:t>a</w:t>
      </w:r>
      <w:r>
        <w:rPr>
          <w:spacing w:val="1"/>
          <w:u w:val="none"/>
        </w:rPr>
        <w:t>p</w:t>
      </w:r>
      <w:r>
        <w:rPr>
          <w:u w:val="none"/>
        </w:rPr>
        <w:t>proved</w:t>
      </w:r>
      <w:r>
        <w:rPr>
          <w:spacing w:val="25"/>
          <w:u w:val="none"/>
        </w:rPr>
        <w:t xml:space="preserve"> </w:t>
      </w:r>
      <w:r>
        <w:rPr>
          <w:u w:val="none"/>
        </w:rPr>
        <w:t>upon</w:t>
      </w:r>
      <w:r>
        <w:rPr>
          <w:spacing w:val="26"/>
          <w:u w:val="none"/>
        </w:rPr>
        <w:t xml:space="preserve"> </w:t>
      </w:r>
      <w:r>
        <w:rPr>
          <w:u w:val="none"/>
        </w:rPr>
        <w:t>the</w:t>
      </w:r>
      <w:r>
        <w:rPr>
          <w:spacing w:val="25"/>
          <w:u w:val="none"/>
        </w:rPr>
        <w:t xml:space="preserve"> </w:t>
      </w:r>
      <w:r>
        <w:rPr>
          <w:spacing w:val="1"/>
          <w:u w:val="none"/>
        </w:rPr>
        <w:t>w</w:t>
      </w:r>
      <w:r>
        <w:rPr>
          <w:u w:val="none"/>
        </w:rPr>
        <w:t>ritten</w:t>
      </w:r>
      <w:r>
        <w:rPr>
          <w:spacing w:val="26"/>
          <w:u w:val="none"/>
        </w:rPr>
        <w:t xml:space="preserve"> </w:t>
      </w:r>
      <w:r>
        <w:rPr>
          <w:u w:val="none"/>
        </w:rPr>
        <w:t>c</w:t>
      </w:r>
      <w:r>
        <w:rPr>
          <w:spacing w:val="1"/>
          <w:u w:val="none"/>
        </w:rPr>
        <w:t>o</w:t>
      </w:r>
      <w:r>
        <w:rPr>
          <w:u w:val="none"/>
        </w:rPr>
        <w:t>nse</w:t>
      </w:r>
      <w:r>
        <w:rPr>
          <w:spacing w:val="1"/>
          <w:u w:val="none"/>
        </w:rPr>
        <w:t>n</w:t>
      </w:r>
      <w:r>
        <w:rPr>
          <w:u w:val="none"/>
        </w:rPr>
        <w:t>t</w:t>
      </w:r>
      <w:r>
        <w:rPr>
          <w:spacing w:val="25"/>
          <w:u w:val="none"/>
        </w:rPr>
        <w:t xml:space="preserve"> </w:t>
      </w:r>
      <w:r>
        <w:rPr>
          <w:u w:val="none"/>
        </w:rPr>
        <w:t>of</w:t>
      </w:r>
      <w:r>
        <w:rPr>
          <w:spacing w:val="25"/>
          <w:u w:val="none"/>
        </w:rPr>
        <w:t xml:space="preserve"> </w:t>
      </w:r>
      <w:r>
        <w:rPr>
          <w:u w:val="none"/>
        </w:rPr>
        <w:t>a</w:t>
      </w:r>
      <w:r>
        <w:rPr>
          <w:spacing w:val="26"/>
          <w:u w:val="none"/>
        </w:rPr>
        <w:t xml:space="preserve"> </w:t>
      </w:r>
      <w:r>
        <w:rPr>
          <w:spacing w:val="2"/>
          <w:u w:val="none"/>
        </w:rPr>
        <w:t>M</w:t>
      </w:r>
      <w:r>
        <w:rPr>
          <w:u w:val="none"/>
        </w:rPr>
        <w:t>ajority</w:t>
      </w:r>
      <w:r>
        <w:rPr>
          <w:spacing w:val="25"/>
          <w:u w:val="none"/>
        </w:rPr>
        <w:t xml:space="preserve"> </w:t>
      </w:r>
      <w:r>
        <w:rPr>
          <w:u w:val="none"/>
        </w:rPr>
        <w:t>in</w:t>
      </w:r>
      <w:r>
        <w:rPr>
          <w:spacing w:val="26"/>
          <w:u w:val="none"/>
        </w:rPr>
        <w:t xml:space="preserve"> </w:t>
      </w:r>
      <w:r>
        <w:rPr>
          <w:u w:val="none"/>
        </w:rPr>
        <w:t>Interest</w:t>
      </w:r>
      <w:r>
        <w:rPr>
          <w:spacing w:val="25"/>
          <w:u w:val="none"/>
        </w:rPr>
        <w:t xml:space="preserve"> </w:t>
      </w:r>
      <w:r>
        <w:rPr>
          <w:spacing w:val="1"/>
          <w:u w:val="none"/>
        </w:rPr>
        <w:t>o</w:t>
      </w:r>
      <w:r>
        <w:rPr>
          <w:u w:val="none"/>
        </w:rPr>
        <w:t>r</w:t>
      </w:r>
      <w:r>
        <w:rPr>
          <w:spacing w:val="24"/>
          <w:u w:val="none"/>
        </w:rPr>
        <w:t xml:space="preserve"> </w:t>
      </w:r>
      <w:r>
        <w:rPr>
          <w:u w:val="none"/>
        </w:rPr>
        <w:t>in</w:t>
      </w:r>
      <w:r>
        <w:rPr>
          <w:spacing w:val="26"/>
          <w:u w:val="none"/>
        </w:rPr>
        <w:t xml:space="preserve"> </w:t>
      </w:r>
      <w:r>
        <w:rPr>
          <w:u w:val="none"/>
        </w:rPr>
        <w:t>t</w:t>
      </w:r>
      <w:r>
        <w:rPr>
          <w:spacing w:val="1"/>
          <w:u w:val="none"/>
        </w:rPr>
        <w:t>h</w:t>
      </w:r>
      <w:r>
        <w:rPr>
          <w:u w:val="none"/>
        </w:rPr>
        <w:t>e</w:t>
      </w:r>
    </w:p>
    <w:p w14:paraId="333054C8" w14:textId="77777777" w:rsidR="000C19C9" w:rsidRDefault="000C19C9">
      <w:pPr>
        <w:spacing w:line="250" w:lineRule="auto"/>
        <w:jc w:val="both"/>
        <w:sectPr w:rsidR="000C19C9">
          <w:pgSz w:w="12240" w:h="15840"/>
          <w:pgMar w:top="1380" w:right="1320" w:bottom="940" w:left="1340" w:header="0" w:footer="742" w:gutter="0"/>
          <w:cols w:space="720"/>
        </w:sectPr>
      </w:pPr>
    </w:p>
    <w:p w14:paraId="6031525F" w14:textId="77777777" w:rsidR="000C19C9" w:rsidRDefault="00D3642A">
      <w:pPr>
        <w:pStyle w:val="BodyText"/>
        <w:spacing w:before="70" w:line="252" w:lineRule="auto"/>
        <w:ind w:firstLine="0"/>
        <w:rPr>
          <w:u w:val="none"/>
        </w:rPr>
      </w:pPr>
      <w:r>
        <w:rPr>
          <w:u w:val="none"/>
        </w:rPr>
        <w:lastRenderedPageBreak/>
        <w:t>e</w:t>
      </w:r>
      <w:r>
        <w:rPr>
          <w:spacing w:val="1"/>
          <w:u w:val="none"/>
        </w:rPr>
        <w:t>v</w:t>
      </w:r>
      <w:r>
        <w:rPr>
          <w:u w:val="none"/>
        </w:rPr>
        <w:t>e</w:t>
      </w:r>
      <w:r>
        <w:rPr>
          <w:spacing w:val="1"/>
          <w:u w:val="none"/>
        </w:rPr>
        <w:t>n</w:t>
      </w:r>
      <w:r>
        <w:rPr>
          <w:u w:val="none"/>
        </w:rPr>
        <w:t>t</w:t>
      </w:r>
      <w:r>
        <w:rPr>
          <w:spacing w:val="45"/>
          <w:u w:val="none"/>
        </w:rPr>
        <w:t xml:space="preserve"> </w:t>
      </w:r>
      <w:r>
        <w:rPr>
          <w:u w:val="none"/>
        </w:rPr>
        <w:t>of</w:t>
      </w:r>
      <w:r>
        <w:rPr>
          <w:spacing w:val="46"/>
          <w:u w:val="none"/>
        </w:rPr>
        <w:t xml:space="preserve"> </w:t>
      </w:r>
      <w:r>
        <w:rPr>
          <w:u w:val="none"/>
        </w:rPr>
        <w:t>re</w:t>
      </w:r>
      <w:r>
        <w:rPr>
          <w:spacing w:val="2"/>
          <w:u w:val="none"/>
        </w:rPr>
        <w:t>m</w:t>
      </w:r>
      <w:r>
        <w:rPr>
          <w:u w:val="none"/>
        </w:rPr>
        <w:t>oval</w:t>
      </w:r>
      <w:r>
        <w:rPr>
          <w:spacing w:val="45"/>
          <w:u w:val="none"/>
        </w:rPr>
        <w:t xml:space="preserve"> </w:t>
      </w:r>
      <w:r>
        <w:rPr>
          <w:u w:val="none"/>
        </w:rPr>
        <w:t>of</w:t>
      </w:r>
      <w:r>
        <w:rPr>
          <w:spacing w:val="46"/>
          <w:u w:val="none"/>
        </w:rPr>
        <w:t xml:space="preserve"> </w:t>
      </w:r>
      <w:r>
        <w:rPr>
          <w:u w:val="none"/>
        </w:rPr>
        <w:t>the</w:t>
      </w:r>
      <w:r>
        <w:rPr>
          <w:spacing w:val="4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6"/>
          <w:u w:val="none"/>
        </w:rPr>
        <w:t xml:space="preserve"> </w:t>
      </w:r>
      <w:r>
        <w:rPr>
          <w:u w:val="none"/>
        </w:rPr>
        <w:t>f</w:t>
      </w:r>
      <w:r>
        <w:rPr>
          <w:spacing w:val="1"/>
          <w:u w:val="none"/>
        </w:rPr>
        <w:t>o</w:t>
      </w:r>
      <w:r>
        <w:rPr>
          <w:u w:val="none"/>
        </w:rPr>
        <w:t>r</w:t>
      </w:r>
      <w:r>
        <w:rPr>
          <w:spacing w:val="45"/>
          <w:u w:val="none"/>
        </w:rPr>
        <w:t xml:space="preserve"> </w:t>
      </w:r>
      <w:r>
        <w:rPr>
          <w:spacing w:val="1"/>
          <w:u w:val="none"/>
        </w:rPr>
        <w:t>C</w:t>
      </w:r>
      <w:r>
        <w:rPr>
          <w:u w:val="none"/>
        </w:rPr>
        <w:t>a</w:t>
      </w:r>
      <w:r>
        <w:rPr>
          <w:spacing w:val="1"/>
          <w:u w:val="none"/>
        </w:rPr>
        <w:t>u</w:t>
      </w:r>
      <w:r>
        <w:rPr>
          <w:u w:val="none"/>
        </w:rPr>
        <w:t>se,</w:t>
      </w:r>
      <w:r>
        <w:rPr>
          <w:spacing w:val="45"/>
          <w:u w:val="none"/>
        </w:rPr>
        <w:t xml:space="preserve"> </w:t>
      </w:r>
      <w:r>
        <w:rPr>
          <w:spacing w:val="1"/>
          <w:u w:val="none"/>
        </w:rPr>
        <w:t>upo</w:t>
      </w:r>
      <w:r>
        <w:rPr>
          <w:u w:val="none"/>
        </w:rPr>
        <w:t>n</w:t>
      </w:r>
      <w:r>
        <w:rPr>
          <w:spacing w:val="47"/>
          <w:u w:val="none"/>
        </w:rPr>
        <w:t xml:space="preserve"> </w:t>
      </w:r>
      <w:r>
        <w:rPr>
          <w:u w:val="none"/>
        </w:rPr>
        <w:t>t</w:t>
      </w:r>
      <w:r>
        <w:rPr>
          <w:spacing w:val="1"/>
          <w:u w:val="none"/>
        </w:rPr>
        <w:t>h</w:t>
      </w:r>
      <w:r>
        <w:rPr>
          <w:u w:val="none"/>
        </w:rPr>
        <w:t>e</w:t>
      </w:r>
      <w:r>
        <w:rPr>
          <w:spacing w:val="46"/>
          <w:u w:val="none"/>
        </w:rPr>
        <w:t xml:space="preserve"> </w:t>
      </w:r>
      <w:r>
        <w:rPr>
          <w:spacing w:val="1"/>
          <w:u w:val="none"/>
        </w:rPr>
        <w:t>w</w:t>
      </w:r>
      <w:r>
        <w:rPr>
          <w:u w:val="none"/>
        </w:rPr>
        <w:t>ritten</w:t>
      </w:r>
      <w:r>
        <w:rPr>
          <w:spacing w:val="46"/>
          <w:u w:val="none"/>
        </w:rPr>
        <w:t xml:space="preserve"> </w:t>
      </w:r>
      <w:r>
        <w:rPr>
          <w:u w:val="none"/>
        </w:rPr>
        <w:t>c</w:t>
      </w:r>
      <w:r>
        <w:rPr>
          <w:spacing w:val="1"/>
          <w:u w:val="none"/>
        </w:rPr>
        <w:t>on</w:t>
      </w:r>
      <w:r>
        <w:rPr>
          <w:u w:val="none"/>
        </w:rPr>
        <w:t>se</w:t>
      </w:r>
      <w:r>
        <w:rPr>
          <w:spacing w:val="1"/>
          <w:u w:val="none"/>
        </w:rPr>
        <w:t>n</w:t>
      </w:r>
      <w:r>
        <w:rPr>
          <w:u w:val="none"/>
        </w:rPr>
        <w:t>t</w:t>
      </w:r>
      <w:r>
        <w:rPr>
          <w:spacing w:val="45"/>
          <w:u w:val="none"/>
        </w:rPr>
        <w:t xml:space="preserve"> </w:t>
      </w:r>
      <w:r>
        <w:rPr>
          <w:spacing w:val="1"/>
          <w:u w:val="none"/>
        </w:rPr>
        <w:t>o</w:t>
      </w:r>
      <w:r>
        <w:rPr>
          <w:u w:val="none"/>
        </w:rPr>
        <w:t>f</w:t>
      </w:r>
      <w:r>
        <w:rPr>
          <w:spacing w:val="4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6"/>
          <w:u w:val="none"/>
        </w:rPr>
        <w:t xml:space="preserve"> </w:t>
      </w:r>
      <w:r>
        <w:rPr>
          <w:spacing w:val="1"/>
          <w:u w:val="none"/>
        </w:rPr>
        <w:t>ho</w:t>
      </w:r>
      <w:r>
        <w:rPr>
          <w:u w:val="none"/>
        </w:rPr>
        <w:t>l</w:t>
      </w:r>
      <w:r>
        <w:rPr>
          <w:spacing w:val="1"/>
          <w:u w:val="none"/>
        </w:rPr>
        <w:t>d</w:t>
      </w:r>
      <w:r>
        <w:rPr>
          <w:u w:val="none"/>
        </w:rPr>
        <w:t>i</w:t>
      </w:r>
      <w:r>
        <w:rPr>
          <w:spacing w:val="1"/>
          <w:u w:val="none"/>
        </w:rPr>
        <w:t>n</w:t>
      </w:r>
      <w:r>
        <w:rPr>
          <w:u w:val="none"/>
        </w:rPr>
        <w:t>g</w:t>
      </w:r>
      <w:r>
        <w:rPr>
          <w:w w:val="102"/>
          <w:u w:val="none"/>
        </w:rPr>
        <w:t xml:space="preserve"> </w:t>
      </w:r>
      <w:r>
        <w:rPr>
          <w:u w:val="none"/>
        </w:rPr>
        <w:t>se</w:t>
      </w:r>
      <w:r>
        <w:rPr>
          <w:spacing w:val="1"/>
          <w:u w:val="none"/>
        </w:rPr>
        <w:t>v</w:t>
      </w:r>
      <w:r>
        <w:rPr>
          <w:u w:val="none"/>
        </w:rPr>
        <w:t>e</w:t>
      </w:r>
      <w:r>
        <w:rPr>
          <w:spacing w:val="1"/>
          <w:u w:val="none"/>
        </w:rPr>
        <w:t>n</w:t>
      </w:r>
      <w:r>
        <w:rPr>
          <w:u w:val="none"/>
        </w:rPr>
        <w:t>ty-fi</w:t>
      </w:r>
      <w:r>
        <w:rPr>
          <w:spacing w:val="1"/>
          <w:u w:val="none"/>
        </w:rPr>
        <w:t>v</w:t>
      </w:r>
      <w:r>
        <w:rPr>
          <w:u w:val="none"/>
        </w:rPr>
        <w:t>e</w:t>
      </w:r>
      <w:r>
        <w:rPr>
          <w:spacing w:val="25"/>
          <w:u w:val="none"/>
        </w:rPr>
        <w:t xml:space="preserve"> </w:t>
      </w:r>
      <w:r>
        <w:rPr>
          <w:spacing w:val="1"/>
          <w:u w:val="none"/>
        </w:rPr>
        <w:t>p</w:t>
      </w:r>
      <w:r>
        <w:rPr>
          <w:u w:val="none"/>
        </w:rPr>
        <w:t>erce</w:t>
      </w:r>
      <w:r>
        <w:rPr>
          <w:spacing w:val="1"/>
          <w:u w:val="none"/>
        </w:rPr>
        <w:t>n</w:t>
      </w:r>
      <w:r>
        <w:rPr>
          <w:u w:val="none"/>
        </w:rPr>
        <w:t>t</w:t>
      </w:r>
      <w:r>
        <w:rPr>
          <w:spacing w:val="24"/>
          <w:u w:val="none"/>
        </w:rPr>
        <w:t xml:space="preserve"> </w:t>
      </w:r>
      <w:r>
        <w:rPr>
          <w:u w:val="none"/>
        </w:rPr>
        <w:t>(</w:t>
      </w:r>
      <w:r>
        <w:rPr>
          <w:spacing w:val="1"/>
          <w:u w:val="none"/>
        </w:rPr>
        <w:t>75</w:t>
      </w:r>
      <w:r>
        <w:rPr>
          <w:spacing w:val="2"/>
          <w:u w:val="none"/>
        </w:rPr>
        <w:t>%</w:t>
      </w:r>
      <w:r>
        <w:rPr>
          <w:u w:val="none"/>
        </w:rPr>
        <w:t>)</w:t>
      </w:r>
      <w:r>
        <w:rPr>
          <w:spacing w:val="24"/>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6"/>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5"/>
          <w:u w:val="none"/>
        </w:rPr>
        <w:t xml:space="preserve"> </w:t>
      </w:r>
      <w:r>
        <w:rPr>
          <w:u w:val="none"/>
        </w:rPr>
        <w:t>I</w:t>
      </w:r>
      <w:r>
        <w:rPr>
          <w:spacing w:val="1"/>
          <w:u w:val="none"/>
        </w:rPr>
        <w:t>n</w:t>
      </w:r>
      <w:r>
        <w:rPr>
          <w:u w:val="none"/>
        </w:rPr>
        <w:t>terests.</w:t>
      </w:r>
    </w:p>
    <w:p w14:paraId="5F31FEEB" w14:textId="77777777" w:rsidR="000C19C9" w:rsidRDefault="000C19C9">
      <w:pPr>
        <w:spacing w:before="16" w:line="220" w:lineRule="exact"/>
      </w:pPr>
    </w:p>
    <w:p w14:paraId="1C0D799B" w14:textId="77777777" w:rsidR="000C19C9" w:rsidRDefault="00D3642A">
      <w:pPr>
        <w:pStyle w:val="Heading1"/>
        <w:ind w:left="0" w:right="11"/>
        <w:jc w:val="center"/>
        <w:rPr>
          <w:b w:val="0"/>
          <w:bCs w:val="0"/>
        </w:rPr>
      </w:pPr>
      <w:r>
        <w:rPr>
          <w:spacing w:val="1"/>
        </w:rPr>
        <w:t>ART</w:t>
      </w:r>
      <w:r>
        <w:t>I</w:t>
      </w:r>
      <w:r>
        <w:rPr>
          <w:spacing w:val="1"/>
        </w:rPr>
        <w:t>CL</w:t>
      </w:r>
      <w:r>
        <w:t>E</w:t>
      </w:r>
      <w:r>
        <w:rPr>
          <w:spacing w:val="41"/>
        </w:rPr>
        <w:t xml:space="preserve"> </w:t>
      </w:r>
      <w:r>
        <w:rPr>
          <w:spacing w:val="2"/>
        </w:rPr>
        <w:t>V</w:t>
      </w:r>
      <w:r>
        <w:t>III</w:t>
      </w:r>
    </w:p>
    <w:p w14:paraId="4BFEE8EE" w14:textId="77777777" w:rsidR="000C19C9" w:rsidRDefault="000C19C9">
      <w:pPr>
        <w:spacing w:before="13" w:line="240" w:lineRule="exact"/>
        <w:rPr>
          <w:sz w:val="24"/>
          <w:szCs w:val="24"/>
        </w:rPr>
      </w:pPr>
    </w:p>
    <w:p w14:paraId="0D3AC017"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RESTR</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CT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30"/>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1"/>
          <w:sz w:val="21"/>
          <w:szCs w:val="21"/>
        </w:rPr>
        <w:t>TRANSFE</w:t>
      </w:r>
      <w:r>
        <w:rPr>
          <w:rFonts w:ascii="Times New Roman" w:eastAsia="Times New Roman" w:hAnsi="Times New Roman" w:cs="Times New Roman"/>
          <w:b/>
          <w:bCs/>
          <w:sz w:val="21"/>
          <w:szCs w:val="21"/>
        </w:rPr>
        <w:t>R</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R</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pacing w:val="2"/>
          <w:sz w:val="21"/>
          <w:szCs w:val="21"/>
        </w:rPr>
        <w:t>V</w:t>
      </w:r>
      <w:r>
        <w:rPr>
          <w:rFonts w:ascii="Times New Roman" w:eastAsia="Times New Roman" w:hAnsi="Times New Roman" w:cs="Times New Roman"/>
          <w:b/>
          <w:bCs/>
          <w:spacing w:val="1"/>
          <w:sz w:val="21"/>
          <w:szCs w:val="21"/>
        </w:rPr>
        <w:t>ERS</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C</w:t>
      </w:r>
      <w:r>
        <w:rPr>
          <w:rFonts w:ascii="Times New Roman" w:eastAsia="Times New Roman" w:hAnsi="Times New Roman" w:cs="Times New Roman"/>
          <w:b/>
          <w:bCs/>
          <w:spacing w:val="2"/>
          <w:sz w:val="21"/>
          <w:szCs w:val="21"/>
        </w:rPr>
        <w:t>OM</w:t>
      </w:r>
      <w:r>
        <w:rPr>
          <w:rFonts w:ascii="Times New Roman" w:eastAsia="Times New Roman" w:hAnsi="Times New Roman" w:cs="Times New Roman"/>
          <w:b/>
          <w:bCs/>
          <w:spacing w:val="1"/>
          <w:sz w:val="21"/>
          <w:szCs w:val="21"/>
        </w:rPr>
        <w:t>PAN</w:t>
      </w:r>
      <w:r>
        <w:rPr>
          <w:rFonts w:ascii="Times New Roman" w:eastAsia="Times New Roman" w:hAnsi="Times New Roman" w:cs="Times New Roman"/>
          <w:b/>
          <w:bCs/>
          <w:sz w:val="21"/>
          <w:szCs w:val="21"/>
        </w:rPr>
        <w:t>Y</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NTEREST</w:t>
      </w:r>
      <w:r>
        <w:rPr>
          <w:rFonts w:ascii="Times New Roman" w:eastAsia="Times New Roman" w:hAnsi="Times New Roman" w:cs="Times New Roman"/>
          <w:b/>
          <w:bCs/>
          <w:sz w:val="21"/>
          <w:szCs w:val="21"/>
        </w:rPr>
        <w:t>S</w:t>
      </w:r>
    </w:p>
    <w:p w14:paraId="21E7ECBA" w14:textId="77777777" w:rsidR="000C19C9" w:rsidRDefault="000C19C9">
      <w:pPr>
        <w:spacing w:before="13" w:line="240" w:lineRule="exact"/>
        <w:rPr>
          <w:sz w:val="24"/>
          <w:szCs w:val="24"/>
        </w:rPr>
      </w:pPr>
    </w:p>
    <w:p w14:paraId="59716227" w14:textId="77777777" w:rsidR="000C19C9" w:rsidRDefault="00D3642A">
      <w:pPr>
        <w:pStyle w:val="BodyText"/>
        <w:numPr>
          <w:ilvl w:val="1"/>
          <w:numId w:val="8"/>
        </w:numPr>
        <w:tabs>
          <w:tab w:val="left" w:pos="1544"/>
        </w:tabs>
        <w:spacing w:line="250" w:lineRule="auto"/>
        <w:ind w:right="114" w:firstLine="720"/>
        <w:jc w:val="both"/>
        <w:rPr>
          <w:u w:val="none"/>
        </w:rPr>
      </w:pPr>
      <w:r>
        <w:rPr>
          <w:spacing w:val="1"/>
          <w:u w:val="none"/>
        </w:rPr>
        <w:t>TRANSFERS</w:t>
      </w:r>
      <w:r>
        <w:rPr>
          <w:u w:val="none"/>
        </w:rPr>
        <w:t>.</w:t>
      </w:r>
      <w:r>
        <w:rPr>
          <w:spacing w:val="33"/>
          <w:u w:val="none"/>
        </w:rPr>
        <w:t xml:space="preserve"> </w:t>
      </w:r>
      <w:r>
        <w:rPr>
          <w:u w:val="none"/>
        </w:rPr>
        <w:t>A</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4"/>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4"/>
          <w:u w:val="none"/>
        </w:rPr>
        <w:t xml:space="preserve"> </w:t>
      </w:r>
      <w:r>
        <w:rPr>
          <w:u w:val="none"/>
        </w:rPr>
        <w:t>I</w:t>
      </w:r>
      <w:r>
        <w:rPr>
          <w:spacing w:val="1"/>
          <w:u w:val="none"/>
        </w:rPr>
        <w:t>n</w:t>
      </w:r>
      <w:r>
        <w:rPr>
          <w:u w:val="none"/>
        </w:rPr>
        <w:t>terest</w:t>
      </w:r>
      <w:r>
        <w:rPr>
          <w:spacing w:val="34"/>
          <w:u w:val="none"/>
        </w:rPr>
        <w:t xml:space="preserve"> </w:t>
      </w:r>
      <w:r>
        <w:rPr>
          <w:u w:val="none"/>
        </w:rPr>
        <w:t>in</w:t>
      </w:r>
      <w:r>
        <w:rPr>
          <w:spacing w:val="35"/>
          <w:u w:val="none"/>
        </w:rPr>
        <w:t xml:space="preserve"> </w:t>
      </w:r>
      <w:r>
        <w:rPr>
          <w:u w:val="none"/>
        </w:rPr>
        <w:t>t</w:t>
      </w:r>
      <w:r>
        <w:rPr>
          <w:spacing w:val="1"/>
          <w:u w:val="none"/>
        </w:rPr>
        <w:t>h</w:t>
      </w:r>
      <w:r>
        <w:rPr>
          <w:u w:val="none"/>
        </w:rPr>
        <w:t>e</w:t>
      </w:r>
      <w:r>
        <w:rPr>
          <w:spacing w:val="3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spacing w:val="2"/>
          <w:u w:val="none"/>
        </w:rPr>
        <w:t>m</w:t>
      </w:r>
      <w:r>
        <w:rPr>
          <w:u w:val="none"/>
        </w:rPr>
        <w:t>ay</w:t>
      </w:r>
      <w:r>
        <w:rPr>
          <w:spacing w:val="35"/>
          <w:u w:val="none"/>
        </w:rPr>
        <w:t xml:space="preserve"> </w:t>
      </w:r>
      <w:r>
        <w:rPr>
          <w:spacing w:val="1"/>
          <w:u w:val="none"/>
        </w:rPr>
        <w:t>b</w:t>
      </w:r>
      <w:r>
        <w:rPr>
          <w:u w:val="none"/>
        </w:rPr>
        <w:t>e</w:t>
      </w:r>
      <w:r>
        <w:rPr>
          <w:spacing w:val="35"/>
          <w:u w:val="none"/>
        </w:rPr>
        <w:t xml:space="preserve"> </w:t>
      </w:r>
      <w:r>
        <w:rPr>
          <w:spacing w:val="1"/>
          <w:u w:val="none"/>
        </w:rPr>
        <w:t>T</w:t>
      </w:r>
      <w:r>
        <w:rPr>
          <w:u w:val="none"/>
        </w:rPr>
        <w:t>ra</w:t>
      </w:r>
      <w:r>
        <w:rPr>
          <w:spacing w:val="1"/>
          <w:u w:val="none"/>
        </w:rPr>
        <w:t>n</w:t>
      </w:r>
      <w:r>
        <w:rPr>
          <w:u w:val="none"/>
        </w:rPr>
        <w:t>sferred</w:t>
      </w:r>
      <w:r>
        <w:rPr>
          <w:spacing w:val="35"/>
          <w:u w:val="none"/>
        </w:rPr>
        <w:t xml:space="preserve"> </w:t>
      </w:r>
      <w:r>
        <w:rPr>
          <w:u w:val="none"/>
        </w:rPr>
        <w:t>(as</w:t>
      </w:r>
      <w:r>
        <w:rPr>
          <w:w w:val="102"/>
          <w:u w:val="none"/>
        </w:rPr>
        <w:t xml:space="preserve"> </w:t>
      </w:r>
      <w:r>
        <w:rPr>
          <w:spacing w:val="1"/>
          <w:u w:val="none"/>
        </w:rPr>
        <w:t>h</w:t>
      </w:r>
      <w:r>
        <w:rPr>
          <w:u w:val="none"/>
        </w:rPr>
        <w:t>erei</w:t>
      </w:r>
      <w:r>
        <w:rPr>
          <w:spacing w:val="1"/>
          <w:u w:val="none"/>
        </w:rPr>
        <w:t>n</w:t>
      </w:r>
      <w:r>
        <w:rPr>
          <w:u w:val="none"/>
        </w:rPr>
        <w:t>after</w:t>
      </w:r>
      <w:r>
        <w:rPr>
          <w:spacing w:val="35"/>
          <w:u w:val="none"/>
        </w:rPr>
        <w:t xml:space="preserve"> </w:t>
      </w:r>
      <w:r>
        <w:rPr>
          <w:spacing w:val="1"/>
          <w:u w:val="none"/>
        </w:rPr>
        <w:t>d</w:t>
      </w:r>
      <w:r>
        <w:rPr>
          <w:u w:val="none"/>
        </w:rPr>
        <w:t>efi</w:t>
      </w:r>
      <w:r>
        <w:rPr>
          <w:spacing w:val="1"/>
          <w:u w:val="none"/>
        </w:rPr>
        <w:t>n</w:t>
      </w:r>
      <w:r>
        <w:rPr>
          <w:u w:val="none"/>
        </w:rPr>
        <w:t>e</w:t>
      </w:r>
      <w:r>
        <w:rPr>
          <w:spacing w:val="1"/>
          <w:u w:val="none"/>
        </w:rPr>
        <w:t>d</w:t>
      </w:r>
      <w:r>
        <w:rPr>
          <w:u w:val="none"/>
        </w:rPr>
        <w:t>)</w:t>
      </w:r>
      <w:r>
        <w:rPr>
          <w:spacing w:val="36"/>
          <w:u w:val="none"/>
        </w:rPr>
        <w:t xml:space="preserve"> </w:t>
      </w:r>
      <w:r>
        <w:rPr>
          <w:spacing w:val="1"/>
          <w:u w:val="none"/>
        </w:rPr>
        <w:t>w</w:t>
      </w:r>
      <w:r>
        <w:rPr>
          <w:u w:val="none"/>
        </w:rPr>
        <w:t>it</w:t>
      </w:r>
      <w:r>
        <w:rPr>
          <w:spacing w:val="1"/>
          <w:u w:val="none"/>
        </w:rPr>
        <w:t>hou</w:t>
      </w:r>
      <w:r>
        <w:rPr>
          <w:u w:val="none"/>
        </w:rPr>
        <w:t>t</w:t>
      </w:r>
      <w:r>
        <w:rPr>
          <w:spacing w:val="35"/>
          <w:u w:val="none"/>
        </w:rPr>
        <w:t xml:space="preserve"> </w:t>
      </w:r>
      <w:r>
        <w:rPr>
          <w:u w:val="none"/>
        </w:rPr>
        <w:t>t</w:t>
      </w:r>
      <w:r>
        <w:rPr>
          <w:spacing w:val="1"/>
          <w:u w:val="none"/>
        </w:rPr>
        <w:t>h</w:t>
      </w:r>
      <w:r>
        <w:rPr>
          <w:u w:val="none"/>
        </w:rPr>
        <w:t>e</w:t>
      </w:r>
      <w:r>
        <w:rPr>
          <w:spacing w:val="36"/>
          <w:u w:val="none"/>
        </w:rPr>
        <w:t xml:space="preserve"> </w:t>
      </w:r>
      <w:r>
        <w:rPr>
          <w:u w:val="none"/>
        </w:rPr>
        <w:t>c</w:t>
      </w:r>
      <w:r>
        <w:rPr>
          <w:spacing w:val="1"/>
          <w:u w:val="none"/>
        </w:rPr>
        <w:t>on</w:t>
      </w:r>
      <w:r>
        <w:rPr>
          <w:u w:val="none"/>
        </w:rPr>
        <w:t>se</w:t>
      </w:r>
      <w:r>
        <w:rPr>
          <w:spacing w:val="1"/>
          <w:u w:val="none"/>
        </w:rPr>
        <w:t>n</w:t>
      </w:r>
      <w:r>
        <w:rPr>
          <w:u w:val="none"/>
        </w:rPr>
        <w:t>t</w:t>
      </w:r>
      <w:r>
        <w:rPr>
          <w:spacing w:val="34"/>
          <w:u w:val="none"/>
        </w:rPr>
        <w:t xml:space="preserve"> </w:t>
      </w:r>
      <w:r>
        <w:rPr>
          <w:spacing w:val="1"/>
          <w:u w:val="none"/>
        </w:rPr>
        <w:t>o</w:t>
      </w:r>
      <w:r>
        <w:rPr>
          <w:u w:val="none"/>
        </w:rPr>
        <w:t>r</w:t>
      </w:r>
      <w:r>
        <w:rPr>
          <w:spacing w:val="36"/>
          <w:u w:val="none"/>
        </w:rPr>
        <w:t xml:space="preserve"> </w:t>
      </w:r>
      <w:r>
        <w:rPr>
          <w:u w:val="none"/>
        </w:rPr>
        <w:t>a</w:t>
      </w:r>
      <w:r>
        <w:rPr>
          <w:spacing w:val="1"/>
          <w:u w:val="none"/>
        </w:rPr>
        <w:t>pp</w:t>
      </w:r>
      <w:r>
        <w:rPr>
          <w:u w:val="none"/>
        </w:rPr>
        <w:t>r</w:t>
      </w:r>
      <w:r>
        <w:rPr>
          <w:spacing w:val="1"/>
          <w:u w:val="none"/>
        </w:rPr>
        <w:t>ov</w:t>
      </w:r>
      <w:r>
        <w:rPr>
          <w:u w:val="none"/>
        </w:rPr>
        <w:t>al</w:t>
      </w:r>
      <w:r>
        <w:rPr>
          <w:spacing w:val="35"/>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spacing w:val="1"/>
          <w:u w:val="none"/>
        </w:rPr>
        <w:t>o</w:t>
      </w:r>
      <w:r>
        <w:rPr>
          <w:u w:val="none"/>
        </w:rPr>
        <w:t>r</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o</w:t>
      </w:r>
      <w:r>
        <w:rPr>
          <w:u w:val="none"/>
        </w:rPr>
        <w:t>t</w:t>
      </w:r>
      <w:r>
        <w:rPr>
          <w:spacing w:val="1"/>
          <w:u w:val="none"/>
        </w:rPr>
        <w:t>h</w:t>
      </w:r>
      <w:r>
        <w:rPr>
          <w:u w:val="none"/>
        </w:rPr>
        <w:t>er</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u w:val="none"/>
        </w:rPr>
        <w:t>as</w:t>
      </w:r>
      <w:r>
        <w:rPr>
          <w:w w:val="102"/>
          <w:u w:val="none"/>
        </w:rPr>
        <w:t xml:space="preserve"> </w:t>
      </w:r>
      <w:r>
        <w:rPr>
          <w:u w:val="none"/>
        </w:rPr>
        <w:t>f</w:t>
      </w:r>
      <w:r>
        <w:rPr>
          <w:spacing w:val="1"/>
          <w:u w:val="none"/>
        </w:rPr>
        <w:t>o</w:t>
      </w:r>
      <w:r>
        <w:rPr>
          <w:u w:val="none"/>
        </w:rPr>
        <w:t>ll</w:t>
      </w:r>
      <w:r>
        <w:rPr>
          <w:spacing w:val="1"/>
          <w:u w:val="none"/>
        </w:rPr>
        <w:t>ow</w:t>
      </w:r>
      <w:r>
        <w:rPr>
          <w:u w:val="none"/>
        </w:rPr>
        <w:t>s:</w:t>
      </w:r>
    </w:p>
    <w:p w14:paraId="6DCF500D" w14:textId="77777777" w:rsidR="000C19C9" w:rsidRDefault="000C19C9">
      <w:pPr>
        <w:spacing w:before="3" w:line="240" w:lineRule="exact"/>
        <w:rPr>
          <w:sz w:val="24"/>
          <w:szCs w:val="24"/>
        </w:rPr>
      </w:pPr>
    </w:p>
    <w:p w14:paraId="453EF36A" w14:textId="77777777" w:rsidR="000C19C9" w:rsidRDefault="00D3642A">
      <w:pPr>
        <w:pStyle w:val="BodyText"/>
        <w:numPr>
          <w:ilvl w:val="0"/>
          <w:numId w:val="7"/>
        </w:numPr>
        <w:tabs>
          <w:tab w:val="left" w:pos="2264"/>
        </w:tabs>
        <w:ind w:left="824" w:firstLine="720"/>
        <w:rPr>
          <w:u w:val="none"/>
        </w:rPr>
      </w:pPr>
      <w:r>
        <w:rPr>
          <w:spacing w:val="1"/>
          <w:u w:val="none"/>
        </w:rPr>
        <w:t>T</w:t>
      </w:r>
      <w:r>
        <w:rPr>
          <w:u w:val="none"/>
        </w:rPr>
        <w:t>o</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o</w:t>
      </w:r>
      <w:r>
        <w:rPr>
          <w:u w:val="none"/>
        </w:rPr>
        <w:t>r</w:t>
      </w:r>
      <w:r>
        <w:rPr>
          <w:spacing w:val="15"/>
          <w:u w:val="none"/>
        </w:rPr>
        <w:t xml:space="preserve"> </w:t>
      </w:r>
      <w:r>
        <w:rPr>
          <w:u w:val="none"/>
        </w:rPr>
        <w:t>to</w:t>
      </w:r>
      <w:r>
        <w:rPr>
          <w:spacing w:val="16"/>
          <w:u w:val="none"/>
        </w:rPr>
        <w:t xml:space="preserve"> </w:t>
      </w:r>
      <w:r>
        <w:rPr>
          <w:u w:val="none"/>
        </w:rPr>
        <w:t>a</w:t>
      </w:r>
      <w:r>
        <w:rPr>
          <w:spacing w:val="1"/>
          <w:u w:val="none"/>
        </w:rPr>
        <w:t>n</w:t>
      </w:r>
      <w:r>
        <w:rPr>
          <w:u w:val="none"/>
        </w:rPr>
        <w:t>y</w:t>
      </w:r>
      <w:r>
        <w:rPr>
          <w:spacing w:val="16"/>
          <w:u w:val="none"/>
        </w:rPr>
        <w:t xml:space="preserve"> </w:t>
      </w:r>
      <w:r>
        <w:rPr>
          <w:spacing w:val="1"/>
          <w:u w:val="none"/>
        </w:rPr>
        <w:t>o</w:t>
      </w:r>
      <w:r>
        <w:rPr>
          <w:u w:val="none"/>
        </w:rPr>
        <w:t>t</w:t>
      </w:r>
      <w:r>
        <w:rPr>
          <w:spacing w:val="1"/>
          <w:u w:val="none"/>
        </w:rPr>
        <w:t>h</w:t>
      </w:r>
      <w:r>
        <w:rPr>
          <w:u w:val="none"/>
        </w:rPr>
        <w:t>er</w:t>
      </w:r>
      <w:r>
        <w:rPr>
          <w:spacing w:val="16"/>
          <w:u w:val="none"/>
        </w:rPr>
        <w:t xml:space="preserve"> </w:t>
      </w:r>
      <w:r>
        <w:rPr>
          <w:spacing w:val="2"/>
          <w:u w:val="none"/>
        </w:rPr>
        <w:t>M</w:t>
      </w:r>
      <w:r>
        <w:rPr>
          <w:u w:val="none"/>
        </w:rPr>
        <w:t>e</w:t>
      </w:r>
      <w:r>
        <w:rPr>
          <w:spacing w:val="2"/>
          <w:u w:val="none"/>
        </w:rPr>
        <w:t>m</w:t>
      </w:r>
      <w:r>
        <w:rPr>
          <w:spacing w:val="1"/>
          <w:u w:val="none"/>
        </w:rPr>
        <w:t>b</w:t>
      </w:r>
      <w:r>
        <w:rPr>
          <w:u w:val="none"/>
        </w:rPr>
        <w:t>er;</w:t>
      </w:r>
    </w:p>
    <w:p w14:paraId="1B0D0A8B" w14:textId="77777777" w:rsidR="000C19C9" w:rsidRDefault="000C19C9">
      <w:pPr>
        <w:spacing w:before="13" w:line="240" w:lineRule="exact"/>
        <w:rPr>
          <w:sz w:val="24"/>
          <w:szCs w:val="24"/>
        </w:rPr>
      </w:pPr>
    </w:p>
    <w:p w14:paraId="5E5A3296" w14:textId="77777777" w:rsidR="000C19C9" w:rsidRDefault="00D3642A">
      <w:pPr>
        <w:pStyle w:val="BodyText"/>
        <w:numPr>
          <w:ilvl w:val="0"/>
          <w:numId w:val="7"/>
        </w:numPr>
        <w:tabs>
          <w:tab w:val="left" w:pos="2264"/>
        </w:tabs>
        <w:spacing w:line="248" w:lineRule="auto"/>
        <w:ind w:left="824" w:right="116" w:firstLine="720"/>
        <w:jc w:val="both"/>
        <w:rPr>
          <w:u w:val="none"/>
        </w:rPr>
      </w:pPr>
      <w:r>
        <w:rPr>
          <w:spacing w:val="1"/>
          <w:u w:val="none"/>
        </w:rPr>
        <w:t>B</w:t>
      </w:r>
      <w:r>
        <w:rPr>
          <w:u w:val="none"/>
        </w:rPr>
        <w:t>y</w:t>
      </w:r>
      <w:r>
        <w:rPr>
          <w:spacing w:val="32"/>
          <w:u w:val="none"/>
        </w:rPr>
        <w:t xml:space="preserve"> </w:t>
      </w:r>
      <w:r>
        <w:rPr>
          <w:u w:val="none"/>
        </w:rPr>
        <w:t>s</w:t>
      </w:r>
      <w:r>
        <w:rPr>
          <w:spacing w:val="1"/>
          <w:u w:val="none"/>
        </w:rPr>
        <w:t>u</w:t>
      </w:r>
      <w:r>
        <w:rPr>
          <w:u w:val="none"/>
        </w:rPr>
        <w:t>ccessi</w:t>
      </w:r>
      <w:r>
        <w:rPr>
          <w:spacing w:val="1"/>
          <w:u w:val="none"/>
        </w:rPr>
        <w:t>o</w:t>
      </w:r>
      <w:r>
        <w:rPr>
          <w:u w:val="none"/>
        </w:rPr>
        <w:t>n</w:t>
      </w:r>
      <w:r>
        <w:rPr>
          <w:spacing w:val="33"/>
          <w:u w:val="none"/>
        </w:rPr>
        <w:t xml:space="preserve"> </w:t>
      </w:r>
      <w:r>
        <w:rPr>
          <w:spacing w:val="1"/>
          <w:u w:val="none"/>
        </w:rPr>
        <w:t>o</w:t>
      </w:r>
      <w:r>
        <w:rPr>
          <w:u w:val="none"/>
        </w:rPr>
        <w:t>r</w:t>
      </w:r>
      <w:r>
        <w:rPr>
          <w:spacing w:val="32"/>
          <w:u w:val="none"/>
        </w:rPr>
        <w:t xml:space="preserve"> </w:t>
      </w:r>
      <w:r>
        <w:rPr>
          <w:u w:val="none"/>
        </w:rPr>
        <w:t>testa</w:t>
      </w:r>
      <w:r>
        <w:rPr>
          <w:spacing w:val="2"/>
          <w:u w:val="none"/>
        </w:rPr>
        <w:t>m</w:t>
      </w:r>
      <w:r>
        <w:rPr>
          <w:u w:val="none"/>
        </w:rPr>
        <w:t>e</w:t>
      </w:r>
      <w:r>
        <w:rPr>
          <w:spacing w:val="1"/>
          <w:u w:val="none"/>
        </w:rPr>
        <w:t>n</w:t>
      </w:r>
      <w:r>
        <w:rPr>
          <w:u w:val="none"/>
        </w:rPr>
        <w:t>tary</w:t>
      </w:r>
      <w:r>
        <w:rPr>
          <w:spacing w:val="33"/>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32"/>
          <w:u w:val="none"/>
        </w:rPr>
        <w:t xml:space="preserve"> </w:t>
      </w:r>
      <w:r>
        <w:rPr>
          <w:spacing w:val="1"/>
          <w:u w:val="none"/>
        </w:rPr>
        <w:t>upo</w:t>
      </w:r>
      <w:r>
        <w:rPr>
          <w:u w:val="none"/>
        </w:rPr>
        <w:t>n</w:t>
      </w:r>
      <w:r>
        <w:rPr>
          <w:spacing w:val="33"/>
          <w:u w:val="none"/>
        </w:rPr>
        <w:t xml:space="preserve"> </w:t>
      </w:r>
      <w:r>
        <w:rPr>
          <w:u w:val="none"/>
        </w:rPr>
        <w:t>t</w:t>
      </w:r>
      <w:r>
        <w:rPr>
          <w:spacing w:val="1"/>
          <w:u w:val="none"/>
        </w:rPr>
        <w:t>h</w:t>
      </w:r>
      <w:r>
        <w:rPr>
          <w:u w:val="none"/>
        </w:rPr>
        <w:t>e</w:t>
      </w:r>
      <w:r>
        <w:rPr>
          <w:spacing w:val="30"/>
          <w:u w:val="none"/>
        </w:rPr>
        <w:t xml:space="preserve"> </w:t>
      </w:r>
      <w:r>
        <w:rPr>
          <w:spacing w:val="1"/>
          <w:u w:val="none"/>
        </w:rPr>
        <w:t>d</w:t>
      </w:r>
      <w:r>
        <w:rPr>
          <w:u w:val="none"/>
        </w:rPr>
        <w:t>eath</w:t>
      </w:r>
      <w:r>
        <w:rPr>
          <w:spacing w:val="33"/>
          <w:u w:val="none"/>
        </w:rPr>
        <w:t xml:space="preserve"> </w:t>
      </w:r>
      <w:r>
        <w:rPr>
          <w:spacing w:val="1"/>
          <w:u w:val="none"/>
        </w:rPr>
        <w:t>o</w:t>
      </w:r>
      <w:r>
        <w:rPr>
          <w:u w:val="none"/>
        </w:rPr>
        <w:t>f</w:t>
      </w:r>
      <w:r>
        <w:rPr>
          <w:spacing w:val="32"/>
          <w:u w:val="none"/>
        </w:rPr>
        <w:t xml:space="preserve"> </w:t>
      </w:r>
      <w:r>
        <w:rPr>
          <w:u w:val="none"/>
        </w:rPr>
        <w:t>a</w:t>
      </w:r>
      <w:r>
        <w:rPr>
          <w:spacing w:val="1"/>
          <w:u w:val="none"/>
        </w:rPr>
        <w:t>n</w:t>
      </w:r>
      <w:r>
        <w:rPr>
          <w:u w:val="none"/>
        </w:rPr>
        <w:t>y</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wh</w:t>
      </w:r>
      <w:r>
        <w:rPr>
          <w:u w:val="none"/>
        </w:rPr>
        <w:t>ich</w:t>
      </w:r>
      <w:r>
        <w:rPr>
          <w:w w:val="102"/>
          <w:u w:val="none"/>
        </w:rPr>
        <w:t xml:space="preserve"> </w:t>
      </w:r>
      <w:r>
        <w:rPr>
          <w:u w:val="none"/>
        </w:rPr>
        <w:t>is</w:t>
      </w:r>
      <w:r>
        <w:rPr>
          <w:spacing w:val="18"/>
          <w:u w:val="none"/>
        </w:rPr>
        <w:t xml:space="preserve"> </w:t>
      </w:r>
      <w:r>
        <w:rPr>
          <w:u w:val="none"/>
        </w:rPr>
        <w:t>a</w:t>
      </w:r>
      <w:r>
        <w:rPr>
          <w:spacing w:val="17"/>
          <w:u w:val="none"/>
        </w:rPr>
        <w:t xml:space="preserve"> </w:t>
      </w:r>
      <w:r>
        <w:rPr>
          <w:u w:val="none"/>
        </w:rPr>
        <w:t>nat</w:t>
      </w:r>
      <w:r>
        <w:rPr>
          <w:spacing w:val="1"/>
          <w:u w:val="none"/>
        </w:rPr>
        <w:t>u</w:t>
      </w:r>
      <w:r>
        <w:rPr>
          <w:u w:val="none"/>
        </w:rPr>
        <w:t>ral</w:t>
      </w:r>
      <w:r>
        <w:rPr>
          <w:spacing w:val="17"/>
          <w:u w:val="none"/>
        </w:rPr>
        <w:t xml:space="preserve"> </w:t>
      </w:r>
      <w:r>
        <w:rPr>
          <w:u w:val="none"/>
        </w:rPr>
        <w:t>person;</w:t>
      </w:r>
    </w:p>
    <w:p w14:paraId="45539842" w14:textId="77777777" w:rsidR="000C19C9" w:rsidRDefault="000C19C9">
      <w:pPr>
        <w:spacing w:before="5" w:line="240" w:lineRule="exact"/>
        <w:rPr>
          <w:sz w:val="24"/>
          <w:szCs w:val="24"/>
        </w:rPr>
      </w:pPr>
    </w:p>
    <w:p w14:paraId="3304E7CE" w14:textId="77777777" w:rsidR="000C19C9" w:rsidRDefault="00D3642A">
      <w:pPr>
        <w:pStyle w:val="BodyText"/>
        <w:numPr>
          <w:ilvl w:val="0"/>
          <w:numId w:val="7"/>
        </w:numPr>
        <w:tabs>
          <w:tab w:val="left" w:pos="2264"/>
        </w:tabs>
        <w:spacing w:line="250" w:lineRule="auto"/>
        <w:ind w:left="824" w:right="112" w:firstLine="720"/>
        <w:jc w:val="both"/>
        <w:rPr>
          <w:u w:val="none"/>
        </w:rPr>
      </w:pPr>
      <w:r>
        <w:rPr>
          <w:u w:val="none"/>
        </w:rPr>
        <w:t>In</w:t>
      </w:r>
      <w:r>
        <w:rPr>
          <w:spacing w:val="11"/>
          <w:u w:val="none"/>
        </w:rPr>
        <w:t xml:space="preserve"> </w:t>
      </w:r>
      <w:r>
        <w:rPr>
          <w:u w:val="none"/>
        </w:rPr>
        <w:t>t</w:t>
      </w:r>
      <w:r>
        <w:rPr>
          <w:spacing w:val="1"/>
          <w:u w:val="none"/>
        </w:rPr>
        <w:t>h</w:t>
      </w:r>
      <w:r>
        <w:rPr>
          <w:u w:val="none"/>
        </w:rPr>
        <w:t>e</w:t>
      </w:r>
      <w:r>
        <w:rPr>
          <w:spacing w:val="11"/>
          <w:u w:val="none"/>
        </w:rPr>
        <w:t xml:space="preserve"> </w:t>
      </w:r>
      <w:r>
        <w:rPr>
          <w:u w:val="none"/>
        </w:rPr>
        <w:t>case</w:t>
      </w:r>
      <w:r>
        <w:rPr>
          <w:spacing w:val="10"/>
          <w:u w:val="none"/>
        </w:rPr>
        <w:t xml:space="preserve"> </w:t>
      </w:r>
      <w:r>
        <w:rPr>
          <w:spacing w:val="1"/>
          <w:u w:val="none"/>
        </w:rPr>
        <w:t>o</w:t>
      </w:r>
      <w:r>
        <w:rPr>
          <w:u w:val="none"/>
        </w:rPr>
        <w:t>f</w:t>
      </w:r>
      <w:r>
        <w:rPr>
          <w:spacing w:val="11"/>
          <w:u w:val="none"/>
        </w:rPr>
        <w:t xml:space="preserve"> </w:t>
      </w:r>
      <w:r>
        <w:rPr>
          <w:u w:val="none"/>
        </w:rPr>
        <w:t>a</w:t>
      </w:r>
      <w:r>
        <w:rPr>
          <w:spacing w:val="1"/>
          <w:u w:val="none"/>
        </w:rPr>
        <w:t>n</w:t>
      </w:r>
      <w:r>
        <w:rPr>
          <w:u w:val="none"/>
        </w:rPr>
        <w:t>y</w:t>
      </w:r>
      <w:r>
        <w:rPr>
          <w:spacing w:val="1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0"/>
          <w:u w:val="none"/>
        </w:rPr>
        <w:t xml:space="preserve"> </w:t>
      </w:r>
      <w:r>
        <w:rPr>
          <w:spacing w:val="1"/>
          <w:u w:val="none"/>
        </w:rPr>
        <w:t>wh</w:t>
      </w:r>
      <w:r>
        <w:rPr>
          <w:u w:val="none"/>
        </w:rPr>
        <w:t>ich</w:t>
      </w:r>
      <w:r>
        <w:rPr>
          <w:spacing w:val="12"/>
          <w:u w:val="none"/>
        </w:rPr>
        <w:t xml:space="preserve"> </w:t>
      </w:r>
      <w:r>
        <w:rPr>
          <w:u w:val="none"/>
        </w:rPr>
        <w:t>is</w:t>
      </w:r>
      <w:r>
        <w:rPr>
          <w:spacing w:val="10"/>
          <w:u w:val="none"/>
        </w:rPr>
        <w:t xml:space="preserve"> </w:t>
      </w:r>
      <w:r>
        <w:rPr>
          <w:u w:val="none"/>
        </w:rPr>
        <w:t>a</w:t>
      </w:r>
      <w:r>
        <w:rPr>
          <w:spacing w:val="11"/>
          <w:u w:val="none"/>
        </w:rPr>
        <w:t xml:space="preserve"> </w:t>
      </w:r>
      <w:r>
        <w:rPr>
          <w:spacing w:val="1"/>
          <w:u w:val="none"/>
        </w:rPr>
        <w:t>n</w:t>
      </w:r>
      <w:r>
        <w:rPr>
          <w:u w:val="none"/>
        </w:rPr>
        <w:t>at</w:t>
      </w:r>
      <w:r>
        <w:rPr>
          <w:spacing w:val="1"/>
          <w:u w:val="none"/>
        </w:rPr>
        <w:t>u</w:t>
      </w:r>
      <w:r>
        <w:rPr>
          <w:u w:val="none"/>
        </w:rPr>
        <w:t>ral</w:t>
      </w:r>
      <w:r>
        <w:rPr>
          <w:spacing w:val="11"/>
          <w:u w:val="none"/>
        </w:rPr>
        <w:t xml:space="preserve"> </w:t>
      </w:r>
      <w:r>
        <w:rPr>
          <w:spacing w:val="1"/>
          <w:u w:val="none"/>
        </w:rPr>
        <w:t>p</w:t>
      </w:r>
      <w:r>
        <w:rPr>
          <w:u w:val="none"/>
        </w:rPr>
        <w:t>ers</w:t>
      </w:r>
      <w:r>
        <w:rPr>
          <w:spacing w:val="1"/>
          <w:u w:val="none"/>
        </w:rPr>
        <w:t>on</w:t>
      </w:r>
      <w:r>
        <w:rPr>
          <w:u w:val="none"/>
        </w:rPr>
        <w:t>,</w:t>
      </w:r>
      <w:r>
        <w:rPr>
          <w:spacing w:val="10"/>
          <w:u w:val="none"/>
        </w:rPr>
        <w:t xml:space="preserve"> </w:t>
      </w:r>
      <w:r>
        <w:rPr>
          <w:u w:val="none"/>
        </w:rPr>
        <w:t xml:space="preserve">to </w:t>
      </w:r>
      <w:r>
        <w:rPr>
          <w:spacing w:val="12"/>
          <w:u w:val="none"/>
        </w:rPr>
        <w:t xml:space="preserve"> </w:t>
      </w:r>
      <w:r>
        <w:rPr>
          <w:u w:val="none"/>
        </w:rPr>
        <w:t>t</w:t>
      </w:r>
      <w:r>
        <w:rPr>
          <w:spacing w:val="1"/>
          <w:u w:val="none"/>
        </w:rPr>
        <w:t>h</w:t>
      </w:r>
      <w:r>
        <w:rPr>
          <w:u w:val="none"/>
        </w:rPr>
        <w:t xml:space="preserve">eir </w:t>
      </w:r>
      <w:r>
        <w:rPr>
          <w:spacing w:val="10"/>
          <w:u w:val="none"/>
        </w:rPr>
        <w:t xml:space="preserve"> </w:t>
      </w:r>
      <w:r>
        <w:rPr>
          <w:u w:val="none"/>
        </w:rPr>
        <w:t>s</w:t>
      </w:r>
      <w:r>
        <w:rPr>
          <w:spacing w:val="1"/>
          <w:u w:val="none"/>
        </w:rPr>
        <w:t>pou</w:t>
      </w:r>
      <w:r>
        <w:rPr>
          <w:u w:val="none"/>
        </w:rPr>
        <w:t xml:space="preserve">se, </w:t>
      </w:r>
      <w:r>
        <w:rPr>
          <w:spacing w:val="11"/>
          <w:u w:val="none"/>
        </w:rPr>
        <w:t xml:space="preserve"> </w:t>
      </w:r>
      <w:r>
        <w:rPr>
          <w:u w:val="none"/>
        </w:rPr>
        <w:t>t</w:t>
      </w:r>
      <w:r>
        <w:rPr>
          <w:spacing w:val="1"/>
          <w:u w:val="none"/>
        </w:rPr>
        <w:t>h</w:t>
      </w:r>
      <w:r>
        <w:rPr>
          <w:u w:val="none"/>
        </w:rPr>
        <w:t>eir</w:t>
      </w:r>
      <w:r>
        <w:rPr>
          <w:w w:val="102"/>
          <w:u w:val="none"/>
        </w:rPr>
        <w:t xml:space="preserve"> </w:t>
      </w:r>
      <w:r>
        <w:rPr>
          <w:u w:val="none"/>
        </w:rPr>
        <w:t>si</w:t>
      </w:r>
      <w:r>
        <w:rPr>
          <w:spacing w:val="1"/>
          <w:u w:val="none"/>
        </w:rPr>
        <w:t>b</w:t>
      </w:r>
      <w:r>
        <w:rPr>
          <w:u w:val="none"/>
        </w:rPr>
        <w:t>li</w:t>
      </w:r>
      <w:r>
        <w:rPr>
          <w:spacing w:val="1"/>
          <w:u w:val="none"/>
        </w:rPr>
        <w:t>ng</w:t>
      </w:r>
      <w:r>
        <w:rPr>
          <w:u w:val="none"/>
        </w:rPr>
        <w:t>s,</w:t>
      </w:r>
      <w:r>
        <w:rPr>
          <w:spacing w:val="5"/>
          <w:u w:val="none"/>
        </w:rPr>
        <w:t xml:space="preserve"> </w:t>
      </w:r>
      <w:r>
        <w:rPr>
          <w:u w:val="none"/>
        </w:rPr>
        <w:t>t</w:t>
      </w:r>
      <w:r>
        <w:rPr>
          <w:spacing w:val="1"/>
          <w:u w:val="none"/>
        </w:rPr>
        <w:t>h</w:t>
      </w:r>
      <w:r>
        <w:rPr>
          <w:u w:val="none"/>
        </w:rPr>
        <w:t>eir</w:t>
      </w:r>
      <w:r>
        <w:rPr>
          <w:spacing w:val="7"/>
          <w:u w:val="none"/>
        </w:rPr>
        <w:t xml:space="preserve"> </w:t>
      </w:r>
      <w:r>
        <w:rPr>
          <w:u w:val="none"/>
        </w:rPr>
        <w:t>res</w:t>
      </w:r>
      <w:r>
        <w:rPr>
          <w:spacing w:val="1"/>
          <w:u w:val="none"/>
        </w:rPr>
        <w:t>p</w:t>
      </w:r>
      <w:r>
        <w:rPr>
          <w:u w:val="none"/>
        </w:rPr>
        <w:t>ecti</w:t>
      </w:r>
      <w:r>
        <w:rPr>
          <w:spacing w:val="1"/>
          <w:u w:val="none"/>
        </w:rPr>
        <w:t>v</w:t>
      </w:r>
      <w:r>
        <w:rPr>
          <w:u w:val="none"/>
        </w:rPr>
        <w:t>e</w:t>
      </w:r>
      <w:r>
        <w:rPr>
          <w:spacing w:val="8"/>
          <w:u w:val="none"/>
        </w:rPr>
        <w:t xml:space="preserve"> </w:t>
      </w:r>
      <w:r>
        <w:rPr>
          <w:u w:val="none"/>
        </w:rPr>
        <w:t>li</w:t>
      </w:r>
      <w:r>
        <w:rPr>
          <w:spacing w:val="1"/>
          <w:u w:val="none"/>
        </w:rPr>
        <w:t>n</w:t>
      </w:r>
      <w:r>
        <w:rPr>
          <w:u w:val="none"/>
        </w:rPr>
        <w:t>eal</w:t>
      </w:r>
      <w:r>
        <w:rPr>
          <w:spacing w:val="7"/>
          <w:u w:val="none"/>
        </w:rPr>
        <w:t xml:space="preserve"> </w:t>
      </w:r>
      <w:r>
        <w:rPr>
          <w:u w:val="none"/>
        </w:rPr>
        <w:t>asce</w:t>
      </w:r>
      <w:r>
        <w:rPr>
          <w:spacing w:val="1"/>
          <w:u w:val="none"/>
        </w:rPr>
        <w:t>nd</w:t>
      </w:r>
      <w:r>
        <w:rPr>
          <w:u w:val="none"/>
        </w:rPr>
        <w:t>a</w:t>
      </w:r>
      <w:r>
        <w:rPr>
          <w:spacing w:val="1"/>
          <w:u w:val="none"/>
        </w:rPr>
        <w:t>n</w:t>
      </w:r>
      <w:r>
        <w:rPr>
          <w:u w:val="none"/>
        </w:rPr>
        <w:t>ts</w:t>
      </w:r>
      <w:r>
        <w:rPr>
          <w:spacing w:val="7"/>
          <w:u w:val="none"/>
        </w:rPr>
        <w:t xml:space="preserve"> </w:t>
      </w:r>
      <w:r>
        <w:rPr>
          <w:spacing w:val="1"/>
          <w:u w:val="none"/>
        </w:rPr>
        <w:t>o</w:t>
      </w:r>
      <w:r>
        <w:rPr>
          <w:u w:val="none"/>
        </w:rPr>
        <w:t>r</w:t>
      </w:r>
      <w:r>
        <w:rPr>
          <w:spacing w:val="7"/>
          <w:u w:val="none"/>
        </w:rPr>
        <w:t xml:space="preserve"> </w:t>
      </w:r>
      <w:r>
        <w:rPr>
          <w:spacing w:val="1"/>
          <w:u w:val="none"/>
        </w:rPr>
        <w:t>d</w:t>
      </w:r>
      <w:r>
        <w:rPr>
          <w:u w:val="none"/>
        </w:rPr>
        <w:t>esce</w:t>
      </w:r>
      <w:r>
        <w:rPr>
          <w:spacing w:val="1"/>
          <w:u w:val="none"/>
        </w:rPr>
        <w:t>nd</w:t>
      </w:r>
      <w:r>
        <w:rPr>
          <w:u w:val="none"/>
        </w:rPr>
        <w:t>a</w:t>
      </w:r>
      <w:r>
        <w:rPr>
          <w:spacing w:val="1"/>
          <w:u w:val="none"/>
        </w:rPr>
        <w:t>n</w:t>
      </w:r>
      <w:r>
        <w:rPr>
          <w:u w:val="none"/>
        </w:rPr>
        <w:t>ts</w:t>
      </w:r>
      <w:r>
        <w:rPr>
          <w:spacing w:val="7"/>
          <w:u w:val="none"/>
        </w:rPr>
        <w:t xml:space="preserve"> </w:t>
      </w:r>
      <w:r>
        <w:rPr>
          <w:spacing w:val="1"/>
          <w:u w:val="none"/>
        </w:rPr>
        <w:t>o</w:t>
      </w:r>
      <w:r>
        <w:rPr>
          <w:u w:val="none"/>
        </w:rPr>
        <w:t>r</w:t>
      </w:r>
      <w:r>
        <w:rPr>
          <w:spacing w:val="7"/>
          <w:u w:val="none"/>
        </w:rPr>
        <w:t xml:space="preserve"> </w:t>
      </w:r>
      <w:r>
        <w:rPr>
          <w:u w:val="none"/>
        </w:rPr>
        <w:t>t</w:t>
      </w:r>
      <w:r>
        <w:rPr>
          <w:spacing w:val="1"/>
          <w:u w:val="none"/>
        </w:rPr>
        <w:t>h</w:t>
      </w:r>
      <w:r>
        <w:rPr>
          <w:u w:val="none"/>
        </w:rPr>
        <w:t xml:space="preserve">eir </w:t>
      </w:r>
      <w:r>
        <w:rPr>
          <w:spacing w:val="7"/>
          <w:u w:val="none"/>
        </w:rPr>
        <w:t xml:space="preserve"> </w:t>
      </w:r>
      <w:r>
        <w:rPr>
          <w:u w:val="none"/>
        </w:rPr>
        <w:t>res</w:t>
      </w:r>
      <w:r>
        <w:rPr>
          <w:spacing w:val="1"/>
          <w:u w:val="none"/>
        </w:rPr>
        <w:t>p</w:t>
      </w:r>
      <w:r>
        <w:rPr>
          <w:u w:val="none"/>
        </w:rPr>
        <w:t>ecti</w:t>
      </w:r>
      <w:r>
        <w:rPr>
          <w:spacing w:val="1"/>
          <w:u w:val="none"/>
        </w:rPr>
        <w:t>v</w:t>
      </w:r>
      <w:r>
        <w:rPr>
          <w:u w:val="none"/>
        </w:rPr>
        <w:t xml:space="preserve">e </w:t>
      </w:r>
      <w:r>
        <w:rPr>
          <w:spacing w:val="7"/>
          <w:u w:val="none"/>
        </w:rPr>
        <w:t xml:space="preserve"> </w:t>
      </w:r>
      <w:r>
        <w:rPr>
          <w:u w:val="none"/>
        </w:rPr>
        <w:t>s</w:t>
      </w:r>
      <w:r>
        <w:rPr>
          <w:spacing w:val="1"/>
          <w:u w:val="none"/>
        </w:rPr>
        <w:t>pou</w:t>
      </w:r>
      <w:r>
        <w:rPr>
          <w:u w:val="none"/>
        </w:rPr>
        <w:t xml:space="preserve">ses, </w:t>
      </w:r>
      <w:r>
        <w:rPr>
          <w:spacing w:val="6"/>
          <w:u w:val="none"/>
        </w:rPr>
        <w:t xml:space="preserve"> </w:t>
      </w:r>
      <w:r>
        <w:rPr>
          <w:spacing w:val="1"/>
          <w:u w:val="none"/>
        </w:rPr>
        <w:t>o</w:t>
      </w:r>
      <w:r>
        <w:rPr>
          <w:u w:val="none"/>
        </w:rPr>
        <w:t xml:space="preserve">r </w:t>
      </w:r>
      <w:r>
        <w:rPr>
          <w:spacing w:val="7"/>
          <w:u w:val="none"/>
        </w:rPr>
        <w:t xml:space="preserve"> </w:t>
      </w:r>
      <w:r>
        <w:rPr>
          <w:u w:val="none"/>
        </w:rPr>
        <w:t xml:space="preserve">to </w:t>
      </w:r>
      <w:r>
        <w:rPr>
          <w:spacing w:val="8"/>
          <w:u w:val="none"/>
        </w:rPr>
        <w:t xml:space="preserve"> </w:t>
      </w:r>
      <w:r>
        <w:rPr>
          <w:u w:val="none"/>
        </w:rPr>
        <w:t>a</w:t>
      </w:r>
      <w:r>
        <w:rPr>
          <w:w w:val="102"/>
          <w:u w:val="none"/>
        </w:rPr>
        <w:t xml:space="preserve"> </w:t>
      </w:r>
      <w:r>
        <w:rPr>
          <w:u w:val="none"/>
        </w:rPr>
        <w:t>trustee</w:t>
      </w:r>
      <w:r>
        <w:rPr>
          <w:spacing w:val="15"/>
          <w:u w:val="none"/>
        </w:rPr>
        <w:t xml:space="preserve"> </w:t>
      </w:r>
      <w:r>
        <w:rPr>
          <w:u w:val="none"/>
        </w:rPr>
        <w:t>of</w:t>
      </w:r>
      <w:r>
        <w:rPr>
          <w:spacing w:val="15"/>
          <w:u w:val="none"/>
        </w:rPr>
        <w:t xml:space="preserve"> </w:t>
      </w:r>
      <w:r>
        <w:rPr>
          <w:u w:val="none"/>
        </w:rPr>
        <w:t>an</w:t>
      </w:r>
      <w:r>
        <w:rPr>
          <w:spacing w:val="15"/>
          <w:u w:val="none"/>
        </w:rPr>
        <w:t xml:space="preserve"> </w:t>
      </w:r>
      <w:r>
        <w:rPr>
          <w:u w:val="none"/>
        </w:rPr>
        <w:t>i</w:t>
      </w:r>
      <w:r>
        <w:rPr>
          <w:spacing w:val="1"/>
          <w:u w:val="none"/>
        </w:rPr>
        <w:t>n</w:t>
      </w:r>
      <w:r>
        <w:rPr>
          <w:u w:val="none"/>
        </w:rPr>
        <w:t>ter</w:t>
      </w:r>
      <w:r>
        <w:rPr>
          <w:spacing w:val="14"/>
          <w:u w:val="none"/>
        </w:rPr>
        <w:t xml:space="preserve"> </w:t>
      </w:r>
      <w:r>
        <w:rPr>
          <w:u w:val="none"/>
        </w:rPr>
        <w:t>vi</w:t>
      </w:r>
      <w:r>
        <w:rPr>
          <w:spacing w:val="1"/>
          <w:u w:val="none"/>
        </w:rPr>
        <w:t>v</w:t>
      </w:r>
      <w:r>
        <w:rPr>
          <w:u w:val="none"/>
        </w:rPr>
        <w:t>os</w:t>
      </w:r>
      <w:r>
        <w:rPr>
          <w:spacing w:val="15"/>
          <w:u w:val="none"/>
        </w:rPr>
        <w:t xml:space="preserve"> </w:t>
      </w:r>
      <w:r>
        <w:rPr>
          <w:u w:val="none"/>
        </w:rPr>
        <w:t>trust</w:t>
      </w:r>
      <w:r>
        <w:rPr>
          <w:spacing w:val="14"/>
          <w:u w:val="none"/>
        </w:rPr>
        <w:t xml:space="preserve"> </w:t>
      </w:r>
      <w:r>
        <w:rPr>
          <w:u w:val="none"/>
        </w:rPr>
        <w:t>or</w:t>
      </w:r>
      <w:r>
        <w:rPr>
          <w:spacing w:val="15"/>
          <w:u w:val="none"/>
        </w:rPr>
        <w:t xml:space="preserve"> </w:t>
      </w:r>
      <w:r>
        <w:rPr>
          <w:u w:val="none"/>
        </w:rPr>
        <w:t>c</w:t>
      </w:r>
      <w:r>
        <w:rPr>
          <w:spacing w:val="1"/>
          <w:u w:val="none"/>
        </w:rPr>
        <w:t>u</w:t>
      </w:r>
      <w:r>
        <w:rPr>
          <w:u w:val="none"/>
        </w:rPr>
        <w:t>stodian</w:t>
      </w:r>
      <w:r>
        <w:rPr>
          <w:spacing w:val="15"/>
          <w:u w:val="none"/>
        </w:rPr>
        <w:t xml:space="preserve"> </w:t>
      </w:r>
      <w:r>
        <w:rPr>
          <w:u w:val="none"/>
        </w:rPr>
        <w:t>for</w:t>
      </w:r>
      <w:r>
        <w:rPr>
          <w:spacing w:val="14"/>
          <w:u w:val="none"/>
        </w:rPr>
        <w:t xml:space="preserve"> </w:t>
      </w:r>
      <w:r>
        <w:rPr>
          <w:u w:val="none"/>
        </w:rPr>
        <w:t>the</w:t>
      </w:r>
      <w:r>
        <w:rPr>
          <w:spacing w:val="15"/>
          <w:u w:val="none"/>
        </w:rPr>
        <w:t xml:space="preserve"> </w:t>
      </w:r>
      <w:r>
        <w:rPr>
          <w:u w:val="none"/>
        </w:rPr>
        <w:t>be</w:t>
      </w:r>
      <w:r>
        <w:rPr>
          <w:spacing w:val="1"/>
          <w:u w:val="none"/>
        </w:rPr>
        <w:t>n</w:t>
      </w:r>
      <w:r>
        <w:rPr>
          <w:u w:val="none"/>
        </w:rPr>
        <w:t>efit</w:t>
      </w:r>
      <w:r>
        <w:rPr>
          <w:spacing w:val="14"/>
          <w:u w:val="none"/>
        </w:rPr>
        <w:t xml:space="preserve"> </w:t>
      </w:r>
      <w:r>
        <w:rPr>
          <w:u w:val="none"/>
        </w:rPr>
        <w:t>of</w:t>
      </w:r>
      <w:r>
        <w:rPr>
          <w:spacing w:val="13"/>
          <w:u w:val="none"/>
        </w:rPr>
        <w:t xml:space="preserve"> </w:t>
      </w:r>
      <w:r>
        <w:rPr>
          <w:u w:val="none"/>
        </w:rPr>
        <w:t>a</w:t>
      </w:r>
      <w:r>
        <w:rPr>
          <w:spacing w:val="1"/>
          <w:u w:val="none"/>
        </w:rPr>
        <w:t>n</w:t>
      </w:r>
      <w:r>
        <w:rPr>
          <w:u w:val="none"/>
        </w:rPr>
        <w:t>y</w:t>
      </w:r>
      <w:r>
        <w:rPr>
          <w:spacing w:val="15"/>
          <w:u w:val="none"/>
        </w:rPr>
        <w:t xml:space="preserve"> </w:t>
      </w:r>
      <w:r>
        <w:rPr>
          <w:u w:val="none"/>
        </w:rPr>
        <w:t>of</w:t>
      </w:r>
      <w:r>
        <w:rPr>
          <w:spacing w:val="14"/>
          <w:u w:val="none"/>
        </w:rPr>
        <w:t xml:space="preserve"> </w:t>
      </w:r>
      <w:r>
        <w:rPr>
          <w:u w:val="none"/>
        </w:rPr>
        <w:t>the</w:t>
      </w:r>
      <w:r>
        <w:rPr>
          <w:spacing w:val="2"/>
          <w:u w:val="none"/>
        </w:rPr>
        <w:t>m</w:t>
      </w:r>
      <w:r>
        <w:rPr>
          <w:u w:val="none"/>
        </w:rPr>
        <w:t>;</w:t>
      </w:r>
    </w:p>
    <w:p w14:paraId="5E3D9CC8" w14:textId="77777777" w:rsidR="000C19C9" w:rsidRDefault="000C19C9">
      <w:pPr>
        <w:spacing w:before="3" w:line="240" w:lineRule="exact"/>
        <w:rPr>
          <w:sz w:val="24"/>
          <w:szCs w:val="24"/>
        </w:rPr>
      </w:pPr>
    </w:p>
    <w:p w14:paraId="7CB4816A" w14:textId="77777777" w:rsidR="000C19C9" w:rsidRDefault="00D3642A">
      <w:pPr>
        <w:pStyle w:val="BodyText"/>
        <w:numPr>
          <w:ilvl w:val="0"/>
          <w:numId w:val="7"/>
        </w:numPr>
        <w:tabs>
          <w:tab w:val="left" w:pos="2264"/>
        </w:tabs>
        <w:spacing w:line="252" w:lineRule="auto"/>
        <w:ind w:left="824" w:right="118" w:firstLine="720"/>
        <w:jc w:val="both"/>
        <w:rPr>
          <w:u w:val="none"/>
        </w:rPr>
      </w:pPr>
      <w:r>
        <w:rPr>
          <w:spacing w:val="1"/>
          <w:u w:val="none"/>
        </w:rPr>
        <w:t>T</w:t>
      </w:r>
      <w:r>
        <w:rPr>
          <w:u w:val="none"/>
        </w:rPr>
        <w: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e</w:t>
      </w:r>
      <w:r>
        <w:rPr>
          <w:spacing w:val="1"/>
          <w:u w:val="none"/>
        </w:rPr>
        <w:t>qu</w:t>
      </w:r>
      <w:r>
        <w:rPr>
          <w:u w:val="none"/>
        </w:rPr>
        <w:t>ity</w:t>
      </w:r>
      <w:r>
        <w:rPr>
          <w:spacing w:val="35"/>
          <w:u w:val="none"/>
        </w:rPr>
        <w:t xml:space="preserve"> </w:t>
      </w:r>
      <w:r>
        <w:rPr>
          <w:spacing w:val="1"/>
          <w:u w:val="none"/>
        </w:rPr>
        <w:t>ho</w:t>
      </w:r>
      <w:r>
        <w:rPr>
          <w:u w:val="none"/>
        </w:rPr>
        <w:t>l</w:t>
      </w:r>
      <w:r>
        <w:rPr>
          <w:spacing w:val="1"/>
          <w:u w:val="none"/>
        </w:rPr>
        <w:t>d</w:t>
      </w:r>
      <w:r>
        <w:rPr>
          <w:u w:val="none"/>
        </w:rPr>
        <w:t>ers</w:t>
      </w:r>
      <w:r>
        <w:rPr>
          <w:spacing w:val="35"/>
          <w:u w:val="none"/>
        </w:rPr>
        <w:t xml:space="preserve"> </w:t>
      </w:r>
      <w:r>
        <w:rPr>
          <w:spacing w:val="1"/>
          <w:u w:val="none"/>
        </w:rPr>
        <w:t>o</w:t>
      </w:r>
      <w:r>
        <w:rPr>
          <w:u w:val="none"/>
        </w:rPr>
        <w:t>f</w:t>
      </w:r>
      <w:r>
        <w:rPr>
          <w:spacing w:val="35"/>
          <w:u w:val="none"/>
        </w:rPr>
        <w:t xml:space="preserve"> </w:t>
      </w:r>
      <w:r>
        <w:rPr>
          <w:u w:val="none"/>
        </w:rPr>
        <w:t>a</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spacing w:val="1"/>
          <w:u w:val="none"/>
        </w:rPr>
        <w:t>o</w:t>
      </w:r>
      <w:r>
        <w:rPr>
          <w:u w:val="none"/>
        </w:rPr>
        <w:t>r</w:t>
      </w:r>
      <w:r>
        <w:rPr>
          <w:spacing w:val="35"/>
          <w:u w:val="none"/>
        </w:rPr>
        <w:t xml:space="preserve"> </w:t>
      </w:r>
      <w:r>
        <w:rPr>
          <w:u w:val="none"/>
        </w:rPr>
        <w:t>if</w:t>
      </w:r>
      <w:r>
        <w:rPr>
          <w:spacing w:val="35"/>
          <w:u w:val="none"/>
        </w:rPr>
        <w:t xml:space="preserve"> </w:t>
      </w:r>
      <w:r>
        <w:rPr>
          <w:u w:val="none"/>
        </w:rPr>
        <w:t>t</w:t>
      </w:r>
      <w:r>
        <w:rPr>
          <w:spacing w:val="1"/>
          <w:u w:val="none"/>
        </w:rPr>
        <w:t>h</w:t>
      </w:r>
      <w:r>
        <w:rPr>
          <w:u w:val="none"/>
        </w:rPr>
        <w:t>e</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is</w:t>
      </w:r>
      <w:r>
        <w:rPr>
          <w:spacing w:val="35"/>
          <w:u w:val="none"/>
        </w:rPr>
        <w:t xml:space="preserve"> </w:t>
      </w:r>
      <w:r>
        <w:rPr>
          <w:u w:val="none"/>
        </w:rPr>
        <w:t>a</w:t>
      </w:r>
      <w:r>
        <w:rPr>
          <w:spacing w:val="35"/>
          <w:u w:val="none"/>
        </w:rPr>
        <w:t xml:space="preserve"> </w:t>
      </w:r>
      <w:r>
        <w:rPr>
          <w:u w:val="none"/>
        </w:rPr>
        <w:t>tr</w:t>
      </w:r>
      <w:r>
        <w:rPr>
          <w:spacing w:val="1"/>
          <w:u w:val="none"/>
        </w:rPr>
        <w:t>u</w:t>
      </w:r>
      <w:r>
        <w:rPr>
          <w:u w:val="none"/>
        </w:rPr>
        <w:t>st,</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w w:val="102"/>
          <w:u w:val="none"/>
        </w:rPr>
        <w:t xml:space="preserve"> </w:t>
      </w:r>
      <w:r>
        <w:rPr>
          <w:spacing w:val="1"/>
          <w:u w:val="none"/>
        </w:rPr>
        <w:t>b</w:t>
      </w:r>
      <w:r>
        <w:rPr>
          <w:u w:val="none"/>
        </w:rPr>
        <w:t>e</w:t>
      </w:r>
      <w:r>
        <w:rPr>
          <w:spacing w:val="1"/>
          <w:u w:val="none"/>
        </w:rPr>
        <w:t>n</w:t>
      </w:r>
      <w:r>
        <w:rPr>
          <w:u w:val="none"/>
        </w:rPr>
        <w:t>eficiaries</w:t>
      </w:r>
      <w:r>
        <w:rPr>
          <w:spacing w:val="19"/>
          <w:u w:val="none"/>
        </w:rPr>
        <w:t xml:space="preserve"> </w:t>
      </w:r>
      <w:r>
        <w:rPr>
          <w:spacing w:val="1"/>
          <w:u w:val="none"/>
        </w:rPr>
        <w:t>o</w:t>
      </w:r>
      <w:r>
        <w:rPr>
          <w:u w:val="none"/>
        </w:rPr>
        <w:t>f</w:t>
      </w:r>
      <w:r>
        <w:rPr>
          <w:spacing w:val="20"/>
          <w:u w:val="none"/>
        </w:rPr>
        <w:t xml:space="preserve"> </w:t>
      </w:r>
      <w:r>
        <w:rPr>
          <w:u w:val="none"/>
        </w:rPr>
        <w:t>s</w:t>
      </w:r>
      <w:r>
        <w:rPr>
          <w:spacing w:val="1"/>
          <w:u w:val="none"/>
        </w:rPr>
        <w:t>u</w:t>
      </w:r>
      <w:r>
        <w:rPr>
          <w:u w:val="none"/>
        </w:rPr>
        <w:t>ch</w:t>
      </w:r>
      <w:r>
        <w:rPr>
          <w:spacing w:val="21"/>
          <w:u w:val="none"/>
        </w:rPr>
        <w:t xml:space="preserve"> </w:t>
      </w:r>
      <w:r>
        <w:rPr>
          <w:u w:val="none"/>
        </w:rPr>
        <w:t>tr</w:t>
      </w:r>
      <w:r>
        <w:rPr>
          <w:spacing w:val="1"/>
          <w:u w:val="none"/>
        </w:rPr>
        <w:t>u</w:t>
      </w:r>
      <w:r>
        <w:rPr>
          <w:u w:val="none"/>
        </w:rPr>
        <w:t>st;</w:t>
      </w:r>
      <w:r>
        <w:rPr>
          <w:spacing w:val="20"/>
          <w:u w:val="none"/>
        </w:rPr>
        <w:t xml:space="preserve"> </w:t>
      </w:r>
      <w:r>
        <w:rPr>
          <w:spacing w:val="1"/>
          <w:u w:val="none"/>
        </w:rPr>
        <w:t>or</w:t>
      </w:r>
    </w:p>
    <w:p w14:paraId="33D5BAC4" w14:textId="77777777" w:rsidR="000C19C9" w:rsidRDefault="000C19C9">
      <w:pPr>
        <w:spacing w:line="240" w:lineRule="exact"/>
        <w:rPr>
          <w:sz w:val="24"/>
          <w:szCs w:val="24"/>
        </w:rPr>
      </w:pPr>
    </w:p>
    <w:p w14:paraId="296AC367" w14:textId="77777777" w:rsidR="000C19C9" w:rsidRDefault="00D3642A">
      <w:pPr>
        <w:pStyle w:val="BodyText"/>
        <w:numPr>
          <w:ilvl w:val="0"/>
          <w:numId w:val="7"/>
        </w:numPr>
        <w:tabs>
          <w:tab w:val="left" w:pos="2264"/>
        </w:tabs>
        <w:spacing w:line="251" w:lineRule="auto"/>
        <w:ind w:left="824" w:right="114" w:firstLine="720"/>
        <w:jc w:val="both"/>
        <w:rPr>
          <w:u w:val="none"/>
        </w:rPr>
      </w:pPr>
      <w:r>
        <w:rPr>
          <w:spacing w:val="1"/>
          <w:u w:val="none"/>
        </w:rPr>
        <w:t>T</w:t>
      </w:r>
      <w:r>
        <w:rPr>
          <w:u w:val="none"/>
        </w:rPr>
        <w:t>o</w:t>
      </w:r>
      <w:r>
        <w:rPr>
          <w:spacing w:val="43"/>
          <w:u w:val="none"/>
        </w:rPr>
        <w:t xml:space="preserve"> </w:t>
      </w:r>
      <w:r>
        <w:rPr>
          <w:u w:val="none"/>
        </w:rPr>
        <w:t>a</w:t>
      </w:r>
      <w:r>
        <w:rPr>
          <w:spacing w:val="42"/>
          <w:u w:val="none"/>
        </w:rPr>
        <w:t xml:space="preserve"> </w:t>
      </w:r>
      <w:r>
        <w:rPr>
          <w:u w:val="none"/>
        </w:rPr>
        <w:t>c</w:t>
      </w:r>
      <w:r>
        <w:rPr>
          <w:spacing w:val="1"/>
          <w:u w:val="none"/>
        </w:rPr>
        <w:t>o</w:t>
      </w:r>
      <w:r>
        <w:rPr>
          <w:u w:val="none"/>
        </w:rPr>
        <w:t>r</w:t>
      </w:r>
      <w:r>
        <w:rPr>
          <w:spacing w:val="1"/>
          <w:u w:val="none"/>
        </w:rPr>
        <w:t>po</w:t>
      </w:r>
      <w:r>
        <w:rPr>
          <w:u w:val="none"/>
        </w:rPr>
        <w:t>rati</w:t>
      </w:r>
      <w:r>
        <w:rPr>
          <w:spacing w:val="1"/>
          <w:u w:val="none"/>
        </w:rPr>
        <w:t>on</w:t>
      </w:r>
      <w:r>
        <w:rPr>
          <w:u w:val="none"/>
        </w:rPr>
        <w:t>,</w:t>
      </w:r>
      <w:r>
        <w:rPr>
          <w:spacing w:val="42"/>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u w:val="none"/>
        </w:rPr>
        <w:t>,</w:t>
      </w:r>
      <w:r>
        <w:rPr>
          <w:spacing w:val="41"/>
          <w:u w:val="none"/>
        </w:rPr>
        <w:t xml:space="preserve"> </w:t>
      </w:r>
      <w:r>
        <w:rPr>
          <w:u w:val="none"/>
        </w:rPr>
        <w:t>li</w:t>
      </w:r>
      <w:r>
        <w:rPr>
          <w:spacing w:val="2"/>
          <w:u w:val="none"/>
        </w:rPr>
        <w:t>m</w:t>
      </w:r>
      <w:r>
        <w:rPr>
          <w:u w:val="none"/>
        </w:rPr>
        <w:t>ited</w:t>
      </w:r>
      <w:r>
        <w:rPr>
          <w:spacing w:val="44"/>
          <w:u w:val="none"/>
        </w:rPr>
        <w:t xml:space="preserve"> </w:t>
      </w:r>
      <w:r>
        <w:rPr>
          <w:u w:val="none"/>
        </w:rPr>
        <w:t>lia</w:t>
      </w:r>
      <w:r>
        <w:rPr>
          <w:spacing w:val="1"/>
          <w:u w:val="none"/>
        </w:rPr>
        <w:t>b</w:t>
      </w:r>
      <w:r>
        <w:rPr>
          <w:u w:val="none"/>
        </w:rPr>
        <w:t>ility</w:t>
      </w:r>
      <w:r>
        <w:rPr>
          <w:spacing w:val="43"/>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y</w:t>
      </w:r>
      <w:r>
        <w:rPr>
          <w:spacing w:val="44"/>
          <w:u w:val="none"/>
        </w:rPr>
        <w:t xml:space="preserve"> </w:t>
      </w:r>
      <w:r>
        <w:rPr>
          <w:spacing w:val="1"/>
          <w:u w:val="none"/>
        </w:rPr>
        <w:t>o</w:t>
      </w:r>
      <w:r>
        <w:rPr>
          <w:u w:val="none"/>
        </w:rPr>
        <w:t>r</w:t>
      </w:r>
      <w:r>
        <w:rPr>
          <w:spacing w:val="42"/>
          <w:u w:val="none"/>
        </w:rPr>
        <w:t xml:space="preserve"> </w:t>
      </w:r>
      <w:r>
        <w:rPr>
          <w:spacing w:val="1"/>
          <w:u w:val="none"/>
        </w:rPr>
        <w:t>o</w:t>
      </w:r>
      <w:r>
        <w:rPr>
          <w:u w:val="none"/>
        </w:rPr>
        <w:t>t</w:t>
      </w:r>
      <w:r>
        <w:rPr>
          <w:spacing w:val="1"/>
          <w:u w:val="none"/>
        </w:rPr>
        <w:t>h</w:t>
      </w:r>
      <w:r>
        <w:rPr>
          <w:u w:val="none"/>
        </w:rPr>
        <w:t>er</w:t>
      </w:r>
      <w:r>
        <w:rPr>
          <w:spacing w:val="43"/>
          <w:u w:val="none"/>
        </w:rPr>
        <w:t xml:space="preserve"> </w:t>
      </w:r>
      <w:r>
        <w:rPr>
          <w:u w:val="none"/>
        </w:rPr>
        <w:t>e</w:t>
      </w:r>
      <w:r>
        <w:rPr>
          <w:spacing w:val="1"/>
          <w:u w:val="none"/>
        </w:rPr>
        <w:t>n</w:t>
      </w:r>
      <w:r>
        <w:rPr>
          <w:u w:val="none"/>
        </w:rPr>
        <w:t>tity</w:t>
      </w:r>
      <w:r>
        <w:rPr>
          <w:spacing w:val="43"/>
          <w:u w:val="none"/>
        </w:rPr>
        <w:t xml:space="preserve"> </w:t>
      </w:r>
      <w:r>
        <w:rPr>
          <w:u w:val="none"/>
        </w:rPr>
        <w:t>if,</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2"/>
          <w:u w:val="none"/>
        </w:rPr>
        <w:t xml:space="preserve"> </w:t>
      </w:r>
      <w:r>
        <w:rPr>
          <w:u w:val="none"/>
        </w:rPr>
        <w:t>t</w:t>
      </w:r>
      <w:r>
        <w:rPr>
          <w:spacing w:val="1"/>
          <w:u w:val="none"/>
        </w:rPr>
        <w:t>h</w:t>
      </w:r>
      <w:r>
        <w:rPr>
          <w:u w:val="none"/>
        </w:rPr>
        <w:t>e</w:t>
      </w:r>
      <w:r>
        <w:rPr>
          <w:spacing w:val="31"/>
          <w:u w:val="none"/>
        </w:rPr>
        <w:t xml:space="preserve"> </w:t>
      </w:r>
      <w:r>
        <w:rPr>
          <w:u w:val="none"/>
        </w:rPr>
        <w:t>tra</w:t>
      </w:r>
      <w:r>
        <w:rPr>
          <w:spacing w:val="1"/>
          <w:u w:val="none"/>
        </w:rPr>
        <w:t>n</w:t>
      </w:r>
      <w:r>
        <w:rPr>
          <w:u w:val="none"/>
        </w:rPr>
        <w:t>sfer</w:t>
      </w:r>
      <w:r>
        <w:rPr>
          <w:spacing w:val="31"/>
          <w:u w:val="none"/>
        </w:rPr>
        <w:t xml:space="preserve"> </w:t>
      </w:r>
      <w:r>
        <w:rPr>
          <w:u w:val="none"/>
        </w:rPr>
        <w:t>a</w:t>
      </w:r>
      <w:r>
        <w:rPr>
          <w:spacing w:val="1"/>
          <w:u w:val="none"/>
        </w:rPr>
        <w:t>n</w:t>
      </w:r>
      <w:r>
        <w:rPr>
          <w:u w:val="none"/>
        </w:rPr>
        <w:t>d</w:t>
      </w:r>
      <w:r>
        <w:rPr>
          <w:spacing w:val="32"/>
          <w:u w:val="none"/>
        </w:rPr>
        <w:t xml:space="preserve"> </w:t>
      </w:r>
      <w:r>
        <w:rPr>
          <w:u w:val="none"/>
        </w:rPr>
        <w:t>f</w:t>
      </w:r>
      <w:r>
        <w:rPr>
          <w:spacing w:val="1"/>
          <w:u w:val="none"/>
        </w:rPr>
        <w:t>o</w:t>
      </w:r>
      <w:r>
        <w:rPr>
          <w:u w:val="none"/>
        </w:rPr>
        <w:t>r</w:t>
      </w:r>
      <w:r>
        <w:rPr>
          <w:spacing w:val="31"/>
          <w:u w:val="none"/>
        </w:rPr>
        <w:t xml:space="preserve"> </w:t>
      </w:r>
      <w:r>
        <w:rPr>
          <w:u w:val="none"/>
        </w:rPr>
        <w:t>as</w:t>
      </w:r>
      <w:r>
        <w:rPr>
          <w:spacing w:val="31"/>
          <w:u w:val="none"/>
        </w:rPr>
        <w:t xml:space="preserve"> </w:t>
      </w:r>
      <w:r>
        <w:rPr>
          <w:u w:val="none"/>
        </w:rPr>
        <w:t>l</w:t>
      </w:r>
      <w:r>
        <w:rPr>
          <w:spacing w:val="1"/>
          <w:u w:val="none"/>
        </w:rPr>
        <w:t>o</w:t>
      </w:r>
      <w:r>
        <w:rPr>
          <w:u w:val="none"/>
        </w:rPr>
        <w:t>ng</w:t>
      </w:r>
      <w:r>
        <w:rPr>
          <w:spacing w:val="32"/>
          <w:u w:val="none"/>
        </w:rPr>
        <w:t xml:space="preserve"> </w:t>
      </w:r>
      <w:r>
        <w:rPr>
          <w:u w:val="none"/>
        </w:rPr>
        <w:t>as</w:t>
      </w:r>
      <w:r>
        <w:rPr>
          <w:spacing w:val="31"/>
          <w:u w:val="none"/>
        </w:rPr>
        <w:t xml:space="preserve"> </w:t>
      </w:r>
      <w:r>
        <w:rPr>
          <w:u w:val="none"/>
        </w:rPr>
        <w:t>such</w:t>
      </w:r>
      <w:r>
        <w:rPr>
          <w:spacing w:val="33"/>
          <w:u w:val="none"/>
        </w:rPr>
        <w:t xml:space="preserve"> </w:t>
      </w:r>
      <w:r>
        <w:rPr>
          <w:u w:val="none"/>
        </w:rPr>
        <w:t>corporati</w:t>
      </w:r>
      <w:r>
        <w:rPr>
          <w:spacing w:val="1"/>
          <w:u w:val="none"/>
        </w:rPr>
        <w:t>o</w:t>
      </w:r>
      <w:r>
        <w:rPr>
          <w:u w:val="none"/>
        </w:rPr>
        <w:t>n,</w:t>
      </w:r>
      <w:r>
        <w:rPr>
          <w:spacing w:val="31"/>
          <w:u w:val="none"/>
        </w:rPr>
        <w:t xml:space="preserve"> </w:t>
      </w:r>
      <w:r>
        <w:rPr>
          <w:u w:val="none"/>
        </w:rPr>
        <w:t>part</w:t>
      </w:r>
      <w:r>
        <w:rPr>
          <w:spacing w:val="1"/>
          <w:u w:val="none"/>
        </w:rPr>
        <w:t>n</w:t>
      </w:r>
      <w:r>
        <w:rPr>
          <w:u w:val="none"/>
        </w:rPr>
        <w:t>ershi</w:t>
      </w:r>
      <w:r>
        <w:rPr>
          <w:spacing w:val="1"/>
          <w:u w:val="none"/>
        </w:rPr>
        <w:t>p</w:t>
      </w:r>
      <w:r>
        <w:rPr>
          <w:u w:val="none"/>
        </w:rPr>
        <w:t>,</w:t>
      </w:r>
      <w:r>
        <w:rPr>
          <w:spacing w:val="31"/>
          <w:u w:val="none"/>
        </w:rPr>
        <w:t xml:space="preserve"> </w:t>
      </w:r>
      <w:r>
        <w:rPr>
          <w:u w:val="none"/>
        </w:rPr>
        <w:t>li</w:t>
      </w:r>
      <w:r>
        <w:rPr>
          <w:spacing w:val="2"/>
          <w:u w:val="none"/>
        </w:rPr>
        <w:t>m</w:t>
      </w:r>
      <w:r>
        <w:rPr>
          <w:u w:val="none"/>
        </w:rPr>
        <w:t>ited</w:t>
      </w:r>
      <w:r>
        <w:rPr>
          <w:spacing w:val="32"/>
          <w:u w:val="none"/>
        </w:rPr>
        <w:t xml:space="preserve"> </w:t>
      </w:r>
      <w:r>
        <w:rPr>
          <w:u w:val="none"/>
        </w:rPr>
        <w:t>liability</w:t>
      </w:r>
      <w:r>
        <w:rPr>
          <w:spacing w:val="32"/>
          <w:u w:val="none"/>
        </w:rPr>
        <w:t xml:space="preserve"> </w:t>
      </w:r>
      <w:r>
        <w:rPr>
          <w:u w:val="none"/>
        </w:rPr>
        <w:t>co</w:t>
      </w:r>
      <w:r>
        <w:rPr>
          <w:spacing w:val="2"/>
          <w:u w:val="none"/>
        </w:rPr>
        <w:t>m</w:t>
      </w:r>
      <w:r>
        <w:rPr>
          <w:u w:val="none"/>
        </w:rPr>
        <w:t>pany</w:t>
      </w:r>
      <w:r>
        <w:rPr>
          <w:w w:val="102"/>
          <w:u w:val="none"/>
        </w:rPr>
        <w:t xml:space="preserve"> </w:t>
      </w:r>
      <w:r>
        <w:rPr>
          <w:spacing w:val="1"/>
          <w:u w:val="none"/>
        </w:rPr>
        <w:t>o</w:t>
      </w:r>
      <w:r>
        <w:rPr>
          <w:u w:val="none"/>
        </w:rPr>
        <w:t>r</w:t>
      </w:r>
      <w:r>
        <w:rPr>
          <w:spacing w:val="27"/>
          <w:u w:val="none"/>
        </w:rPr>
        <w:t xml:space="preserve"> </w:t>
      </w:r>
      <w:r>
        <w:rPr>
          <w:spacing w:val="1"/>
          <w:u w:val="none"/>
        </w:rPr>
        <w:t>o</w:t>
      </w:r>
      <w:r>
        <w:rPr>
          <w:u w:val="none"/>
        </w:rPr>
        <w:t>t</w:t>
      </w:r>
      <w:r>
        <w:rPr>
          <w:spacing w:val="1"/>
          <w:u w:val="none"/>
        </w:rPr>
        <w:t>h</w:t>
      </w:r>
      <w:r>
        <w:rPr>
          <w:u w:val="none"/>
        </w:rPr>
        <w:t>er</w:t>
      </w:r>
      <w:r>
        <w:rPr>
          <w:spacing w:val="27"/>
          <w:u w:val="none"/>
        </w:rPr>
        <w:t xml:space="preserve"> </w:t>
      </w:r>
      <w:r>
        <w:rPr>
          <w:u w:val="none"/>
        </w:rPr>
        <w:t>e</w:t>
      </w:r>
      <w:r>
        <w:rPr>
          <w:spacing w:val="1"/>
          <w:u w:val="none"/>
        </w:rPr>
        <w:t>n</w:t>
      </w:r>
      <w:r>
        <w:rPr>
          <w:u w:val="none"/>
        </w:rPr>
        <w:t>tity</w:t>
      </w:r>
      <w:r>
        <w:rPr>
          <w:spacing w:val="29"/>
          <w:u w:val="none"/>
        </w:rPr>
        <w:t xml:space="preserve"> </w:t>
      </w:r>
      <w:r>
        <w:rPr>
          <w:u w:val="none"/>
        </w:rPr>
        <w:t>c</w:t>
      </w:r>
      <w:r>
        <w:rPr>
          <w:spacing w:val="1"/>
          <w:u w:val="none"/>
        </w:rPr>
        <w:t>on</w:t>
      </w:r>
      <w:r>
        <w:rPr>
          <w:u w:val="none"/>
        </w:rPr>
        <w:t>ti</w:t>
      </w:r>
      <w:r>
        <w:rPr>
          <w:spacing w:val="1"/>
          <w:u w:val="none"/>
        </w:rPr>
        <w:t>nu</w:t>
      </w:r>
      <w:r>
        <w:rPr>
          <w:u w:val="none"/>
        </w:rPr>
        <w:t>es</w:t>
      </w:r>
      <w:r>
        <w:rPr>
          <w:spacing w:val="29"/>
          <w:u w:val="none"/>
        </w:rPr>
        <w:t xml:space="preserve"> </w:t>
      </w:r>
      <w:r>
        <w:rPr>
          <w:u w:val="none"/>
        </w:rPr>
        <w:t>to</w:t>
      </w:r>
      <w:r>
        <w:rPr>
          <w:spacing w:val="28"/>
          <w:u w:val="none"/>
        </w:rPr>
        <w:t xml:space="preserve"> </w:t>
      </w:r>
      <w:r>
        <w:rPr>
          <w:spacing w:val="1"/>
          <w:u w:val="none"/>
        </w:rPr>
        <w:t>b</w:t>
      </w:r>
      <w:r>
        <w:rPr>
          <w:u w:val="none"/>
        </w:rPr>
        <w:t>e</w:t>
      </w:r>
      <w:r>
        <w:rPr>
          <w:spacing w:val="29"/>
          <w:u w:val="none"/>
        </w:rPr>
        <w:t xml:space="preserve"> </w:t>
      </w:r>
      <w:r>
        <w:rPr>
          <w:u w:val="none"/>
        </w:rPr>
        <w:t>a</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u w:val="none"/>
        </w:rPr>
        <w:t>a</w:t>
      </w:r>
      <w:r>
        <w:rPr>
          <w:spacing w:val="1"/>
          <w:u w:val="none"/>
        </w:rPr>
        <w:t>n</w:t>
      </w:r>
      <w:r>
        <w:rPr>
          <w:u w:val="none"/>
        </w:rPr>
        <w:t>d</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spacing w:val="1"/>
          <w:u w:val="none"/>
        </w:rPr>
        <w:t>o</w:t>
      </w:r>
      <w:r>
        <w:rPr>
          <w:u w:val="none"/>
        </w:rPr>
        <w:t>r</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2"/>
          <w:u w:val="none"/>
        </w:rPr>
        <w:t>r</w:t>
      </w:r>
      <w:r>
        <w:rPr>
          <w:u w:val="none"/>
        </w:rPr>
        <w:t>’s</w:t>
      </w:r>
      <w:r>
        <w:rPr>
          <w:spacing w:val="27"/>
          <w:u w:val="none"/>
        </w:rPr>
        <w:t xml:space="preserve"> </w:t>
      </w:r>
      <w:r>
        <w:rPr>
          <w:u w:val="none"/>
        </w:rPr>
        <w:t>re</w:t>
      </w:r>
      <w:r>
        <w:rPr>
          <w:spacing w:val="1"/>
          <w:u w:val="none"/>
        </w:rPr>
        <w:t>vo</w:t>
      </w:r>
      <w:r>
        <w:rPr>
          <w:u w:val="none"/>
        </w:rPr>
        <w:t>ca</w:t>
      </w:r>
      <w:r>
        <w:rPr>
          <w:spacing w:val="1"/>
          <w:u w:val="none"/>
        </w:rPr>
        <w:t>b</w:t>
      </w:r>
      <w:r>
        <w:rPr>
          <w:u w:val="none"/>
        </w:rPr>
        <w:t>le</w:t>
      </w:r>
      <w:r>
        <w:rPr>
          <w:spacing w:val="29"/>
          <w:u w:val="none"/>
        </w:rPr>
        <w:t xml:space="preserve"> </w:t>
      </w:r>
      <w:r>
        <w:rPr>
          <w:u w:val="none"/>
        </w:rPr>
        <w:t>tr</w:t>
      </w:r>
      <w:r>
        <w:rPr>
          <w:spacing w:val="1"/>
          <w:u w:val="none"/>
        </w:rPr>
        <w:t>u</w:t>
      </w:r>
      <w:r>
        <w:rPr>
          <w:u w:val="none"/>
        </w:rPr>
        <w:t>st,</w:t>
      </w:r>
      <w:r>
        <w:rPr>
          <w:spacing w:val="27"/>
          <w:u w:val="none"/>
        </w:rPr>
        <w:t xml:space="preserve"> </w:t>
      </w:r>
      <w:r>
        <w:rPr>
          <w:spacing w:val="2"/>
          <w:u w:val="none"/>
        </w:rPr>
        <w:t>m</w:t>
      </w:r>
      <w:r>
        <w:rPr>
          <w:u w:val="none"/>
        </w:rPr>
        <w:t>a</w:t>
      </w:r>
      <w:r>
        <w:rPr>
          <w:spacing w:val="1"/>
          <w:u w:val="none"/>
        </w:rPr>
        <w:t>k</w:t>
      </w:r>
      <w:r>
        <w:rPr>
          <w:u w:val="none"/>
        </w:rPr>
        <w:t>i</w:t>
      </w:r>
      <w:r>
        <w:rPr>
          <w:spacing w:val="1"/>
          <w:u w:val="none"/>
        </w:rPr>
        <w:t>n</w:t>
      </w:r>
      <w:r>
        <w:rPr>
          <w:u w:val="none"/>
        </w:rPr>
        <w:t>g</w:t>
      </w:r>
      <w:r>
        <w:rPr>
          <w:w w:val="102"/>
          <w:u w:val="none"/>
        </w:rPr>
        <w:t xml:space="preserve"> </w:t>
      </w:r>
      <w:r>
        <w:rPr>
          <w:u w:val="none"/>
        </w:rPr>
        <w:t>t</w:t>
      </w:r>
      <w:r>
        <w:rPr>
          <w:spacing w:val="1"/>
          <w:u w:val="none"/>
        </w:rPr>
        <w:t>h</w:t>
      </w:r>
      <w:r>
        <w:rPr>
          <w:u w:val="none"/>
        </w:rPr>
        <w:t>e</w:t>
      </w:r>
      <w:r>
        <w:rPr>
          <w:spacing w:val="15"/>
          <w:u w:val="none"/>
        </w:rPr>
        <w:t xml:space="preserve"> </w:t>
      </w:r>
      <w:r>
        <w:rPr>
          <w:u w:val="none"/>
        </w:rPr>
        <w:t>transfer</w:t>
      </w:r>
      <w:r>
        <w:rPr>
          <w:spacing w:val="15"/>
          <w:u w:val="none"/>
        </w:rPr>
        <w:t xml:space="preserve"> </w:t>
      </w:r>
      <w:r>
        <w:rPr>
          <w:u w:val="none"/>
        </w:rPr>
        <w:t>o</w:t>
      </w:r>
      <w:r>
        <w:rPr>
          <w:spacing w:val="2"/>
          <w:u w:val="none"/>
        </w:rPr>
        <w:t>w</w:t>
      </w:r>
      <w:r>
        <w:rPr>
          <w:u w:val="none"/>
        </w:rPr>
        <w:t>ns</w:t>
      </w:r>
      <w:r>
        <w:rPr>
          <w:spacing w:val="16"/>
          <w:u w:val="none"/>
        </w:rPr>
        <w:t xml:space="preserve"> </w:t>
      </w:r>
      <w:r>
        <w:rPr>
          <w:spacing w:val="2"/>
          <w:u w:val="none"/>
        </w:rPr>
        <w:t>m</w:t>
      </w:r>
      <w:r>
        <w:rPr>
          <w:u w:val="none"/>
        </w:rPr>
        <w:t>ore</w:t>
      </w:r>
      <w:r>
        <w:rPr>
          <w:spacing w:val="16"/>
          <w:u w:val="none"/>
        </w:rPr>
        <w:t xml:space="preserve"> </w:t>
      </w:r>
      <w:r>
        <w:rPr>
          <w:u w:val="none"/>
        </w:rPr>
        <w:t>t</w:t>
      </w:r>
      <w:r>
        <w:rPr>
          <w:spacing w:val="1"/>
          <w:u w:val="none"/>
        </w:rPr>
        <w:t>h</w:t>
      </w:r>
      <w:r>
        <w:rPr>
          <w:u w:val="none"/>
        </w:rPr>
        <w:t>an</w:t>
      </w:r>
      <w:r>
        <w:rPr>
          <w:spacing w:val="16"/>
          <w:u w:val="none"/>
        </w:rPr>
        <w:t xml:space="preserve"> </w:t>
      </w:r>
      <w:r>
        <w:rPr>
          <w:u w:val="none"/>
        </w:rPr>
        <w:t>fifty</w:t>
      </w:r>
      <w:r>
        <w:rPr>
          <w:spacing w:val="16"/>
          <w:u w:val="none"/>
        </w:rPr>
        <w:t xml:space="preserve"> </w:t>
      </w:r>
      <w:r>
        <w:rPr>
          <w:u w:val="none"/>
        </w:rPr>
        <w:t>percent</w:t>
      </w:r>
      <w:r>
        <w:rPr>
          <w:spacing w:val="15"/>
          <w:u w:val="none"/>
        </w:rPr>
        <w:t xml:space="preserve"> </w:t>
      </w:r>
      <w:r>
        <w:rPr>
          <w:u w:val="none"/>
        </w:rPr>
        <w:t>(50</w:t>
      </w:r>
      <w:r>
        <w:rPr>
          <w:spacing w:val="2"/>
          <w:u w:val="none"/>
        </w:rPr>
        <w:t>%</w:t>
      </w:r>
      <w:r>
        <w:rPr>
          <w:u w:val="none"/>
        </w:rPr>
        <w:t>)</w:t>
      </w:r>
      <w:r>
        <w:rPr>
          <w:spacing w:val="14"/>
          <w:u w:val="none"/>
        </w:rPr>
        <w:t xml:space="preserve"> </w:t>
      </w:r>
      <w:r>
        <w:rPr>
          <w:u w:val="none"/>
        </w:rPr>
        <w:t>of</w:t>
      </w:r>
      <w:r>
        <w:rPr>
          <w:spacing w:val="16"/>
          <w:u w:val="none"/>
        </w:rPr>
        <w:t xml:space="preserve"> </w:t>
      </w:r>
      <w:r>
        <w:rPr>
          <w:u w:val="none"/>
        </w:rPr>
        <w:t>voti</w:t>
      </w:r>
      <w:r>
        <w:rPr>
          <w:spacing w:val="1"/>
          <w:u w:val="none"/>
        </w:rPr>
        <w:t>n</w:t>
      </w:r>
      <w:r>
        <w:rPr>
          <w:u w:val="none"/>
        </w:rPr>
        <w:t>g</w:t>
      </w:r>
      <w:r>
        <w:rPr>
          <w:spacing w:val="16"/>
          <w:u w:val="none"/>
        </w:rPr>
        <w:t xml:space="preserve"> </w:t>
      </w:r>
      <w:r>
        <w:rPr>
          <w:u w:val="none"/>
        </w:rPr>
        <w:t>capital</w:t>
      </w:r>
      <w:r>
        <w:rPr>
          <w:spacing w:val="15"/>
          <w:u w:val="none"/>
        </w:rPr>
        <w:t xml:space="preserve"> </w:t>
      </w:r>
      <w:r>
        <w:rPr>
          <w:u w:val="none"/>
        </w:rPr>
        <w:t>of</w:t>
      </w:r>
      <w:r>
        <w:rPr>
          <w:spacing w:val="16"/>
          <w:u w:val="none"/>
        </w:rPr>
        <w:t xml:space="preserve"> </w:t>
      </w:r>
      <w:r>
        <w:rPr>
          <w:u w:val="none"/>
        </w:rPr>
        <w:t>such</w:t>
      </w:r>
      <w:r>
        <w:rPr>
          <w:spacing w:val="16"/>
          <w:u w:val="none"/>
        </w:rPr>
        <w:t xml:space="preserve"> </w:t>
      </w:r>
      <w:r>
        <w:rPr>
          <w:u w:val="none"/>
        </w:rPr>
        <w:t>corporati</w:t>
      </w:r>
      <w:r>
        <w:rPr>
          <w:spacing w:val="1"/>
          <w:u w:val="none"/>
        </w:rPr>
        <w:t>o</w:t>
      </w:r>
      <w:r>
        <w:rPr>
          <w:u w:val="none"/>
        </w:rPr>
        <w:t>n</w:t>
      </w:r>
      <w:r>
        <w:rPr>
          <w:spacing w:val="16"/>
          <w:u w:val="none"/>
        </w:rPr>
        <w:t xml:space="preserve"> </w:t>
      </w:r>
      <w:r>
        <w:rPr>
          <w:u w:val="none"/>
        </w:rPr>
        <w:t>or</w:t>
      </w:r>
      <w:r>
        <w:rPr>
          <w:spacing w:val="14"/>
          <w:u w:val="none"/>
        </w:rPr>
        <w:t xml:space="preserve"> </w:t>
      </w:r>
      <w:r>
        <w:rPr>
          <w:spacing w:val="2"/>
          <w:u w:val="none"/>
        </w:rPr>
        <w:t>m</w:t>
      </w:r>
      <w:r>
        <w:rPr>
          <w:u w:val="none"/>
        </w:rPr>
        <w:t>ore</w:t>
      </w:r>
      <w:r>
        <w:rPr>
          <w:spacing w:val="16"/>
          <w:u w:val="none"/>
        </w:rPr>
        <w:t xml:space="preserve"> </w:t>
      </w:r>
      <w:r>
        <w:rPr>
          <w:u w:val="none"/>
        </w:rPr>
        <w:t>t</w:t>
      </w:r>
      <w:r>
        <w:rPr>
          <w:spacing w:val="1"/>
          <w:u w:val="none"/>
        </w:rPr>
        <w:t>h</w:t>
      </w:r>
      <w:r>
        <w:rPr>
          <w:u w:val="none"/>
        </w:rPr>
        <w:t>an</w:t>
      </w:r>
      <w:r>
        <w:rPr>
          <w:w w:val="102"/>
          <w:u w:val="none"/>
        </w:rPr>
        <w:t xml:space="preserve"> </w:t>
      </w:r>
      <w:r>
        <w:rPr>
          <w:u w:val="none"/>
        </w:rPr>
        <w:t>fifty</w:t>
      </w:r>
      <w:r>
        <w:rPr>
          <w:spacing w:val="49"/>
          <w:u w:val="none"/>
        </w:rPr>
        <w:t xml:space="preserve"> </w:t>
      </w:r>
      <w:r>
        <w:rPr>
          <w:spacing w:val="1"/>
          <w:u w:val="none"/>
        </w:rPr>
        <w:t>p</w:t>
      </w:r>
      <w:r>
        <w:rPr>
          <w:u w:val="none"/>
        </w:rPr>
        <w:t>erce</w:t>
      </w:r>
      <w:r>
        <w:rPr>
          <w:spacing w:val="1"/>
          <w:u w:val="none"/>
        </w:rPr>
        <w:t>n</w:t>
      </w:r>
      <w:r>
        <w:rPr>
          <w:u w:val="none"/>
        </w:rPr>
        <w:t>t</w:t>
      </w:r>
      <w:r>
        <w:rPr>
          <w:spacing w:val="49"/>
          <w:u w:val="none"/>
        </w:rPr>
        <w:t xml:space="preserve"> </w:t>
      </w:r>
      <w:r>
        <w:rPr>
          <w:u w:val="none"/>
        </w:rPr>
        <w:t>(</w:t>
      </w:r>
      <w:r>
        <w:rPr>
          <w:spacing w:val="1"/>
          <w:u w:val="none"/>
        </w:rPr>
        <w:t>50</w:t>
      </w:r>
      <w:r>
        <w:rPr>
          <w:spacing w:val="2"/>
          <w:u w:val="none"/>
        </w:rPr>
        <w:t>%</w:t>
      </w:r>
      <w:r>
        <w:rPr>
          <w:u w:val="none"/>
        </w:rPr>
        <w:t>)</w:t>
      </w:r>
      <w:r>
        <w:rPr>
          <w:spacing w:val="48"/>
          <w:u w:val="none"/>
        </w:rPr>
        <w:t xml:space="preserve"> </w:t>
      </w:r>
      <w:r>
        <w:rPr>
          <w:spacing w:val="1"/>
          <w:u w:val="none"/>
        </w:rPr>
        <w:t>o</w:t>
      </w:r>
      <w:r>
        <w:rPr>
          <w:u w:val="none"/>
        </w:rPr>
        <w:t>f</w:t>
      </w:r>
      <w:r>
        <w:rPr>
          <w:spacing w:val="49"/>
          <w:u w:val="none"/>
        </w:rPr>
        <w:t xml:space="preserve"> </w:t>
      </w:r>
      <w:r>
        <w:rPr>
          <w:u w:val="none"/>
        </w:rPr>
        <w:t>t</w:t>
      </w:r>
      <w:r>
        <w:rPr>
          <w:spacing w:val="1"/>
          <w:u w:val="none"/>
        </w:rPr>
        <w:t>h</w:t>
      </w:r>
      <w:r>
        <w:rPr>
          <w:u w:val="none"/>
        </w:rPr>
        <w:t>e</w:t>
      </w:r>
      <w:r>
        <w:rPr>
          <w:spacing w:val="48"/>
          <w:u w:val="none"/>
        </w:rPr>
        <w:t xml:space="preserve"> </w:t>
      </w:r>
      <w:r>
        <w:rPr>
          <w:spacing w:val="1"/>
          <w:u w:val="none"/>
        </w:rPr>
        <w:t>n</w:t>
      </w:r>
      <w:r>
        <w:rPr>
          <w:u w:val="none"/>
        </w:rPr>
        <w:t>et</w:t>
      </w:r>
      <w:r>
        <w:rPr>
          <w:spacing w:val="49"/>
          <w:u w:val="none"/>
        </w:rPr>
        <w:t xml:space="preserve"> </w:t>
      </w:r>
      <w:r>
        <w:rPr>
          <w:spacing w:val="1"/>
          <w:u w:val="none"/>
        </w:rPr>
        <w:t>p</w:t>
      </w:r>
      <w:r>
        <w:rPr>
          <w:u w:val="none"/>
        </w:rPr>
        <w:t>r</w:t>
      </w:r>
      <w:r>
        <w:rPr>
          <w:spacing w:val="1"/>
          <w:u w:val="none"/>
        </w:rPr>
        <w:t>o</w:t>
      </w:r>
      <w:r>
        <w:rPr>
          <w:u w:val="none"/>
        </w:rPr>
        <w:t>fits,</w:t>
      </w:r>
      <w:r>
        <w:rPr>
          <w:spacing w:val="49"/>
          <w:u w:val="none"/>
        </w:rPr>
        <w:t xml:space="preserve"> </w:t>
      </w:r>
      <w:r>
        <w:rPr>
          <w:spacing w:val="1"/>
          <w:u w:val="none"/>
        </w:rPr>
        <w:t>n</w:t>
      </w:r>
      <w:r>
        <w:rPr>
          <w:u w:val="none"/>
        </w:rPr>
        <w:t>et</w:t>
      </w:r>
      <w:r>
        <w:rPr>
          <w:spacing w:val="48"/>
          <w:u w:val="none"/>
        </w:rPr>
        <w:t xml:space="preserve"> </w:t>
      </w:r>
      <w:r>
        <w:rPr>
          <w:u w:val="none"/>
        </w:rPr>
        <w:t>l</w:t>
      </w:r>
      <w:r>
        <w:rPr>
          <w:spacing w:val="1"/>
          <w:u w:val="none"/>
        </w:rPr>
        <w:t>o</w:t>
      </w:r>
      <w:r>
        <w:rPr>
          <w:u w:val="none"/>
        </w:rPr>
        <w:t>sses,</w:t>
      </w:r>
      <w:r>
        <w:rPr>
          <w:spacing w:val="49"/>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8"/>
          <w:u w:val="none"/>
        </w:rPr>
        <w:t xml:space="preserve"> </w:t>
      </w:r>
      <w:r>
        <w:rPr>
          <w:u w:val="none"/>
        </w:rPr>
        <w:t>a</w:t>
      </w:r>
      <w:r>
        <w:rPr>
          <w:spacing w:val="1"/>
          <w:u w:val="none"/>
        </w:rPr>
        <w:t>n</w:t>
      </w:r>
      <w:r>
        <w:rPr>
          <w:u w:val="none"/>
        </w:rPr>
        <w:t>d</w:t>
      </w:r>
      <w:r>
        <w:rPr>
          <w:spacing w:val="50"/>
          <w:u w:val="none"/>
        </w:rPr>
        <w:t xml:space="preserve"> </w:t>
      </w:r>
      <w:r>
        <w:rPr>
          <w:u w:val="none"/>
        </w:rPr>
        <w:t>ca</w:t>
      </w:r>
      <w:r>
        <w:rPr>
          <w:spacing w:val="1"/>
          <w:u w:val="none"/>
        </w:rPr>
        <w:t>p</w:t>
      </w:r>
      <w:r>
        <w:rPr>
          <w:u w:val="none"/>
        </w:rPr>
        <w:t>ital</w:t>
      </w:r>
      <w:r>
        <w:rPr>
          <w:spacing w:val="48"/>
          <w:u w:val="none"/>
        </w:rPr>
        <w:t xml:space="preserve"> </w:t>
      </w:r>
      <w:r>
        <w:rPr>
          <w:spacing w:val="1"/>
          <w:u w:val="none"/>
        </w:rPr>
        <w:t>o</w:t>
      </w:r>
      <w:r>
        <w:rPr>
          <w:u w:val="none"/>
        </w:rPr>
        <w:t>f</w:t>
      </w:r>
      <w:r>
        <w:rPr>
          <w:spacing w:val="49"/>
          <w:u w:val="none"/>
        </w:rPr>
        <w:t xml:space="preserve"> </w:t>
      </w:r>
      <w:r>
        <w:rPr>
          <w:u w:val="none"/>
        </w:rPr>
        <w:t>s</w:t>
      </w:r>
      <w:r>
        <w:rPr>
          <w:spacing w:val="1"/>
          <w:u w:val="none"/>
        </w:rPr>
        <w:t>u</w:t>
      </w:r>
      <w:r>
        <w:rPr>
          <w:u w:val="none"/>
        </w:rPr>
        <w:t>ch</w:t>
      </w:r>
      <w:r>
        <w:rPr>
          <w:spacing w:val="50"/>
          <w:u w:val="none"/>
        </w:rPr>
        <w:t xml:space="preserve"> </w:t>
      </w:r>
      <w:r>
        <w:rPr>
          <w:u w:val="none"/>
        </w:rPr>
        <w:t>c</w:t>
      </w:r>
      <w:r>
        <w:rPr>
          <w:spacing w:val="1"/>
          <w:u w:val="none"/>
        </w:rPr>
        <w:t>o</w:t>
      </w:r>
      <w:r>
        <w:rPr>
          <w:u w:val="none"/>
        </w:rPr>
        <w:t>r</w:t>
      </w:r>
      <w:r>
        <w:rPr>
          <w:spacing w:val="1"/>
          <w:u w:val="none"/>
        </w:rPr>
        <w:t>po</w:t>
      </w:r>
      <w:r>
        <w:rPr>
          <w:u w:val="none"/>
        </w:rPr>
        <w:t>rati</w:t>
      </w:r>
      <w:r>
        <w:rPr>
          <w:spacing w:val="1"/>
          <w:u w:val="none"/>
        </w:rPr>
        <w:t>on</w:t>
      </w:r>
      <w:r>
        <w:rPr>
          <w:u w:val="none"/>
        </w:rPr>
        <w:t>,</w:t>
      </w:r>
      <w:r>
        <w:rPr>
          <w:w w:val="102"/>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u w:val="none"/>
        </w:rPr>
        <w:t>,</w:t>
      </w:r>
      <w:r>
        <w:rPr>
          <w:spacing w:val="23"/>
          <w:u w:val="none"/>
        </w:rPr>
        <w:t xml:space="preserve"> </w:t>
      </w:r>
      <w:r>
        <w:rPr>
          <w:u w:val="none"/>
        </w:rPr>
        <w:t>li</w:t>
      </w:r>
      <w:r>
        <w:rPr>
          <w:spacing w:val="2"/>
          <w:u w:val="none"/>
        </w:rPr>
        <w:t>m</w:t>
      </w:r>
      <w:r>
        <w:rPr>
          <w:u w:val="none"/>
        </w:rPr>
        <w:t>ited</w:t>
      </w:r>
      <w:r>
        <w:rPr>
          <w:spacing w:val="26"/>
          <w:u w:val="none"/>
        </w:rPr>
        <w:t xml:space="preserve"> </w:t>
      </w:r>
      <w:r>
        <w:rPr>
          <w:u w:val="none"/>
        </w:rPr>
        <w:t>lia</w:t>
      </w:r>
      <w:r>
        <w:rPr>
          <w:spacing w:val="1"/>
          <w:u w:val="none"/>
        </w:rPr>
        <w:t>b</w:t>
      </w:r>
      <w:r>
        <w:rPr>
          <w:u w:val="none"/>
        </w:rPr>
        <w:t>ility</w:t>
      </w:r>
      <w:r>
        <w:rPr>
          <w:spacing w:val="25"/>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w:t>
      </w:r>
      <w:r>
        <w:rPr>
          <w:u w:val="none"/>
        </w:rPr>
        <w:t>y</w:t>
      </w:r>
      <w:r>
        <w:rPr>
          <w:spacing w:val="25"/>
          <w:u w:val="none"/>
        </w:rPr>
        <w:t xml:space="preserve"> </w:t>
      </w:r>
      <w:r>
        <w:rPr>
          <w:spacing w:val="1"/>
          <w:u w:val="none"/>
        </w:rPr>
        <w:t>o</w:t>
      </w:r>
      <w:r>
        <w:rPr>
          <w:u w:val="none"/>
        </w:rPr>
        <w:t>r</w:t>
      </w:r>
      <w:r>
        <w:rPr>
          <w:spacing w:val="24"/>
          <w:u w:val="none"/>
        </w:rPr>
        <w:t xml:space="preserve"> </w:t>
      </w:r>
      <w:r>
        <w:rPr>
          <w:spacing w:val="1"/>
          <w:u w:val="none"/>
        </w:rPr>
        <w:t>o</w:t>
      </w:r>
      <w:r>
        <w:rPr>
          <w:u w:val="none"/>
        </w:rPr>
        <w:t>t</w:t>
      </w:r>
      <w:r>
        <w:rPr>
          <w:spacing w:val="1"/>
          <w:u w:val="none"/>
        </w:rPr>
        <w:t>h</w:t>
      </w:r>
      <w:r>
        <w:rPr>
          <w:u w:val="none"/>
        </w:rPr>
        <w:t>er</w:t>
      </w:r>
      <w:r>
        <w:rPr>
          <w:spacing w:val="24"/>
          <w:u w:val="none"/>
        </w:rPr>
        <w:t xml:space="preserve"> </w:t>
      </w:r>
      <w:r>
        <w:rPr>
          <w:u w:val="none"/>
        </w:rPr>
        <w:t>e</w:t>
      </w:r>
      <w:r>
        <w:rPr>
          <w:spacing w:val="1"/>
          <w:u w:val="none"/>
        </w:rPr>
        <w:t>n</w:t>
      </w:r>
      <w:r>
        <w:rPr>
          <w:u w:val="none"/>
        </w:rPr>
        <w:t>tit</w:t>
      </w:r>
      <w:r>
        <w:rPr>
          <w:spacing w:val="1"/>
          <w:u w:val="none"/>
        </w:rPr>
        <w:t>y.</w:t>
      </w:r>
    </w:p>
    <w:p w14:paraId="7FD703DB" w14:textId="77777777" w:rsidR="000C19C9" w:rsidRDefault="000C19C9">
      <w:pPr>
        <w:spacing w:before="2" w:line="240" w:lineRule="exact"/>
        <w:rPr>
          <w:sz w:val="24"/>
          <w:szCs w:val="24"/>
        </w:rPr>
      </w:pPr>
    </w:p>
    <w:p w14:paraId="76BBE6A9" w14:textId="77777777" w:rsidR="000C19C9" w:rsidRDefault="00D3642A">
      <w:pPr>
        <w:pStyle w:val="BodyText"/>
        <w:numPr>
          <w:ilvl w:val="2"/>
          <w:numId w:val="6"/>
        </w:numPr>
        <w:tabs>
          <w:tab w:val="left" w:pos="2264"/>
        </w:tabs>
        <w:spacing w:line="251" w:lineRule="auto"/>
        <w:ind w:right="115" w:firstLine="1440"/>
        <w:jc w:val="both"/>
        <w:rPr>
          <w:u w:val="none"/>
        </w:rPr>
      </w:pPr>
      <w:r>
        <w:rPr>
          <w:spacing w:val="1"/>
          <w:u w:color="000000"/>
        </w:rPr>
        <w:t>T</w:t>
      </w:r>
      <w:r>
        <w:rPr>
          <w:u w:color="000000"/>
        </w:rPr>
        <w:t>ra</w:t>
      </w:r>
      <w:r>
        <w:rPr>
          <w:spacing w:val="1"/>
          <w:u w:color="000000"/>
        </w:rPr>
        <w:t>n</w:t>
      </w:r>
      <w:r>
        <w:rPr>
          <w:u w:color="000000"/>
        </w:rPr>
        <w:t>sfer</w:t>
      </w:r>
      <w:r>
        <w:rPr>
          <w:spacing w:val="27"/>
          <w:u w:color="000000"/>
        </w:rPr>
        <w:t xml:space="preserve"> </w:t>
      </w:r>
      <w:r>
        <w:rPr>
          <w:spacing w:val="2"/>
          <w:u w:color="000000"/>
        </w:rPr>
        <w:t>W</w:t>
      </w:r>
      <w:r>
        <w:rPr>
          <w:u w:color="000000"/>
        </w:rPr>
        <w:t>ith</w:t>
      </w:r>
      <w:r>
        <w:rPr>
          <w:spacing w:val="28"/>
          <w:u w:color="000000"/>
        </w:rPr>
        <w:t xml:space="preserve"> </w:t>
      </w:r>
      <w:r>
        <w:rPr>
          <w:spacing w:val="1"/>
          <w:u w:color="000000"/>
        </w:rPr>
        <w:t>App</w:t>
      </w:r>
      <w:r>
        <w:rPr>
          <w:u w:color="000000"/>
        </w:rPr>
        <w:t>r</w:t>
      </w:r>
      <w:r>
        <w:rPr>
          <w:spacing w:val="1"/>
          <w:u w:color="000000"/>
        </w:rPr>
        <w:t>ov</w:t>
      </w:r>
      <w:r>
        <w:rPr>
          <w:u w:color="000000"/>
        </w:rPr>
        <w:t>al</w:t>
      </w:r>
      <w:r>
        <w:rPr>
          <w:spacing w:val="27"/>
          <w:u w:color="000000"/>
        </w:rPr>
        <w:t xml:space="preserve"> </w:t>
      </w:r>
      <w:r>
        <w:rPr>
          <w:spacing w:val="1"/>
          <w:u w:color="000000"/>
        </w:rPr>
        <w:t>o</w:t>
      </w:r>
      <w:r>
        <w:rPr>
          <w:u w:color="000000"/>
        </w:rPr>
        <w:t>f</w:t>
      </w:r>
      <w:r>
        <w:rPr>
          <w:spacing w:val="27"/>
          <w:u w:color="000000"/>
        </w:rPr>
        <w:t xml:space="preserve"> </w:t>
      </w:r>
      <w:r>
        <w:rPr>
          <w:spacing w:val="2"/>
          <w:u w:color="000000"/>
        </w:rPr>
        <w:t>M</w:t>
      </w:r>
      <w:r>
        <w:rPr>
          <w:u w:color="000000"/>
        </w:rPr>
        <w:t>aj</w:t>
      </w:r>
      <w:r>
        <w:rPr>
          <w:spacing w:val="1"/>
          <w:u w:color="000000"/>
        </w:rPr>
        <w:t>o</w:t>
      </w:r>
      <w:r>
        <w:rPr>
          <w:u w:color="000000"/>
        </w:rPr>
        <w:t>rity</w:t>
      </w:r>
      <w:r>
        <w:rPr>
          <w:spacing w:val="29"/>
          <w:u w:color="000000"/>
        </w:rPr>
        <w:t xml:space="preserve"> </w:t>
      </w:r>
      <w:r>
        <w:rPr>
          <w:spacing w:val="1"/>
          <w:u w:color="000000"/>
        </w:rPr>
        <w:t>o</w:t>
      </w:r>
      <w:r>
        <w:rPr>
          <w:u w:color="000000"/>
        </w:rPr>
        <w:t>f</w:t>
      </w:r>
      <w:r>
        <w:rPr>
          <w:spacing w:val="27"/>
          <w:u w:color="000000"/>
        </w:rPr>
        <w:t xml:space="preserve"> </w:t>
      </w:r>
      <w:r>
        <w:rPr>
          <w:spacing w:val="1"/>
          <w:u w:color="000000"/>
        </w:rPr>
        <w:t>P</w:t>
      </w:r>
      <w:r>
        <w:rPr>
          <w:u w:color="000000"/>
        </w:rPr>
        <w:t>erce</w:t>
      </w:r>
      <w:r>
        <w:rPr>
          <w:spacing w:val="1"/>
          <w:u w:color="000000"/>
        </w:rPr>
        <w:t>n</w:t>
      </w:r>
      <w:r>
        <w:rPr>
          <w:u w:color="000000"/>
        </w:rPr>
        <w:t>ta</w:t>
      </w:r>
      <w:r>
        <w:rPr>
          <w:spacing w:val="1"/>
          <w:u w:color="000000"/>
        </w:rPr>
        <w:t>g</w:t>
      </w:r>
      <w:r>
        <w:rPr>
          <w:u w:color="000000"/>
        </w:rPr>
        <w:t>e</w:t>
      </w:r>
      <w:r>
        <w:rPr>
          <w:spacing w:val="28"/>
          <w:u w:color="000000"/>
        </w:rPr>
        <w:t xml:space="preserve"> </w:t>
      </w:r>
      <w:r>
        <w:rPr>
          <w:u w:color="000000"/>
        </w:rPr>
        <w:t>I</w:t>
      </w:r>
      <w:r>
        <w:rPr>
          <w:spacing w:val="1"/>
          <w:u w:color="000000"/>
        </w:rPr>
        <w:t>n</w:t>
      </w:r>
      <w:r>
        <w:rPr>
          <w:u w:color="000000"/>
        </w:rPr>
        <w:t>terests</w:t>
      </w:r>
      <w:r>
        <w:rPr>
          <w:u w:val="none"/>
        </w:rPr>
        <w:t>.</w:t>
      </w:r>
      <w:r>
        <w:rPr>
          <w:spacing w:val="27"/>
          <w:u w:val="none"/>
        </w:rPr>
        <w:t xml:space="preserve"> </w:t>
      </w:r>
      <w:r>
        <w:rPr>
          <w:spacing w:val="1"/>
          <w:u w:val="none"/>
        </w:rPr>
        <w:t>Ex</w:t>
      </w:r>
      <w:r>
        <w:rPr>
          <w:u w:val="none"/>
        </w:rPr>
        <w:t>ce</w:t>
      </w:r>
      <w:r>
        <w:rPr>
          <w:spacing w:val="1"/>
          <w:u w:val="none"/>
        </w:rPr>
        <w:t>p</w:t>
      </w:r>
      <w:r>
        <w:rPr>
          <w:u w:val="none"/>
        </w:rPr>
        <w:t>t</w:t>
      </w:r>
      <w:r>
        <w:rPr>
          <w:spacing w:val="27"/>
          <w:u w:val="none"/>
        </w:rPr>
        <w:t xml:space="preserve"> </w:t>
      </w:r>
      <w:r>
        <w:rPr>
          <w:u w:val="none"/>
        </w:rPr>
        <w:t>as</w:t>
      </w:r>
      <w:r>
        <w:rPr>
          <w:spacing w:val="29"/>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w w:val="10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3"/>
          <w:u w:val="none"/>
        </w:rPr>
        <w:t xml:space="preserve"> </w:t>
      </w:r>
      <w:r>
        <w:rPr>
          <w:u w:val="none"/>
        </w:rPr>
        <w:t>in</w:t>
      </w:r>
      <w:r>
        <w:rPr>
          <w:spacing w:val="33"/>
          <w:u w:val="none"/>
        </w:rPr>
        <w:t xml:space="preserve"> </w:t>
      </w:r>
      <w:r>
        <w:rPr>
          <w:u w:val="none"/>
        </w:rPr>
        <w:t>t</w:t>
      </w:r>
      <w:r>
        <w:rPr>
          <w:spacing w:val="1"/>
          <w:u w:val="none"/>
        </w:rPr>
        <w:t>h</w:t>
      </w:r>
      <w:r>
        <w:rPr>
          <w:u w:val="none"/>
        </w:rPr>
        <w:t>is</w:t>
      </w:r>
      <w:r>
        <w:rPr>
          <w:spacing w:val="32"/>
          <w:u w:val="none"/>
        </w:rPr>
        <w:t xml:space="preserve"> </w:t>
      </w:r>
      <w:r>
        <w:rPr>
          <w:spacing w:val="1"/>
          <w:u w:val="none"/>
        </w:rPr>
        <w:t>A</w:t>
      </w:r>
      <w:r>
        <w:rPr>
          <w:u w:val="none"/>
        </w:rPr>
        <w:t>rticle</w:t>
      </w:r>
      <w:r>
        <w:rPr>
          <w:spacing w:val="33"/>
          <w:u w:val="none"/>
        </w:rPr>
        <w:t xml:space="preserve"> </w:t>
      </w:r>
      <w:r>
        <w:rPr>
          <w:spacing w:val="1"/>
          <w:u w:val="none"/>
        </w:rPr>
        <w:t>V</w:t>
      </w:r>
      <w:r>
        <w:rPr>
          <w:u w:val="none"/>
        </w:rPr>
        <w:t>III,</w:t>
      </w:r>
      <w:r>
        <w:rPr>
          <w:spacing w:val="33"/>
          <w:u w:val="none"/>
        </w:rPr>
        <w:t xml:space="preserve"> </w:t>
      </w:r>
      <w:r>
        <w:rPr>
          <w:spacing w:val="1"/>
          <w:u w:val="none"/>
        </w:rPr>
        <w:t>n</w:t>
      </w:r>
      <w:r>
        <w:rPr>
          <w:u w:val="none"/>
        </w:rPr>
        <w:t>o</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u w:val="none"/>
        </w:rPr>
        <w:t>s</w:t>
      </w:r>
      <w:r>
        <w:rPr>
          <w:spacing w:val="1"/>
          <w:u w:val="none"/>
        </w:rPr>
        <w:t>h</w:t>
      </w:r>
      <w:r>
        <w:rPr>
          <w:u w:val="none"/>
        </w:rPr>
        <w:t>all</w:t>
      </w:r>
      <w:r>
        <w:rPr>
          <w:spacing w:val="32"/>
          <w:u w:val="none"/>
        </w:rPr>
        <w:t xml:space="preserve"> </w:t>
      </w:r>
      <w:r>
        <w:rPr>
          <w:spacing w:val="1"/>
          <w:u w:val="none"/>
        </w:rPr>
        <w:t>vo</w:t>
      </w:r>
      <w:r>
        <w:rPr>
          <w:u w:val="none"/>
        </w:rPr>
        <w:t>l</w:t>
      </w:r>
      <w:r>
        <w:rPr>
          <w:spacing w:val="1"/>
          <w:u w:val="none"/>
        </w:rPr>
        <w:t>un</w:t>
      </w:r>
      <w:r>
        <w:rPr>
          <w:u w:val="none"/>
        </w:rPr>
        <w:t>tarily</w:t>
      </w:r>
      <w:r>
        <w:rPr>
          <w:spacing w:val="33"/>
          <w:u w:val="none"/>
        </w:rPr>
        <w:t xml:space="preserve"> </w:t>
      </w:r>
      <w:r>
        <w:rPr>
          <w:spacing w:val="1"/>
          <w:u w:val="none"/>
        </w:rPr>
        <w:t>o</w:t>
      </w:r>
      <w:r>
        <w:rPr>
          <w:u w:val="none"/>
        </w:rPr>
        <w:t>r</w:t>
      </w:r>
      <w:r>
        <w:rPr>
          <w:spacing w:val="32"/>
          <w:u w:val="none"/>
        </w:rPr>
        <w:t xml:space="preserve"> </w:t>
      </w:r>
      <w:r>
        <w:rPr>
          <w:u w:val="none"/>
        </w:rPr>
        <w:t>i</w:t>
      </w:r>
      <w:r>
        <w:rPr>
          <w:spacing w:val="1"/>
          <w:u w:val="none"/>
        </w:rPr>
        <w:t>nvo</w:t>
      </w:r>
      <w:r>
        <w:rPr>
          <w:u w:val="none"/>
        </w:rPr>
        <w:t>l</w:t>
      </w:r>
      <w:r>
        <w:rPr>
          <w:spacing w:val="1"/>
          <w:u w:val="none"/>
        </w:rPr>
        <w:t>un</w:t>
      </w:r>
      <w:r>
        <w:rPr>
          <w:u w:val="none"/>
        </w:rPr>
        <w:t>tarily</w:t>
      </w:r>
      <w:r>
        <w:rPr>
          <w:spacing w:val="34"/>
          <w:u w:val="none"/>
        </w:rPr>
        <w:t xml:space="preserve"> </w:t>
      </w:r>
      <w:r>
        <w:rPr>
          <w:u w:val="none"/>
        </w:rPr>
        <w:t>(</w:t>
      </w:r>
      <w:r>
        <w:rPr>
          <w:spacing w:val="1"/>
          <w:u w:val="none"/>
        </w:rPr>
        <w:t>wh</w:t>
      </w:r>
      <w:r>
        <w:rPr>
          <w:u w:val="none"/>
        </w:rPr>
        <w:t>et</w:t>
      </w:r>
      <w:r>
        <w:rPr>
          <w:spacing w:val="1"/>
          <w:u w:val="none"/>
        </w:rPr>
        <w:t>h</w:t>
      </w:r>
      <w:r>
        <w:rPr>
          <w:u w:val="none"/>
        </w:rPr>
        <w:t>er</w:t>
      </w:r>
      <w:r>
        <w:rPr>
          <w:spacing w:val="32"/>
          <w:u w:val="none"/>
        </w:rPr>
        <w:t xml:space="preserve"> </w:t>
      </w:r>
      <w:r>
        <w:rPr>
          <w:spacing w:val="1"/>
          <w:u w:val="none"/>
        </w:rPr>
        <w:t>b</w:t>
      </w:r>
      <w:r>
        <w:rPr>
          <w:u w:val="none"/>
        </w:rPr>
        <w:t>y</w:t>
      </w:r>
      <w:r>
        <w:rPr>
          <w:spacing w:val="33"/>
          <w:u w:val="none"/>
        </w:rPr>
        <w:t xml:space="preserve"> </w:t>
      </w:r>
      <w:r>
        <w:rPr>
          <w:spacing w:val="1"/>
          <w:u w:val="none"/>
        </w:rPr>
        <w:t>op</w:t>
      </w:r>
      <w:r>
        <w:rPr>
          <w:u w:val="none"/>
        </w:rPr>
        <w:t>erati</w:t>
      </w:r>
      <w:r>
        <w:rPr>
          <w:spacing w:val="1"/>
          <w:u w:val="none"/>
        </w:rPr>
        <w:t>o</w:t>
      </w:r>
      <w:r>
        <w:rPr>
          <w:u w:val="none"/>
        </w:rPr>
        <w:t>n</w:t>
      </w:r>
      <w:r>
        <w:rPr>
          <w:spacing w:val="33"/>
          <w:u w:val="none"/>
        </w:rPr>
        <w:t xml:space="preserve"> </w:t>
      </w:r>
      <w:r>
        <w:rPr>
          <w:spacing w:val="1"/>
          <w:u w:val="none"/>
        </w:rPr>
        <w:t>o</w:t>
      </w:r>
      <w:r>
        <w:rPr>
          <w:u w:val="none"/>
        </w:rPr>
        <w:t>f</w:t>
      </w:r>
      <w:r>
        <w:rPr>
          <w:spacing w:val="33"/>
          <w:u w:val="none"/>
        </w:rPr>
        <w:t xml:space="preserve"> </w:t>
      </w:r>
      <w:r>
        <w:rPr>
          <w:u w:val="none"/>
        </w:rPr>
        <w:t>law</w:t>
      </w:r>
      <w:r>
        <w:rPr>
          <w:w w:val="102"/>
          <w:u w:val="none"/>
        </w:rPr>
        <w:t xml:space="preserve"> </w:t>
      </w:r>
      <w:r>
        <w:rPr>
          <w:spacing w:val="1"/>
          <w:u w:val="none"/>
        </w:rPr>
        <w:t>o</w:t>
      </w:r>
      <w:r>
        <w:rPr>
          <w:u w:val="none"/>
        </w:rPr>
        <w:t>r</w:t>
      </w:r>
      <w:r>
        <w:rPr>
          <w:spacing w:val="4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43"/>
          <w:u w:val="none"/>
        </w:rPr>
        <w:t xml:space="preserve"> </w:t>
      </w:r>
      <w:r>
        <w:rPr>
          <w:u w:val="none"/>
        </w:rPr>
        <w:t>sell,</w:t>
      </w:r>
      <w:r>
        <w:rPr>
          <w:spacing w:val="41"/>
          <w:u w:val="none"/>
        </w:rPr>
        <w:t xml:space="preserve"> </w:t>
      </w:r>
      <w:r>
        <w:rPr>
          <w:u w:val="none"/>
        </w:rPr>
        <w:t>assi</w:t>
      </w:r>
      <w:r>
        <w:rPr>
          <w:spacing w:val="1"/>
          <w:u w:val="none"/>
        </w:rPr>
        <w:t>gn</w:t>
      </w:r>
      <w:r>
        <w:rPr>
          <w:u w:val="none"/>
        </w:rPr>
        <w:t>,</w:t>
      </w:r>
      <w:r>
        <w:rPr>
          <w:spacing w:val="42"/>
          <w:u w:val="none"/>
        </w:rPr>
        <w:t xml:space="preserve"> </w:t>
      </w:r>
      <w:r>
        <w:rPr>
          <w:spacing w:val="1"/>
          <w:u w:val="none"/>
        </w:rPr>
        <w:t>hypo</w:t>
      </w:r>
      <w:r>
        <w:rPr>
          <w:u w:val="none"/>
        </w:rPr>
        <w:t>t</w:t>
      </w:r>
      <w:r>
        <w:rPr>
          <w:spacing w:val="1"/>
          <w:u w:val="none"/>
        </w:rPr>
        <w:t>h</w:t>
      </w:r>
      <w:r>
        <w:rPr>
          <w:u w:val="none"/>
        </w:rPr>
        <w:t>ecate</w:t>
      </w:r>
      <w:r>
        <w:rPr>
          <w:spacing w:val="42"/>
          <w:u w:val="none"/>
        </w:rPr>
        <w:t xml:space="preserve"> </w:t>
      </w:r>
      <w:r>
        <w:rPr>
          <w:spacing w:val="1"/>
          <w:u w:val="none"/>
        </w:rPr>
        <w:t>o</w:t>
      </w:r>
      <w:r>
        <w:rPr>
          <w:u w:val="none"/>
        </w:rPr>
        <w:t>r</w:t>
      </w:r>
      <w:r>
        <w:rPr>
          <w:spacing w:val="43"/>
          <w:u w:val="none"/>
        </w:rPr>
        <w:t xml:space="preserve"> </w:t>
      </w:r>
      <w:r>
        <w:rPr>
          <w:u w:val="none"/>
        </w:rPr>
        <w:t>in</w:t>
      </w:r>
      <w:r>
        <w:rPr>
          <w:spacing w:val="44"/>
          <w:u w:val="none"/>
        </w:rPr>
        <w:t xml:space="preserve"> </w:t>
      </w:r>
      <w:r>
        <w:rPr>
          <w:u w:val="none"/>
        </w:rPr>
        <w:t>a</w:t>
      </w:r>
      <w:r>
        <w:rPr>
          <w:spacing w:val="1"/>
          <w:u w:val="none"/>
        </w:rPr>
        <w:t>n</w:t>
      </w:r>
      <w:r>
        <w:rPr>
          <w:u w:val="none"/>
        </w:rPr>
        <w:t>y</w:t>
      </w:r>
      <w:r>
        <w:rPr>
          <w:spacing w:val="44"/>
          <w:u w:val="none"/>
        </w:rPr>
        <w:t xml:space="preserve"> </w:t>
      </w:r>
      <w:r>
        <w:rPr>
          <w:spacing w:val="2"/>
          <w:u w:val="none"/>
        </w:rPr>
        <w:t>m</w:t>
      </w:r>
      <w:r>
        <w:rPr>
          <w:u w:val="none"/>
        </w:rPr>
        <w:t>a</w:t>
      </w:r>
      <w:r>
        <w:rPr>
          <w:spacing w:val="1"/>
          <w:u w:val="none"/>
        </w:rPr>
        <w:t>nn</w:t>
      </w:r>
      <w:r>
        <w:rPr>
          <w:u w:val="none"/>
        </w:rPr>
        <w:t>er</w:t>
      </w:r>
      <w:r>
        <w:rPr>
          <w:spacing w:val="43"/>
          <w:u w:val="none"/>
        </w:rPr>
        <w:t xml:space="preserve"> </w:t>
      </w:r>
      <w:r>
        <w:rPr>
          <w:u w:val="none"/>
        </w:rPr>
        <w:t>tra</w:t>
      </w:r>
      <w:r>
        <w:rPr>
          <w:spacing w:val="1"/>
          <w:u w:val="none"/>
        </w:rPr>
        <w:t>n</w:t>
      </w:r>
      <w:r>
        <w:rPr>
          <w:u w:val="none"/>
        </w:rPr>
        <w:t>sfer</w:t>
      </w:r>
      <w:r>
        <w:rPr>
          <w:spacing w:val="42"/>
          <w:u w:val="none"/>
        </w:rPr>
        <w:t xml:space="preserve"> </w:t>
      </w:r>
      <w:r>
        <w:rPr>
          <w:spacing w:val="1"/>
          <w:u w:val="none"/>
        </w:rPr>
        <w:t>o</w:t>
      </w:r>
      <w:r>
        <w:rPr>
          <w:u w:val="none"/>
        </w:rPr>
        <w:t>r</w:t>
      </w:r>
      <w:r>
        <w:rPr>
          <w:spacing w:val="43"/>
          <w:u w:val="none"/>
        </w:rPr>
        <w:t xml:space="preserve"> </w:t>
      </w:r>
      <w:r>
        <w:rPr>
          <w:u w:val="none"/>
        </w:rPr>
        <w:t>assi</w:t>
      </w:r>
      <w:r>
        <w:rPr>
          <w:spacing w:val="1"/>
          <w:u w:val="none"/>
        </w:rPr>
        <w:t>g</w:t>
      </w:r>
      <w:r>
        <w:rPr>
          <w:u w:val="none"/>
        </w:rPr>
        <w:t>n</w:t>
      </w:r>
      <w:r>
        <w:rPr>
          <w:spacing w:val="44"/>
          <w:u w:val="none"/>
        </w:rPr>
        <w:t xml:space="preserve"> </w:t>
      </w:r>
      <w:r>
        <w:rPr>
          <w:u w:val="none"/>
        </w:rPr>
        <w:t>(c</w:t>
      </w:r>
      <w:r>
        <w:rPr>
          <w:spacing w:val="1"/>
          <w:u w:val="none"/>
        </w:rPr>
        <w:t>o</w:t>
      </w:r>
      <w:r>
        <w:rPr>
          <w:u w:val="none"/>
        </w:rPr>
        <w:t>llecti</w:t>
      </w:r>
      <w:r>
        <w:rPr>
          <w:spacing w:val="1"/>
          <w:u w:val="none"/>
        </w:rPr>
        <w:t>v</w:t>
      </w:r>
      <w:r>
        <w:rPr>
          <w:u w:val="none"/>
        </w:rPr>
        <w:t>el</w:t>
      </w:r>
      <w:r>
        <w:rPr>
          <w:spacing w:val="-1"/>
          <w:u w:val="none"/>
        </w:rPr>
        <w:t>y</w:t>
      </w:r>
      <w:r>
        <w:rPr>
          <w:u w:val="none"/>
        </w:rPr>
        <w:t>,</w:t>
      </w:r>
      <w:r>
        <w:rPr>
          <w:spacing w:val="42"/>
          <w:u w:val="none"/>
        </w:rPr>
        <w:t xml:space="preserve"> </w:t>
      </w:r>
      <w:r>
        <w:rPr>
          <w:u w:val="none"/>
        </w:rPr>
        <w:t>“</w:t>
      </w:r>
      <w:r>
        <w:rPr>
          <w:spacing w:val="1"/>
          <w:u w:val="none"/>
        </w:rPr>
        <w:t>T</w:t>
      </w:r>
      <w:r>
        <w:rPr>
          <w:u w:val="none"/>
        </w:rPr>
        <w:t>ra</w:t>
      </w:r>
      <w:r>
        <w:rPr>
          <w:spacing w:val="1"/>
          <w:u w:val="none"/>
        </w:rPr>
        <w:t>n</w:t>
      </w:r>
      <w:r>
        <w:rPr>
          <w:u w:val="none"/>
        </w:rPr>
        <w:t>sfer”)</w:t>
      </w:r>
      <w:r>
        <w:rPr>
          <w:spacing w:val="43"/>
          <w:u w:val="none"/>
        </w:rPr>
        <w:t xml:space="preserve"> </w:t>
      </w:r>
      <w:r>
        <w:rPr>
          <w:u w:val="none"/>
        </w:rPr>
        <w:t>its</w:t>
      </w:r>
      <w:r>
        <w:rPr>
          <w:w w:val="102"/>
          <w:u w:val="none"/>
        </w:rPr>
        <w:t xml:space="preserve"> </w:t>
      </w:r>
      <w:r>
        <w:rPr>
          <w:u w:val="none"/>
        </w:rPr>
        <w:t>i</w:t>
      </w:r>
      <w:r>
        <w:rPr>
          <w:spacing w:val="1"/>
          <w:u w:val="none"/>
        </w:rPr>
        <w:t>n</w:t>
      </w:r>
      <w:r>
        <w:rPr>
          <w:u w:val="none"/>
        </w:rPr>
        <w:t>terest</w:t>
      </w:r>
      <w:r>
        <w:rPr>
          <w:spacing w:val="24"/>
          <w:u w:val="none"/>
        </w:rPr>
        <w:t xml:space="preserve"> </w:t>
      </w:r>
      <w:r>
        <w:rPr>
          <w:u w:val="none"/>
        </w:rPr>
        <w:t>in</w:t>
      </w:r>
      <w:r>
        <w:rPr>
          <w:spacing w:val="26"/>
          <w:u w:val="none"/>
        </w:rPr>
        <w:t xml:space="preserve"> </w:t>
      </w:r>
      <w:r>
        <w:rPr>
          <w:u w:val="none"/>
        </w:rPr>
        <w:t>t</w:t>
      </w:r>
      <w:r>
        <w:rPr>
          <w:spacing w:val="1"/>
          <w:u w:val="none"/>
        </w:rPr>
        <w:t>h</w:t>
      </w:r>
      <w:r>
        <w:rPr>
          <w:u w:val="none"/>
        </w:rPr>
        <w:t>e</w:t>
      </w:r>
      <w:r>
        <w:rPr>
          <w:spacing w:val="2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5"/>
          <w:u w:val="none"/>
        </w:rPr>
        <w:t xml:space="preserve"> </w:t>
      </w:r>
      <w:r>
        <w:rPr>
          <w:spacing w:val="1"/>
          <w:u w:val="none"/>
        </w:rPr>
        <w:t>no</w:t>
      </w:r>
      <w:r>
        <w:rPr>
          <w:u w:val="none"/>
        </w:rPr>
        <w:t>r</w:t>
      </w:r>
      <w:r>
        <w:rPr>
          <w:spacing w:val="24"/>
          <w:u w:val="none"/>
        </w:rPr>
        <w:t xml:space="preserve"> </w:t>
      </w:r>
      <w:r>
        <w:rPr>
          <w:u w:val="none"/>
        </w:rPr>
        <w:t>s</w:t>
      </w:r>
      <w:r>
        <w:rPr>
          <w:spacing w:val="1"/>
          <w:u w:val="none"/>
        </w:rPr>
        <w:t>h</w:t>
      </w:r>
      <w:r>
        <w:rPr>
          <w:u w:val="none"/>
        </w:rPr>
        <w:t>all</w:t>
      </w:r>
      <w:r>
        <w:rPr>
          <w:spacing w:val="25"/>
          <w:u w:val="none"/>
        </w:rPr>
        <w:t xml:space="preserve"> </w:t>
      </w:r>
      <w:r>
        <w:rPr>
          <w:u w:val="none"/>
        </w:rPr>
        <w:t>a</w:t>
      </w:r>
      <w:r>
        <w:rPr>
          <w:spacing w:val="1"/>
          <w:u w:val="none"/>
        </w:rPr>
        <w:t>n</w:t>
      </w:r>
      <w:r>
        <w:rPr>
          <w:u w:val="none"/>
        </w:rPr>
        <w:t>y</w:t>
      </w:r>
      <w:r>
        <w:rPr>
          <w:spacing w:val="25"/>
          <w:u w:val="none"/>
        </w:rPr>
        <w:t xml:space="preserve"> </w:t>
      </w:r>
      <w:r>
        <w:rPr>
          <w:u w:val="none"/>
        </w:rPr>
        <w:t>t</w:t>
      </w:r>
      <w:r>
        <w:rPr>
          <w:spacing w:val="1"/>
          <w:u w:val="none"/>
        </w:rPr>
        <w:t>h</w:t>
      </w:r>
      <w:r>
        <w:rPr>
          <w:u w:val="none"/>
        </w:rPr>
        <w:t>ird</w:t>
      </w:r>
      <w:r>
        <w:rPr>
          <w:spacing w:val="26"/>
          <w:u w:val="none"/>
        </w:rPr>
        <w:t xml:space="preserve"> </w:t>
      </w:r>
      <w:r>
        <w:rPr>
          <w:spacing w:val="1"/>
          <w:u w:val="none"/>
        </w:rPr>
        <w:t>p</w:t>
      </w:r>
      <w:r>
        <w:rPr>
          <w:u w:val="none"/>
        </w:rPr>
        <w:t>arty</w:t>
      </w:r>
      <w:r>
        <w:rPr>
          <w:spacing w:val="26"/>
          <w:u w:val="none"/>
        </w:rPr>
        <w:t xml:space="preserve"> </w:t>
      </w:r>
      <w:r>
        <w:rPr>
          <w:spacing w:val="1"/>
          <w:u w:val="none"/>
        </w:rPr>
        <w:t>b</w:t>
      </w:r>
      <w:r>
        <w:rPr>
          <w:u w:val="none"/>
        </w:rPr>
        <w:t>e</w:t>
      </w:r>
      <w:r>
        <w:rPr>
          <w:spacing w:val="25"/>
          <w:u w:val="none"/>
        </w:rPr>
        <w:t xml:space="preserve"> </w:t>
      </w:r>
      <w:r>
        <w:rPr>
          <w:u w:val="none"/>
        </w:rPr>
        <w:t>a</w:t>
      </w:r>
      <w:r>
        <w:rPr>
          <w:spacing w:val="1"/>
          <w:u w:val="none"/>
        </w:rPr>
        <w:t>d</w:t>
      </w:r>
      <w:r>
        <w:rPr>
          <w:spacing w:val="2"/>
          <w:u w:val="none"/>
        </w:rPr>
        <w:t>m</w:t>
      </w:r>
      <w:r>
        <w:rPr>
          <w:u w:val="none"/>
        </w:rPr>
        <w:t>itted</w:t>
      </w:r>
      <w:r>
        <w:rPr>
          <w:spacing w:val="26"/>
          <w:u w:val="none"/>
        </w:rPr>
        <w:t xml:space="preserve"> </w:t>
      </w:r>
      <w:r>
        <w:rPr>
          <w:u w:val="none"/>
        </w:rPr>
        <w:t>to</w:t>
      </w:r>
      <w:r>
        <w:rPr>
          <w:spacing w:val="26"/>
          <w:u w:val="none"/>
        </w:rPr>
        <w:t xml:space="preserve"> </w:t>
      </w:r>
      <w:r>
        <w:rPr>
          <w:u w:val="none"/>
        </w:rPr>
        <w:t>a</w:t>
      </w:r>
      <w:r>
        <w:rPr>
          <w:spacing w:val="1"/>
          <w:u w:val="none"/>
        </w:rPr>
        <w:t>n</w:t>
      </w:r>
      <w:r>
        <w:rPr>
          <w:u w:val="none"/>
        </w:rPr>
        <w:t>y</w:t>
      </w:r>
      <w:r>
        <w:rPr>
          <w:spacing w:val="25"/>
          <w:u w:val="none"/>
        </w:rPr>
        <w:t xml:space="preserve"> </w:t>
      </w:r>
      <w:r>
        <w:rPr>
          <w:spacing w:val="1"/>
          <w:u w:val="none"/>
        </w:rPr>
        <w:t>p</w:t>
      </w:r>
      <w:r>
        <w:rPr>
          <w:u w:val="none"/>
        </w:rPr>
        <w:t>artici</w:t>
      </w:r>
      <w:r>
        <w:rPr>
          <w:spacing w:val="1"/>
          <w:u w:val="none"/>
        </w:rPr>
        <w:t>p</w:t>
      </w:r>
      <w:r>
        <w:rPr>
          <w:u w:val="none"/>
        </w:rPr>
        <w:t>ati</w:t>
      </w:r>
      <w:r>
        <w:rPr>
          <w:spacing w:val="1"/>
          <w:u w:val="none"/>
        </w:rPr>
        <w:t>o</w:t>
      </w:r>
      <w:r>
        <w:rPr>
          <w:u w:val="none"/>
        </w:rPr>
        <w:t>n</w:t>
      </w:r>
      <w:r>
        <w:rPr>
          <w:spacing w:val="26"/>
          <w:u w:val="none"/>
        </w:rPr>
        <w:t xml:space="preserve"> </w:t>
      </w:r>
      <w:r>
        <w:rPr>
          <w:spacing w:val="1"/>
          <w:u w:val="none"/>
        </w:rPr>
        <w:t>h</w:t>
      </w:r>
      <w:r>
        <w:rPr>
          <w:u w:val="none"/>
        </w:rPr>
        <w:t>erein</w:t>
      </w:r>
      <w:r>
        <w:rPr>
          <w:spacing w:val="26"/>
          <w:u w:val="none"/>
        </w:rPr>
        <w:t xml:space="preserve"> </w:t>
      </w:r>
      <w:r>
        <w:rPr>
          <w:spacing w:val="1"/>
          <w:u w:val="none"/>
        </w:rPr>
        <w:t>o</w:t>
      </w:r>
      <w:r>
        <w:rPr>
          <w:u w:val="none"/>
        </w:rPr>
        <w:t>r</w:t>
      </w:r>
      <w:r>
        <w:rPr>
          <w:spacing w:val="24"/>
          <w:u w:val="none"/>
        </w:rPr>
        <w:t xml:space="preserve"> </w:t>
      </w:r>
      <w:r>
        <w:rPr>
          <w:u w:val="none"/>
        </w:rPr>
        <w:t>to</w:t>
      </w:r>
      <w:r>
        <w:rPr>
          <w:spacing w:val="26"/>
          <w:u w:val="none"/>
        </w:rPr>
        <w:t xml:space="preserve"> </w:t>
      </w:r>
      <w:r>
        <w:rPr>
          <w:u w:val="none"/>
        </w:rPr>
        <w:t>a</w:t>
      </w:r>
      <w:r>
        <w:rPr>
          <w:spacing w:val="1"/>
          <w:u w:val="none"/>
        </w:rPr>
        <w:t>n</w:t>
      </w:r>
      <w:r>
        <w:rPr>
          <w:u w:val="none"/>
        </w:rPr>
        <w:t>y</w:t>
      </w:r>
      <w:r>
        <w:rPr>
          <w:spacing w:val="25"/>
          <w:u w:val="none"/>
        </w:rPr>
        <w:t xml:space="preserve"> </w:t>
      </w:r>
      <w:r>
        <w:rPr>
          <w:u w:val="none"/>
        </w:rPr>
        <w:t>ri</w:t>
      </w:r>
      <w:r>
        <w:rPr>
          <w:spacing w:val="1"/>
          <w:u w:val="none"/>
        </w:rPr>
        <w:t>gh</w:t>
      </w:r>
      <w:r>
        <w:rPr>
          <w:u w:val="none"/>
        </w:rPr>
        <w:t>ts</w:t>
      </w:r>
      <w:r>
        <w:rPr>
          <w:w w:val="102"/>
          <w:u w:val="none"/>
        </w:rPr>
        <w:t xml:space="preserve"> </w:t>
      </w:r>
      <w:r>
        <w:rPr>
          <w:spacing w:val="1"/>
          <w:u w:val="none"/>
        </w:rPr>
        <w:t>h</w:t>
      </w:r>
      <w:r>
        <w:rPr>
          <w:u w:val="none"/>
        </w:rPr>
        <w:t>ere</w:t>
      </w:r>
      <w:r>
        <w:rPr>
          <w:spacing w:val="1"/>
          <w:u w:val="none"/>
        </w:rPr>
        <w:t>und</w:t>
      </w:r>
      <w:r>
        <w:rPr>
          <w:u w:val="none"/>
        </w:rPr>
        <w:t>er,</w:t>
      </w:r>
      <w:r>
        <w:rPr>
          <w:spacing w:val="17"/>
          <w:u w:val="none"/>
        </w:rPr>
        <w:t xml:space="preserve"> </w:t>
      </w:r>
      <w:r>
        <w:rPr>
          <w:spacing w:val="1"/>
          <w:u w:val="none"/>
        </w:rPr>
        <w:t>w</w:t>
      </w:r>
      <w:r>
        <w:rPr>
          <w:u w:val="none"/>
        </w:rPr>
        <w:t>it</w:t>
      </w:r>
      <w:r>
        <w:rPr>
          <w:spacing w:val="1"/>
          <w:u w:val="none"/>
        </w:rPr>
        <w:t>hou</w:t>
      </w:r>
      <w:r>
        <w:rPr>
          <w:u w:val="none"/>
        </w:rPr>
        <w:t>t</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ri</w:t>
      </w:r>
      <w:r>
        <w:rPr>
          <w:spacing w:val="1"/>
          <w:u w:val="none"/>
        </w:rPr>
        <w:t>o</w:t>
      </w:r>
      <w:r>
        <w:rPr>
          <w:u w:val="none"/>
        </w:rPr>
        <w:t>r</w:t>
      </w:r>
      <w:r>
        <w:rPr>
          <w:spacing w:val="19"/>
          <w:u w:val="none"/>
        </w:rPr>
        <w:t xml:space="preserve"> </w:t>
      </w:r>
      <w:r>
        <w:rPr>
          <w:spacing w:val="1"/>
          <w:u w:val="none"/>
        </w:rPr>
        <w:t>w</w:t>
      </w:r>
      <w:r>
        <w:rPr>
          <w:u w:val="none"/>
        </w:rPr>
        <w:t>ritten</w:t>
      </w:r>
      <w:r>
        <w:rPr>
          <w:spacing w:val="18"/>
          <w:u w:val="none"/>
        </w:rPr>
        <w:t xml:space="preserve"> </w:t>
      </w:r>
      <w:r>
        <w:rPr>
          <w:u w:val="none"/>
        </w:rPr>
        <w:t>c</w:t>
      </w:r>
      <w:r>
        <w:rPr>
          <w:spacing w:val="1"/>
          <w:u w:val="none"/>
        </w:rPr>
        <w:t>o</w:t>
      </w:r>
      <w:r>
        <w:rPr>
          <w:u w:val="none"/>
        </w:rPr>
        <w:t>nse</w:t>
      </w:r>
      <w:r>
        <w:rPr>
          <w:spacing w:val="1"/>
          <w:u w:val="none"/>
        </w:rPr>
        <w:t>n</w:t>
      </w:r>
      <w:r>
        <w:rPr>
          <w:u w:val="none"/>
        </w:rPr>
        <w:t>t</w:t>
      </w:r>
      <w:r>
        <w:rPr>
          <w:spacing w:val="18"/>
          <w:u w:val="none"/>
        </w:rPr>
        <w:t xml:space="preserve"> </w:t>
      </w:r>
      <w:r>
        <w:rPr>
          <w:u w:val="none"/>
        </w:rPr>
        <w:t>of</w:t>
      </w:r>
      <w:r>
        <w:rPr>
          <w:spacing w:val="19"/>
          <w:u w:val="none"/>
        </w:rPr>
        <w:t xml:space="preserve"> </w:t>
      </w:r>
      <w:r>
        <w:rPr>
          <w:u w:val="none"/>
        </w:rPr>
        <w:t>a</w:t>
      </w:r>
      <w:r>
        <w:rPr>
          <w:spacing w:val="19"/>
          <w:u w:val="none"/>
        </w:rPr>
        <w:t xml:space="preserve"> </w:t>
      </w:r>
      <w:r>
        <w:rPr>
          <w:spacing w:val="2"/>
          <w:u w:val="none"/>
        </w:rPr>
        <w:t>M</w:t>
      </w:r>
      <w:r>
        <w:rPr>
          <w:u w:val="none"/>
        </w:rPr>
        <w:t>ajority</w:t>
      </w:r>
      <w:r>
        <w:rPr>
          <w:spacing w:val="19"/>
          <w:u w:val="none"/>
        </w:rPr>
        <w:t xml:space="preserve"> </w:t>
      </w:r>
      <w:r>
        <w:rPr>
          <w:u w:val="none"/>
        </w:rPr>
        <w:t>in</w:t>
      </w:r>
      <w:r>
        <w:rPr>
          <w:spacing w:val="19"/>
          <w:u w:val="none"/>
        </w:rPr>
        <w:t xml:space="preserve"> </w:t>
      </w:r>
      <w:r>
        <w:rPr>
          <w:u w:val="none"/>
        </w:rPr>
        <w:t>Interest</w:t>
      </w:r>
      <w:r>
        <w:rPr>
          <w:spacing w:val="18"/>
          <w:u w:val="none"/>
        </w:rPr>
        <w:t xml:space="preserve"> </w:t>
      </w:r>
      <w:r>
        <w:rPr>
          <w:u w:val="none"/>
        </w:rPr>
        <w:t>of</w:t>
      </w:r>
      <w:r>
        <w:rPr>
          <w:spacing w:val="19"/>
          <w:u w:val="none"/>
        </w:rPr>
        <w:t xml:space="preserve"> </w:t>
      </w:r>
      <w:r>
        <w:rPr>
          <w:u w:val="none"/>
        </w:rPr>
        <w:t>the</w:t>
      </w:r>
      <w:r>
        <w:rPr>
          <w:spacing w:val="19"/>
          <w:u w:val="none"/>
        </w:rPr>
        <w:t xml:space="preserve"> </w:t>
      </w:r>
      <w:r>
        <w:rPr>
          <w:spacing w:val="2"/>
          <w:u w:val="none"/>
        </w:rPr>
        <w:t>M</w:t>
      </w:r>
      <w:r>
        <w:rPr>
          <w:u w:val="none"/>
        </w:rPr>
        <w:t>e</w:t>
      </w:r>
      <w:r>
        <w:rPr>
          <w:spacing w:val="2"/>
          <w:u w:val="none"/>
        </w:rPr>
        <w:t>m</w:t>
      </w:r>
      <w:r>
        <w:rPr>
          <w:u w:val="none"/>
        </w:rPr>
        <w:t>bers,</w:t>
      </w:r>
      <w:r>
        <w:rPr>
          <w:spacing w:val="18"/>
          <w:u w:val="none"/>
        </w:rPr>
        <w:t xml:space="preserve"> </w:t>
      </w:r>
      <w:r>
        <w:rPr>
          <w:spacing w:val="1"/>
          <w:u w:val="none"/>
        </w:rPr>
        <w:t>w</w:t>
      </w:r>
      <w:r>
        <w:rPr>
          <w:u w:val="none"/>
        </w:rPr>
        <w:t>hich</w:t>
      </w:r>
      <w:r>
        <w:rPr>
          <w:spacing w:val="19"/>
          <w:u w:val="none"/>
        </w:rPr>
        <w:t xml:space="preserve"> </w:t>
      </w:r>
      <w:r>
        <w:rPr>
          <w:u w:val="none"/>
        </w:rPr>
        <w:t>c</w:t>
      </w:r>
      <w:r>
        <w:rPr>
          <w:spacing w:val="1"/>
          <w:u w:val="none"/>
        </w:rPr>
        <w:t>o</w:t>
      </w:r>
      <w:r>
        <w:rPr>
          <w:u w:val="none"/>
        </w:rPr>
        <w:t>nse</w:t>
      </w:r>
      <w:r>
        <w:rPr>
          <w:spacing w:val="1"/>
          <w:u w:val="none"/>
        </w:rPr>
        <w:t>n</w:t>
      </w:r>
      <w:r>
        <w:rPr>
          <w:u w:val="none"/>
        </w:rPr>
        <w:t>t</w:t>
      </w:r>
      <w:r>
        <w:rPr>
          <w:spacing w:val="18"/>
          <w:u w:val="none"/>
        </w:rPr>
        <w:t xml:space="preserve"> </w:t>
      </w:r>
      <w:r>
        <w:rPr>
          <w:u w:val="none"/>
        </w:rPr>
        <w:t>shall</w:t>
      </w:r>
      <w:r>
        <w:rPr>
          <w:w w:val="102"/>
          <w:u w:val="none"/>
        </w:rPr>
        <w:t xml:space="preserve"> </w:t>
      </w:r>
      <w:r>
        <w:rPr>
          <w:spacing w:val="1"/>
          <w:u w:val="none"/>
        </w:rPr>
        <w:t>no</w:t>
      </w:r>
      <w:r>
        <w:rPr>
          <w:u w:val="none"/>
        </w:rPr>
        <w:t>t</w:t>
      </w:r>
      <w:r>
        <w:rPr>
          <w:spacing w:val="28"/>
          <w:u w:val="none"/>
        </w:rPr>
        <w:t xml:space="preserve"> </w:t>
      </w:r>
      <w:r>
        <w:rPr>
          <w:spacing w:val="1"/>
          <w:u w:val="none"/>
        </w:rPr>
        <w:t>b</w:t>
      </w:r>
      <w:r>
        <w:rPr>
          <w:u w:val="none"/>
        </w:rPr>
        <w:t>e</w:t>
      </w:r>
      <w:r>
        <w:rPr>
          <w:spacing w:val="30"/>
          <w:u w:val="none"/>
        </w:rPr>
        <w:t xml:space="preserve"> </w:t>
      </w:r>
      <w:r>
        <w:rPr>
          <w:spacing w:val="1"/>
          <w:u w:val="none"/>
        </w:rPr>
        <w:t>un</w:t>
      </w:r>
      <w:r>
        <w:rPr>
          <w:u w:val="none"/>
        </w:rPr>
        <w:t>reas</w:t>
      </w:r>
      <w:r>
        <w:rPr>
          <w:spacing w:val="1"/>
          <w:u w:val="none"/>
        </w:rPr>
        <w:t>on</w:t>
      </w:r>
      <w:r>
        <w:rPr>
          <w:u w:val="none"/>
        </w:rPr>
        <w:t>a</w:t>
      </w:r>
      <w:r>
        <w:rPr>
          <w:spacing w:val="1"/>
          <w:u w:val="none"/>
        </w:rPr>
        <w:t>b</w:t>
      </w:r>
      <w:r>
        <w:rPr>
          <w:u w:val="none"/>
        </w:rPr>
        <w:t>ly</w:t>
      </w:r>
      <w:r>
        <w:rPr>
          <w:spacing w:val="31"/>
          <w:u w:val="none"/>
        </w:rPr>
        <w:t xml:space="preserve"> </w:t>
      </w:r>
      <w:r>
        <w:rPr>
          <w:spacing w:val="1"/>
          <w:u w:val="none"/>
        </w:rPr>
        <w:t>w</w:t>
      </w:r>
      <w:r>
        <w:rPr>
          <w:u w:val="none"/>
        </w:rPr>
        <w:t>it</w:t>
      </w:r>
      <w:r>
        <w:rPr>
          <w:spacing w:val="1"/>
          <w:u w:val="none"/>
        </w:rPr>
        <w:t>hh</w:t>
      </w:r>
      <w:r>
        <w:rPr>
          <w:u w:val="none"/>
        </w:rPr>
        <w:t>el</w:t>
      </w:r>
      <w:r>
        <w:rPr>
          <w:spacing w:val="1"/>
          <w:u w:val="none"/>
        </w:rPr>
        <w:t>d</w:t>
      </w:r>
      <w:r>
        <w:rPr>
          <w:u w:val="none"/>
        </w:rPr>
        <w:t>.</w:t>
      </w:r>
      <w:r>
        <w:rPr>
          <w:spacing w:val="28"/>
          <w:u w:val="none"/>
        </w:rPr>
        <w:t xml:space="preserve"> </w:t>
      </w:r>
      <w:r>
        <w:rPr>
          <w:spacing w:val="1"/>
          <w:u w:val="none"/>
        </w:rPr>
        <w:t>An</w:t>
      </w:r>
      <w:r>
        <w:rPr>
          <w:u w:val="none"/>
        </w:rPr>
        <w:t>y</w:t>
      </w:r>
      <w:r>
        <w:rPr>
          <w:spacing w:val="29"/>
          <w:u w:val="none"/>
        </w:rPr>
        <w:t xml:space="preserve"> </w:t>
      </w:r>
      <w:r>
        <w:rPr>
          <w:spacing w:val="1"/>
          <w:u w:val="none"/>
        </w:rPr>
        <w:t>pu</w:t>
      </w:r>
      <w:r>
        <w:rPr>
          <w:u w:val="none"/>
        </w:rPr>
        <w:t>r</w:t>
      </w:r>
      <w:r>
        <w:rPr>
          <w:spacing w:val="1"/>
          <w:u w:val="none"/>
        </w:rPr>
        <w:t>po</w:t>
      </w:r>
      <w:r>
        <w:rPr>
          <w:u w:val="none"/>
        </w:rPr>
        <w:t>rted</w:t>
      </w:r>
      <w:r>
        <w:rPr>
          <w:spacing w:val="30"/>
          <w:u w:val="none"/>
        </w:rPr>
        <w:t xml:space="preserve"> </w:t>
      </w:r>
      <w:r>
        <w:rPr>
          <w:spacing w:val="1"/>
          <w:u w:val="none"/>
        </w:rPr>
        <w:t>T</w:t>
      </w:r>
      <w:r>
        <w:rPr>
          <w:u w:val="none"/>
        </w:rPr>
        <w:t>ra</w:t>
      </w:r>
      <w:r>
        <w:rPr>
          <w:spacing w:val="1"/>
          <w:u w:val="none"/>
        </w:rPr>
        <w:t>n</w:t>
      </w:r>
      <w:r>
        <w:rPr>
          <w:u w:val="none"/>
        </w:rPr>
        <w:t>sfer</w:t>
      </w:r>
      <w:r>
        <w:rPr>
          <w:spacing w:val="30"/>
          <w:u w:val="none"/>
        </w:rPr>
        <w:t xml:space="preserve"> </w:t>
      </w:r>
      <w:r>
        <w:rPr>
          <w:spacing w:val="1"/>
          <w:u w:val="none"/>
        </w:rPr>
        <w:t>w</w:t>
      </w:r>
      <w:r>
        <w:rPr>
          <w:u w:val="none"/>
        </w:rPr>
        <w:t>it</w:t>
      </w:r>
      <w:r>
        <w:rPr>
          <w:spacing w:val="1"/>
          <w:u w:val="none"/>
        </w:rPr>
        <w:t>hou</w:t>
      </w:r>
      <w:r>
        <w:rPr>
          <w:u w:val="none"/>
        </w:rPr>
        <w:t>t</w:t>
      </w:r>
      <w:r>
        <w:rPr>
          <w:spacing w:val="29"/>
          <w:u w:val="none"/>
        </w:rPr>
        <w:t xml:space="preserve"> </w:t>
      </w:r>
      <w:r>
        <w:rPr>
          <w:u w:val="none"/>
        </w:rPr>
        <w:t>s</w:t>
      </w:r>
      <w:r>
        <w:rPr>
          <w:spacing w:val="1"/>
          <w:u w:val="none"/>
        </w:rPr>
        <w:t>u</w:t>
      </w:r>
      <w:r>
        <w:rPr>
          <w:u w:val="none"/>
        </w:rPr>
        <w:t>ch</w:t>
      </w:r>
      <w:r>
        <w:rPr>
          <w:spacing w:val="30"/>
          <w:u w:val="none"/>
        </w:rPr>
        <w:t xml:space="preserve"> </w:t>
      </w:r>
      <w:r>
        <w:rPr>
          <w:u w:val="none"/>
        </w:rPr>
        <w:t>c</w:t>
      </w:r>
      <w:r>
        <w:rPr>
          <w:spacing w:val="1"/>
          <w:u w:val="none"/>
        </w:rPr>
        <w:t>on</w:t>
      </w:r>
      <w:r>
        <w:rPr>
          <w:u w:val="none"/>
        </w:rPr>
        <w:t>se</w:t>
      </w:r>
      <w:r>
        <w:rPr>
          <w:spacing w:val="1"/>
          <w:u w:val="none"/>
        </w:rPr>
        <w:t>n</w:t>
      </w:r>
      <w:r>
        <w:rPr>
          <w:u w:val="none"/>
        </w:rPr>
        <w:t>t</w:t>
      </w:r>
      <w:r>
        <w:rPr>
          <w:spacing w:val="29"/>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30"/>
          <w:u w:val="none"/>
        </w:rPr>
        <w:t xml:space="preserve"> </w:t>
      </w:r>
      <w:r>
        <w:rPr>
          <w:spacing w:val="1"/>
          <w:u w:val="none"/>
        </w:rPr>
        <w:t>vo</w:t>
      </w:r>
      <w:r>
        <w:rPr>
          <w:u w:val="none"/>
        </w:rPr>
        <w:t>id</w:t>
      </w:r>
      <w:r>
        <w:rPr>
          <w:spacing w:val="30"/>
          <w:u w:val="none"/>
        </w:rPr>
        <w:t xml:space="preserve"> </w:t>
      </w:r>
      <w:r>
        <w:rPr>
          <w:u w:val="none"/>
        </w:rPr>
        <w:t>a</w:t>
      </w:r>
      <w:r>
        <w:rPr>
          <w:spacing w:val="1"/>
          <w:u w:val="none"/>
        </w:rPr>
        <w:t>n</w:t>
      </w:r>
      <w:r>
        <w:rPr>
          <w:u w:val="none"/>
        </w:rPr>
        <w:t>d</w:t>
      </w:r>
      <w:r>
        <w:rPr>
          <w:spacing w:val="30"/>
          <w:u w:val="none"/>
        </w:rPr>
        <w:t xml:space="preserve"> </w:t>
      </w:r>
      <w:r>
        <w:rPr>
          <w:u w:val="none"/>
        </w:rPr>
        <w:t>s</w:t>
      </w:r>
      <w:r>
        <w:rPr>
          <w:spacing w:val="1"/>
          <w:u w:val="none"/>
        </w:rPr>
        <w:t>h</w:t>
      </w:r>
      <w:r>
        <w:rPr>
          <w:u w:val="none"/>
        </w:rPr>
        <w:t>all</w:t>
      </w:r>
      <w:r>
        <w:rPr>
          <w:spacing w:val="29"/>
          <w:u w:val="none"/>
        </w:rPr>
        <w:t xml:space="preserve"> </w:t>
      </w:r>
      <w:r>
        <w:rPr>
          <w:spacing w:val="1"/>
          <w:u w:val="none"/>
        </w:rPr>
        <w:t>on</w:t>
      </w:r>
      <w:r>
        <w:rPr>
          <w:u w:val="none"/>
        </w:rPr>
        <w:t>ly</w:t>
      </w:r>
      <w:r>
        <w:rPr>
          <w:w w:val="102"/>
          <w:u w:val="none"/>
        </w:rPr>
        <w:t xml:space="preserve"> </w:t>
      </w:r>
      <w:r>
        <w:rPr>
          <w:u w:val="none"/>
        </w:rPr>
        <w:t>effect</w:t>
      </w:r>
      <w:r>
        <w:rPr>
          <w:spacing w:val="48"/>
          <w:u w:val="none"/>
        </w:rPr>
        <w:t xml:space="preserve"> </w:t>
      </w:r>
      <w:r>
        <w:rPr>
          <w:u w:val="none"/>
        </w:rPr>
        <w:t>a</w:t>
      </w:r>
      <w:r>
        <w:rPr>
          <w:spacing w:val="48"/>
          <w:u w:val="none"/>
        </w:rPr>
        <w:t xml:space="preserve"> </w:t>
      </w:r>
      <w:r>
        <w:rPr>
          <w:spacing w:val="1"/>
          <w:u w:val="none"/>
        </w:rPr>
        <w:t>T</w:t>
      </w:r>
      <w:r>
        <w:rPr>
          <w:u w:val="none"/>
        </w:rPr>
        <w:t>ra</w:t>
      </w:r>
      <w:r>
        <w:rPr>
          <w:spacing w:val="1"/>
          <w:u w:val="none"/>
        </w:rPr>
        <w:t>n</w:t>
      </w:r>
      <w:r>
        <w:rPr>
          <w:u w:val="none"/>
        </w:rPr>
        <w:t>sfer</w:t>
      </w:r>
      <w:r>
        <w:rPr>
          <w:spacing w:val="48"/>
          <w:u w:val="none"/>
        </w:rPr>
        <w:t xml:space="preserve"> </w:t>
      </w:r>
      <w:r>
        <w:rPr>
          <w:u w:val="none"/>
        </w:rPr>
        <w:t>of</w:t>
      </w:r>
      <w:r>
        <w:rPr>
          <w:spacing w:val="49"/>
          <w:u w:val="none"/>
        </w:rPr>
        <w:t xml:space="preserve"> </w:t>
      </w:r>
      <w:r>
        <w:rPr>
          <w:u w:val="none"/>
        </w:rPr>
        <w:t>an</w:t>
      </w:r>
      <w:r>
        <w:rPr>
          <w:spacing w:val="49"/>
          <w:u w:val="none"/>
        </w:rPr>
        <w:t xml:space="preserve"> </w:t>
      </w:r>
      <w:r>
        <w:rPr>
          <w:spacing w:val="1"/>
          <w:u w:val="none"/>
        </w:rPr>
        <w:t>E</w:t>
      </w:r>
      <w:r>
        <w:rPr>
          <w:u w:val="none"/>
        </w:rPr>
        <w:t>c</w:t>
      </w:r>
      <w:r>
        <w:rPr>
          <w:spacing w:val="1"/>
          <w:u w:val="none"/>
        </w:rPr>
        <w:t>o</w:t>
      </w:r>
      <w:r>
        <w:rPr>
          <w:u w:val="none"/>
        </w:rPr>
        <w:t>no</w:t>
      </w:r>
      <w:r>
        <w:rPr>
          <w:spacing w:val="2"/>
          <w:u w:val="none"/>
        </w:rPr>
        <w:t>m</w:t>
      </w:r>
      <w:r>
        <w:rPr>
          <w:u w:val="none"/>
        </w:rPr>
        <w:t>ic</w:t>
      </w:r>
      <w:r>
        <w:rPr>
          <w:spacing w:val="48"/>
          <w:u w:val="none"/>
        </w:rPr>
        <w:t xml:space="preserve"> </w:t>
      </w:r>
      <w:r>
        <w:rPr>
          <w:u w:val="none"/>
        </w:rPr>
        <w:t>Interest,</w:t>
      </w:r>
      <w:r>
        <w:rPr>
          <w:spacing w:val="49"/>
          <w:u w:val="none"/>
        </w:rPr>
        <w:t xml:space="preserve"> </w:t>
      </w:r>
      <w:r>
        <w:rPr>
          <w:u w:val="none"/>
        </w:rPr>
        <w:t>a</w:t>
      </w:r>
      <w:r>
        <w:rPr>
          <w:spacing w:val="1"/>
          <w:u w:val="none"/>
        </w:rPr>
        <w:t>n</w:t>
      </w:r>
      <w:r>
        <w:rPr>
          <w:u w:val="none"/>
        </w:rPr>
        <w:t>d</w:t>
      </w:r>
      <w:r>
        <w:rPr>
          <w:spacing w:val="48"/>
          <w:u w:val="none"/>
        </w:rPr>
        <w:t xml:space="preserve"> </w:t>
      </w:r>
      <w:r>
        <w:rPr>
          <w:u w:val="none"/>
        </w:rPr>
        <w:t>the</w:t>
      </w:r>
      <w:r>
        <w:rPr>
          <w:spacing w:val="48"/>
          <w:u w:val="none"/>
        </w:rPr>
        <w:t xml:space="preserve"> </w:t>
      </w:r>
      <w:r>
        <w:rPr>
          <w:u w:val="none"/>
        </w:rPr>
        <w:t>tra</w:t>
      </w:r>
      <w:r>
        <w:rPr>
          <w:spacing w:val="1"/>
          <w:u w:val="none"/>
        </w:rPr>
        <w:t>n</w:t>
      </w:r>
      <w:r>
        <w:rPr>
          <w:u w:val="none"/>
        </w:rPr>
        <w:t>sferring</w:t>
      </w:r>
      <w:r>
        <w:rPr>
          <w:spacing w:val="49"/>
          <w:u w:val="none"/>
        </w:rPr>
        <w:t xml:space="preserve"> </w:t>
      </w:r>
      <w:r>
        <w:rPr>
          <w:spacing w:val="2"/>
          <w:u w:val="none"/>
        </w:rPr>
        <w:t>M</w:t>
      </w:r>
      <w:r>
        <w:rPr>
          <w:u w:val="none"/>
        </w:rPr>
        <w:t>e</w:t>
      </w:r>
      <w:r>
        <w:rPr>
          <w:spacing w:val="2"/>
          <w:u w:val="none"/>
        </w:rPr>
        <w:t>m</w:t>
      </w:r>
      <w:r>
        <w:rPr>
          <w:u w:val="none"/>
        </w:rPr>
        <w:t>ber</w:t>
      </w:r>
      <w:r>
        <w:rPr>
          <w:spacing w:val="48"/>
          <w:u w:val="none"/>
        </w:rPr>
        <w:t xml:space="preserve"> </w:t>
      </w:r>
      <w:r>
        <w:rPr>
          <w:u w:val="none"/>
        </w:rPr>
        <w:t>shall</w:t>
      </w:r>
      <w:r>
        <w:rPr>
          <w:spacing w:val="48"/>
          <w:u w:val="none"/>
        </w:rPr>
        <w:t xml:space="preserve"> </w:t>
      </w:r>
      <w:r>
        <w:rPr>
          <w:u w:val="none"/>
        </w:rPr>
        <w:t>c</w:t>
      </w:r>
      <w:r>
        <w:rPr>
          <w:spacing w:val="1"/>
          <w:u w:val="none"/>
        </w:rPr>
        <w:t>o</w:t>
      </w:r>
      <w:r>
        <w:rPr>
          <w:u w:val="none"/>
        </w:rPr>
        <w:t>ntinue</w:t>
      </w:r>
      <w:r>
        <w:rPr>
          <w:spacing w:val="49"/>
          <w:u w:val="none"/>
        </w:rPr>
        <w:t xml:space="preserve"> </w:t>
      </w:r>
      <w:r>
        <w:rPr>
          <w:u w:val="none"/>
        </w:rPr>
        <w:t>to</w:t>
      </w:r>
      <w:r>
        <w:rPr>
          <w:spacing w:val="48"/>
          <w:u w:val="none"/>
        </w:rPr>
        <w:t xml:space="preserve"> </w:t>
      </w:r>
      <w:r>
        <w:rPr>
          <w:u w:val="none"/>
        </w:rPr>
        <w:t>be</w:t>
      </w:r>
      <w:r>
        <w:rPr>
          <w:spacing w:val="48"/>
          <w:u w:val="none"/>
        </w:rPr>
        <w:t xml:space="preserve"> </w:t>
      </w:r>
      <w:r>
        <w:rPr>
          <w:u w:val="none"/>
        </w:rPr>
        <w:t>obligated</w:t>
      </w:r>
      <w:r>
        <w:rPr>
          <w:spacing w:val="1"/>
          <w:w w:val="102"/>
          <w:u w:val="none"/>
        </w:rPr>
        <w:t xml:space="preserve"> </w:t>
      </w:r>
      <w:r>
        <w:rPr>
          <w:spacing w:val="1"/>
          <w:u w:val="none"/>
        </w:rPr>
        <w:t>und</w:t>
      </w:r>
      <w:r>
        <w:rPr>
          <w:u w:val="none"/>
        </w:rPr>
        <w:t>er</w:t>
      </w:r>
      <w:r>
        <w:rPr>
          <w:spacing w:val="18"/>
          <w:u w:val="none"/>
        </w:rPr>
        <w:t xml:space="preserve"> </w:t>
      </w:r>
      <w:r>
        <w:rPr>
          <w:u w:val="none"/>
        </w:rPr>
        <w:t>each</w:t>
      </w:r>
      <w:r>
        <w:rPr>
          <w:spacing w:val="20"/>
          <w:u w:val="none"/>
        </w:rPr>
        <w:t xml:space="preserve"> </w:t>
      </w:r>
      <w:r>
        <w:rPr>
          <w:u w:val="none"/>
        </w:rPr>
        <w:t>a</w:t>
      </w:r>
      <w:r>
        <w:rPr>
          <w:spacing w:val="1"/>
          <w:u w:val="none"/>
        </w:rPr>
        <w:t>n</w:t>
      </w:r>
      <w:r>
        <w:rPr>
          <w:u w:val="none"/>
        </w:rPr>
        <w:t>d</w:t>
      </w:r>
      <w:r>
        <w:rPr>
          <w:spacing w:val="21"/>
          <w:u w:val="none"/>
        </w:rPr>
        <w:t xml:space="preserve"> </w:t>
      </w:r>
      <w:r>
        <w:rPr>
          <w:u w:val="none"/>
        </w:rPr>
        <w:t>e</w:t>
      </w:r>
      <w:r>
        <w:rPr>
          <w:spacing w:val="1"/>
          <w:u w:val="none"/>
        </w:rPr>
        <w:t>v</w:t>
      </w:r>
      <w:r>
        <w:rPr>
          <w:u w:val="none"/>
        </w:rPr>
        <w:t>ery</w:t>
      </w:r>
      <w:r>
        <w:rPr>
          <w:spacing w:val="20"/>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is</w:t>
      </w:r>
      <w:r>
        <w:rPr>
          <w:spacing w:val="18"/>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218CD636" w14:textId="77777777" w:rsidR="000C19C9" w:rsidRDefault="000C19C9">
      <w:pPr>
        <w:spacing w:before="17" w:line="220" w:lineRule="exact"/>
      </w:pPr>
    </w:p>
    <w:p w14:paraId="33028FFD" w14:textId="77777777" w:rsidR="000C19C9" w:rsidRDefault="00D3642A">
      <w:pPr>
        <w:pStyle w:val="BodyText"/>
        <w:numPr>
          <w:ilvl w:val="2"/>
          <w:numId w:val="6"/>
        </w:numPr>
        <w:tabs>
          <w:tab w:val="left" w:pos="2264"/>
        </w:tabs>
        <w:ind w:left="2264"/>
        <w:rPr>
          <w:u w:val="none"/>
        </w:rPr>
      </w:pPr>
      <w:r>
        <w:rPr>
          <w:spacing w:val="1"/>
          <w:u w:color="000000"/>
        </w:rPr>
        <w:t>R</w:t>
      </w:r>
      <w:r>
        <w:rPr>
          <w:u w:color="000000"/>
        </w:rPr>
        <w:t>i</w:t>
      </w:r>
      <w:r>
        <w:rPr>
          <w:spacing w:val="1"/>
          <w:u w:color="000000"/>
        </w:rPr>
        <w:t>gh</w:t>
      </w:r>
      <w:r>
        <w:rPr>
          <w:u w:color="000000"/>
        </w:rPr>
        <w:t>t</w:t>
      </w:r>
      <w:r>
        <w:rPr>
          <w:spacing w:val="20"/>
          <w:u w:color="000000"/>
        </w:rPr>
        <w:t xml:space="preserve"> </w:t>
      </w:r>
      <w:r>
        <w:rPr>
          <w:spacing w:val="1"/>
          <w:u w:color="000000"/>
        </w:rPr>
        <w:t>o</w:t>
      </w:r>
      <w:r>
        <w:rPr>
          <w:u w:color="000000"/>
        </w:rPr>
        <w:t>f</w:t>
      </w:r>
      <w:r>
        <w:rPr>
          <w:spacing w:val="20"/>
          <w:u w:color="000000"/>
        </w:rPr>
        <w:t xml:space="preserve"> </w:t>
      </w:r>
      <w:r>
        <w:rPr>
          <w:spacing w:val="1"/>
          <w:u w:color="000000"/>
        </w:rPr>
        <w:t>F</w:t>
      </w:r>
      <w:r>
        <w:rPr>
          <w:u w:color="000000"/>
        </w:rPr>
        <w:t>irst</w:t>
      </w:r>
      <w:r>
        <w:rPr>
          <w:spacing w:val="20"/>
          <w:u w:color="000000"/>
        </w:rPr>
        <w:t xml:space="preserve"> </w:t>
      </w:r>
      <w:r>
        <w:rPr>
          <w:spacing w:val="1"/>
          <w:u w:color="000000"/>
        </w:rPr>
        <w:t>R</w:t>
      </w:r>
      <w:r>
        <w:rPr>
          <w:u w:color="000000"/>
        </w:rPr>
        <w:t>ef</w:t>
      </w:r>
      <w:r>
        <w:rPr>
          <w:spacing w:val="1"/>
          <w:u w:color="000000"/>
        </w:rPr>
        <w:t>u</w:t>
      </w:r>
      <w:r>
        <w:rPr>
          <w:u w:color="000000"/>
        </w:rPr>
        <w:t>sal</w:t>
      </w:r>
      <w:r>
        <w:rPr>
          <w:spacing w:val="20"/>
          <w:u w:color="000000"/>
        </w:rPr>
        <w:t xml:space="preserve"> </w:t>
      </w:r>
      <w:r>
        <w:rPr>
          <w:u w:color="000000"/>
        </w:rPr>
        <w:t>to</w:t>
      </w:r>
      <w:r>
        <w:rPr>
          <w:spacing w:val="20"/>
          <w:u w:color="000000"/>
        </w:rPr>
        <w:t xml:space="preserve"> </w:t>
      </w:r>
      <w:r>
        <w:rPr>
          <w:spacing w:val="1"/>
          <w:u w:color="000000"/>
        </w:rPr>
        <w:t>Pu</w:t>
      </w:r>
      <w:r>
        <w:rPr>
          <w:u w:color="000000"/>
        </w:rPr>
        <w:t>rc</w:t>
      </w:r>
      <w:r>
        <w:rPr>
          <w:spacing w:val="1"/>
          <w:u w:color="000000"/>
        </w:rPr>
        <w:t>h</w:t>
      </w:r>
      <w:r>
        <w:rPr>
          <w:u w:color="000000"/>
        </w:rPr>
        <w:t>ase</w:t>
      </w:r>
      <w:r>
        <w:rPr>
          <w:spacing w:val="20"/>
          <w:u w:color="000000"/>
        </w:rPr>
        <w:t xml:space="preserve"> </w:t>
      </w:r>
      <w:r>
        <w:rPr>
          <w:spacing w:val="2"/>
          <w:u w:color="000000"/>
        </w:rPr>
        <w:t>M</w:t>
      </w:r>
      <w:r>
        <w:rPr>
          <w:u w:color="000000"/>
        </w:rPr>
        <w:t>e</w:t>
      </w:r>
      <w:r>
        <w:rPr>
          <w:spacing w:val="2"/>
          <w:u w:color="000000"/>
        </w:rPr>
        <w:t>m</w:t>
      </w:r>
      <w:r>
        <w:rPr>
          <w:spacing w:val="1"/>
          <w:u w:color="000000"/>
        </w:rPr>
        <w:t>b</w:t>
      </w:r>
      <w:r>
        <w:rPr>
          <w:u w:color="000000"/>
        </w:rPr>
        <w:t>er’s</w:t>
      </w:r>
      <w:r>
        <w:rPr>
          <w:spacing w:val="21"/>
          <w:u w:color="000000"/>
        </w:rPr>
        <w:t xml:space="preserve"> </w:t>
      </w:r>
      <w:r>
        <w:rPr>
          <w:u w:color="000000"/>
        </w:rPr>
        <w:t>I</w:t>
      </w:r>
      <w:r>
        <w:rPr>
          <w:spacing w:val="1"/>
          <w:u w:color="000000"/>
        </w:rPr>
        <w:t>n</w:t>
      </w:r>
      <w:r>
        <w:rPr>
          <w:u w:color="000000"/>
        </w:rPr>
        <w:t>terest</w:t>
      </w:r>
      <w:r>
        <w:rPr>
          <w:u w:val="none"/>
        </w:rPr>
        <w:t>.</w:t>
      </w:r>
    </w:p>
    <w:p w14:paraId="045AA37F" w14:textId="77777777" w:rsidR="000C19C9" w:rsidRDefault="000C19C9">
      <w:pPr>
        <w:spacing w:before="5" w:line="170" w:lineRule="exact"/>
        <w:rPr>
          <w:sz w:val="17"/>
          <w:szCs w:val="17"/>
        </w:rPr>
      </w:pPr>
    </w:p>
    <w:p w14:paraId="243EF6A9" w14:textId="77777777" w:rsidR="000C19C9" w:rsidRDefault="00D3642A">
      <w:pPr>
        <w:pStyle w:val="BodyText"/>
        <w:numPr>
          <w:ilvl w:val="3"/>
          <w:numId w:val="6"/>
        </w:numPr>
        <w:tabs>
          <w:tab w:val="left" w:pos="2984"/>
        </w:tabs>
        <w:spacing w:before="77" w:line="251" w:lineRule="auto"/>
        <w:ind w:left="464" w:right="113" w:firstLine="1800"/>
        <w:jc w:val="both"/>
        <w:rPr>
          <w:u w:val="none"/>
        </w:rPr>
      </w:pPr>
      <w:r>
        <w:rPr>
          <w:spacing w:val="1"/>
          <w:u w:color="000000"/>
        </w:rPr>
        <w:t>No</w:t>
      </w:r>
      <w:r>
        <w:rPr>
          <w:u w:color="000000"/>
        </w:rPr>
        <w:t>tice</w:t>
      </w:r>
      <w:r>
        <w:rPr>
          <w:spacing w:val="13"/>
          <w:u w:color="000000"/>
        </w:rPr>
        <w:t xml:space="preserve"> </w:t>
      </w:r>
      <w:r>
        <w:rPr>
          <w:spacing w:val="1"/>
          <w:u w:color="000000"/>
        </w:rPr>
        <w:t>o</w:t>
      </w:r>
      <w:r>
        <w:rPr>
          <w:u w:color="000000"/>
        </w:rPr>
        <w:t>f</w:t>
      </w:r>
      <w:r>
        <w:rPr>
          <w:spacing w:val="13"/>
          <w:u w:color="000000"/>
        </w:rPr>
        <w:t xml:space="preserve"> </w:t>
      </w:r>
      <w:r>
        <w:rPr>
          <w:u w:color="000000"/>
        </w:rPr>
        <w:t>I</w:t>
      </w:r>
      <w:r>
        <w:rPr>
          <w:spacing w:val="1"/>
          <w:u w:color="000000"/>
        </w:rPr>
        <w:t>n</w:t>
      </w:r>
      <w:r>
        <w:rPr>
          <w:u w:color="000000"/>
        </w:rPr>
        <w:t>te</w:t>
      </w:r>
      <w:r>
        <w:rPr>
          <w:spacing w:val="1"/>
          <w:u w:color="000000"/>
        </w:rPr>
        <w:t>nd</w:t>
      </w:r>
      <w:r>
        <w:rPr>
          <w:u w:color="000000"/>
        </w:rPr>
        <w:t>ed</w:t>
      </w:r>
      <w:r>
        <w:rPr>
          <w:spacing w:val="14"/>
          <w:u w:color="000000"/>
        </w:rPr>
        <w:t xml:space="preserve"> </w:t>
      </w:r>
      <w:r>
        <w:rPr>
          <w:spacing w:val="1"/>
          <w:u w:color="000000"/>
        </w:rPr>
        <w:t>A</w:t>
      </w:r>
      <w:r>
        <w:rPr>
          <w:u w:color="000000"/>
        </w:rPr>
        <w:t>ssi</w:t>
      </w:r>
      <w:r>
        <w:rPr>
          <w:spacing w:val="1"/>
          <w:u w:color="000000"/>
        </w:rPr>
        <w:t>gn</w:t>
      </w:r>
      <w:r>
        <w:rPr>
          <w:spacing w:val="2"/>
          <w:u w:color="000000"/>
        </w:rPr>
        <w:t>m</w:t>
      </w:r>
      <w:r>
        <w:rPr>
          <w:u w:color="000000"/>
        </w:rPr>
        <w:t>e</w:t>
      </w:r>
      <w:r>
        <w:rPr>
          <w:spacing w:val="1"/>
          <w:u w:color="000000"/>
        </w:rPr>
        <w:t>n</w:t>
      </w:r>
      <w:r>
        <w:rPr>
          <w:u w:color="000000"/>
        </w:rPr>
        <w:t>t</w:t>
      </w:r>
      <w:r>
        <w:rPr>
          <w:u w:val="none"/>
        </w:rPr>
        <w:t>.</w:t>
      </w:r>
      <w:r>
        <w:rPr>
          <w:spacing w:val="12"/>
          <w:u w:val="none"/>
        </w:rPr>
        <w:t xml:space="preserve"> </w:t>
      </w:r>
      <w:r>
        <w:rPr>
          <w:spacing w:val="1"/>
          <w:u w:val="none"/>
        </w:rPr>
        <w:t>Ex</w:t>
      </w:r>
      <w:r>
        <w:rPr>
          <w:u w:val="none"/>
        </w:rPr>
        <w:t>ce</w:t>
      </w:r>
      <w:r>
        <w:rPr>
          <w:spacing w:val="1"/>
          <w:u w:val="none"/>
        </w:rPr>
        <w:t>p</w:t>
      </w:r>
      <w:r>
        <w:rPr>
          <w:u w:val="none"/>
        </w:rPr>
        <w:t>t</w:t>
      </w:r>
      <w:r>
        <w:rPr>
          <w:spacing w:val="13"/>
          <w:u w:val="none"/>
        </w:rPr>
        <w:t xml:space="preserve"> </w:t>
      </w:r>
      <w:r>
        <w:rPr>
          <w:u w:val="none"/>
        </w:rPr>
        <w:t>as</w:t>
      </w:r>
      <w:r>
        <w:rPr>
          <w:spacing w:val="14"/>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4"/>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13"/>
          <w:u w:val="none"/>
        </w:rPr>
        <w:t xml:space="preserve"> </w:t>
      </w:r>
      <w:r>
        <w:rPr>
          <w:u w:val="none"/>
        </w:rPr>
        <w:t>in</w:t>
      </w:r>
      <w:r>
        <w:rPr>
          <w:spacing w:val="14"/>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3"/>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23"/>
          <w:u w:val="none"/>
        </w:rPr>
        <w:t xml:space="preserve"> </w:t>
      </w:r>
      <w:r>
        <w:rPr>
          <w:spacing w:val="2"/>
          <w:u w:val="none"/>
        </w:rPr>
        <w:t>w</w:t>
      </w:r>
      <w:r>
        <w:rPr>
          <w:u w:val="none"/>
        </w:rPr>
        <w:t>it</w:t>
      </w:r>
      <w:r>
        <w:rPr>
          <w:spacing w:val="1"/>
          <w:u w:val="none"/>
        </w:rPr>
        <w:t>h</w:t>
      </w:r>
      <w:r>
        <w:rPr>
          <w:u w:val="none"/>
        </w:rPr>
        <w:t>out</w:t>
      </w:r>
      <w:r>
        <w:rPr>
          <w:spacing w:val="24"/>
          <w:u w:val="none"/>
        </w:rPr>
        <w:t xml:space="preserve"> </w:t>
      </w:r>
      <w:r>
        <w:rPr>
          <w:u w:val="none"/>
        </w:rPr>
        <w:t>li</w:t>
      </w:r>
      <w:r>
        <w:rPr>
          <w:spacing w:val="2"/>
          <w:u w:val="none"/>
        </w:rPr>
        <w:t>m</w:t>
      </w:r>
      <w:r>
        <w:rPr>
          <w:u w:val="none"/>
        </w:rPr>
        <w:t>itati</w:t>
      </w:r>
      <w:r>
        <w:rPr>
          <w:spacing w:val="1"/>
          <w:u w:val="none"/>
        </w:rPr>
        <w:t>o</w:t>
      </w:r>
      <w:r>
        <w:rPr>
          <w:u w:val="none"/>
        </w:rPr>
        <w:t>n,</w:t>
      </w:r>
      <w:r>
        <w:rPr>
          <w:spacing w:val="23"/>
          <w:u w:val="none"/>
        </w:rPr>
        <w:t xml:space="preserve"> </w:t>
      </w:r>
      <w:r>
        <w:rPr>
          <w:u w:val="none"/>
        </w:rPr>
        <w:t>in</w:t>
      </w:r>
      <w:r>
        <w:rPr>
          <w:spacing w:val="25"/>
          <w:u w:val="none"/>
        </w:rPr>
        <w:t xml:space="preserve"> </w:t>
      </w:r>
      <w:r>
        <w:rPr>
          <w:spacing w:val="1"/>
          <w:u w:val="none"/>
        </w:rPr>
        <w:t>S</w:t>
      </w:r>
      <w:r>
        <w:rPr>
          <w:u w:val="none"/>
        </w:rPr>
        <w:t>ecti</w:t>
      </w:r>
      <w:r>
        <w:rPr>
          <w:spacing w:val="1"/>
          <w:u w:val="none"/>
        </w:rPr>
        <w:t>o</w:t>
      </w:r>
      <w:r>
        <w:rPr>
          <w:u w:val="none"/>
        </w:rPr>
        <w:t>n</w:t>
      </w:r>
      <w:r>
        <w:rPr>
          <w:spacing w:val="25"/>
          <w:u w:val="none"/>
        </w:rPr>
        <w:t xml:space="preserve"> </w:t>
      </w:r>
      <w:r>
        <w:rPr>
          <w:u w:val="none"/>
        </w:rPr>
        <w:t>8.1</w:t>
      </w:r>
      <w:r>
        <w:rPr>
          <w:spacing w:val="24"/>
          <w:u w:val="none"/>
        </w:rPr>
        <w:t xml:space="preserve"> </w:t>
      </w:r>
      <w:r>
        <w:rPr>
          <w:u w:val="none"/>
        </w:rPr>
        <w:t>above,</w:t>
      </w:r>
      <w:r>
        <w:rPr>
          <w:spacing w:val="24"/>
          <w:u w:val="none"/>
        </w:rPr>
        <w:t xml:space="preserve"> </w:t>
      </w:r>
      <w:r>
        <w:rPr>
          <w:u w:val="none"/>
        </w:rPr>
        <w:t>if</w:t>
      </w:r>
      <w:r>
        <w:rPr>
          <w:spacing w:val="25"/>
          <w:u w:val="none"/>
        </w:rPr>
        <w:t xml:space="preserve"> </w:t>
      </w:r>
      <w:r>
        <w:rPr>
          <w:u w:val="none"/>
        </w:rPr>
        <w:t>a</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1"/>
          <w:u w:val="none"/>
        </w:rPr>
        <w:t>p</w:t>
      </w:r>
      <w:r>
        <w:rPr>
          <w:u w:val="none"/>
        </w:rPr>
        <w:t>r</w:t>
      </w:r>
      <w:r>
        <w:rPr>
          <w:spacing w:val="1"/>
          <w:u w:val="none"/>
        </w:rPr>
        <w:t>opo</w:t>
      </w:r>
      <w:r>
        <w:rPr>
          <w:u w:val="none"/>
        </w:rPr>
        <w:t>ses</w:t>
      </w:r>
      <w:r>
        <w:rPr>
          <w:spacing w:val="23"/>
          <w:u w:val="none"/>
        </w:rPr>
        <w:t xml:space="preserve"> </w:t>
      </w:r>
      <w:r>
        <w:rPr>
          <w:u w:val="none"/>
        </w:rPr>
        <w:t>to</w:t>
      </w:r>
      <w:r>
        <w:rPr>
          <w:spacing w:val="25"/>
          <w:u w:val="none"/>
        </w:rPr>
        <w:t xml:space="preserve"> </w:t>
      </w:r>
      <w:r>
        <w:rPr>
          <w:u w:val="none"/>
        </w:rPr>
        <w:t>assi</w:t>
      </w:r>
      <w:r>
        <w:rPr>
          <w:spacing w:val="1"/>
          <w:u w:val="none"/>
        </w:rPr>
        <w:t>g</w:t>
      </w:r>
      <w:r>
        <w:rPr>
          <w:u w:val="none"/>
        </w:rPr>
        <w:t>n</w:t>
      </w:r>
      <w:r>
        <w:rPr>
          <w:spacing w:val="25"/>
          <w:u w:val="none"/>
        </w:rPr>
        <w:t xml:space="preserve"> </w:t>
      </w:r>
      <w:r>
        <w:rPr>
          <w:u w:val="none"/>
        </w:rPr>
        <w:t>all</w:t>
      </w:r>
      <w:r>
        <w:rPr>
          <w:spacing w:val="23"/>
          <w:u w:val="none"/>
        </w:rPr>
        <w:t xml:space="preserve"> </w:t>
      </w:r>
      <w:r>
        <w:rPr>
          <w:spacing w:val="1"/>
          <w:u w:val="none"/>
        </w:rPr>
        <w:t>or</w:t>
      </w:r>
      <w:r>
        <w:rPr>
          <w:spacing w:val="2"/>
          <w:w w:val="102"/>
          <w:u w:val="none"/>
        </w:rPr>
        <w:t xml:space="preserve"> </w:t>
      </w:r>
      <w:r>
        <w:rPr>
          <w:u w:val="none"/>
        </w:rPr>
        <w:t>a</w:t>
      </w:r>
      <w:r>
        <w:rPr>
          <w:spacing w:val="1"/>
          <w:u w:val="none"/>
        </w:rPr>
        <w:t>n</w:t>
      </w:r>
      <w:r>
        <w:rPr>
          <w:u w:val="none"/>
        </w:rPr>
        <w:t>y</w:t>
      </w:r>
      <w:r>
        <w:rPr>
          <w:spacing w:val="23"/>
          <w:u w:val="none"/>
        </w:rPr>
        <w:t xml:space="preserve"> </w:t>
      </w:r>
      <w:r>
        <w:rPr>
          <w:spacing w:val="1"/>
          <w:u w:val="none"/>
        </w:rPr>
        <w:t>po</w:t>
      </w:r>
      <w:r>
        <w:rPr>
          <w:u w:val="none"/>
        </w:rPr>
        <w:t>rti</w:t>
      </w:r>
      <w:r>
        <w:rPr>
          <w:spacing w:val="1"/>
          <w:u w:val="none"/>
        </w:rPr>
        <w:t>o</w:t>
      </w:r>
      <w:r>
        <w:rPr>
          <w:u w:val="none"/>
        </w:rPr>
        <w:t>n</w:t>
      </w:r>
      <w:r>
        <w:rPr>
          <w:spacing w:val="23"/>
          <w:u w:val="none"/>
        </w:rPr>
        <w:t xml:space="preserve"> </w:t>
      </w:r>
      <w:r>
        <w:rPr>
          <w:spacing w:val="1"/>
          <w:u w:val="none"/>
        </w:rPr>
        <w:t>o</w:t>
      </w:r>
      <w:r>
        <w:rPr>
          <w:u w:val="none"/>
        </w:rPr>
        <w:t>f</w:t>
      </w:r>
      <w:r>
        <w:rPr>
          <w:spacing w:val="21"/>
          <w:u w:val="none"/>
        </w:rPr>
        <w:t xml:space="preserve"> </w:t>
      </w:r>
      <w:r>
        <w:rPr>
          <w:spacing w:val="1"/>
          <w:u w:val="none"/>
        </w:rPr>
        <w:t>o</w:t>
      </w:r>
      <w:r>
        <w:rPr>
          <w:u w:val="none"/>
        </w:rPr>
        <w:t>r</w:t>
      </w:r>
      <w:r>
        <w:rPr>
          <w:spacing w:val="22"/>
          <w:u w:val="none"/>
        </w:rPr>
        <w:t xml:space="preserve"> </w:t>
      </w:r>
      <w:r>
        <w:rPr>
          <w:u w:val="none"/>
        </w:rPr>
        <w:t>i</w:t>
      </w:r>
      <w:r>
        <w:rPr>
          <w:spacing w:val="1"/>
          <w:u w:val="none"/>
        </w:rPr>
        <w:t>n</w:t>
      </w:r>
      <w:r>
        <w:rPr>
          <w:u w:val="none"/>
        </w:rPr>
        <w:t>terest</w:t>
      </w:r>
      <w:r>
        <w:rPr>
          <w:spacing w:val="22"/>
          <w:u w:val="none"/>
        </w:rPr>
        <w:t xml:space="preserve"> </w:t>
      </w:r>
      <w:r>
        <w:rPr>
          <w:u w:val="none"/>
        </w:rPr>
        <w:t>in</w:t>
      </w:r>
      <w:r>
        <w:rPr>
          <w:spacing w:val="23"/>
          <w:u w:val="none"/>
        </w:rPr>
        <w:t xml:space="preserve"> </w:t>
      </w:r>
      <w:r>
        <w:rPr>
          <w:spacing w:val="1"/>
          <w:u w:val="none"/>
        </w:rPr>
        <w:t>h</w:t>
      </w:r>
      <w:r>
        <w:rPr>
          <w:u w:val="none"/>
        </w:rPr>
        <w:t>is</w:t>
      </w:r>
      <w:r>
        <w:rPr>
          <w:spacing w:val="22"/>
          <w:u w:val="none"/>
        </w:rPr>
        <w:t xml:space="preserve"> </w:t>
      </w:r>
      <w:r>
        <w:rPr>
          <w:u w:val="none"/>
        </w:rPr>
        <w:t>I</w:t>
      </w:r>
      <w:r>
        <w:rPr>
          <w:spacing w:val="1"/>
          <w:u w:val="none"/>
        </w:rPr>
        <w:t>n</w:t>
      </w:r>
      <w:r>
        <w:rPr>
          <w:u w:val="none"/>
        </w:rPr>
        <w:t>terest,</w:t>
      </w:r>
      <w:r>
        <w:rPr>
          <w:spacing w:val="22"/>
          <w:u w:val="none"/>
        </w:rPr>
        <w:t xml:space="preserve"> </w:t>
      </w:r>
      <w:r>
        <w:rPr>
          <w:spacing w:val="1"/>
          <w:u w:val="none"/>
        </w:rPr>
        <w:t>o</w:t>
      </w:r>
      <w:r>
        <w:rPr>
          <w:u w:val="none"/>
        </w:rPr>
        <w:t>r</w:t>
      </w:r>
      <w:r>
        <w:rPr>
          <w:spacing w:val="22"/>
          <w:u w:val="none"/>
        </w:rPr>
        <w:t xml:space="preserve"> </w:t>
      </w:r>
      <w:r>
        <w:rPr>
          <w:u w:val="none"/>
        </w:rPr>
        <w:t>if</w:t>
      </w:r>
      <w:r>
        <w:rPr>
          <w:spacing w:val="22"/>
          <w:u w:val="none"/>
        </w:rPr>
        <w:t xml:space="preserve"> </w:t>
      </w:r>
      <w:r>
        <w:rPr>
          <w:u w:val="none"/>
        </w:rPr>
        <w:t>an</w:t>
      </w:r>
      <w:r>
        <w:rPr>
          <w:spacing w:val="23"/>
          <w:u w:val="none"/>
        </w:rPr>
        <w:t xml:space="preserve"> </w:t>
      </w:r>
      <w:r>
        <w:rPr>
          <w:u w:val="none"/>
        </w:rPr>
        <w:t>assi</w:t>
      </w:r>
      <w:r>
        <w:rPr>
          <w:spacing w:val="1"/>
          <w:u w:val="none"/>
        </w:rPr>
        <w:t>gn</w:t>
      </w:r>
      <w:r>
        <w:rPr>
          <w:u w:val="none"/>
        </w:rPr>
        <w:t>ee</w:t>
      </w:r>
      <w:r>
        <w:rPr>
          <w:spacing w:val="22"/>
          <w:u w:val="none"/>
        </w:rPr>
        <w:t xml:space="preserve"> </w:t>
      </w:r>
      <w:r>
        <w:rPr>
          <w:spacing w:val="1"/>
          <w:u w:val="none"/>
        </w:rPr>
        <w:t>p</w:t>
      </w:r>
      <w:r>
        <w:rPr>
          <w:u w:val="none"/>
        </w:rPr>
        <w:t>r</w:t>
      </w:r>
      <w:r>
        <w:rPr>
          <w:spacing w:val="1"/>
          <w:u w:val="none"/>
        </w:rPr>
        <w:t>opo</w:t>
      </w:r>
      <w:r>
        <w:rPr>
          <w:u w:val="none"/>
        </w:rPr>
        <w:t>ses</w:t>
      </w:r>
      <w:r>
        <w:rPr>
          <w:spacing w:val="22"/>
          <w:u w:val="none"/>
        </w:rPr>
        <w:t xml:space="preserve"> </w:t>
      </w:r>
      <w:r>
        <w:rPr>
          <w:u w:val="none"/>
        </w:rPr>
        <w:t>to</w:t>
      </w:r>
      <w:r>
        <w:rPr>
          <w:spacing w:val="23"/>
          <w:u w:val="none"/>
        </w:rPr>
        <w:t xml:space="preserve"> </w:t>
      </w:r>
      <w:r>
        <w:rPr>
          <w:u w:val="none"/>
        </w:rPr>
        <w:t>sell</w:t>
      </w:r>
      <w:r>
        <w:rPr>
          <w:spacing w:val="19"/>
          <w:u w:val="none"/>
        </w:rPr>
        <w:t xml:space="preserve"> </w:t>
      </w:r>
      <w:r>
        <w:rPr>
          <w:spacing w:val="1"/>
          <w:u w:val="none"/>
        </w:rPr>
        <w:t>o</w:t>
      </w:r>
      <w:r>
        <w:rPr>
          <w:u w:val="none"/>
        </w:rPr>
        <w:t>r</w:t>
      </w:r>
      <w:r>
        <w:rPr>
          <w:spacing w:val="22"/>
          <w:u w:val="none"/>
        </w:rPr>
        <w:t xml:space="preserve"> </w:t>
      </w:r>
      <w:r>
        <w:rPr>
          <w:u w:val="none"/>
        </w:rPr>
        <w:t>assign</w:t>
      </w:r>
      <w:r>
        <w:rPr>
          <w:spacing w:val="23"/>
          <w:u w:val="none"/>
        </w:rPr>
        <w:t xml:space="preserve"> </w:t>
      </w:r>
      <w:r>
        <w:rPr>
          <w:u w:val="none"/>
        </w:rPr>
        <w:t>all</w:t>
      </w:r>
      <w:r>
        <w:rPr>
          <w:spacing w:val="22"/>
          <w:u w:val="none"/>
        </w:rPr>
        <w:t xml:space="preserve"> </w:t>
      </w:r>
      <w:r>
        <w:rPr>
          <w:u w:val="none"/>
        </w:rPr>
        <w:t>or</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portion</w:t>
      </w:r>
      <w:r>
        <w:rPr>
          <w:w w:val="102"/>
          <w:u w:val="none"/>
        </w:rPr>
        <w:t xml:space="preserve"> </w:t>
      </w:r>
      <w:r>
        <w:rPr>
          <w:spacing w:val="1"/>
          <w:u w:val="none"/>
        </w:rPr>
        <w:t>o</w:t>
      </w:r>
      <w:r>
        <w:rPr>
          <w:u w:val="none"/>
        </w:rPr>
        <w:t>f</w:t>
      </w:r>
      <w:r>
        <w:rPr>
          <w:spacing w:val="38"/>
          <w:u w:val="none"/>
        </w:rPr>
        <w:t xml:space="preserve"> </w:t>
      </w:r>
      <w:r>
        <w:rPr>
          <w:spacing w:val="1"/>
          <w:u w:val="none"/>
        </w:rPr>
        <w:t>o</w:t>
      </w:r>
      <w:r>
        <w:rPr>
          <w:u w:val="none"/>
        </w:rPr>
        <w:t>r</w:t>
      </w:r>
      <w:r>
        <w:rPr>
          <w:spacing w:val="39"/>
          <w:u w:val="none"/>
        </w:rPr>
        <w:t xml:space="preserve"> </w:t>
      </w:r>
      <w:r>
        <w:rPr>
          <w:u w:val="none"/>
        </w:rPr>
        <w:t>i</w:t>
      </w:r>
      <w:r>
        <w:rPr>
          <w:spacing w:val="1"/>
          <w:u w:val="none"/>
        </w:rPr>
        <w:t>n</w:t>
      </w:r>
      <w:r>
        <w:rPr>
          <w:u w:val="none"/>
        </w:rPr>
        <w:t>terest</w:t>
      </w:r>
      <w:r>
        <w:rPr>
          <w:spacing w:val="39"/>
          <w:u w:val="none"/>
        </w:rPr>
        <w:t xml:space="preserve"> </w:t>
      </w:r>
      <w:r>
        <w:rPr>
          <w:u w:val="none"/>
        </w:rPr>
        <w:t>in</w:t>
      </w:r>
      <w:r>
        <w:rPr>
          <w:spacing w:val="40"/>
          <w:u w:val="none"/>
        </w:rPr>
        <w:t xml:space="preserve"> </w:t>
      </w:r>
      <w:r>
        <w:rPr>
          <w:u w:val="none"/>
        </w:rPr>
        <w:t>such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u w:val="none"/>
        </w:rPr>
        <w:t>I</w:t>
      </w:r>
      <w:r>
        <w:rPr>
          <w:spacing w:val="1"/>
          <w:u w:val="none"/>
        </w:rPr>
        <w:t>n</w:t>
      </w:r>
      <w:r>
        <w:rPr>
          <w:u w:val="none"/>
        </w:rPr>
        <w:t>terest</w:t>
      </w:r>
      <w:r>
        <w:rPr>
          <w:spacing w:val="39"/>
          <w:u w:val="none"/>
        </w:rPr>
        <w:t xml:space="preserve"> </w:t>
      </w:r>
      <w:r>
        <w:rPr>
          <w:u w:val="none"/>
        </w:rPr>
        <w:t>in</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8"/>
          <w:u w:val="none"/>
        </w:rPr>
        <w:t xml:space="preserve"> </w:t>
      </w:r>
      <w:r>
        <w:rPr>
          <w:u w:val="none"/>
        </w:rPr>
        <w:t>s</w:t>
      </w:r>
      <w:r>
        <w:rPr>
          <w:spacing w:val="1"/>
          <w:u w:val="none"/>
        </w:rPr>
        <w:t>u</w:t>
      </w:r>
      <w:r>
        <w:rPr>
          <w:u w:val="none"/>
        </w:rPr>
        <w:t>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8"/>
          <w:u w:val="none"/>
        </w:rPr>
        <w:t xml:space="preserve"> </w:t>
      </w:r>
      <w:r>
        <w:rPr>
          <w:u w:val="none"/>
        </w:rPr>
        <w:t>s</w:t>
      </w:r>
      <w:r>
        <w:rPr>
          <w:spacing w:val="1"/>
          <w:u w:val="none"/>
        </w:rPr>
        <w:t>h</w:t>
      </w:r>
      <w:r>
        <w:rPr>
          <w:u w:val="none"/>
        </w:rPr>
        <w:t>all</w:t>
      </w:r>
      <w:r>
        <w:rPr>
          <w:spacing w:val="39"/>
          <w:u w:val="none"/>
        </w:rPr>
        <w:t xml:space="preserve"> </w:t>
      </w:r>
      <w:r>
        <w:rPr>
          <w:spacing w:val="1"/>
          <w:u w:val="none"/>
        </w:rPr>
        <w:t>d</w:t>
      </w:r>
      <w:r>
        <w:rPr>
          <w:u w:val="none"/>
        </w:rPr>
        <w:t>eli</w:t>
      </w:r>
      <w:r>
        <w:rPr>
          <w:spacing w:val="1"/>
          <w:u w:val="none"/>
        </w:rPr>
        <w:t>v</w:t>
      </w:r>
      <w:r>
        <w:rPr>
          <w:u w:val="none"/>
        </w:rPr>
        <w:t>er</w:t>
      </w:r>
      <w:r>
        <w:rPr>
          <w:spacing w:val="39"/>
          <w:u w:val="none"/>
        </w:rPr>
        <w:t xml:space="preserve"> </w:t>
      </w:r>
      <w:r>
        <w:rPr>
          <w:spacing w:val="1"/>
          <w:u w:val="none"/>
        </w:rPr>
        <w:t>w</w:t>
      </w:r>
      <w:r>
        <w:rPr>
          <w:u w:val="none"/>
        </w:rPr>
        <w:t>ritten</w:t>
      </w:r>
      <w:r>
        <w:rPr>
          <w:spacing w:val="40"/>
          <w:u w:val="none"/>
        </w:rPr>
        <w:t xml:space="preserve"> </w:t>
      </w:r>
      <w:r>
        <w:rPr>
          <w:spacing w:val="1"/>
          <w:u w:val="none"/>
        </w:rPr>
        <w:t>no</w:t>
      </w:r>
      <w:r>
        <w:rPr>
          <w:u w:val="none"/>
        </w:rPr>
        <w:t>tice</w:t>
      </w:r>
      <w:r>
        <w:rPr>
          <w:w w:val="102"/>
          <w:u w:val="none"/>
        </w:rPr>
        <w:t xml:space="preserve"> </w:t>
      </w:r>
      <w:r>
        <w:rPr>
          <w:u w:val="none"/>
        </w:rPr>
        <w:t>(t</w:t>
      </w:r>
      <w:r>
        <w:rPr>
          <w:spacing w:val="1"/>
          <w:u w:val="none"/>
        </w:rPr>
        <w:t>h</w:t>
      </w:r>
      <w:r>
        <w:rPr>
          <w:u w:val="none"/>
        </w:rPr>
        <w:t>e</w:t>
      </w:r>
      <w:r>
        <w:rPr>
          <w:spacing w:val="2"/>
          <w:u w:val="none"/>
        </w:rPr>
        <w:t xml:space="preserve"> </w:t>
      </w:r>
      <w:r>
        <w:rPr>
          <w:u w:val="none"/>
        </w:rPr>
        <w:t>“</w:t>
      </w:r>
      <w:r>
        <w:rPr>
          <w:spacing w:val="1"/>
          <w:u w:val="none"/>
        </w:rPr>
        <w:t>S</w:t>
      </w:r>
      <w:r>
        <w:rPr>
          <w:u w:val="none"/>
        </w:rPr>
        <w:t>ale</w:t>
      </w:r>
      <w:r>
        <w:rPr>
          <w:spacing w:val="2"/>
          <w:u w:val="none"/>
        </w:rPr>
        <w:t xml:space="preserve"> </w:t>
      </w:r>
      <w:r>
        <w:rPr>
          <w:spacing w:val="1"/>
          <w:u w:val="none"/>
        </w:rPr>
        <w:t>No</w:t>
      </w:r>
      <w:r>
        <w:rPr>
          <w:u w:val="none"/>
        </w:rPr>
        <w:t>tice”)</w:t>
      </w:r>
      <w:r>
        <w:rPr>
          <w:spacing w:val="1"/>
          <w:u w:val="none"/>
        </w:rPr>
        <w:t xml:space="preserve"> </w:t>
      </w:r>
      <w:r>
        <w:rPr>
          <w:u w:val="none"/>
        </w:rPr>
        <w:t>to</w:t>
      </w:r>
      <w:r>
        <w:rPr>
          <w:spacing w:val="3"/>
          <w:u w:val="none"/>
        </w:rPr>
        <w:t xml:space="preserve"> </w:t>
      </w:r>
      <w:r>
        <w:rPr>
          <w:u w:val="none"/>
        </w:rPr>
        <w:t>t</w:t>
      </w:r>
      <w:r>
        <w:rPr>
          <w:spacing w:val="1"/>
          <w:u w:val="none"/>
        </w:rPr>
        <w:t>h</w:t>
      </w:r>
      <w:r>
        <w:rPr>
          <w:u w:val="none"/>
        </w:rPr>
        <w:t>e</w:t>
      </w:r>
      <w:r>
        <w:rPr>
          <w:spacing w:val="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
          <w:u w:val="none"/>
        </w:rPr>
        <w:t xml:space="preserve"> M</w:t>
      </w:r>
      <w:r>
        <w:rPr>
          <w:u w:val="none"/>
        </w:rPr>
        <w:t>e</w:t>
      </w:r>
      <w:r>
        <w:rPr>
          <w:spacing w:val="2"/>
          <w:u w:val="none"/>
        </w:rPr>
        <w:t>m</w:t>
      </w:r>
      <w:r>
        <w:rPr>
          <w:spacing w:val="1"/>
          <w:u w:val="none"/>
        </w:rPr>
        <w:t>b</w:t>
      </w:r>
      <w:r>
        <w:rPr>
          <w:u w:val="none"/>
        </w:rPr>
        <w:t>er</w:t>
      </w:r>
      <w:r>
        <w:rPr>
          <w:spacing w:val="1"/>
          <w:u w:val="none"/>
        </w:rPr>
        <w:t xml:space="preserve"> </w:t>
      </w:r>
      <w:r>
        <w:rPr>
          <w:u w:val="none"/>
        </w:rPr>
        <w:t>stati</w:t>
      </w:r>
      <w:r>
        <w:rPr>
          <w:spacing w:val="1"/>
          <w:u w:val="none"/>
        </w:rPr>
        <w:t>n</w:t>
      </w:r>
      <w:r>
        <w:rPr>
          <w:u w:val="none"/>
        </w:rPr>
        <w:t>g</w:t>
      </w:r>
      <w:r>
        <w:rPr>
          <w:spacing w:val="3"/>
          <w:u w:val="none"/>
        </w:rPr>
        <w:t xml:space="preserve"> </w:t>
      </w:r>
      <w:r>
        <w:rPr>
          <w:u w:val="none"/>
        </w:rPr>
        <w:t>t</w:t>
      </w:r>
      <w:r>
        <w:rPr>
          <w:spacing w:val="1"/>
          <w:u w:val="none"/>
        </w:rPr>
        <w:t>h</w:t>
      </w:r>
      <w:r>
        <w:rPr>
          <w:u w:val="none"/>
        </w:rPr>
        <w:t>erei</w:t>
      </w:r>
      <w:r>
        <w:rPr>
          <w:spacing w:val="1"/>
          <w:u w:val="none"/>
        </w:rPr>
        <w:t>n</w:t>
      </w:r>
      <w:r>
        <w:rPr>
          <w:u w:val="none"/>
        </w:rPr>
        <w:t>,</w:t>
      </w:r>
      <w:r>
        <w:rPr>
          <w:spacing w:val="1"/>
          <w:u w:val="none"/>
        </w:rPr>
        <w:t xml:space="preserve"> </w:t>
      </w:r>
      <w:r>
        <w:rPr>
          <w:u w:val="none"/>
        </w:rPr>
        <w:t>(a)</w:t>
      </w:r>
      <w:r>
        <w:rPr>
          <w:spacing w:val="1"/>
          <w:u w:val="none"/>
        </w:rPr>
        <w:t xml:space="preserve"> </w:t>
      </w:r>
      <w:r>
        <w:rPr>
          <w:u w:val="none"/>
        </w:rPr>
        <w:t>t</w:t>
      </w:r>
      <w:r>
        <w:rPr>
          <w:spacing w:val="1"/>
          <w:u w:val="none"/>
        </w:rPr>
        <w:t>h</w:t>
      </w:r>
      <w:r>
        <w:rPr>
          <w:u w:val="none"/>
        </w:rPr>
        <w:t xml:space="preserve">e </w:t>
      </w:r>
      <w:r>
        <w:rPr>
          <w:spacing w:val="2"/>
          <w:u w:val="none"/>
        </w:rPr>
        <w:t xml:space="preserve"> </w:t>
      </w:r>
      <w:r>
        <w:rPr>
          <w:spacing w:val="1"/>
          <w:u w:val="none"/>
        </w:rPr>
        <w:t>po</w:t>
      </w:r>
      <w:r>
        <w:rPr>
          <w:u w:val="none"/>
        </w:rPr>
        <w:t>rti</w:t>
      </w:r>
      <w:r>
        <w:rPr>
          <w:spacing w:val="1"/>
          <w:u w:val="none"/>
        </w:rPr>
        <w:t>o</w:t>
      </w:r>
      <w:r>
        <w:rPr>
          <w:u w:val="none"/>
        </w:rPr>
        <w:t xml:space="preserve">n </w:t>
      </w:r>
      <w:r>
        <w:rPr>
          <w:spacing w:val="2"/>
          <w:u w:val="none"/>
        </w:rPr>
        <w:t xml:space="preserve"> </w:t>
      </w:r>
      <w:r>
        <w:rPr>
          <w:spacing w:val="1"/>
          <w:u w:val="none"/>
        </w:rPr>
        <w:t>o</w:t>
      </w:r>
      <w:r>
        <w:rPr>
          <w:u w:val="none"/>
        </w:rPr>
        <w:t xml:space="preserve">f </w:t>
      </w:r>
      <w:r>
        <w:rPr>
          <w:spacing w:val="2"/>
          <w:u w:val="none"/>
        </w:rPr>
        <w:t xml:space="preserve"> </w:t>
      </w:r>
      <w:r>
        <w:rPr>
          <w:spacing w:val="1"/>
          <w:u w:val="none"/>
        </w:rPr>
        <w:t>o</w:t>
      </w:r>
      <w:r>
        <w:rPr>
          <w:u w:val="none"/>
        </w:rPr>
        <w:t xml:space="preserve">r </w:t>
      </w:r>
      <w:r>
        <w:rPr>
          <w:spacing w:val="1"/>
          <w:u w:val="none"/>
        </w:rPr>
        <w:t xml:space="preserve"> </w:t>
      </w:r>
      <w:r>
        <w:rPr>
          <w:u w:val="none"/>
        </w:rPr>
        <w:t>i</w:t>
      </w:r>
      <w:r>
        <w:rPr>
          <w:spacing w:val="1"/>
          <w:u w:val="none"/>
        </w:rPr>
        <w:t>n</w:t>
      </w:r>
      <w:r>
        <w:rPr>
          <w:u w:val="none"/>
        </w:rPr>
        <w:t xml:space="preserve">terest </w:t>
      </w:r>
      <w:r>
        <w:rPr>
          <w:spacing w:val="1"/>
          <w:u w:val="none"/>
        </w:rPr>
        <w:t xml:space="preserve"> </w:t>
      </w:r>
      <w:r>
        <w:rPr>
          <w:u w:val="none"/>
        </w:rPr>
        <w:t xml:space="preserve">in </w:t>
      </w:r>
      <w:r>
        <w:rPr>
          <w:spacing w:val="2"/>
          <w:u w:val="none"/>
        </w:rPr>
        <w:t xml:space="preserve"> </w:t>
      </w:r>
      <w:r>
        <w:rPr>
          <w:u w:val="none"/>
        </w:rPr>
        <w:t>t</w:t>
      </w:r>
      <w:r>
        <w:rPr>
          <w:spacing w:val="1"/>
          <w:u w:val="none"/>
        </w:rPr>
        <w:t>h</w:t>
      </w:r>
      <w:r>
        <w:rPr>
          <w:u w:val="none"/>
        </w:rPr>
        <w:t>e</w:t>
      </w:r>
      <w:r>
        <w:rPr>
          <w:w w:val="102"/>
          <w:u w:val="none"/>
        </w:rPr>
        <w:t xml:space="preserve"> </w:t>
      </w:r>
      <w:r>
        <w:rPr>
          <w:u w:val="none"/>
        </w:rPr>
        <w:t>I</w:t>
      </w:r>
      <w:r>
        <w:rPr>
          <w:spacing w:val="1"/>
          <w:u w:val="none"/>
        </w:rPr>
        <w:t>n</w:t>
      </w:r>
      <w:r>
        <w:rPr>
          <w:u w:val="none"/>
        </w:rPr>
        <w:t>terest</w:t>
      </w:r>
      <w:r>
        <w:rPr>
          <w:spacing w:val="24"/>
          <w:u w:val="none"/>
        </w:rPr>
        <w:t xml:space="preserve"> </w:t>
      </w:r>
      <w:r>
        <w:rPr>
          <w:u w:val="none"/>
        </w:rPr>
        <w:t>to</w:t>
      </w:r>
      <w:r>
        <w:rPr>
          <w:spacing w:val="25"/>
          <w:u w:val="none"/>
        </w:rPr>
        <w:t xml:space="preserve"> </w:t>
      </w:r>
      <w:r>
        <w:rPr>
          <w:spacing w:val="1"/>
          <w:u w:val="none"/>
        </w:rPr>
        <w:t>b</w:t>
      </w:r>
      <w:r>
        <w:rPr>
          <w:u w:val="none"/>
        </w:rPr>
        <w:t>e</w:t>
      </w:r>
      <w:r>
        <w:rPr>
          <w:spacing w:val="25"/>
          <w:u w:val="none"/>
        </w:rPr>
        <w:t xml:space="preserve"> </w:t>
      </w:r>
      <w:r>
        <w:rPr>
          <w:u w:val="none"/>
        </w:rPr>
        <w:t>assi</w:t>
      </w:r>
      <w:r>
        <w:rPr>
          <w:spacing w:val="1"/>
          <w:u w:val="none"/>
        </w:rPr>
        <w:t>gn</w:t>
      </w:r>
      <w:r>
        <w:rPr>
          <w:u w:val="none"/>
        </w:rPr>
        <w:t>ed</w:t>
      </w:r>
      <w:r>
        <w:rPr>
          <w:spacing w:val="25"/>
          <w:u w:val="none"/>
        </w:rPr>
        <w:t xml:space="preserve"> </w:t>
      </w:r>
      <w:r>
        <w:rPr>
          <w:u w:val="none"/>
        </w:rPr>
        <w:t>(</w:t>
      </w:r>
      <w:r>
        <w:rPr>
          <w:spacing w:val="1"/>
          <w:u w:val="none"/>
        </w:rPr>
        <w:t>o</w:t>
      </w:r>
      <w:r>
        <w:rPr>
          <w:u w:val="none"/>
        </w:rPr>
        <w:t>r,</w:t>
      </w:r>
      <w:r>
        <w:rPr>
          <w:spacing w:val="24"/>
          <w:u w:val="none"/>
        </w:rPr>
        <w:t xml:space="preserve"> </w:t>
      </w:r>
      <w:r>
        <w:rPr>
          <w:u w:val="none"/>
        </w:rPr>
        <w:t>if</w:t>
      </w:r>
      <w:r>
        <w:rPr>
          <w:spacing w:val="24"/>
          <w:u w:val="none"/>
        </w:rPr>
        <w:t xml:space="preserve"> </w:t>
      </w:r>
      <w:r>
        <w:rPr>
          <w:u w:val="none"/>
        </w:rPr>
        <w:t>an</w:t>
      </w:r>
      <w:r>
        <w:rPr>
          <w:spacing w:val="25"/>
          <w:u w:val="none"/>
        </w:rPr>
        <w:t xml:space="preserve"> </w:t>
      </w:r>
      <w:r>
        <w:rPr>
          <w:u w:val="none"/>
        </w:rPr>
        <w:t>assignee,</w:t>
      </w:r>
      <w:r>
        <w:rPr>
          <w:spacing w:val="24"/>
          <w:u w:val="none"/>
        </w:rPr>
        <w:t xml:space="preserve"> </w:t>
      </w:r>
      <w:r>
        <w:rPr>
          <w:u w:val="none"/>
        </w:rPr>
        <w:t>the</w:t>
      </w:r>
      <w:r>
        <w:rPr>
          <w:spacing w:val="25"/>
          <w:u w:val="none"/>
        </w:rPr>
        <w:t xml:space="preserve"> </w:t>
      </w:r>
      <w:r>
        <w:rPr>
          <w:u w:val="none"/>
        </w:rPr>
        <w:t>portion</w:t>
      </w:r>
      <w:r>
        <w:rPr>
          <w:spacing w:val="25"/>
          <w:u w:val="none"/>
        </w:rPr>
        <w:t xml:space="preserve"> </w:t>
      </w:r>
      <w:r>
        <w:rPr>
          <w:u w:val="none"/>
        </w:rPr>
        <w:t>of</w:t>
      </w:r>
      <w:r>
        <w:rPr>
          <w:spacing w:val="24"/>
          <w:u w:val="none"/>
        </w:rPr>
        <w:t xml:space="preserve"> </w:t>
      </w:r>
      <w:r>
        <w:rPr>
          <w:u w:val="none"/>
        </w:rPr>
        <w:t>the</w:t>
      </w:r>
      <w:r>
        <w:rPr>
          <w:spacing w:val="26"/>
          <w:u w:val="none"/>
        </w:rPr>
        <w:t xml:space="preserve"> </w:t>
      </w:r>
      <w:r>
        <w:rPr>
          <w:u w:val="none"/>
        </w:rPr>
        <w:t>interest</w:t>
      </w:r>
      <w:r>
        <w:rPr>
          <w:spacing w:val="24"/>
          <w:u w:val="none"/>
        </w:rPr>
        <w:t xml:space="preserve"> </w:t>
      </w:r>
      <w:r>
        <w:rPr>
          <w:u w:val="none"/>
        </w:rPr>
        <w:t>in</w:t>
      </w:r>
      <w:r>
        <w:rPr>
          <w:spacing w:val="25"/>
          <w:u w:val="none"/>
        </w:rPr>
        <w:t xml:space="preserve"> </w:t>
      </w:r>
      <w:r>
        <w:rPr>
          <w:u w:val="none"/>
        </w:rPr>
        <w:t>such</w:t>
      </w:r>
      <w:r>
        <w:rPr>
          <w:spacing w:val="25"/>
          <w:u w:val="none"/>
        </w:rPr>
        <w:t xml:space="preserve"> </w:t>
      </w:r>
      <w:r>
        <w:rPr>
          <w:spacing w:val="2"/>
          <w:u w:val="none"/>
        </w:rPr>
        <w:t>M</w:t>
      </w:r>
      <w:r>
        <w:rPr>
          <w:u w:val="none"/>
        </w:rPr>
        <w:t>e</w:t>
      </w:r>
      <w:r>
        <w:rPr>
          <w:spacing w:val="2"/>
          <w:u w:val="none"/>
        </w:rPr>
        <w:t>m</w:t>
      </w:r>
      <w:r>
        <w:rPr>
          <w:u w:val="none"/>
        </w:rPr>
        <w:t>b</w:t>
      </w:r>
      <w:r>
        <w:rPr>
          <w:spacing w:val="1"/>
          <w:u w:val="none"/>
        </w:rPr>
        <w:t>e</w:t>
      </w:r>
      <w:r>
        <w:rPr>
          <w:u w:val="none"/>
        </w:rPr>
        <w:t>r’s</w:t>
      </w:r>
      <w:r>
        <w:rPr>
          <w:spacing w:val="24"/>
          <w:u w:val="none"/>
        </w:rPr>
        <w:t xml:space="preserve"> </w:t>
      </w:r>
      <w:r>
        <w:rPr>
          <w:u w:val="none"/>
        </w:rPr>
        <w:t>I</w:t>
      </w:r>
      <w:r>
        <w:rPr>
          <w:spacing w:val="1"/>
          <w:u w:val="none"/>
        </w:rPr>
        <w:t>n</w:t>
      </w:r>
      <w:r>
        <w:rPr>
          <w:u w:val="none"/>
        </w:rPr>
        <w:t>terest</w:t>
      </w:r>
      <w:r>
        <w:rPr>
          <w:spacing w:val="24"/>
          <w:u w:val="none"/>
        </w:rPr>
        <w:t xml:space="preserve"> </w:t>
      </w:r>
      <w:r>
        <w:rPr>
          <w:u w:val="none"/>
        </w:rPr>
        <w:t>in</w:t>
      </w:r>
      <w:r>
        <w:rPr>
          <w:spacing w:val="25"/>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to</w:t>
      </w:r>
      <w:r>
        <w:rPr>
          <w:spacing w:val="20"/>
          <w:u w:val="none"/>
        </w:rPr>
        <w:t xml:space="preserve"> </w:t>
      </w:r>
      <w:r>
        <w:rPr>
          <w:spacing w:val="1"/>
          <w:u w:val="none"/>
        </w:rPr>
        <w:t>b</w:t>
      </w:r>
      <w:r>
        <w:rPr>
          <w:u w:val="none"/>
        </w:rPr>
        <w:t>e</w:t>
      </w:r>
      <w:r>
        <w:rPr>
          <w:spacing w:val="19"/>
          <w:u w:val="none"/>
        </w:rPr>
        <w:t xml:space="preserve"> </w:t>
      </w:r>
      <w:r>
        <w:rPr>
          <w:u w:val="none"/>
        </w:rPr>
        <w:t>assi</w:t>
      </w:r>
      <w:r>
        <w:rPr>
          <w:spacing w:val="1"/>
          <w:u w:val="none"/>
        </w:rPr>
        <w:t>gn</w:t>
      </w:r>
      <w:r>
        <w:rPr>
          <w:u w:val="none"/>
        </w:rPr>
        <w:t>e</w:t>
      </w:r>
      <w:r>
        <w:rPr>
          <w:spacing w:val="1"/>
          <w:u w:val="none"/>
        </w:rPr>
        <w:t>d</w:t>
      </w:r>
      <w:r>
        <w:rPr>
          <w:u w:val="none"/>
        </w:rPr>
        <w:t>)</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w:t>
      </w:r>
      <w:r>
        <w:rPr>
          <w:spacing w:val="1"/>
          <w:u w:val="none"/>
        </w:rPr>
        <w:t>O</w:t>
      </w:r>
      <w:r>
        <w:rPr>
          <w:u w:val="none"/>
        </w:rPr>
        <w:t>ffered</w:t>
      </w:r>
      <w:r>
        <w:rPr>
          <w:spacing w:val="20"/>
          <w:u w:val="none"/>
        </w:rPr>
        <w:t xml:space="preserve"> </w:t>
      </w:r>
      <w:r>
        <w:rPr>
          <w:u w:val="none"/>
        </w:rPr>
        <w:t>I</w:t>
      </w:r>
      <w:r>
        <w:rPr>
          <w:spacing w:val="1"/>
          <w:u w:val="none"/>
        </w:rPr>
        <w:t>n</w:t>
      </w:r>
      <w:r>
        <w:rPr>
          <w:u w:val="none"/>
        </w:rPr>
        <w:t>terest”),</w:t>
      </w:r>
      <w:r>
        <w:rPr>
          <w:spacing w:val="19"/>
          <w:u w:val="none"/>
        </w:rPr>
        <w:t xml:space="preserve"> </w:t>
      </w:r>
      <w:r>
        <w:rPr>
          <w:u w:val="none"/>
        </w:rPr>
        <w:t>(</w:t>
      </w:r>
      <w:r>
        <w:rPr>
          <w:spacing w:val="1"/>
          <w:u w:val="none"/>
        </w:rPr>
        <w:t>b</w:t>
      </w:r>
      <w:r>
        <w:rPr>
          <w:u w:val="none"/>
        </w:rPr>
        <w:t>)</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rice,</w:t>
      </w:r>
      <w:r>
        <w:rPr>
          <w:spacing w:val="20"/>
          <w:u w:val="none"/>
        </w:rPr>
        <w:t xml:space="preserve"> </w:t>
      </w:r>
      <w:r>
        <w:rPr>
          <w:u w:val="none"/>
        </w:rPr>
        <w:t>ter</w:t>
      </w:r>
      <w:r>
        <w:rPr>
          <w:spacing w:val="2"/>
          <w:u w:val="none"/>
        </w:rPr>
        <w:t>m</w:t>
      </w:r>
      <w:r>
        <w:rPr>
          <w:u w:val="none"/>
        </w:rPr>
        <w:t>s</w:t>
      </w:r>
      <w:r>
        <w:rPr>
          <w:spacing w:val="19"/>
          <w:u w:val="none"/>
        </w:rPr>
        <w:t xml:space="preserve"> </w:t>
      </w:r>
      <w:r>
        <w:rPr>
          <w:u w:val="none"/>
        </w:rPr>
        <w:t>a</w:t>
      </w:r>
      <w:r>
        <w:rPr>
          <w:spacing w:val="1"/>
          <w:u w:val="none"/>
        </w:rPr>
        <w:t>n</w:t>
      </w:r>
      <w:r>
        <w:rPr>
          <w:u w:val="none"/>
        </w:rPr>
        <w:t>d</w:t>
      </w:r>
      <w:r>
        <w:rPr>
          <w:spacing w:val="21"/>
          <w:u w:val="none"/>
        </w:rPr>
        <w:t xml:space="preserve"> </w:t>
      </w:r>
      <w:r>
        <w:rPr>
          <w:u w:val="none"/>
        </w:rPr>
        <w:t>c</w:t>
      </w:r>
      <w:r>
        <w:rPr>
          <w:spacing w:val="1"/>
          <w:u w:val="none"/>
        </w:rPr>
        <w:t>ond</w:t>
      </w:r>
      <w:r>
        <w:rPr>
          <w:u w:val="none"/>
        </w:rPr>
        <w:t>iti</w:t>
      </w:r>
      <w:r>
        <w:rPr>
          <w:spacing w:val="1"/>
          <w:u w:val="none"/>
        </w:rPr>
        <w:t>on</w:t>
      </w:r>
      <w:r>
        <w:rPr>
          <w:u w:val="none"/>
        </w:rPr>
        <w:t>s</w:t>
      </w:r>
      <w:r>
        <w:rPr>
          <w:spacing w:val="19"/>
          <w:u w:val="none"/>
        </w:rPr>
        <w:t xml:space="preserve"> </w:t>
      </w:r>
      <w:r>
        <w:rPr>
          <w:spacing w:val="1"/>
          <w:u w:val="none"/>
        </w:rPr>
        <w:t>o</w:t>
      </w:r>
      <w:r>
        <w:rPr>
          <w:u w:val="none"/>
        </w:rPr>
        <w:t>f</w:t>
      </w:r>
      <w:r>
        <w:rPr>
          <w:spacing w:val="20"/>
          <w:u w:val="none"/>
        </w:rPr>
        <w:t xml:space="preserve"> </w:t>
      </w:r>
      <w:r>
        <w:rPr>
          <w:u w:val="none"/>
        </w:rPr>
        <w:t>s</w:t>
      </w:r>
      <w:r>
        <w:rPr>
          <w:spacing w:val="1"/>
          <w:u w:val="none"/>
        </w:rPr>
        <w:t>u</w:t>
      </w:r>
      <w:r>
        <w:rPr>
          <w:u w:val="none"/>
        </w:rPr>
        <w:t>ch</w:t>
      </w:r>
      <w:r>
        <w:rPr>
          <w:spacing w:val="21"/>
          <w:u w:val="none"/>
        </w:rPr>
        <w:t xml:space="preserve"> </w:t>
      </w:r>
      <w:r>
        <w:rPr>
          <w:u w:val="none"/>
        </w:rPr>
        <w:t>sale</w:t>
      </w:r>
      <w:r>
        <w:rPr>
          <w:spacing w:val="19"/>
          <w:u w:val="none"/>
        </w:rPr>
        <w:t xml:space="preserve"> </w:t>
      </w:r>
      <w:r>
        <w:rPr>
          <w:u w:val="none"/>
        </w:rPr>
        <w:t>a</w:t>
      </w:r>
      <w:r>
        <w:rPr>
          <w:spacing w:val="1"/>
          <w:u w:val="none"/>
        </w:rPr>
        <w:t>n</w:t>
      </w:r>
      <w:r>
        <w:rPr>
          <w:u w:val="none"/>
        </w:rPr>
        <w:t>d</w:t>
      </w:r>
      <w:r>
        <w:rPr>
          <w:w w:val="102"/>
          <w:u w:val="none"/>
        </w:rPr>
        <w:t xml:space="preserve"> </w:t>
      </w:r>
      <w:r>
        <w:rPr>
          <w:u w:val="none"/>
        </w:rPr>
        <w:t>assign</w:t>
      </w:r>
      <w:r>
        <w:rPr>
          <w:spacing w:val="2"/>
          <w:u w:val="none"/>
        </w:rPr>
        <w:t>m</w:t>
      </w:r>
      <w:r>
        <w:rPr>
          <w:u w:val="none"/>
        </w:rPr>
        <w:t>e</w:t>
      </w:r>
      <w:r>
        <w:rPr>
          <w:spacing w:val="1"/>
          <w:u w:val="none"/>
        </w:rPr>
        <w:t>n</w:t>
      </w:r>
      <w:r>
        <w:rPr>
          <w:u w:val="none"/>
        </w:rPr>
        <w:t>t</w:t>
      </w:r>
      <w:r>
        <w:rPr>
          <w:spacing w:val="49"/>
          <w:u w:val="none"/>
        </w:rPr>
        <w:t xml:space="preserve"> </w:t>
      </w:r>
      <w:r>
        <w:rPr>
          <w:u w:val="none"/>
        </w:rPr>
        <w:t>(the</w:t>
      </w:r>
      <w:r>
        <w:rPr>
          <w:spacing w:val="51"/>
          <w:u w:val="none"/>
        </w:rPr>
        <w:t xml:space="preserve"> </w:t>
      </w:r>
      <w:r>
        <w:rPr>
          <w:u w:val="none"/>
        </w:rPr>
        <w:t>“</w:t>
      </w:r>
      <w:r>
        <w:rPr>
          <w:spacing w:val="1"/>
          <w:u w:val="none"/>
        </w:rPr>
        <w:t>O</w:t>
      </w:r>
      <w:r>
        <w:rPr>
          <w:u w:val="none"/>
        </w:rPr>
        <w:t>ffered</w:t>
      </w:r>
      <w:r>
        <w:rPr>
          <w:spacing w:val="51"/>
          <w:u w:val="none"/>
        </w:rPr>
        <w:t xml:space="preserve"> </w:t>
      </w:r>
      <w:r>
        <w:rPr>
          <w:spacing w:val="1"/>
          <w:u w:val="none"/>
        </w:rPr>
        <w:t>T</w:t>
      </w:r>
      <w:r>
        <w:rPr>
          <w:u w:val="none"/>
        </w:rPr>
        <w:t>er</w:t>
      </w:r>
      <w:r>
        <w:rPr>
          <w:spacing w:val="2"/>
          <w:u w:val="none"/>
        </w:rPr>
        <w:t>m</w:t>
      </w:r>
      <w:r>
        <w:rPr>
          <w:u w:val="none"/>
        </w:rPr>
        <w:t>s”),</w:t>
      </w:r>
      <w:r>
        <w:rPr>
          <w:spacing w:val="49"/>
          <w:u w:val="none"/>
        </w:rPr>
        <w:t xml:space="preserve"> </w:t>
      </w:r>
      <w:r>
        <w:rPr>
          <w:u w:val="none"/>
        </w:rPr>
        <w:t>a</w:t>
      </w:r>
      <w:r>
        <w:rPr>
          <w:spacing w:val="1"/>
          <w:u w:val="none"/>
        </w:rPr>
        <w:t>n</w:t>
      </w:r>
      <w:r>
        <w:rPr>
          <w:u w:val="none"/>
        </w:rPr>
        <w:t>d</w:t>
      </w:r>
      <w:r>
        <w:rPr>
          <w:spacing w:val="51"/>
          <w:u w:val="none"/>
        </w:rPr>
        <w:t xml:space="preserve"> </w:t>
      </w:r>
      <w:r>
        <w:rPr>
          <w:u w:val="none"/>
        </w:rPr>
        <w:t>(c)</w:t>
      </w:r>
      <w:r>
        <w:rPr>
          <w:spacing w:val="51"/>
          <w:u w:val="none"/>
        </w:rPr>
        <w:t xml:space="preserve"> </w:t>
      </w:r>
      <w:r>
        <w:rPr>
          <w:u w:val="none"/>
        </w:rPr>
        <w:t>t</w:t>
      </w:r>
      <w:r>
        <w:rPr>
          <w:spacing w:val="1"/>
          <w:u w:val="none"/>
        </w:rPr>
        <w:t>h</w:t>
      </w:r>
      <w:r>
        <w:rPr>
          <w:u w:val="none"/>
        </w:rPr>
        <w:t>e</w:t>
      </w:r>
      <w:r>
        <w:rPr>
          <w:spacing w:val="50"/>
          <w:u w:val="none"/>
        </w:rPr>
        <w:t xml:space="preserve"> </w:t>
      </w:r>
      <w:r>
        <w:rPr>
          <w:u w:val="none"/>
        </w:rPr>
        <w:t>i</w:t>
      </w:r>
      <w:r>
        <w:rPr>
          <w:spacing w:val="1"/>
          <w:u w:val="none"/>
        </w:rPr>
        <w:t>d</w:t>
      </w:r>
      <w:r>
        <w:rPr>
          <w:u w:val="none"/>
        </w:rPr>
        <w:t>e</w:t>
      </w:r>
      <w:r>
        <w:rPr>
          <w:spacing w:val="1"/>
          <w:u w:val="none"/>
        </w:rPr>
        <w:t>n</w:t>
      </w:r>
      <w:r>
        <w:rPr>
          <w:u w:val="none"/>
        </w:rPr>
        <w:t>tity</w:t>
      </w:r>
      <w:r>
        <w:rPr>
          <w:spacing w:val="51"/>
          <w:u w:val="none"/>
        </w:rPr>
        <w:t xml:space="preserve"> </w:t>
      </w:r>
      <w:r>
        <w:rPr>
          <w:spacing w:val="1"/>
          <w:u w:val="none"/>
        </w:rPr>
        <w:t>o</w:t>
      </w:r>
      <w:r>
        <w:rPr>
          <w:u w:val="none"/>
        </w:rPr>
        <w:t>f</w:t>
      </w:r>
      <w:r>
        <w:rPr>
          <w:spacing w:val="51"/>
          <w:u w:val="none"/>
        </w:rPr>
        <w:t xml:space="preserve"> </w:t>
      </w:r>
      <w:r>
        <w:rPr>
          <w:u w:val="none"/>
        </w:rPr>
        <w:t>t</w:t>
      </w:r>
      <w:r>
        <w:rPr>
          <w:spacing w:val="1"/>
          <w:u w:val="none"/>
        </w:rPr>
        <w:t>h</w:t>
      </w:r>
      <w:r>
        <w:rPr>
          <w:u w:val="none"/>
        </w:rPr>
        <w:t>e</w:t>
      </w:r>
      <w:r>
        <w:rPr>
          <w:spacing w:val="51"/>
          <w:u w:val="none"/>
        </w:rPr>
        <w:t xml:space="preserve"> </w:t>
      </w:r>
      <w:r>
        <w:rPr>
          <w:spacing w:val="1"/>
          <w:u w:val="none"/>
        </w:rPr>
        <w:t>p</w:t>
      </w:r>
      <w:r>
        <w:rPr>
          <w:u w:val="none"/>
        </w:rPr>
        <w:t>r</w:t>
      </w:r>
      <w:r>
        <w:rPr>
          <w:spacing w:val="1"/>
          <w:u w:val="none"/>
        </w:rPr>
        <w:t>opo</w:t>
      </w:r>
      <w:r>
        <w:rPr>
          <w:u w:val="none"/>
        </w:rPr>
        <w:t>sed</w:t>
      </w:r>
      <w:r>
        <w:rPr>
          <w:spacing w:val="50"/>
          <w:u w:val="none"/>
        </w:rPr>
        <w:t xml:space="preserve"> </w:t>
      </w:r>
      <w:r>
        <w:rPr>
          <w:u w:val="none"/>
        </w:rPr>
        <w:t>assi</w:t>
      </w:r>
      <w:r>
        <w:rPr>
          <w:spacing w:val="1"/>
          <w:u w:val="none"/>
        </w:rPr>
        <w:t>gn</w:t>
      </w:r>
      <w:r>
        <w:rPr>
          <w:u w:val="none"/>
        </w:rPr>
        <w:t>ee.</w:t>
      </w:r>
      <w:r>
        <w:rPr>
          <w:spacing w:val="50"/>
          <w:u w:val="none"/>
        </w:rPr>
        <w:t xml:space="preserve"> </w:t>
      </w:r>
      <w:r>
        <w:rPr>
          <w:spacing w:val="1"/>
          <w:u w:val="none"/>
        </w:rPr>
        <w:t>Th</w:t>
      </w:r>
      <w:r>
        <w:rPr>
          <w:u w:val="none"/>
        </w:rPr>
        <w:t>e</w:t>
      </w:r>
      <w:r>
        <w:rPr>
          <w:spacing w:val="51"/>
          <w:u w:val="none"/>
        </w:rPr>
        <w:t xml:space="preserve"> </w:t>
      </w:r>
      <w:r>
        <w:rPr>
          <w:spacing w:val="1"/>
          <w:u w:val="none"/>
        </w:rPr>
        <w:t>S</w:t>
      </w:r>
      <w:r>
        <w:rPr>
          <w:u w:val="none"/>
        </w:rPr>
        <w:t>ale</w:t>
      </w:r>
      <w:r>
        <w:rPr>
          <w:spacing w:val="50"/>
          <w:u w:val="none"/>
        </w:rPr>
        <w:t xml:space="preserve"> </w:t>
      </w:r>
      <w:r>
        <w:rPr>
          <w:spacing w:val="1"/>
          <w:u w:val="none"/>
        </w:rPr>
        <w:t>No</w:t>
      </w:r>
      <w:r>
        <w:rPr>
          <w:u w:val="none"/>
        </w:rPr>
        <w:t>tice</w:t>
      </w:r>
      <w:r>
        <w:rPr>
          <w:w w:val="102"/>
          <w:u w:val="none"/>
        </w:rPr>
        <w:t xml:space="preserve"> </w:t>
      </w:r>
      <w:r>
        <w:rPr>
          <w:u w:val="none"/>
        </w:rPr>
        <w:t>s</w:t>
      </w:r>
      <w:r>
        <w:rPr>
          <w:spacing w:val="1"/>
          <w:u w:val="none"/>
        </w:rPr>
        <w:t>h</w:t>
      </w:r>
      <w:r>
        <w:rPr>
          <w:u w:val="none"/>
        </w:rPr>
        <w:t>all</w:t>
      </w:r>
      <w:r>
        <w:rPr>
          <w:spacing w:val="31"/>
          <w:u w:val="none"/>
        </w:rPr>
        <w:t xml:space="preserve"> </w:t>
      </w:r>
      <w:r>
        <w:rPr>
          <w:u w:val="none"/>
        </w:rPr>
        <w:t>c</w:t>
      </w:r>
      <w:r>
        <w:rPr>
          <w:spacing w:val="1"/>
          <w:u w:val="none"/>
        </w:rPr>
        <w:t>on</w:t>
      </w:r>
      <w:r>
        <w:rPr>
          <w:u w:val="none"/>
        </w:rPr>
        <w:t>stit</w:t>
      </w:r>
      <w:r>
        <w:rPr>
          <w:spacing w:val="1"/>
          <w:u w:val="none"/>
        </w:rPr>
        <w:t>u</w:t>
      </w:r>
      <w:r>
        <w:rPr>
          <w:u w:val="none"/>
        </w:rPr>
        <w:t>te</w:t>
      </w:r>
      <w:r>
        <w:rPr>
          <w:spacing w:val="32"/>
          <w:u w:val="none"/>
        </w:rPr>
        <w:t xml:space="preserve"> </w:t>
      </w:r>
      <w:r>
        <w:rPr>
          <w:u w:val="none"/>
        </w:rPr>
        <w:t>an</w:t>
      </w:r>
      <w:r>
        <w:rPr>
          <w:spacing w:val="33"/>
          <w:u w:val="none"/>
        </w:rPr>
        <w:t xml:space="preserve"> </w:t>
      </w:r>
      <w:r>
        <w:rPr>
          <w:spacing w:val="1"/>
          <w:u w:val="none"/>
        </w:rPr>
        <w:t>o</w:t>
      </w:r>
      <w:r>
        <w:rPr>
          <w:u w:val="none"/>
        </w:rPr>
        <w:t>ffer</w:t>
      </w:r>
      <w:r>
        <w:rPr>
          <w:spacing w:val="32"/>
          <w:u w:val="none"/>
        </w:rPr>
        <w:t xml:space="preserve"> </w:t>
      </w:r>
      <w:r>
        <w:rPr>
          <w:spacing w:val="1"/>
          <w:u w:val="none"/>
        </w:rPr>
        <w:t>b</w:t>
      </w:r>
      <w:r>
        <w:rPr>
          <w:u w:val="none"/>
        </w:rPr>
        <w:t>y</w:t>
      </w:r>
      <w:r>
        <w:rPr>
          <w:spacing w:val="33"/>
          <w:u w:val="none"/>
        </w:rPr>
        <w:t xml:space="preserve"> </w:t>
      </w:r>
      <w:r>
        <w:rPr>
          <w:u w:val="none"/>
        </w:rPr>
        <w:t>t</w:t>
      </w:r>
      <w:r>
        <w:rPr>
          <w:spacing w:val="1"/>
          <w:u w:val="none"/>
        </w:rPr>
        <w:t>h</w:t>
      </w:r>
      <w:r>
        <w:rPr>
          <w:u w:val="none"/>
        </w:rPr>
        <w:t>e</w:t>
      </w:r>
      <w:r>
        <w:rPr>
          <w:spacing w:val="30"/>
          <w:u w:val="none"/>
        </w:rPr>
        <w:t xml:space="preserve"> </w:t>
      </w:r>
      <w:r>
        <w:rPr>
          <w:u w:val="none"/>
        </w:rPr>
        <w:t>assigning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o</w:t>
      </w:r>
      <w:r>
        <w:rPr>
          <w:u w:val="none"/>
        </w:rPr>
        <w:t>r</w:t>
      </w:r>
      <w:r>
        <w:rPr>
          <w:spacing w:val="32"/>
          <w:u w:val="none"/>
        </w:rPr>
        <w:t xml:space="preserve"> </w:t>
      </w:r>
      <w:r>
        <w:rPr>
          <w:u w:val="none"/>
        </w:rPr>
        <w:t>assi</w:t>
      </w:r>
      <w:r>
        <w:rPr>
          <w:spacing w:val="1"/>
          <w:u w:val="none"/>
        </w:rPr>
        <w:t>gn</w:t>
      </w:r>
      <w:r>
        <w:rPr>
          <w:u w:val="none"/>
        </w:rPr>
        <w:t>ee</w:t>
      </w:r>
      <w:r>
        <w:rPr>
          <w:spacing w:val="33"/>
          <w:u w:val="none"/>
        </w:rPr>
        <w:t xml:space="preserve"> </w:t>
      </w:r>
      <w:r>
        <w:rPr>
          <w:u w:val="none"/>
        </w:rPr>
        <w:t>to</w:t>
      </w:r>
      <w:r>
        <w:rPr>
          <w:spacing w:val="32"/>
          <w:u w:val="none"/>
        </w:rPr>
        <w:t xml:space="preserve"> </w:t>
      </w:r>
      <w:r>
        <w:rPr>
          <w:u w:val="none"/>
        </w:rPr>
        <w:t>sell,</w:t>
      </w:r>
      <w:r>
        <w:rPr>
          <w:spacing w:val="32"/>
          <w:u w:val="none"/>
        </w:rPr>
        <w:t xml:space="preserve"> </w:t>
      </w:r>
      <w:r>
        <w:rPr>
          <w:u w:val="none"/>
        </w:rPr>
        <w:t>first</w:t>
      </w:r>
      <w:r>
        <w:rPr>
          <w:spacing w:val="31"/>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9"/>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8</w:t>
      </w:r>
      <w:r>
        <w:rPr>
          <w:u w:val="none"/>
        </w:rPr>
        <w:t>.</w:t>
      </w:r>
      <w:r>
        <w:rPr>
          <w:spacing w:val="1"/>
          <w:u w:val="none"/>
        </w:rPr>
        <w:t>1</w:t>
      </w:r>
      <w:r>
        <w:rPr>
          <w:u w:val="none"/>
        </w:rPr>
        <w:t>.</w:t>
      </w:r>
      <w:r>
        <w:rPr>
          <w:spacing w:val="1"/>
          <w:u w:val="none"/>
        </w:rPr>
        <w:t>2</w:t>
      </w:r>
      <w:r>
        <w:rPr>
          <w:u w:val="none"/>
        </w:rPr>
        <w:t>.</w:t>
      </w:r>
      <w:r>
        <w:rPr>
          <w:spacing w:val="1"/>
          <w:u w:val="none"/>
        </w:rPr>
        <w:t>2</w:t>
      </w:r>
      <w:r>
        <w:rPr>
          <w:u w:val="none"/>
        </w:rPr>
        <w:t>,</w:t>
      </w:r>
      <w:r>
        <w:rPr>
          <w:spacing w:val="29"/>
          <w:u w:val="none"/>
        </w:rPr>
        <w:t xml:space="preserve"> </w:t>
      </w:r>
      <w:r>
        <w:rPr>
          <w:u w:val="none"/>
        </w:rPr>
        <w:t>sec</w:t>
      </w:r>
      <w:r>
        <w:rPr>
          <w:spacing w:val="1"/>
          <w:u w:val="none"/>
        </w:rPr>
        <w:t>on</w:t>
      </w:r>
      <w:r>
        <w:rPr>
          <w:u w:val="none"/>
        </w:rPr>
        <w:t>d</w:t>
      </w:r>
      <w:r>
        <w:rPr>
          <w:spacing w:val="31"/>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0"/>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8</w:t>
      </w:r>
      <w:r>
        <w:rPr>
          <w:u w:val="none"/>
        </w:rPr>
        <w:t>.</w:t>
      </w:r>
      <w:r>
        <w:rPr>
          <w:spacing w:val="1"/>
          <w:u w:val="none"/>
        </w:rPr>
        <w:t>1</w:t>
      </w:r>
      <w:r>
        <w:rPr>
          <w:u w:val="none"/>
        </w:rPr>
        <w:t>.</w:t>
      </w:r>
      <w:r>
        <w:rPr>
          <w:spacing w:val="1"/>
          <w:u w:val="none"/>
        </w:rPr>
        <w:t>2</w:t>
      </w:r>
      <w:r>
        <w:rPr>
          <w:u w:val="none"/>
        </w:rPr>
        <w:t>.</w:t>
      </w:r>
      <w:r>
        <w:rPr>
          <w:spacing w:val="1"/>
          <w:u w:val="none"/>
        </w:rPr>
        <w:t>3</w:t>
      </w:r>
      <w:r>
        <w:rPr>
          <w:u w:val="none"/>
        </w:rPr>
        <w:t>,</w:t>
      </w:r>
      <w:r>
        <w:rPr>
          <w:spacing w:val="29"/>
          <w:u w:val="none"/>
        </w:rPr>
        <w:t xml:space="preserve"> </w:t>
      </w:r>
      <w:r>
        <w:rPr>
          <w:u w:val="none"/>
        </w:rPr>
        <w:t>a</w:t>
      </w:r>
      <w:r>
        <w:rPr>
          <w:spacing w:val="1"/>
          <w:u w:val="none"/>
        </w:rPr>
        <w:t>n</w:t>
      </w:r>
      <w:r>
        <w:rPr>
          <w:u w:val="none"/>
        </w:rPr>
        <w:t>d</w:t>
      </w:r>
      <w:r>
        <w:rPr>
          <w:spacing w:val="30"/>
          <w:u w:val="none"/>
        </w:rPr>
        <w:t xml:space="preserve"> </w:t>
      </w:r>
      <w:r>
        <w:rPr>
          <w:u w:val="none"/>
        </w:rPr>
        <w:t>t</w:t>
      </w:r>
      <w:r>
        <w:rPr>
          <w:spacing w:val="1"/>
          <w:u w:val="none"/>
        </w:rPr>
        <w:t>h</w:t>
      </w:r>
      <w:r>
        <w:rPr>
          <w:u w:val="none"/>
        </w:rPr>
        <w:t>ird</w:t>
      </w:r>
      <w:r>
        <w:rPr>
          <w:spacing w:val="31"/>
          <w:u w:val="none"/>
        </w:rPr>
        <w:t xml:space="preserve"> </w:t>
      </w:r>
      <w:r>
        <w:rPr>
          <w:u w:val="none"/>
        </w:rPr>
        <w:t>to</w:t>
      </w:r>
      <w:r>
        <w:rPr>
          <w:spacing w:val="30"/>
          <w:u w:val="none"/>
        </w:rPr>
        <w:t xml:space="preserve"> </w:t>
      </w:r>
      <w:r>
        <w:rPr>
          <w:u w:val="none"/>
        </w:rPr>
        <w:t>each</w:t>
      </w:r>
      <w:r>
        <w:rPr>
          <w:spacing w:val="30"/>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e  ot</w:t>
      </w:r>
      <w:r>
        <w:rPr>
          <w:spacing w:val="1"/>
          <w:u w:val="none"/>
        </w:rPr>
        <w:t>h</w:t>
      </w:r>
      <w:r>
        <w:rPr>
          <w:u w:val="none"/>
        </w:rPr>
        <w:t xml:space="preserve">er  </w:t>
      </w:r>
      <w:r>
        <w:rPr>
          <w:spacing w:val="2"/>
          <w:u w:val="none"/>
        </w:rPr>
        <w:t>M</w:t>
      </w:r>
      <w:r>
        <w:rPr>
          <w:u w:val="none"/>
        </w:rPr>
        <w:t>e</w:t>
      </w:r>
      <w:r>
        <w:rPr>
          <w:spacing w:val="2"/>
          <w:u w:val="none"/>
        </w:rPr>
        <w:t>m</w:t>
      </w:r>
      <w:r>
        <w:rPr>
          <w:spacing w:val="1"/>
          <w:u w:val="none"/>
        </w:rPr>
        <w:t>b</w:t>
      </w:r>
      <w:r>
        <w:rPr>
          <w:u w:val="none"/>
        </w:rPr>
        <w:t>ers  (i</w:t>
      </w:r>
      <w:r>
        <w:rPr>
          <w:spacing w:val="1"/>
          <w:u w:val="none"/>
        </w:rPr>
        <w:t>nd</w:t>
      </w:r>
      <w:r>
        <w:rPr>
          <w:u w:val="none"/>
        </w:rPr>
        <w:t>i</w:t>
      </w:r>
      <w:r>
        <w:rPr>
          <w:spacing w:val="1"/>
          <w:u w:val="none"/>
        </w:rPr>
        <w:t>v</w:t>
      </w:r>
      <w:r>
        <w:rPr>
          <w:u w:val="none"/>
        </w:rPr>
        <w:t>i</w:t>
      </w:r>
      <w:r>
        <w:rPr>
          <w:spacing w:val="1"/>
          <w:u w:val="none"/>
        </w:rPr>
        <w:t>du</w:t>
      </w:r>
      <w:r>
        <w:rPr>
          <w:u w:val="none"/>
        </w:rPr>
        <w:t>ally  a</w:t>
      </w:r>
      <w:r>
        <w:rPr>
          <w:spacing w:val="1"/>
          <w:u w:val="none"/>
        </w:rPr>
        <w:t>n</w:t>
      </w:r>
      <w:r>
        <w:rPr>
          <w:u w:val="none"/>
        </w:rPr>
        <w:t>d  c</w:t>
      </w:r>
      <w:r>
        <w:rPr>
          <w:spacing w:val="1"/>
          <w:u w:val="none"/>
        </w:rPr>
        <w:t>o</w:t>
      </w:r>
      <w:r>
        <w:rPr>
          <w:u w:val="none"/>
        </w:rPr>
        <w:t xml:space="preserve">llectively,  the </w:t>
      </w:r>
      <w:r>
        <w:rPr>
          <w:spacing w:val="1"/>
          <w:u w:val="none"/>
        </w:rPr>
        <w:t xml:space="preserve"> </w:t>
      </w:r>
      <w:r>
        <w:rPr>
          <w:u w:val="none"/>
        </w:rPr>
        <w:t>“</w:t>
      </w:r>
      <w:r>
        <w:rPr>
          <w:spacing w:val="1"/>
          <w:u w:val="none"/>
        </w:rPr>
        <w:t>No</w:t>
      </w:r>
      <w:r>
        <w:rPr>
          <w:u w:val="none"/>
        </w:rPr>
        <w:t>n-selli</w:t>
      </w:r>
      <w:r>
        <w:rPr>
          <w:spacing w:val="1"/>
          <w:u w:val="none"/>
        </w:rPr>
        <w:t>n</w:t>
      </w:r>
      <w:r>
        <w:rPr>
          <w:u w:val="none"/>
        </w:rPr>
        <w:t xml:space="preserve">g  </w:t>
      </w:r>
      <w:r>
        <w:rPr>
          <w:spacing w:val="2"/>
          <w:u w:val="none"/>
        </w:rPr>
        <w:t>M</w:t>
      </w:r>
      <w:r>
        <w:rPr>
          <w:u w:val="none"/>
        </w:rPr>
        <w:t>e</w:t>
      </w:r>
      <w:r>
        <w:rPr>
          <w:spacing w:val="2"/>
          <w:u w:val="none"/>
        </w:rPr>
        <w:t>m</w:t>
      </w:r>
      <w:r>
        <w:rPr>
          <w:spacing w:val="1"/>
          <w:u w:val="none"/>
        </w:rPr>
        <w:t>b</w:t>
      </w:r>
      <w:r>
        <w:rPr>
          <w:u w:val="none"/>
        </w:rPr>
        <w:t xml:space="preserve">ers”)  </w:t>
      </w:r>
      <w:r>
        <w:rPr>
          <w:spacing w:val="1"/>
          <w:u w:val="none"/>
        </w:rPr>
        <w:t>pu</w:t>
      </w:r>
      <w:r>
        <w:rPr>
          <w:u w:val="none"/>
        </w:rPr>
        <w:t>rs</w:t>
      </w:r>
      <w:r>
        <w:rPr>
          <w:spacing w:val="1"/>
          <w:u w:val="none"/>
        </w:rPr>
        <w:t>u</w:t>
      </w:r>
      <w:r>
        <w:rPr>
          <w:u w:val="none"/>
        </w:rPr>
        <w:t>a</w:t>
      </w:r>
      <w:r>
        <w:rPr>
          <w:spacing w:val="1"/>
          <w:u w:val="none"/>
        </w:rPr>
        <w:t>n</w:t>
      </w:r>
      <w:r>
        <w:rPr>
          <w:u w:val="none"/>
        </w:rPr>
        <w:t>t</w:t>
      </w:r>
      <w:r>
        <w:rPr>
          <w:spacing w:val="52"/>
          <w:u w:val="none"/>
        </w:rPr>
        <w:t xml:space="preserve"> </w:t>
      </w:r>
      <w:r>
        <w:rPr>
          <w:u w:val="none"/>
        </w:rPr>
        <w:t xml:space="preserve">to  </w:t>
      </w:r>
      <w:r>
        <w:rPr>
          <w:spacing w:val="1"/>
          <w:u w:val="none"/>
        </w:rPr>
        <w:t>S</w:t>
      </w:r>
      <w:r>
        <w:rPr>
          <w:u w:val="none"/>
        </w:rPr>
        <w:t>ecti</w:t>
      </w:r>
      <w:r>
        <w:rPr>
          <w:spacing w:val="1"/>
          <w:u w:val="none"/>
        </w:rPr>
        <w:t>o</w:t>
      </w:r>
      <w:r>
        <w:rPr>
          <w:u w:val="none"/>
        </w:rPr>
        <w:t>n</w:t>
      </w:r>
    </w:p>
    <w:p w14:paraId="1E897BBA" w14:textId="77777777" w:rsidR="000C19C9" w:rsidRDefault="000C19C9">
      <w:pPr>
        <w:spacing w:line="251" w:lineRule="auto"/>
        <w:jc w:val="both"/>
        <w:sectPr w:rsidR="000C19C9">
          <w:pgSz w:w="12240" w:h="15840"/>
          <w:pgMar w:top="1380" w:right="1320" w:bottom="940" w:left="1340" w:header="0" w:footer="742" w:gutter="0"/>
          <w:cols w:space="720"/>
        </w:sectPr>
      </w:pPr>
    </w:p>
    <w:p w14:paraId="1B5C493E" w14:textId="77777777" w:rsidR="000C19C9" w:rsidRDefault="00D3642A">
      <w:pPr>
        <w:pStyle w:val="BodyText"/>
        <w:spacing w:before="70" w:line="252" w:lineRule="auto"/>
        <w:ind w:left="464" w:right="114" w:firstLine="0"/>
        <w:rPr>
          <w:u w:val="none"/>
        </w:rPr>
      </w:pPr>
      <w:r>
        <w:rPr>
          <w:spacing w:val="1"/>
          <w:u w:val="none"/>
        </w:rPr>
        <w:lastRenderedPageBreak/>
        <w:t>8</w:t>
      </w:r>
      <w:r>
        <w:rPr>
          <w:u w:val="none"/>
        </w:rPr>
        <w:t>.</w:t>
      </w:r>
      <w:r>
        <w:rPr>
          <w:spacing w:val="1"/>
          <w:u w:val="none"/>
        </w:rPr>
        <w:t>1</w:t>
      </w:r>
      <w:r>
        <w:rPr>
          <w:u w:val="none"/>
        </w:rPr>
        <w:t>.</w:t>
      </w:r>
      <w:r>
        <w:rPr>
          <w:spacing w:val="1"/>
          <w:u w:val="none"/>
        </w:rPr>
        <w:t>2</w:t>
      </w:r>
      <w:r>
        <w:rPr>
          <w:u w:val="none"/>
        </w:rPr>
        <w:t>.</w:t>
      </w:r>
      <w:r>
        <w:rPr>
          <w:spacing w:val="1"/>
          <w:u w:val="none"/>
        </w:rPr>
        <w:t>4</w:t>
      </w:r>
      <w:r>
        <w:rPr>
          <w:u w:val="none"/>
        </w:rPr>
        <w:t>,</w:t>
      </w:r>
      <w:r>
        <w:rPr>
          <w:spacing w:val="19"/>
          <w:u w:val="none"/>
        </w:rPr>
        <w:t xml:space="preserve"> </w:t>
      </w:r>
      <w:r>
        <w:rPr>
          <w:u w:val="none"/>
        </w:rPr>
        <w:t>all</w:t>
      </w:r>
      <w:r>
        <w:rPr>
          <w:spacing w:val="20"/>
          <w:u w:val="none"/>
        </w:rPr>
        <w:t xml:space="preserve"> </w:t>
      </w:r>
      <w:r>
        <w:rPr>
          <w:u w:val="none"/>
        </w:rPr>
        <w:t>(</w:t>
      </w:r>
      <w:r>
        <w:rPr>
          <w:spacing w:val="1"/>
          <w:u w:val="none"/>
        </w:rPr>
        <w:t>bu</w:t>
      </w:r>
      <w:r>
        <w:rPr>
          <w:u w:val="none"/>
        </w:rPr>
        <w:t>t</w:t>
      </w:r>
      <w:r>
        <w:rPr>
          <w:spacing w:val="20"/>
          <w:u w:val="none"/>
        </w:rPr>
        <w:t xml:space="preserve"> </w:t>
      </w:r>
      <w:r>
        <w:rPr>
          <w:spacing w:val="1"/>
          <w:u w:val="none"/>
        </w:rPr>
        <w:t>no</w:t>
      </w:r>
      <w:r>
        <w:rPr>
          <w:u w:val="none"/>
        </w:rPr>
        <w:t>t</w:t>
      </w:r>
      <w:r>
        <w:rPr>
          <w:spacing w:val="20"/>
          <w:u w:val="none"/>
        </w:rPr>
        <w:t xml:space="preserve"> </w:t>
      </w:r>
      <w:r>
        <w:rPr>
          <w:u w:val="none"/>
        </w:rPr>
        <w:t>less</w:t>
      </w:r>
      <w:r>
        <w:rPr>
          <w:spacing w:val="21"/>
          <w:u w:val="none"/>
        </w:rPr>
        <w:t xml:space="preserve"> </w:t>
      </w:r>
      <w:r>
        <w:rPr>
          <w:u w:val="none"/>
        </w:rPr>
        <w:t>t</w:t>
      </w:r>
      <w:r>
        <w:rPr>
          <w:spacing w:val="1"/>
          <w:u w:val="none"/>
        </w:rPr>
        <w:t>h</w:t>
      </w:r>
      <w:r>
        <w:rPr>
          <w:u w:val="none"/>
        </w:rPr>
        <w:t>an</w:t>
      </w:r>
      <w:r>
        <w:rPr>
          <w:spacing w:val="21"/>
          <w:u w:val="none"/>
        </w:rPr>
        <w:t xml:space="preserve"> </w:t>
      </w:r>
      <w:r>
        <w:rPr>
          <w:u w:val="none"/>
        </w:rPr>
        <w:t>all)</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O</w:t>
      </w:r>
      <w:r>
        <w:rPr>
          <w:u w:val="none"/>
        </w:rPr>
        <w:t>ffered</w:t>
      </w:r>
      <w:r>
        <w:rPr>
          <w:spacing w:val="22"/>
          <w:u w:val="none"/>
        </w:rPr>
        <w:t xml:space="preserve"> </w:t>
      </w:r>
      <w:r>
        <w:rPr>
          <w:u w:val="none"/>
        </w:rPr>
        <w:t>I</w:t>
      </w:r>
      <w:r>
        <w:rPr>
          <w:spacing w:val="1"/>
          <w:u w:val="none"/>
        </w:rPr>
        <w:t>n</w:t>
      </w:r>
      <w:r>
        <w:rPr>
          <w:u w:val="none"/>
        </w:rPr>
        <w:t>terest</w:t>
      </w:r>
      <w:r>
        <w:rPr>
          <w:spacing w:val="20"/>
          <w:u w:val="none"/>
        </w:rPr>
        <w:t xml:space="preserve"> </w:t>
      </w:r>
      <w:r>
        <w:rPr>
          <w:u w:val="none"/>
        </w:rPr>
        <w:t>at</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O</w:t>
      </w:r>
      <w:r>
        <w:rPr>
          <w:u w:val="none"/>
        </w:rPr>
        <w:t>ffered</w:t>
      </w:r>
      <w:r>
        <w:rPr>
          <w:spacing w:val="21"/>
          <w:u w:val="none"/>
        </w:rPr>
        <w:t xml:space="preserve"> </w:t>
      </w:r>
      <w:r>
        <w:rPr>
          <w:spacing w:val="1"/>
          <w:u w:val="none"/>
        </w:rPr>
        <w:t>T</w:t>
      </w:r>
      <w:r>
        <w:rPr>
          <w:u w:val="none"/>
        </w:rPr>
        <w:t>er</w:t>
      </w:r>
      <w:r>
        <w:rPr>
          <w:spacing w:val="2"/>
          <w:u w:val="none"/>
        </w:rPr>
        <w:t>m</w:t>
      </w:r>
      <w:r>
        <w:rPr>
          <w:u w:val="none"/>
        </w:rPr>
        <w:t>s.</w:t>
      </w:r>
      <w:r>
        <w:rPr>
          <w:spacing w:val="20"/>
          <w:u w:val="none"/>
        </w:rPr>
        <w:t xml:space="preserve"> </w:t>
      </w:r>
      <w:r>
        <w:rPr>
          <w:spacing w:val="1"/>
          <w:u w:val="none"/>
        </w:rPr>
        <w:t>Su</w:t>
      </w:r>
      <w:r>
        <w:rPr>
          <w:u w:val="none"/>
        </w:rPr>
        <w:t>ch</w:t>
      </w:r>
      <w:r>
        <w:rPr>
          <w:spacing w:val="22"/>
          <w:u w:val="none"/>
        </w:rPr>
        <w:t xml:space="preserve"> </w:t>
      </w:r>
      <w:r>
        <w:rPr>
          <w:spacing w:val="1"/>
          <w:u w:val="none"/>
        </w:rPr>
        <w:t>o</w:t>
      </w:r>
      <w:r>
        <w:rPr>
          <w:u w:val="none"/>
        </w:rPr>
        <w:t>ffer</w:t>
      </w:r>
      <w:r>
        <w:rPr>
          <w:spacing w:val="20"/>
          <w:u w:val="none"/>
        </w:rPr>
        <w:t xml:space="preserve"> </w:t>
      </w:r>
      <w:r>
        <w:rPr>
          <w:u w:val="none"/>
        </w:rPr>
        <w:t>s</w:t>
      </w:r>
      <w:r>
        <w:rPr>
          <w:spacing w:val="1"/>
          <w:u w:val="none"/>
        </w:rPr>
        <w:t>h</w:t>
      </w:r>
      <w:r>
        <w:rPr>
          <w:u w:val="none"/>
        </w:rPr>
        <w:t>all</w:t>
      </w:r>
      <w:r>
        <w:rPr>
          <w:spacing w:val="20"/>
          <w:u w:val="none"/>
        </w:rPr>
        <w:t xml:space="preserve"> </w:t>
      </w:r>
      <w:r>
        <w:rPr>
          <w:spacing w:val="1"/>
          <w:u w:val="none"/>
        </w:rPr>
        <w:t>b</w:t>
      </w:r>
      <w:r>
        <w:rPr>
          <w:u w:val="none"/>
        </w:rPr>
        <w:t>e</w:t>
      </w:r>
      <w:r>
        <w:rPr>
          <w:spacing w:val="20"/>
          <w:u w:val="none"/>
        </w:rPr>
        <w:t xml:space="preserve"> </w:t>
      </w:r>
      <w:r>
        <w:rPr>
          <w:u w:val="none"/>
        </w:rPr>
        <w:t>a</w:t>
      </w:r>
      <w:r>
        <w:rPr>
          <w:spacing w:val="1"/>
          <w:u w:val="none"/>
        </w:rPr>
        <w:t>n</w:t>
      </w:r>
      <w:r>
        <w:rPr>
          <w:u w:val="none"/>
        </w:rPr>
        <w:t>d</w:t>
      </w:r>
      <w:r>
        <w:rPr>
          <w:w w:val="102"/>
          <w:u w:val="none"/>
        </w:rPr>
        <w:t xml:space="preserve"> </w:t>
      </w:r>
      <w:r>
        <w:rPr>
          <w:u w:val="none"/>
        </w:rPr>
        <w:t>re</w:t>
      </w:r>
      <w:r>
        <w:rPr>
          <w:spacing w:val="2"/>
          <w:u w:val="none"/>
        </w:rPr>
        <w:t>m</w:t>
      </w:r>
      <w:r>
        <w:rPr>
          <w:u w:val="none"/>
        </w:rPr>
        <w:t>ain</w:t>
      </w:r>
      <w:r>
        <w:rPr>
          <w:spacing w:val="16"/>
          <w:u w:val="none"/>
        </w:rPr>
        <w:t xml:space="preserve"> </w:t>
      </w:r>
      <w:r>
        <w:rPr>
          <w:u w:val="none"/>
        </w:rPr>
        <w:t>irre</w:t>
      </w:r>
      <w:r>
        <w:rPr>
          <w:spacing w:val="1"/>
          <w:u w:val="none"/>
        </w:rPr>
        <w:t>vo</w:t>
      </w:r>
      <w:r>
        <w:rPr>
          <w:u w:val="none"/>
        </w:rPr>
        <w:t>ca</w:t>
      </w:r>
      <w:r>
        <w:rPr>
          <w:spacing w:val="1"/>
          <w:u w:val="none"/>
        </w:rPr>
        <w:t>b</w:t>
      </w:r>
      <w:r>
        <w:rPr>
          <w:u w:val="none"/>
        </w:rPr>
        <w:t>le</w:t>
      </w:r>
      <w:r>
        <w:rPr>
          <w:spacing w:val="16"/>
          <w:u w:val="none"/>
        </w:rPr>
        <w:t xml:space="preserve"> </w:t>
      </w:r>
      <w:r>
        <w:rPr>
          <w:u w:val="none"/>
        </w:rPr>
        <w:t>f</w:t>
      </w:r>
      <w:r>
        <w:rPr>
          <w:spacing w:val="1"/>
          <w:u w:val="none"/>
        </w:rPr>
        <w:t>o</w:t>
      </w:r>
      <w:r>
        <w:rPr>
          <w:u w:val="none"/>
        </w:rPr>
        <w:t>r</w:t>
      </w:r>
      <w:r>
        <w:rPr>
          <w:spacing w:val="14"/>
          <w:u w:val="none"/>
        </w:rPr>
        <w:t xml:space="preserve"> </w:t>
      </w:r>
      <w:r>
        <w:rPr>
          <w:u w:val="none"/>
        </w:rPr>
        <w:t>a</w:t>
      </w:r>
      <w:r>
        <w:rPr>
          <w:spacing w:val="17"/>
          <w:u w:val="none"/>
        </w:rPr>
        <w:t xml:space="preserve"> </w:t>
      </w:r>
      <w:r>
        <w:rPr>
          <w:spacing w:val="1"/>
          <w:u w:val="none"/>
        </w:rPr>
        <w:t>p</w:t>
      </w:r>
      <w:r>
        <w:rPr>
          <w:u w:val="none"/>
        </w:rPr>
        <w:t>eri</w:t>
      </w:r>
      <w:r>
        <w:rPr>
          <w:spacing w:val="1"/>
          <w:u w:val="none"/>
        </w:rPr>
        <w:t>o</w:t>
      </w:r>
      <w:r>
        <w:rPr>
          <w:u w:val="none"/>
        </w:rPr>
        <w:t>d</w:t>
      </w:r>
      <w:r>
        <w:rPr>
          <w:spacing w:val="16"/>
          <w:u w:val="none"/>
        </w:rPr>
        <w:t xml:space="preserve"> </w:t>
      </w:r>
      <w:r>
        <w:rPr>
          <w:spacing w:val="1"/>
          <w:u w:val="none"/>
        </w:rPr>
        <w:t>o</w:t>
      </w:r>
      <w:r>
        <w:rPr>
          <w:u w:val="none"/>
        </w:rPr>
        <w:t>f</w:t>
      </w:r>
      <w:r>
        <w:rPr>
          <w:spacing w:val="14"/>
          <w:u w:val="none"/>
        </w:rPr>
        <w:t xml:space="preserve"> </w:t>
      </w:r>
      <w:r>
        <w:rPr>
          <w:spacing w:val="1"/>
          <w:u w:val="none"/>
        </w:rPr>
        <w:t>n</w:t>
      </w:r>
      <w:r>
        <w:rPr>
          <w:u w:val="none"/>
        </w:rPr>
        <w:t>i</w:t>
      </w:r>
      <w:r>
        <w:rPr>
          <w:spacing w:val="1"/>
          <w:u w:val="none"/>
        </w:rPr>
        <w:t>n</w:t>
      </w:r>
      <w:r>
        <w:rPr>
          <w:u w:val="none"/>
        </w:rPr>
        <w:t>ety</w:t>
      </w:r>
      <w:r>
        <w:rPr>
          <w:spacing w:val="17"/>
          <w:u w:val="none"/>
        </w:rPr>
        <w:t xml:space="preserve"> </w:t>
      </w:r>
      <w:r>
        <w:rPr>
          <w:u w:val="none"/>
        </w:rPr>
        <w:t>(</w:t>
      </w:r>
      <w:r>
        <w:rPr>
          <w:spacing w:val="1"/>
          <w:u w:val="none"/>
        </w:rPr>
        <w:t>90</w:t>
      </w:r>
      <w:r>
        <w:rPr>
          <w:u w:val="none"/>
        </w:rPr>
        <w:t>)</w:t>
      </w:r>
      <w:r>
        <w:rPr>
          <w:spacing w:val="14"/>
          <w:u w:val="none"/>
        </w:rPr>
        <w:t xml:space="preserve"> </w:t>
      </w:r>
      <w:r>
        <w:rPr>
          <w:spacing w:val="1"/>
          <w:u w:val="none"/>
        </w:rPr>
        <w:t>d</w:t>
      </w:r>
      <w:r>
        <w:rPr>
          <w:u w:val="none"/>
        </w:rPr>
        <w:t>a</w:t>
      </w:r>
      <w:r>
        <w:rPr>
          <w:spacing w:val="1"/>
          <w:u w:val="none"/>
        </w:rPr>
        <w:t>y</w:t>
      </w:r>
      <w:r>
        <w:rPr>
          <w:u w:val="none"/>
        </w:rPr>
        <w:t>s</w:t>
      </w:r>
      <w:r>
        <w:rPr>
          <w:spacing w:val="15"/>
          <w:u w:val="none"/>
        </w:rPr>
        <w:t xml:space="preserve"> </w:t>
      </w:r>
      <w:r>
        <w:rPr>
          <w:u w:val="none"/>
        </w:rPr>
        <w:t>after</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d</w:t>
      </w:r>
      <w:r>
        <w:rPr>
          <w:u w:val="none"/>
        </w:rPr>
        <w:t>ate</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S</w:t>
      </w:r>
      <w:r>
        <w:rPr>
          <w:u w:val="none"/>
        </w:rPr>
        <w:t>ale</w:t>
      </w:r>
      <w:r>
        <w:rPr>
          <w:spacing w:val="16"/>
          <w:u w:val="none"/>
        </w:rPr>
        <w:t xml:space="preserve"> </w:t>
      </w:r>
      <w:r>
        <w:rPr>
          <w:spacing w:val="1"/>
          <w:u w:val="none"/>
        </w:rPr>
        <w:t>No</w:t>
      </w:r>
      <w:r>
        <w:rPr>
          <w:u w:val="none"/>
        </w:rPr>
        <w:t>tice.</w:t>
      </w:r>
    </w:p>
    <w:p w14:paraId="3E728B9E" w14:textId="77777777" w:rsidR="000C19C9" w:rsidRDefault="000C19C9">
      <w:pPr>
        <w:spacing w:before="16" w:line="220" w:lineRule="exact"/>
      </w:pPr>
    </w:p>
    <w:p w14:paraId="4B62F9CD" w14:textId="77777777" w:rsidR="000C19C9" w:rsidRDefault="00D3642A">
      <w:pPr>
        <w:pStyle w:val="BodyText"/>
        <w:numPr>
          <w:ilvl w:val="3"/>
          <w:numId w:val="6"/>
        </w:numPr>
        <w:tabs>
          <w:tab w:val="left" w:pos="2984"/>
        </w:tabs>
        <w:spacing w:line="251" w:lineRule="auto"/>
        <w:ind w:left="464" w:right="112" w:firstLine="1800"/>
        <w:jc w:val="both"/>
        <w:rPr>
          <w:u w:val="none"/>
        </w:rPr>
      </w:pPr>
      <w:r>
        <w:rPr>
          <w:spacing w:val="1"/>
          <w:u w:color="000000"/>
        </w:rPr>
        <w:t>O</w:t>
      </w:r>
      <w:r>
        <w:rPr>
          <w:u w:color="000000"/>
        </w:rPr>
        <w:t>t</w:t>
      </w:r>
      <w:r>
        <w:rPr>
          <w:spacing w:val="1"/>
          <w:u w:color="000000"/>
        </w:rPr>
        <w:t>h</w:t>
      </w:r>
      <w:r>
        <w:rPr>
          <w:u w:color="000000"/>
        </w:rPr>
        <w:t>er</w:t>
      </w:r>
      <w:r>
        <w:rPr>
          <w:spacing w:val="28"/>
          <w:u w:color="000000"/>
        </w:rPr>
        <w:t xml:space="preserve"> </w:t>
      </w:r>
      <w:r>
        <w:rPr>
          <w:spacing w:val="2"/>
          <w:u w:color="000000"/>
        </w:rPr>
        <w:t>M</w:t>
      </w:r>
      <w:r>
        <w:rPr>
          <w:u w:color="000000"/>
        </w:rPr>
        <w:t>e</w:t>
      </w:r>
      <w:r>
        <w:rPr>
          <w:spacing w:val="2"/>
          <w:u w:color="000000"/>
        </w:rPr>
        <w:t>m</w:t>
      </w:r>
      <w:r>
        <w:rPr>
          <w:spacing w:val="1"/>
          <w:u w:color="000000"/>
        </w:rPr>
        <w:t>b</w:t>
      </w:r>
      <w:r>
        <w:rPr>
          <w:u w:color="000000"/>
        </w:rPr>
        <w:t>er’s</w:t>
      </w:r>
      <w:r>
        <w:rPr>
          <w:spacing w:val="28"/>
          <w:u w:color="000000"/>
        </w:rPr>
        <w:t xml:space="preserve"> </w:t>
      </w:r>
      <w:r>
        <w:rPr>
          <w:spacing w:val="1"/>
          <w:u w:color="000000"/>
        </w:rPr>
        <w:t>R</w:t>
      </w:r>
      <w:r>
        <w:rPr>
          <w:u w:color="000000"/>
        </w:rPr>
        <w:t>i</w:t>
      </w:r>
      <w:r>
        <w:rPr>
          <w:spacing w:val="1"/>
          <w:u w:color="000000"/>
        </w:rPr>
        <w:t>gh</w:t>
      </w:r>
      <w:r>
        <w:rPr>
          <w:u w:color="000000"/>
        </w:rPr>
        <w:t>t</w:t>
      </w:r>
      <w:r>
        <w:rPr>
          <w:spacing w:val="27"/>
          <w:u w:color="000000"/>
        </w:rPr>
        <w:t xml:space="preserve"> </w:t>
      </w:r>
      <w:r>
        <w:rPr>
          <w:u w:color="000000"/>
        </w:rPr>
        <w:t>to</w:t>
      </w:r>
      <w:r>
        <w:rPr>
          <w:spacing w:val="28"/>
          <w:u w:color="000000"/>
        </w:rPr>
        <w:t xml:space="preserve"> </w:t>
      </w:r>
      <w:r>
        <w:rPr>
          <w:spacing w:val="1"/>
          <w:u w:color="000000"/>
        </w:rPr>
        <w:t>Pu</w:t>
      </w:r>
      <w:r>
        <w:rPr>
          <w:u w:color="000000"/>
        </w:rPr>
        <w:t>rc</w:t>
      </w:r>
      <w:r>
        <w:rPr>
          <w:spacing w:val="1"/>
          <w:u w:color="000000"/>
        </w:rPr>
        <w:t>h</w:t>
      </w:r>
      <w:r>
        <w:rPr>
          <w:u w:color="000000"/>
        </w:rPr>
        <w:t>ase</w:t>
      </w:r>
      <w:r>
        <w:rPr>
          <w:u w:val="none"/>
        </w:rPr>
        <w:t>.</w:t>
      </w:r>
      <w:r>
        <w:rPr>
          <w:spacing w:val="4"/>
          <w:u w:val="none"/>
        </w:rPr>
        <w:t xml:space="preserve"> </w:t>
      </w:r>
      <w:r>
        <w:rPr>
          <w:spacing w:val="1"/>
          <w:u w:val="none"/>
        </w:rPr>
        <w:t>Th</w:t>
      </w:r>
      <w:r>
        <w:rPr>
          <w:u w:val="none"/>
        </w:rPr>
        <w:t>e</w:t>
      </w:r>
      <w:r>
        <w:rPr>
          <w:spacing w:val="29"/>
          <w:u w:val="none"/>
        </w:rPr>
        <w:t xml:space="preserve"> </w:t>
      </w:r>
      <w:r>
        <w:rPr>
          <w:spacing w:val="1"/>
          <w:u w:val="none"/>
        </w:rPr>
        <w:t>non</w:t>
      </w:r>
      <w:r>
        <w:rPr>
          <w:u w:val="none"/>
        </w:rPr>
        <w:t>-selli</w:t>
      </w:r>
      <w:r>
        <w:rPr>
          <w:spacing w:val="1"/>
          <w:u w:val="none"/>
        </w:rPr>
        <w:t>n</w:t>
      </w:r>
      <w:r>
        <w:rPr>
          <w:u w:val="none"/>
        </w:rPr>
        <w:t>g</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s</w:t>
      </w:r>
      <w:r>
        <w:rPr>
          <w:spacing w:val="1"/>
          <w:u w:val="none"/>
        </w:rPr>
        <w:t>h</w:t>
      </w:r>
      <w:r>
        <w:rPr>
          <w:u w:val="none"/>
        </w:rPr>
        <w:t>all</w:t>
      </w:r>
      <w:r>
        <w:rPr>
          <w:spacing w:val="29"/>
          <w:u w:val="none"/>
        </w:rPr>
        <w:t xml:space="preserve"> </w:t>
      </w:r>
      <w:r>
        <w:rPr>
          <w:spacing w:val="1"/>
          <w:u w:val="none"/>
        </w:rPr>
        <w:t>h</w:t>
      </w:r>
      <w:r>
        <w:rPr>
          <w:u w:val="none"/>
        </w:rPr>
        <w:t>a</w:t>
      </w:r>
      <w:r>
        <w:rPr>
          <w:spacing w:val="1"/>
          <w:u w:val="none"/>
        </w:rPr>
        <w:t>v</w:t>
      </w:r>
      <w:r>
        <w:rPr>
          <w:u w:val="none"/>
        </w:rPr>
        <w:t>e</w:t>
      </w:r>
      <w:r>
        <w:rPr>
          <w:w w:val="102"/>
          <w:u w:val="none"/>
        </w:rPr>
        <w:t xml:space="preserve"> </w:t>
      </w:r>
      <w:r>
        <w:rPr>
          <w:u w:val="none"/>
        </w:rPr>
        <w:t>t</w:t>
      </w:r>
      <w:r>
        <w:rPr>
          <w:spacing w:val="1"/>
          <w:u w:val="none"/>
        </w:rPr>
        <w:t>h</w:t>
      </w:r>
      <w:r>
        <w:rPr>
          <w:u w:val="none"/>
        </w:rPr>
        <w:t>e</w:t>
      </w:r>
      <w:r>
        <w:rPr>
          <w:spacing w:val="29"/>
          <w:u w:val="none"/>
        </w:rPr>
        <w:t xml:space="preserve"> </w:t>
      </w:r>
      <w:r>
        <w:rPr>
          <w:u w:val="none"/>
        </w:rPr>
        <w:t>first</w:t>
      </w:r>
      <w:r>
        <w:rPr>
          <w:spacing w:val="29"/>
          <w:u w:val="none"/>
        </w:rPr>
        <w:t xml:space="preserve"> </w:t>
      </w:r>
      <w:r>
        <w:rPr>
          <w:u w:val="none"/>
        </w:rPr>
        <w:t>ri</w:t>
      </w:r>
      <w:r>
        <w:rPr>
          <w:spacing w:val="1"/>
          <w:u w:val="none"/>
        </w:rPr>
        <w:t>gh</w:t>
      </w:r>
      <w:r>
        <w:rPr>
          <w:u w:val="none"/>
        </w:rPr>
        <w:t>t</w:t>
      </w:r>
      <w:r>
        <w:rPr>
          <w:spacing w:val="28"/>
          <w:u w:val="none"/>
        </w:rPr>
        <w:t xml:space="preserve"> </w:t>
      </w:r>
      <w:r>
        <w:rPr>
          <w:u w:val="none"/>
        </w:rPr>
        <w:t>(</w:t>
      </w:r>
      <w:r>
        <w:rPr>
          <w:spacing w:val="1"/>
          <w:u w:val="none"/>
        </w:rPr>
        <w:t>bu</w:t>
      </w:r>
      <w:r>
        <w:rPr>
          <w:u w:val="none"/>
        </w:rPr>
        <w:t>t</w:t>
      </w:r>
      <w:r>
        <w:rPr>
          <w:spacing w:val="28"/>
          <w:u w:val="none"/>
        </w:rPr>
        <w:t xml:space="preserve"> </w:t>
      </w:r>
      <w:r>
        <w:rPr>
          <w:spacing w:val="1"/>
          <w:u w:val="none"/>
        </w:rPr>
        <w:t>no</w:t>
      </w:r>
      <w:r>
        <w:rPr>
          <w:u w:val="none"/>
        </w:rPr>
        <w:t>t</w:t>
      </w:r>
      <w:r>
        <w:rPr>
          <w:spacing w:val="29"/>
          <w:u w:val="none"/>
        </w:rPr>
        <w:t xml:space="preserve"> </w:t>
      </w:r>
      <w:r>
        <w:rPr>
          <w:u w:val="none"/>
        </w:rPr>
        <w:t>t</w:t>
      </w:r>
      <w:r>
        <w:rPr>
          <w:spacing w:val="1"/>
          <w:u w:val="none"/>
        </w:rPr>
        <w:t>h</w:t>
      </w:r>
      <w:r>
        <w:rPr>
          <w:u w:val="none"/>
        </w:rPr>
        <w:t>e</w:t>
      </w:r>
      <w:r>
        <w:rPr>
          <w:spacing w:val="30"/>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w:t>
      </w:r>
      <w:r>
        <w:rPr>
          <w:spacing w:val="28"/>
          <w:u w:val="none"/>
        </w:rPr>
        <w:t xml:space="preserve"> </w:t>
      </w:r>
      <w:r>
        <w:rPr>
          <w:u w:val="none"/>
        </w:rPr>
        <w:t>to</w:t>
      </w:r>
      <w:r>
        <w:rPr>
          <w:spacing w:val="30"/>
          <w:u w:val="none"/>
        </w:rPr>
        <w:t xml:space="preserve"> </w:t>
      </w:r>
      <w:r>
        <w:rPr>
          <w:u w:val="none"/>
        </w:rPr>
        <w:t>purchase</w:t>
      </w:r>
      <w:r>
        <w:rPr>
          <w:spacing w:val="29"/>
          <w:u w:val="none"/>
        </w:rPr>
        <w:t xml:space="preserve"> </w:t>
      </w:r>
      <w:r>
        <w:rPr>
          <w:u w:val="none"/>
        </w:rPr>
        <w:t>all</w:t>
      </w:r>
      <w:r>
        <w:rPr>
          <w:spacing w:val="29"/>
          <w:u w:val="none"/>
        </w:rPr>
        <w:t xml:space="preserve"> </w:t>
      </w:r>
      <w:r>
        <w:rPr>
          <w:u w:val="none"/>
        </w:rPr>
        <w:t>(but</w:t>
      </w:r>
      <w:r>
        <w:rPr>
          <w:spacing w:val="28"/>
          <w:u w:val="none"/>
        </w:rPr>
        <w:t xml:space="preserve"> </w:t>
      </w:r>
      <w:r>
        <w:rPr>
          <w:u w:val="none"/>
        </w:rPr>
        <w:t>not</w:t>
      </w:r>
      <w:r>
        <w:rPr>
          <w:spacing w:val="29"/>
          <w:u w:val="none"/>
        </w:rPr>
        <w:t xml:space="preserve"> </w:t>
      </w:r>
      <w:r>
        <w:rPr>
          <w:u w:val="none"/>
        </w:rPr>
        <w:t>less</w:t>
      </w:r>
      <w:r>
        <w:rPr>
          <w:spacing w:val="29"/>
          <w:u w:val="none"/>
        </w:rPr>
        <w:t xml:space="preserve"> </w:t>
      </w:r>
      <w:r>
        <w:rPr>
          <w:u w:val="none"/>
        </w:rPr>
        <w:t>t</w:t>
      </w:r>
      <w:r>
        <w:rPr>
          <w:spacing w:val="1"/>
          <w:u w:val="none"/>
        </w:rPr>
        <w:t>h</w:t>
      </w:r>
      <w:r>
        <w:rPr>
          <w:u w:val="none"/>
        </w:rPr>
        <w:t>an</w:t>
      </w:r>
      <w:r>
        <w:rPr>
          <w:spacing w:val="30"/>
          <w:u w:val="none"/>
        </w:rPr>
        <w:t xml:space="preserve"> </w:t>
      </w:r>
      <w:r>
        <w:rPr>
          <w:u w:val="none"/>
        </w:rPr>
        <w:t>all)</w:t>
      </w:r>
      <w:r>
        <w:rPr>
          <w:spacing w:val="28"/>
          <w:u w:val="none"/>
        </w:rPr>
        <w:t xml:space="preserve"> </w:t>
      </w:r>
      <w:r>
        <w:rPr>
          <w:u w:val="none"/>
        </w:rPr>
        <w:t>of</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O</w:t>
      </w:r>
      <w:r>
        <w:rPr>
          <w:u w:val="none"/>
        </w:rPr>
        <w:t>ffered</w:t>
      </w:r>
      <w:r>
        <w:rPr>
          <w:spacing w:val="30"/>
          <w:u w:val="none"/>
        </w:rPr>
        <w:t xml:space="preserve"> </w:t>
      </w:r>
      <w:r>
        <w:rPr>
          <w:u w:val="none"/>
        </w:rPr>
        <w:t>Interest</w:t>
      </w:r>
      <w:r>
        <w:rPr>
          <w:spacing w:val="28"/>
          <w:u w:val="none"/>
        </w:rPr>
        <w:t xml:space="preserve"> </w:t>
      </w:r>
      <w:r>
        <w:rPr>
          <w:u w:val="none"/>
        </w:rPr>
        <w:t>at</w:t>
      </w:r>
      <w:r>
        <w:rPr>
          <w:w w:val="102"/>
          <w:u w:val="none"/>
        </w:rPr>
        <w:t xml:space="preserve"> </w:t>
      </w:r>
      <w:r>
        <w:rPr>
          <w:u w:val="none"/>
        </w:rPr>
        <w:t>t</w:t>
      </w:r>
      <w:r>
        <w:rPr>
          <w:spacing w:val="1"/>
          <w:u w:val="none"/>
        </w:rPr>
        <w:t>h</w:t>
      </w:r>
      <w:r>
        <w:rPr>
          <w:u w:val="none"/>
        </w:rPr>
        <w:t>e</w:t>
      </w:r>
      <w:r>
        <w:rPr>
          <w:spacing w:val="47"/>
          <w:u w:val="none"/>
        </w:rPr>
        <w:t xml:space="preserve"> </w:t>
      </w:r>
      <w:r>
        <w:rPr>
          <w:spacing w:val="2"/>
          <w:u w:val="none"/>
        </w:rPr>
        <w:t>O</w:t>
      </w:r>
      <w:r>
        <w:rPr>
          <w:u w:val="none"/>
        </w:rPr>
        <w:t>ffered</w:t>
      </w:r>
      <w:r>
        <w:rPr>
          <w:spacing w:val="49"/>
          <w:u w:val="none"/>
        </w:rPr>
        <w:t xml:space="preserve"> </w:t>
      </w:r>
      <w:r>
        <w:rPr>
          <w:spacing w:val="1"/>
          <w:u w:val="none"/>
        </w:rPr>
        <w:t>T</w:t>
      </w:r>
      <w:r>
        <w:rPr>
          <w:u w:val="none"/>
        </w:rPr>
        <w:t>er</w:t>
      </w:r>
      <w:r>
        <w:rPr>
          <w:spacing w:val="2"/>
          <w:u w:val="none"/>
        </w:rPr>
        <w:t>m</w:t>
      </w:r>
      <w:r>
        <w:rPr>
          <w:u w:val="none"/>
        </w:rPr>
        <w:t>s.</w:t>
      </w:r>
      <w:r>
        <w:rPr>
          <w:spacing w:val="48"/>
          <w:u w:val="none"/>
        </w:rPr>
        <w:t xml:space="preserve"> </w:t>
      </w:r>
      <w:r>
        <w:rPr>
          <w:u w:val="none"/>
        </w:rPr>
        <w:t>If</w:t>
      </w:r>
      <w:r>
        <w:rPr>
          <w:spacing w:val="48"/>
          <w:u w:val="none"/>
        </w:rPr>
        <w:t xml:space="preserve"> </w:t>
      </w:r>
      <w:r>
        <w:rPr>
          <w:u w:val="none"/>
        </w:rPr>
        <w:t>t</w:t>
      </w:r>
      <w:r>
        <w:rPr>
          <w:spacing w:val="1"/>
          <w:u w:val="none"/>
        </w:rPr>
        <w:t>h</w:t>
      </w:r>
      <w:r>
        <w:rPr>
          <w:u w:val="none"/>
        </w:rPr>
        <w:t>e</w:t>
      </w:r>
      <w:r>
        <w:rPr>
          <w:spacing w:val="48"/>
          <w:u w:val="none"/>
        </w:rPr>
        <w:t xml:space="preserve"> </w:t>
      </w:r>
      <w:r>
        <w:rPr>
          <w:spacing w:val="1"/>
          <w:u w:val="none"/>
        </w:rPr>
        <w:t>non</w:t>
      </w:r>
      <w:r>
        <w:rPr>
          <w:u w:val="none"/>
        </w:rPr>
        <w:t>-selli</w:t>
      </w:r>
      <w:r>
        <w:rPr>
          <w:spacing w:val="1"/>
          <w:u w:val="none"/>
        </w:rPr>
        <w:t>n</w:t>
      </w:r>
      <w:r>
        <w:rPr>
          <w:u w:val="none"/>
        </w:rPr>
        <w:t>g</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8"/>
          <w:u w:val="none"/>
        </w:rPr>
        <w:t xml:space="preserve"> </w:t>
      </w:r>
      <w:r>
        <w:rPr>
          <w:u w:val="none"/>
        </w:rPr>
        <w:t>elects</w:t>
      </w:r>
      <w:r>
        <w:rPr>
          <w:spacing w:val="47"/>
          <w:u w:val="none"/>
        </w:rPr>
        <w:t xml:space="preserve"> </w:t>
      </w:r>
      <w:r>
        <w:rPr>
          <w:u w:val="none"/>
        </w:rPr>
        <w:t>to</w:t>
      </w:r>
      <w:r>
        <w:rPr>
          <w:spacing w:val="49"/>
          <w:u w:val="none"/>
        </w:rPr>
        <w:t xml:space="preserve"> </w:t>
      </w:r>
      <w:r>
        <w:rPr>
          <w:u w:val="none"/>
        </w:rPr>
        <w:t>acce</w:t>
      </w:r>
      <w:r>
        <w:rPr>
          <w:spacing w:val="1"/>
          <w:u w:val="none"/>
        </w:rPr>
        <w:t>p</w:t>
      </w:r>
      <w:r>
        <w:rPr>
          <w:u w:val="none"/>
        </w:rPr>
        <w:t>t</w:t>
      </w:r>
      <w:r>
        <w:rPr>
          <w:spacing w:val="48"/>
          <w:u w:val="none"/>
        </w:rPr>
        <w:t xml:space="preserve"> </w:t>
      </w:r>
      <w:r>
        <w:rPr>
          <w:u w:val="none"/>
        </w:rPr>
        <w:t>the</w:t>
      </w:r>
      <w:r>
        <w:rPr>
          <w:spacing w:val="48"/>
          <w:u w:val="none"/>
        </w:rPr>
        <w:t xml:space="preserve"> </w:t>
      </w:r>
      <w:r>
        <w:rPr>
          <w:u w:val="none"/>
        </w:rPr>
        <w:t>offer,</w:t>
      </w:r>
      <w:r>
        <w:rPr>
          <w:spacing w:val="48"/>
          <w:u w:val="none"/>
        </w:rPr>
        <w:t xml:space="preserve"> </w:t>
      </w:r>
      <w:r>
        <w:rPr>
          <w:u w:val="none"/>
        </w:rPr>
        <w:t>it</w:t>
      </w:r>
      <w:r>
        <w:rPr>
          <w:spacing w:val="48"/>
          <w:u w:val="none"/>
        </w:rPr>
        <w:t xml:space="preserve"> </w:t>
      </w:r>
      <w:r>
        <w:rPr>
          <w:u w:val="none"/>
        </w:rPr>
        <w:t>shall</w:t>
      </w:r>
      <w:r>
        <w:rPr>
          <w:spacing w:val="48"/>
          <w:u w:val="none"/>
        </w:rPr>
        <w:t xml:space="preserve"> </w:t>
      </w:r>
      <w:r>
        <w:rPr>
          <w:u w:val="none"/>
        </w:rPr>
        <w:t>do</w:t>
      </w:r>
      <w:r>
        <w:rPr>
          <w:spacing w:val="48"/>
          <w:u w:val="none"/>
        </w:rPr>
        <w:t xml:space="preserve"> </w:t>
      </w:r>
      <w:r>
        <w:rPr>
          <w:u w:val="none"/>
        </w:rPr>
        <w:t>so</w:t>
      </w:r>
      <w:r>
        <w:rPr>
          <w:spacing w:val="49"/>
          <w:u w:val="none"/>
        </w:rPr>
        <w:t xml:space="preserve"> </w:t>
      </w:r>
      <w:r>
        <w:rPr>
          <w:spacing w:val="1"/>
          <w:u w:val="none"/>
        </w:rPr>
        <w:t>b</w:t>
      </w:r>
      <w:r>
        <w:rPr>
          <w:u w:val="none"/>
        </w:rPr>
        <w:t>y</w:t>
      </w:r>
      <w:r>
        <w:rPr>
          <w:spacing w:val="48"/>
          <w:u w:val="none"/>
        </w:rPr>
        <w:t xml:space="preserve"> </w:t>
      </w:r>
      <w:r>
        <w:rPr>
          <w:spacing w:val="1"/>
          <w:u w:val="none"/>
        </w:rPr>
        <w:t>w</w:t>
      </w:r>
      <w:r>
        <w:rPr>
          <w:u w:val="none"/>
        </w:rPr>
        <w:t>ritten</w:t>
      </w:r>
      <w:r>
        <w:rPr>
          <w:w w:val="102"/>
          <w:u w:val="none"/>
        </w:rPr>
        <w:t xml:space="preserve"> </w:t>
      </w:r>
      <w:r>
        <w:rPr>
          <w:spacing w:val="1"/>
          <w:u w:val="none"/>
        </w:rPr>
        <w:t>no</w:t>
      </w:r>
      <w:r>
        <w:rPr>
          <w:u w:val="none"/>
        </w:rPr>
        <w:t>tice</w:t>
      </w:r>
      <w:r>
        <w:rPr>
          <w:spacing w:val="35"/>
          <w:u w:val="none"/>
        </w:rPr>
        <w:t xml:space="preserve"> </w:t>
      </w:r>
      <w:r>
        <w:rPr>
          <w:u w:val="none"/>
        </w:rPr>
        <w:t>to</w:t>
      </w:r>
      <w:r>
        <w:rPr>
          <w:spacing w:val="36"/>
          <w:u w:val="none"/>
        </w:rPr>
        <w:t xml:space="preserve"> </w:t>
      </w:r>
      <w:r>
        <w:rPr>
          <w:u w:val="none"/>
        </w:rPr>
        <w:t>s</w:t>
      </w:r>
      <w:r>
        <w:rPr>
          <w:spacing w:val="1"/>
          <w:u w:val="none"/>
        </w:rPr>
        <w:t>u</w:t>
      </w:r>
      <w:r>
        <w:rPr>
          <w:u w:val="none"/>
        </w:rPr>
        <w:t>ch</w:t>
      </w:r>
      <w:r>
        <w:rPr>
          <w:spacing w:val="37"/>
          <w:u w:val="none"/>
        </w:rPr>
        <w:t xml:space="preserve"> </w:t>
      </w:r>
      <w:r>
        <w:rPr>
          <w:u w:val="none"/>
        </w:rPr>
        <w:t>effect</w:t>
      </w:r>
      <w:r>
        <w:rPr>
          <w:spacing w:val="35"/>
          <w:u w:val="none"/>
        </w:rPr>
        <w:t xml:space="preserve"> </w:t>
      </w:r>
      <w:r>
        <w:rPr>
          <w:spacing w:val="1"/>
          <w:u w:val="none"/>
        </w:rPr>
        <w:t>d</w:t>
      </w:r>
      <w:r>
        <w:rPr>
          <w:u w:val="none"/>
        </w:rPr>
        <w:t>eli</w:t>
      </w:r>
      <w:r>
        <w:rPr>
          <w:spacing w:val="1"/>
          <w:u w:val="none"/>
        </w:rPr>
        <w:t>v</w:t>
      </w:r>
      <w:r>
        <w:rPr>
          <w:u w:val="none"/>
        </w:rPr>
        <w:t>ered</w:t>
      </w:r>
      <w:r>
        <w:rPr>
          <w:spacing w:val="37"/>
          <w:u w:val="none"/>
        </w:rPr>
        <w:t xml:space="preserve"> </w:t>
      </w:r>
      <w:r>
        <w:rPr>
          <w:spacing w:val="-1"/>
          <w:u w:val="none"/>
        </w:rPr>
        <w:t>t</w:t>
      </w:r>
      <w:r>
        <w:rPr>
          <w:u w:val="none"/>
        </w:rPr>
        <w:t>o</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assi</w:t>
      </w:r>
      <w:r>
        <w:rPr>
          <w:spacing w:val="1"/>
          <w:u w:val="none"/>
        </w:rPr>
        <w:t>gn</w:t>
      </w:r>
      <w:r>
        <w:rPr>
          <w:u w:val="none"/>
        </w:rPr>
        <w:t>i</w:t>
      </w:r>
      <w:r>
        <w:rPr>
          <w:spacing w:val="1"/>
          <w:u w:val="none"/>
        </w:rPr>
        <w:t>n</w:t>
      </w:r>
      <w:r>
        <w:rPr>
          <w:u w:val="none"/>
        </w:rPr>
        <w:t>g</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o</w:t>
      </w:r>
      <w:r>
        <w:rPr>
          <w:u w:val="none"/>
        </w:rPr>
        <w:t>r</w:t>
      </w:r>
      <w:r>
        <w:rPr>
          <w:spacing w:val="35"/>
          <w:u w:val="none"/>
        </w:rPr>
        <w:t xml:space="preserve"> </w:t>
      </w:r>
      <w:r>
        <w:rPr>
          <w:u w:val="none"/>
        </w:rPr>
        <w:t>assi</w:t>
      </w:r>
      <w:r>
        <w:rPr>
          <w:spacing w:val="1"/>
          <w:u w:val="none"/>
        </w:rPr>
        <w:t>gn</w:t>
      </w:r>
      <w:r>
        <w:rPr>
          <w:u w:val="none"/>
        </w:rPr>
        <w:t>ee</w:t>
      </w:r>
      <w:r>
        <w:rPr>
          <w:spacing w:val="35"/>
          <w:u w:val="none"/>
        </w:rPr>
        <w:t xml:space="preserve"> </w:t>
      </w:r>
      <w:r>
        <w:rPr>
          <w:spacing w:val="1"/>
          <w:u w:val="none"/>
        </w:rPr>
        <w:t>w</w:t>
      </w:r>
      <w:r>
        <w:rPr>
          <w:u w:val="none"/>
        </w:rPr>
        <w:t>it</w:t>
      </w:r>
      <w:r>
        <w:rPr>
          <w:spacing w:val="1"/>
          <w:u w:val="none"/>
        </w:rPr>
        <w:t>h</w:t>
      </w:r>
      <w:r>
        <w:rPr>
          <w:u w:val="none"/>
        </w:rPr>
        <w:t>in</w:t>
      </w:r>
      <w:r>
        <w:rPr>
          <w:spacing w:val="37"/>
          <w:u w:val="none"/>
        </w:rPr>
        <w:t xml:space="preserve"> </w:t>
      </w:r>
      <w:r>
        <w:rPr>
          <w:u w:val="none"/>
        </w:rPr>
        <w:t>si</w:t>
      </w:r>
      <w:r>
        <w:rPr>
          <w:spacing w:val="1"/>
          <w:u w:val="none"/>
        </w:rPr>
        <w:t>x</w:t>
      </w:r>
      <w:r>
        <w:rPr>
          <w:u w:val="none"/>
        </w:rPr>
        <w:t>ty</w:t>
      </w:r>
      <w:r>
        <w:rPr>
          <w:spacing w:val="35"/>
          <w:u w:val="none"/>
        </w:rPr>
        <w:t xml:space="preserve"> </w:t>
      </w:r>
      <w:r>
        <w:rPr>
          <w:u w:val="none"/>
        </w:rPr>
        <w:t>(</w:t>
      </w:r>
      <w:r>
        <w:rPr>
          <w:spacing w:val="1"/>
          <w:u w:val="none"/>
        </w:rPr>
        <w:t>60</w:t>
      </w:r>
      <w:r>
        <w:rPr>
          <w:u w:val="none"/>
        </w:rPr>
        <w:t>)</w:t>
      </w:r>
      <w:r>
        <w:rPr>
          <w:spacing w:val="36"/>
          <w:u w:val="none"/>
        </w:rPr>
        <w:t xml:space="preserve"> </w:t>
      </w:r>
      <w:r>
        <w:rPr>
          <w:spacing w:val="1"/>
          <w:u w:val="none"/>
        </w:rPr>
        <w:t>d</w:t>
      </w:r>
      <w:r>
        <w:rPr>
          <w:u w:val="none"/>
        </w:rPr>
        <w:t>a</w:t>
      </w:r>
      <w:r>
        <w:rPr>
          <w:spacing w:val="1"/>
          <w:u w:val="none"/>
        </w:rPr>
        <w:t>y</w:t>
      </w:r>
      <w:r>
        <w:rPr>
          <w:u w:val="none"/>
        </w:rPr>
        <w:t>s</w:t>
      </w:r>
      <w:r>
        <w:rPr>
          <w:spacing w:val="35"/>
          <w:u w:val="none"/>
        </w:rPr>
        <w:t xml:space="preserve"> </w:t>
      </w:r>
      <w:r>
        <w:rPr>
          <w:u w:val="none"/>
        </w:rPr>
        <w:t>after</w:t>
      </w:r>
      <w:r>
        <w:rPr>
          <w:spacing w:val="35"/>
          <w:u w:val="none"/>
        </w:rPr>
        <w:t xml:space="preserve"> </w:t>
      </w:r>
      <w:r>
        <w:rPr>
          <w:u w:val="none"/>
        </w:rPr>
        <w:t>t</w:t>
      </w:r>
      <w:r>
        <w:rPr>
          <w:spacing w:val="1"/>
          <w:u w:val="none"/>
        </w:rPr>
        <w:t>h</w:t>
      </w:r>
      <w:r>
        <w:rPr>
          <w:u w:val="none"/>
        </w:rPr>
        <w:t>e</w:t>
      </w:r>
      <w:r>
        <w:rPr>
          <w:w w:val="102"/>
          <w:u w:val="none"/>
        </w:rPr>
        <w:t xml:space="preserve"> </w:t>
      </w:r>
      <w:r>
        <w:rPr>
          <w:spacing w:val="1"/>
          <w:u w:val="none"/>
        </w:rPr>
        <w:t>d</w:t>
      </w:r>
      <w:r>
        <w:rPr>
          <w:u w:val="none"/>
        </w:rPr>
        <w:t>ate</w:t>
      </w:r>
      <w:r>
        <w:rPr>
          <w:spacing w:val="31"/>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2"/>
          <w:u w:val="none"/>
        </w:rPr>
        <w:t xml:space="preserve"> </w:t>
      </w:r>
      <w:r>
        <w:rPr>
          <w:spacing w:val="1"/>
          <w:u w:val="none"/>
        </w:rPr>
        <w:t>S</w:t>
      </w:r>
      <w:r>
        <w:rPr>
          <w:u w:val="none"/>
        </w:rPr>
        <w:t>ale</w:t>
      </w:r>
      <w:r>
        <w:rPr>
          <w:spacing w:val="31"/>
          <w:u w:val="none"/>
        </w:rPr>
        <w:t xml:space="preserve"> </w:t>
      </w:r>
      <w:r>
        <w:rPr>
          <w:spacing w:val="1"/>
          <w:u w:val="none"/>
        </w:rPr>
        <w:t>No</w:t>
      </w:r>
      <w:r>
        <w:rPr>
          <w:u w:val="none"/>
        </w:rPr>
        <w:t>tice.</w:t>
      </w:r>
      <w:r>
        <w:rPr>
          <w:spacing w:val="7"/>
          <w:u w:val="none"/>
        </w:rPr>
        <w:t xml:space="preserve"> </w:t>
      </w:r>
      <w:r>
        <w:rPr>
          <w:u w:val="none"/>
        </w:rPr>
        <w:t>If</w:t>
      </w:r>
      <w:r>
        <w:rPr>
          <w:spacing w:val="31"/>
          <w:u w:val="none"/>
        </w:rPr>
        <w:t xml:space="preserve"> </w:t>
      </w:r>
      <w:r>
        <w:rPr>
          <w:u w:val="none"/>
        </w:rPr>
        <w:t>t</w:t>
      </w:r>
      <w:r>
        <w:rPr>
          <w:spacing w:val="1"/>
          <w:u w:val="none"/>
        </w:rPr>
        <w:t>h</w:t>
      </w:r>
      <w:r>
        <w:rPr>
          <w:u w:val="none"/>
        </w:rPr>
        <w:t>e</w:t>
      </w:r>
      <w:r>
        <w:rPr>
          <w:spacing w:val="31"/>
          <w:u w:val="none"/>
        </w:rPr>
        <w:t xml:space="preserve"> </w:t>
      </w:r>
      <w:r>
        <w:rPr>
          <w:spacing w:val="1"/>
          <w:u w:val="none"/>
        </w:rPr>
        <w:t>non</w:t>
      </w:r>
      <w:r>
        <w:rPr>
          <w:u w:val="none"/>
        </w:rPr>
        <w:t>-selli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u w:val="none"/>
        </w:rPr>
        <w:t>acce</w:t>
      </w:r>
      <w:r>
        <w:rPr>
          <w:spacing w:val="1"/>
          <w:u w:val="none"/>
        </w:rPr>
        <w:t>p</w:t>
      </w:r>
      <w:r>
        <w:rPr>
          <w:u w:val="none"/>
        </w:rPr>
        <w:t>ts</w:t>
      </w:r>
      <w:r>
        <w:rPr>
          <w:spacing w:val="31"/>
          <w:u w:val="none"/>
        </w:rPr>
        <w:t xml:space="preserve"> </w:t>
      </w:r>
      <w:r>
        <w:rPr>
          <w:u w:val="none"/>
        </w:rPr>
        <w:t>the</w:t>
      </w:r>
      <w:r>
        <w:rPr>
          <w:spacing w:val="31"/>
          <w:u w:val="none"/>
        </w:rPr>
        <w:t xml:space="preserve"> </w:t>
      </w:r>
      <w:r>
        <w:rPr>
          <w:u w:val="none"/>
        </w:rPr>
        <w:t>offer,</w:t>
      </w:r>
      <w:r>
        <w:rPr>
          <w:spacing w:val="31"/>
          <w:u w:val="none"/>
        </w:rPr>
        <w:t xml:space="preserve"> </w:t>
      </w:r>
      <w:r>
        <w:rPr>
          <w:u w:val="none"/>
        </w:rPr>
        <w:t>then</w:t>
      </w:r>
      <w:r>
        <w:rPr>
          <w:spacing w:val="32"/>
          <w:u w:val="none"/>
        </w:rPr>
        <w:t xml:space="preserve"> </w:t>
      </w:r>
      <w:r>
        <w:rPr>
          <w:u w:val="none"/>
        </w:rPr>
        <w:t>the</w:t>
      </w:r>
      <w:r>
        <w:rPr>
          <w:spacing w:val="31"/>
          <w:u w:val="none"/>
        </w:rPr>
        <w:t xml:space="preserve"> </w:t>
      </w:r>
      <w:r>
        <w:rPr>
          <w:u w:val="none"/>
        </w:rPr>
        <w:t>assigning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spacing w:val="1"/>
          <w:u w:val="none"/>
        </w:rPr>
        <w:t>or</w:t>
      </w:r>
      <w:r>
        <w:rPr>
          <w:spacing w:val="2"/>
          <w:w w:val="102"/>
          <w:u w:val="none"/>
        </w:rPr>
        <w:t xml:space="preserve"> </w:t>
      </w:r>
      <w:r>
        <w:rPr>
          <w:u w:val="none"/>
        </w:rPr>
        <w:t>assignee</w:t>
      </w:r>
      <w:r>
        <w:rPr>
          <w:spacing w:val="32"/>
          <w:u w:val="none"/>
        </w:rPr>
        <w:t xml:space="preserve"> </w:t>
      </w:r>
      <w:r>
        <w:rPr>
          <w:u w:val="none"/>
        </w:rPr>
        <w:t>shall</w:t>
      </w:r>
      <w:r>
        <w:rPr>
          <w:spacing w:val="31"/>
          <w:u w:val="none"/>
        </w:rPr>
        <w:t xml:space="preserve"> </w:t>
      </w:r>
      <w:r>
        <w:rPr>
          <w:u w:val="none"/>
        </w:rPr>
        <w:t>pro</w:t>
      </w:r>
      <w:r>
        <w:rPr>
          <w:spacing w:val="2"/>
          <w:u w:val="none"/>
        </w:rPr>
        <w:t>m</w:t>
      </w:r>
      <w:r>
        <w:rPr>
          <w:u w:val="none"/>
        </w:rPr>
        <w:t>ptly</w:t>
      </w:r>
      <w:r>
        <w:rPr>
          <w:spacing w:val="33"/>
          <w:u w:val="none"/>
        </w:rPr>
        <w:t xml:space="preserve"> </w:t>
      </w:r>
      <w:r>
        <w:rPr>
          <w:u w:val="none"/>
        </w:rPr>
        <w:t>assign</w:t>
      </w:r>
      <w:r>
        <w:rPr>
          <w:spacing w:val="32"/>
          <w:u w:val="none"/>
        </w:rPr>
        <w:t xml:space="preserve"> </w:t>
      </w:r>
      <w:r>
        <w:rPr>
          <w:u w:val="none"/>
        </w:rPr>
        <w:t>to</w:t>
      </w:r>
      <w:r>
        <w:rPr>
          <w:spacing w:val="33"/>
          <w:u w:val="none"/>
        </w:rPr>
        <w:t xml:space="preserve"> </w:t>
      </w:r>
      <w:r>
        <w:rPr>
          <w:u w:val="none"/>
        </w:rPr>
        <w:t>the</w:t>
      </w:r>
      <w:r>
        <w:rPr>
          <w:spacing w:val="31"/>
          <w:u w:val="none"/>
        </w:rPr>
        <w:t xml:space="preserve"> </w:t>
      </w:r>
      <w:r>
        <w:rPr>
          <w:spacing w:val="1"/>
          <w:u w:val="none"/>
        </w:rPr>
        <w:t>non</w:t>
      </w:r>
      <w:r>
        <w:rPr>
          <w:u w:val="none"/>
        </w:rPr>
        <w:t>-selli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o</w:t>
      </w:r>
      <w:r>
        <w:rPr>
          <w:u w:val="none"/>
        </w:rPr>
        <w:t>r</w:t>
      </w:r>
      <w:r>
        <w:rPr>
          <w:spacing w:val="31"/>
          <w:u w:val="none"/>
        </w:rPr>
        <w:t xml:space="preserve"> </w:t>
      </w:r>
      <w:r>
        <w:rPr>
          <w:u w:val="none"/>
        </w:rPr>
        <w:t>its</w:t>
      </w:r>
      <w:r>
        <w:rPr>
          <w:spacing w:val="31"/>
          <w:u w:val="none"/>
        </w:rPr>
        <w:t xml:space="preserve"> </w:t>
      </w:r>
      <w:r>
        <w:rPr>
          <w:spacing w:val="1"/>
          <w:u w:val="none"/>
        </w:rPr>
        <w:t>d</w:t>
      </w:r>
      <w:r>
        <w:rPr>
          <w:u w:val="none"/>
        </w:rPr>
        <w:t>esi</w:t>
      </w:r>
      <w:r>
        <w:rPr>
          <w:spacing w:val="1"/>
          <w:u w:val="none"/>
        </w:rPr>
        <w:t>gn</w:t>
      </w:r>
      <w:r>
        <w:rPr>
          <w:u w:val="none"/>
        </w:rPr>
        <w:t>ee</w:t>
      </w:r>
      <w:r>
        <w:rPr>
          <w:spacing w:val="32"/>
          <w:u w:val="none"/>
        </w:rPr>
        <w:t xml:space="preserve"> </w:t>
      </w:r>
      <w:r>
        <w:rPr>
          <w:u w:val="none"/>
        </w:rPr>
        <w:t>t</w:t>
      </w:r>
      <w:r>
        <w:rPr>
          <w:spacing w:val="1"/>
          <w:u w:val="none"/>
        </w:rPr>
        <w:t>h</w:t>
      </w:r>
      <w:r>
        <w:rPr>
          <w:u w:val="none"/>
        </w:rPr>
        <w:t>e</w:t>
      </w:r>
      <w:r>
        <w:rPr>
          <w:spacing w:val="31"/>
          <w:u w:val="none"/>
        </w:rPr>
        <w:t xml:space="preserve"> </w:t>
      </w:r>
      <w:r>
        <w:rPr>
          <w:spacing w:val="1"/>
          <w:u w:val="none"/>
        </w:rPr>
        <w:t>O</w:t>
      </w:r>
      <w:r>
        <w:rPr>
          <w:u w:val="none"/>
        </w:rPr>
        <w:t>ffered</w:t>
      </w:r>
      <w:r>
        <w:rPr>
          <w:spacing w:val="33"/>
          <w:u w:val="none"/>
        </w:rPr>
        <w:t xml:space="preserve"> </w:t>
      </w:r>
      <w:r>
        <w:rPr>
          <w:u w:val="none"/>
        </w:rPr>
        <w:t>I</w:t>
      </w:r>
      <w:r>
        <w:rPr>
          <w:spacing w:val="1"/>
          <w:u w:val="none"/>
        </w:rPr>
        <w:t>n</w:t>
      </w:r>
      <w:r>
        <w:rPr>
          <w:u w:val="none"/>
        </w:rPr>
        <w:t>terest</w:t>
      </w:r>
      <w:r>
        <w:rPr>
          <w:spacing w:val="31"/>
          <w:u w:val="none"/>
        </w:rPr>
        <w:t xml:space="preserve"> </w:t>
      </w:r>
      <w:r>
        <w:rPr>
          <w:spacing w:val="1"/>
          <w:u w:val="none"/>
        </w:rPr>
        <w:t>o</w:t>
      </w:r>
      <w:r>
        <w:rPr>
          <w:u w:val="none"/>
        </w:rPr>
        <w:t>n</w:t>
      </w:r>
      <w:r>
        <w:rPr>
          <w:spacing w:val="32"/>
          <w:u w:val="none"/>
        </w:rPr>
        <w:t xml:space="preserve"> </w:t>
      </w:r>
      <w:r>
        <w:rPr>
          <w:u w:val="none"/>
        </w:rPr>
        <w:t>t</w:t>
      </w:r>
      <w:r>
        <w:rPr>
          <w:spacing w:val="1"/>
          <w:u w:val="none"/>
        </w:rPr>
        <w:t>h</w:t>
      </w:r>
      <w:r>
        <w:rPr>
          <w:u w:val="none"/>
        </w:rPr>
        <w:t>e</w:t>
      </w:r>
      <w:r>
        <w:rPr>
          <w:w w:val="102"/>
          <w:u w:val="none"/>
        </w:rPr>
        <w:t xml:space="preserve"> </w:t>
      </w:r>
      <w:r>
        <w:rPr>
          <w:spacing w:val="1"/>
          <w:u w:val="none"/>
        </w:rPr>
        <w:t>O</w:t>
      </w:r>
      <w:r>
        <w:rPr>
          <w:u w:val="none"/>
        </w:rPr>
        <w:t>ffered</w:t>
      </w:r>
      <w:r>
        <w:rPr>
          <w:spacing w:val="33"/>
          <w:u w:val="none"/>
        </w:rPr>
        <w:t xml:space="preserve"> </w:t>
      </w:r>
      <w:r>
        <w:rPr>
          <w:spacing w:val="1"/>
          <w:u w:val="none"/>
        </w:rPr>
        <w:t>T</w:t>
      </w:r>
      <w:r>
        <w:rPr>
          <w:u w:val="none"/>
        </w:rPr>
        <w:t>er</w:t>
      </w:r>
      <w:r>
        <w:rPr>
          <w:spacing w:val="2"/>
          <w:u w:val="none"/>
        </w:rPr>
        <w:t>m</w:t>
      </w:r>
      <w:r>
        <w:rPr>
          <w:u w:val="none"/>
        </w:rPr>
        <w:t>s.</w:t>
      </w:r>
      <w:r>
        <w:rPr>
          <w:spacing w:val="10"/>
          <w:u w:val="none"/>
        </w:rPr>
        <w:t xml:space="preserve"> </w:t>
      </w:r>
      <w:r>
        <w:rPr>
          <w:spacing w:val="1"/>
          <w:u w:val="none"/>
        </w:rPr>
        <w:t>Th</w:t>
      </w:r>
      <w:r>
        <w:rPr>
          <w:u w:val="none"/>
        </w:rPr>
        <w:t>e</w:t>
      </w:r>
      <w:r>
        <w:rPr>
          <w:spacing w:val="32"/>
          <w:u w:val="none"/>
        </w:rPr>
        <w:t xml:space="preserve"> </w:t>
      </w:r>
      <w:r>
        <w:rPr>
          <w:spacing w:val="1"/>
          <w:u w:val="none"/>
        </w:rPr>
        <w:t>no</w:t>
      </w:r>
      <w:r>
        <w:rPr>
          <w:u w:val="none"/>
        </w:rPr>
        <w:t>n-selli</w:t>
      </w:r>
      <w:r>
        <w:rPr>
          <w:spacing w:val="1"/>
          <w:u w:val="none"/>
        </w:rPr>
        <w:t>n</w:t>
      </w:r>
      <w:r>
        <w:rPr>
          <w:u w:val="none"/>
        </w:rPr>
        <w:t>g</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2"/>
          <w:u w:val="none"/>
        </w:rPr>
        <w:t>m</w:t>
      </w:r>
      <w:r>
        <w:rPr>
          <w:u w:val="none"/>
        </w:rPr>
        <w:t>a</w:t>
      </w:r>
      <w:r>
        <w:rPr>
          <w:spacing w:val="1"/>
          <w:u w:val="none"/>
        </w:rPr>
        <w:t>y</w:t>
      </w:r>
      <w:r>
        <w:rPr>
          <w:u w:val="none"/>
        </w:rPr>
        <w:t>,</w:t>
      </w:r>
      <w:r>
        <w:rPr>
          <w:spacing w:val="33"/>
          <w:u w:val="none"/>
        </w:rPr>
        <w:t xml:space="preserve"> </w:t>
      </w:r>
      <w:r>
        <w:rPr>
          <w:u w:val="none"/>
        </w:rPr>
        <w:t>in</w:t>
      </w:r>
      <w:r>
        <w:rPr>
          <w:spacing w:val="33"/>
          <w:u w:val="none"/>
        </w:rPr>
        <w:t xml:space="preserve"> </w:t>
      </w:r>
      <w:r>
        <w:rPr>
          <w:u w:val="none"/>
        </w:rPr>
        <w:t>its</w:t>
      </w:r>
      <w:r>
        <w:rPr>
          <w:spacing w:val="33"/>
          <w:u w:val="none"/>
        </w:rPr>
        <w:t xml:space="preserve"> </w:t>
      </w:r>
      <w:r>
        <w:rPr>
          <w:u w:val="none"/>
        </w:rPr>
        <w:t>s</w:t>
      </w:r>
      <w:r>
        <w:rPr>
          <w:spacing w:val="1"/>
          <w:u w:val="none"/>
        </w:rPr>
        <w:t>o</w:t>
      </w:r>
      <w:r>
        <w:rPr>
          <w:u w:val="none"/>
        </w:rPr>
        <w:t>le</w:t>
      </w:r>
      <w:r>
        <w:rPr>
          <w:spacing w:val="32"/>
          <w:u w:val="none"/>
        </w:rPr>
        <w:t xml:space="preserve"> </w:t>
      </w:r>
      <w:r>
        <w:rPr>
          <w:spacing w:val="1"/>
          <w:u w:val="none"/>
        </w:rPr>
        <w:t>d</w:t>
      </w:r>
      <w:r>
        <w:rPr>
          <w:u w:val="none"/>
        </w:rPr>
        <w:t>iscreti</w:t>
      </w:r>
      <w:r>
        <w:rPr>
          <w:spacing w:val="1"/>
          <w:u w:val="none"/>
        </w:rPr>
        <w:t>on</w:t>
      </w:r>
      <w:r>
        <w:rPr>
          <w:u w:val="none"/>
        </w:rPr>
        <w:t>,</w:t>
      </w:r>
      <w:r>
        <w:rPr>
          <w:spacing w:val="33"/>
          <w:u w:val="none"/>
        </w:rPr>
        <w:t xml:space="preserve"> </w:t>
      </w:r>
      <w:r>
        <w:rPr>
          <w:u w:val="none"/>
        </w:rPr>
        <w:t>ca</w:t>
      </w:r>
      <w:r>
        <w:rPr>
          <w:spacing w:val="1"/>
          <w:u w:val="none"/>
        </w:rPr>
        <w:t>u</w:t>
      </w:r>
      <w:r>
        <w:rPr>
          <w:u w:val="none"/>
        </w:rPr>
        <w:t>se</w:t>
      </w:r>
      <w:r>
        <w:rPr>
          <w:spacing w:val="32"/>
          <w:u w:val="none"/>
        </w:rPr>
        <w:t xml:space="preserve"> </w:t>
      </w:r>
      <w:r>
        <w:rPr>
          <w:u w:val="none"/>
        </w:rPr>
        <w:t>t</w:t>
      </w:r>
      <w:r>
        <w:rPr>
          <w:spacing w:val="1"/>
          <w:u w:val="none"/>
        </w:rPr>
        <w:t>h</w:t>
      </w:r>
      <w:r>
        <w:rPr>
          <w:u w:val="none"/>
        </w:rPr>
        <w:t>e</w:t>
      </w:r>
      <w:r>
        <w:rPr>
          <w:spacing w:val="33"/>
          <w:u w:val="none"/>
        </w:rPr>
        <w:t xml:space="preserve"> </w:t>
      </w:r>
      <w:r>
        <w:rPr>
          <w:spacing w:val="1"/>
          <w:u w:val="none"/>
        </w:rPr>
        <w:t>o</w:t>
      </w:r>
      <w:r>
        <w:rPr>
          <w:u w:val="none"/>
        </w:rPr>
        <w:t>ffer</w:t>
      </w:r>
      <w:r>
        <w:rPr>
          <w:spacing w:val="32"/>
          <w:u w:val="none"/>
        </w:rPr>
        <w:t xml:space="preserve"> </w:t>
      </w:r>
      <w:r>
        <w:rPr>
          <w:u w:val="none"/>
        </w:rPr>
        <w:t>to</w:t>
      </w:r>
      <w:r>
        <w:rPr>
          <w:spacing w:val="34"/>
          <w:u w:val="none"/>
        </w:rPr>
        <w:t xml:space="preserve"> </w:t>
      </w:r>
      <w:r>
        <w:rPr>
          <w:spacing w:val="1"/>
          <w:u w:val="none"/>
        </w:rPr>
        <w:t>b</w:t>
      </w:r>
      <w:r>
        <w:rPr>
          <w:u w:val="none"/>
        </w:rPr>
        <w:t>e</w:t>
      </w:r>
      <w:r>
        <w:rPr>
          <w:spacing w:val="33"/>
          <w:u w:val="none"/>
        </w:rPr>
        <w:t xml:space="preserve"> </w:t>
      </w:r>
      <w:r>
        <w:rPr>
          <w:u w:val="none"/>
        </w:rPr>
        <w:t>acce</w:t>
      </w:r>
      <w:r>
        <w:rPr>
          <w:spacing w:val="1"/>
          <w:u w:val="none"/>
        </w:rPr>
        <w:t>p</w:t>
      </w:r>
      <w:r>
        <w:rPr>
          <w:u w:val="none"/>
        </w:rPr>
        <w:t>te</w:t>
      </w:r>
      <w:r>
        <w:rPr>
          <w:spacing w:val="1"/>
          <w:u w:val="none"/>
        </w:rPr>
        <w:t>d</w:t>
      </w:r>
      <w:r>
        <w:rPr>
          <w:u w:val="none"/>
        </w:rPr>
        <w:t>,</w:t>
      </w:r>
      <w:r>
        <w:rPr>
          <w:w w:val="102"/>
          <w:u w:val="none"/>
        </w:rPr>
        <w:t xml:space="preserve"> </w:t>
      </w:r>
      <w:r>
        <w:rPr>
          <w:u w:val="none"/>
        </w:rPr>
        <w:t>a</w:t>
      </w:r>
      <w:r>
        <w:rPr>
          <w:spacing w:val="1"/>
          <w:u w:val="none"/>
        </w:rPr>
        <w:t>n</w:t>
      </w:r>
      <w:r>
        <w:rPr>
          <w:u w:val="none"/>
        </w:rPr>
        <w:t>d</w:t>
      </w:r>
      <w:r>
        <w:rPr>
          <w:spacing w:val="47"/>
          <w:u w:val="none"/>
        </w:rPr>
        <w:t xml:space="preserve"> </w:t>
      </w:r>
      <w:r>
        <w:rPr>
          <w:u w:val="none"/>
        </w:rPr>
        <w:t>the</w:t>
      </w:r>
      <w:r>
        <w:rPr>
          <w:spacing w:val="48"/>
          <w:u w:val="none"/>
        </w:rPr>
        <w:t xml:space="preserve"> </w:t>
      </w:r>
      <w:r>
        <w:rPr>
          <w:u w:val="none"/>
        </w:rPr>
        <w:t>purc</w:t>
      </w:r>
      <w:r>
        <w:rPr>
          <w:spacing w:val="1"/>
          <w:u w:val="none"/>
        </w:rPr>
        <w:t>h</w:t>
      </w:r>
      <w:r>
        <w:rPr>
          <w:u w:val="none"/>
        </w:rPr>
        <w:t>ase</w:t>
      </w:r>
      <w:r>
        <w:rPr>
          <w:spacing w:val="48"/>
          <w:u w:val="none"/>
        </w:rPr>
        <w:t xml:space="preserve"> </w:t>
      </w:r>
      <w:r>
        <w:rPr>
          <w:u w:val="none"/>
        </w:rPr>
        <w:t>carried</w:t>
      </w:r>
      <w:r>
        <w:rPr>
          <w:spacing w:val="48"/>
          <w:u w:val="none"/>
        </w:rPr>
        <w:t xml:space="preserve"> </w:t>
      </w:r>
      <w:r>
        <w:rPr>
          <w:u w:val="none"/>
        </w:rPr>
        <w:t>out</w:t>
      </w:r>
      <w:r>
        <w:rPr>
          <w:spacing w:val="47"/>
          <w:u w:val="none"/>
        </w:rPr>
        <w:t xml:space="preserve"> </w:t>
      </w:r>
      <w:r>
        <w:rPr>
          <w:u w:val="none"/>
        </w:rPr>
        <w:t>by,</w:t>
      </w:r>
      <w:r>
        <w:rPr>
          <w:spacing w:val="46"/>
          <w:u w:val="none"/>
        </w:rPr>
        <w:t xml:space="preserve"> </w:t>
      </w:r>
      <w:r>
        <w:rPr>
          <w:u w:val="none"/>
        </w:rPr>
        <w:t>the</w:t>
      </w:r>
      <w:r>
        <w:rPr>
          <w:spacing w:val="48"/>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40"/>
          <w:u w:val="none"/>
        </w:rPr>
        <w:t xml:space="preserve"> </w:t>
      </w:r>
      <w:r>
        <w:rPr>
          <w:u w:val="none"/>
        </w:rPr>
        <w:t>A</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7"/>
          <w:u w:val="none"/>
        </w:rPr>
        <w:t xml:space="preserve"> </w:t>
      </w:r>
      <w:r>
        <w:rPr>
          <w:u w:val="none"/>
        </w:rPr>
        <w:t>fail</w:t>
      </w:r>
      <w:r>
        <w:rPr>
          <w:spacing w:val="1"/>
          <w:u w:val="none"/>
        </w:rPr>
        <w:t>u</w:t>
      </w:r>
      <w:r>
        <w:rPr>
          <w:u w:val="none"/>
        </w:rPr>
        <w:t>re</w:t>
      </w:r>
      <w:r>
        <w:rPr>
          <w:spacing w:val="48"/>
          <w:u w:val="none"/>
        </w:rPr>
        <w:t xml:space="preserve"> </w:t>
      </w:r>
      <w:r>
        <w:rPr>
          <w:u w:val="none"/>
        </w:rPr>
        <w:t>to</w:t>
      </w:r>
      <w:r>
        <w:rPr>
          <w:spacing w:val="48"/>
          <w:u w:val="none"/>
        </w:rPr>
        <w:t xml:space="preserve"> </w:t>
      </w:r>
      <w:r>
        <w:rPr>
          <w:u w:val="none"/>
        </w:rPr>
        <w:t>ti</w:t>
      </w:r>
      <w:r>
        <w:rPr>
          <w:spacing w:val="2"/>
          <w:u w:val="none"/>
        </w:rPr>
        <w:t>m</w:t>
      </w:r>
      <w:r>
        <w:rPr>
          <w:u w:val="none"/>
        </w:rPr>
        <w:t>ely</w:t>
      </w:r>
      <w:r>
        <w:rPr>
          <w:spacing w:val="47"/>
          <w:u w:val="none"/>
        </w:rPr>
        <w:t xml:space="preserve"> </w:t>
      </w:r>
      <w:r>
        <w:rPr>
          <w:spacing w:val="1"/>
          <w:u w:val="none"/>
        </w:rPr>
        <w:t>d</w:t>
      </w:r>
      <w:r>
        <w:rPr>
          <w:u w:val="none"/>
        </w:rPr>
        <w:t>eli</w:t>
      </w:r>
      <w:r>
        <w:rPr>
          <w:spacing w:val="1"/>
          <w:u w:val="none"/>
        </w:rPr>
        <w:t>v</w:t>
      </w:r>
      <w:r>
        <w:rPr>
          <w:u w:val="none"/>
        </w:rPr>
        <w:t>er</w:t>
      </w:r>
      <w:r>
        <w:rPr>
          <w:spacing w:val="47"/>
          <w:u w:val="none"/>
        </w:rPr>
        <w:t xml:space="preserve"> </w:t>
      </w:r>
      <w:r>
        <w:rPr>
          <w:u w:val="none"/>
        </w:rPr>
        <w:t>a</w:t>
      </w:r>
      <w:r>
        <w:rPr>
          <w:spacing w:val="48"/>
          <w:u w:val="none"/>
        </w:rPr>
        <w:t xml:space="preserve"> </w:t>
      </w:r>
      <w:r>
        <w:rPr>
          <w:spacing w:val="1"/>
          <w:u w:val="none"/>
        </w:rPr>
        <w:t>no</w:t>
      </w:r>
      <w:r>
        <w:rPr>
          <w:u w:val="none"/>
        </w:rPr>
        <w:t>tice</w:t>
      </w:r>
      <w:r>
        <w:rPr>
          <w:spacing w:val="48"/>
          <w:u w:val="none"/>
        </w:rPr>
        <w:t xml:space="preserve"> </w:t>
      </w:r>
      <w:r>
        <w:rPr>
          <w:spacing w:val="1"/>
          <w:u w:val="none"/>
        </w:rPr>
        <w:t>o</w:t>
      </w:r>
      <w:r>
        <w:rPr>
          <w:u w:val="none"/>
        </w:rPr>
        <w:t>f</w:t>
      </w:r>
      <w:r>
        <w:rPr>
          <w:w w:val="102"/>
          <w:u w:val="none"/>
        </w:rPr>
        <w:t xml:space="preserve"> </w:t>
      </w:r>
      <w:r>
        <w:rPr>
          <w:u w:val="none"/>
        </w:rPr>
        <w:t>acce</w:t>
      </w:r>
      <w:r>
        <w:rPr>
          <w:spacing w:val="1"/>
          <w:u w:val="none"/>
        </w:rPr>
        <w:t>p</w:t>
      </w:r>
      <w:r>
        <w:rPr>
          <w:u w:val="none"/>
        </w:rPr>
        <w:t>ta</w:t>
      </w:r>
      <w:r>
        <w:rPr>
          <w:spacing w:val="1"/>
          <w:u w:val="none"/>
        </w:rPr>
        <w:t>n</w:t>
      </w:r>
      <w:r>
        <w:rPr>
          <w:u w:val="none"/>
        </w:rPr>
        <w:t>ce</w:t>
      </w:r>
      <w:r>
        <w:rPr>
          <w:spacing w:val="24"/>
          <w:u w:val="none"/>
        </w:rPr>
        <w:t xml:space="preserve"> </w:t>
      </w:r>
      <w:r>
        <w:rPr>
          <w:u w:val="none"/>
        </w:rPr>
        <w:t>as</w:t>
      </w:r>
      <w:r>
        <w:rPr>
          <w:spacing w:val="25"/>
          <w:u w:val="none"/>
        </w:rPr>
        <w:t xml:space="preserve"> </w:t>
      </w:r>
      <w:r>
        <w:rPr>
          <w:u w:val="none"/>
        </w:rPr>
        <w:t>described</w:t>
      </w:r>
      <w:r>
        <w:rPr>
          <w:spacing w:val="26"/>
          <w:u w:val="none"/>
        </w:rPr>
        <w:t xml:space="preserve"> </w:t>
      </w:r>
      <w:r>
        <w:rPr>
          <w:u w:val="none"/>
        </w:rPr>
        <w:t>a</w:t>
      </w:r>
      <w:r>
        <w:rPr>
          <w:spacing w:val="1"/>
          <w:u w:val="none"/>
        </w:rPr>
        <w:t>b</w:t>
      </w:r>
      <w:r>
        <w:rPr>
          <w:u w:val="none"/>
        </w:rPr>
        <w:t>ove</w:t>
      </w:r>
      <w:r>
        <w:rPr>
          <w:spacing w:val="24"/>
          <w:u w:val="none"/>
        </w:rPr>
        <w:t xml:space="preserve"> </w:t>
      </w:r>
      <w:r>
        <w:rPr>
          <w:u w:val="none"/>
        </w:rPr>
        <w:t>shall</w:t>
      </w:r>
      <w:r>
        <w:rPr>
          <w:spacing w:val="25"/>
          <w:u w:val="none"/>
        </w:rPr>
        <w:t xml:space="preserve"> </w:t>
      </w:r>
      <w:r>
        <w:rPr>
          <w:u w:val="none"/>
        </w:rPr>
        <w:t>be</w:t>
      </w:r>
      <w:r>
        <w:rPr>
          <w:spacing w:val="25"/>
          <w:u w:val="none"/>
        </w:rPr>
        <w:t xml:space="preserve"> </w:t>
      </w:r>
      <w:r>
        <w:rPr>
          <w:u w:val="none"/>
        </w:rPr>
        <w:t>dee</w:t>
      </w:r>
      <w:r>
        <w:rPr>
          <w:spacing w:val="2"/>
          <w:u w:val="none"/>
        </w:rPr>
        <w:t>m</w:t>
      </w:r>
      <w:r>
        <w:rPr>
          <w:spacing w:val="1"/>
          <w:u w:val="none"/>
        </w:rPr>
        <w:t>e</w:t>
      </w:r>
      <w:r>
        <w:rPr>
          <w:u w:val="none"/>
        </w:rPr>
        <w:t>d</w:t>
      </w:r>
      <w:r>
        <w:rPr>
          <w:spacing w:val="24"/>
          <w:u w:val="none"/>
        </w:rPr>
        <w:t xml:space="preserve"> </w:t>
      </w:r>
      <w:r>
        <w:rPr>
          <w:u w:val="none"/>
        </w:rPr>
        <w:t>a</w:t>
      </w:r>
      <w:r>
        <w:rPr>
          <w:spacing w:val="25"/>
          <w:u w:val="none"/>
        </w:rPr>
        <w:t xml:space="preserve"> </w:t>
      </w:r>
      <w:r>
        <w:rPr>
          <w:u w:val="none"/>
        </w:rPr>
        <w:t>rejecti</w:t>
      </w:r>
      <w:r>
        <w:rPr>
          <w:spacing w:val="1"/>
          <w:u w:val="none"/>
        </w:rPr>
        <w:t>o</w:t>
      </w:r>
      <w:r>
        <w:rPr>
          <w:u w:val="none"/>
        </w:rPr>
        <w:t>n</w:t>
      </w:r>
      <w:r>
        <w:rPr>
          <w:spacing w:val="25"/>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o</w:t>
      </w:r>
      <w:r>
        <w:rPr>
          <w:u w:val="none"/>
        </w:rPr>
        <w:t>ffer</w:t>
      </w:r>
      <w:r>
        <w:rPr>
          <w:spacing w:val="25"/>
          <w:u w:val="none"/>
        </w:rPr>
        <w:t xml:space="preserve"> </w:t>
      </w:r>
      <w:r>
        <w:rPr>
          <w:u w:val="none"/>
        </w:rPr>
        <w:t>a</w:t>
      </w:r>
      <w:r>
        <w:rPr>
          <w:spacing w:val="1"/>
          <w:u w:val="none"/>
        </w:rPr>
        <w:t>nd</w:t>
      </w:r>
      <w:r>
        <w:rPr>
          <w:u w:val="none"/>
        </w:rPr>
        <w:t>,</w:t>
      </w:r>
      <w:r>
        <w:rPr>
          <w:spacing w:val="23"/>
          <w:u w:val="none"/>
        </w:rPr>
        <w:t xml:space="preserve"> </w:t>
      </w:r>
      <w:r>
        <w:rPr>
          <w:u w:val="none"/>
        </w:rPr>
        <w:t>in</w:t>
      </w:r>
      <w:r>
        <w:rPr>
          <w:spacing w:val="25"/>
          <w:u w:val="none"/>
        </w:rPr>
        <w:t xml:space="preserve"> </w:t>
      </w:r>
      <w:r>
        <w:rPr>
          <w:u w:val="none"/>
        </w:rPr>
        <w:t>s</w:t>
      </w:r>
      <w:r>
        <w:rPr>
          <w:spacing w:val="1"/>
          <w:u w:val="none"/>
        </w:rPr>
        <w:t>u</w:t>
      </w:r>
      <w:r>
        <w:rPr>
          <w:u w:val="none"/>
        </w:rPr>
        <w:t>ch</w:t>
      </w:r>
      <w:r>
        <w:rPr>
          <w:spacing w:val="25"/>
          <w:u w:val="none"/>
        </w:rPr>
        <w:t xml:space="preserve"> </w:t>
      </w:r>
      <w:r>
        <w:rPr>
          <w:u w:val="none"/>
        </w:rPr>
        <w:t>e</w:t>
      </w:r>
      <w:r>
        <w:rPr>
          <w:spacing w:val="1"/>
          <w:u w:val="none"/>
        </w:rPr>
        <w:t>v</w:t>
      </w:r>
      <w:r>
        <w:rPr>
          <w:u w:val="none"/>
        </w:rPr>
        <w:t>e</w:t>
      </w:r>
      <w:r>
        <w:rPr>
          <w:spacing w:val="1"/>
          <w:u w:val="none"/>
        </w:rPr>
        <w:t>n</w:t>
      </w:r>
      <w:r>
        <w:rPr>
          <w:u w:val="none"/>
        </w:rPr>
        <w:t>t,</w:t>
      </w:r>
      <w:r>
        <w:rPr>
          <w:spacing w:val="23"/>
          <w:u w:val="none"/>
        </w:rPr>
        <w:t xml:space="preserve"> </w:t>
      </w:r>
      <w:r>
        <w:rPr>
          <w:u w:val="none"/>
        </w:rPr>
        <w:t>t</w:t>
      </w:r>
      <w:r>
        <w:rPr>
          <w:spacing w:val="1"/>
          <w:u w:val="none"/>
        </w:rPr>
        <w:t>h</w:t>
      </w:r>
      <w:r>
        <w:rPr>
          <w:u w:val="none"/>
        </w:rPr>
        <w:t>e</w:t>
      </w:r>
      <w:r>
        <w:rPr>
          <w:spacing w:val="25"/>
          <w:u w:val="none"/>
        </w:rPr>
        <w:t xml:space="preserve"> </w:t>
      </w:r>
      <w:r>
        <w:rPr>
          <w:u w:val="none"/>
        </w:rPr>
        <w:t>selli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spacing w:val="2"/>
          <w:u w:val="none"/>
        </w:rPr>
        <w:t>m</w:t>
      </w:r>
      <w:r>
        <w:rPr>
          <w:u w:val="none"/>
        </w:rPr>
        <w:t>ay</w:t>
      </w:r>
      <w:r>
        <w:rPr>
          <w:spacing w:val="19"/>
          <w:u w:val="none"/>
        </w:rPr>
        <w:t xml:space="preserve"> </w:t>
      </w:r>
      <w:r>
        <w:rPr>
          <w:spacing w:val="1"/>
          <w:u w:val="none"/>
        </w:rPr>
        <w:t>p</w:t>
      </w:r>
      <w:r>
        <w:rPr>
          <w:u w:val="none"/>
        </w:rPr>
        <w:t>r</w:t>
      </w:r>
      <w:r>
        <w:rPr>
          <w:spacing w:val="1"/>
          <w:u w:val="none"/>
        </w:rPr>
        <w:t>o</w:t>
      </w:r>
      <w:r>
        <w:rPr>
          <w:u w:val="none"/>
        </w:rPr>
        <w:t>ceed</w:t>
      </w:r>
      <w:r>
        <w:rPr>
          <w:spacing w:val="19"/>
          <w:u w:val="none"/>
        </w:rPr>
        <w:t xml:space="preserve"> </w:t>
      </w:r>
      <w:r>
        <w:rPr>
          <w:u w:val="none"/>
        </w:rPr>
        <w:t>as</w:t>
      </w:r>
      <w:r>
        <w:rPr>
          <w:spacing w:val="18"/>
          <w:u w:val="none"/>
        </w:rPr>
        <w:t xml:space="preserve"> </w:t>
      </w:r>
      <w:r>
        <w:rPr>
          <w:u w:val="none"/>
        </w:rPr>
        <w:t>stated</w:t>
      </w:r>
      <w:r>
        <w:rPr>
          <w:spacing w:val="19"/>
          <w:u w:val="none"/>
        </w:rPr>
        <w:t xml:space="preserve"> </w:t>
      </w:r>
      <w:r>
        <w:rPr>
          <w:u w:val="none"/>
        </w:rPr>
        <w:t>in</w:t>
      </w:r>
      <w:r>
        <w:rPr>
          <w:spacing w:val="20"/>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8</w:t>
      </w:r>
      <w:r>
        <w:rPr>
          <w:u w:val="none"/>
        </w:rPr>
        <w:t>.</w:t>
      </w:r>
      <w:r>
        <w:rPr>
          <w:spacing w:val="1"/>
          <w:u w:val="none"/>
        </w:rPr>
        <w:t>1</w:t>
      </w:r>
      <w:r>
        <w:rPr>
          <w:u w:val="none"/>
        </w:rPr>
        <w:t>.</w:t>
      </w:r>
      <w:r>
        <w:rPr>
          <w:spacing w:val="1"/>
          <w:u w:val="none"/>
        </w:rPr>
        <w:t>2</w:t>
      </w:r>
      <w:r>
        <w:rPr>
          <w:u w:val="none"/>
        </w:rPr>
        <w:t>.</w:t>
      </w:r>
      <w:r>
        <w:rPr>
          <w:spacing w:val="1"/>
          <w:u w:val="none"/>
        </w:rPr>
        <w:t>5</w:t>
      </w:r>
      <w:r>
        <w:rPr>
          <w:u w:val="none"/>
        </w:rPr>
        <w:t>.</w:t>
      </w:r>
    </w:p>
    <w:p w14:paraId="2F15F94D" w14:textId="77777777" w:rsidR="000C19C9" w:rsidRDefault="000C19C9">
      <w:pPr>
        <w:spacing w:before="17" w:line="220" w:lineRule="exact"/>
      </w:pPr>
    </w:p>
    <w:p w14:paraId="7909D1EA" w14:textId="77777777" w:rsidR="000C19C9" w:rsidRDefault="00D3642A">
      <w:pPr>
        <w:numPr>
          <w:ilvl w:val="3"/>
          <w:numId w:val="6"/>
        </w:numPr>
        <w:tabs>
          <w:tab w:val="left" w:pos="2984"/>
        </w:tabs>
        <w:ind w:left="2984"/>
        <w:rPr>
          <w:rFonts w:ascii="Times New Roman" w:eastAsia="Times New Roman" w:hAnsi="Times New Roman" w:cs="Times New Roman"/>
          <w:sz w:val="21"/>
          <w:szCs w:val="21"/>
        </w:rPr>
      </w:pPr>
      <w:r>
        <w:rPr>
          <w:rFonts w:ascii="Times New Roman" w:eastAsia="Times New Roman" w:hAnsi="Times New Roman" w:cs="Times New Roman"/>
          <w:i/>
          <w:sz w:val="21"/>
          <w:szCs w:val="21"/>
          <w:u w:val="single" w:color="000000"/>
        </w:rPr>
        <w:t>I</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te</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ti</w:t>
      </w:r>
      <w:r>
        <w:rPr>
          <w:rFonts w:ascii="Times New Roman" w:eastAsia="Times New Roman" w:hAnsi="Times New Roman" w:cs="Times New Roman"/>
          <w:i/>
          <w:spacing w:val="1"/>
          <w:sz w:val="21"/>
          <w:szCs w:val="21"/>
          <w:u w:val="single" w:color="000000"/>
        </w:rPr>
        <w:t>ona</w:t>
      </w:r>
      <w:r>
        <w:rPr>
          <w:rFonts w:ascii="Times New Roman" w:eastAsia="Times New Roman" w:hAnsi="Times New Roman" w:cs="Times New Roman"/>
          <w:i/>
          <w:sz w:val="21"/>
          <w:szCs w:val="21"/>
          <w:u w:val="single" w:color="000000"/>
        </w:rPr>
        <w:t xml:space="preserve">lly </w:t>
      </w:r>
      <w:r>
        <w:rPr>
          <w:rFonts w:ascii="Times New Roman" w:eastAsia="Times New Roman" w:hAnsi="Times New Roman" w:cs="Times New Roman"/>
          <w:i/>
          <w:spacing w:val="4"/>
          <w:sz w:val="21"/>
          <w:szCs w:val="21"/>
          <w:u w:val="single" w:color="000000"/>
        </w:rPr>
        <w:t xml:space="preserve"> </w:t>
      </w:r>
      <w:r>
        <w:rPr>
          <w:rFonts w:ascii="Times New Roman" w:eastAsia="Times New Roman" w:hAnsi="Times New Roman" w:cs="Times New Roman"/>
          <w:i/>
          <w:spacing w:val="1"/>
          <w:sz w:val="21"/>
          <w:szCs w:val="21"/>
          <w:u w:val="single" w:color="000000"/>
        </w:rPr>
        <w:t>om</w:t>
      </w:r>
      <w:r>
        <w:rPr>
          <w:rFonts w:ascii="Times New Roman" w:eastAsia="Times New Roman" w:hAnsi="Times New Roman" w:cs="Times New Roman"/>
          <w:i/>
          <w:sz w:val="21"/>
          <w:szCs w:val="21"/>
          <w:u w:val="single" w:color="000000"/>
        </w:rPr>
        <w:t>itted</w:t>
      </w:r>
      <w:r>
        <w:rPr>
          <w:rFonts w:ascii="Times New Roman" w:eastAsia="Times New Roman" w:hAnsi="Times New Roman" w:cs="Times New Roman"/>
          <w:sz w:val="21"/>
          <w:szCs w:val="21"/>
        </w:rPr>
        <w:t>.</w:t>
      </w:r>
    </w:p>
    <w:p w14:paraId="08C70123" w14:textId="77777777" w:rsidR="000C19C9" w:rsidRDefault="000C19C9">
      <w:pPr>
        <w:spacing w:before="5" w:line="170" w:lineRule="exact"/>
        <w:rPr>
          <w:sz w:val="17"/>
          <w:szCs w:val="17"/>
        </w:rPr>
      </w:pPr>
    </w:p>
    <w:p w14:paraId="55834A65" w14:textId="77777777" w:rsidR="000C19C9" w:rsidRDefault="00D3642A">
      <w:pPr>
        <w:numPr>
          <w:ilvl w:val="3"/>
          <w:numId w:val="6"/>
        </w:numPr>
        <w:tabs>
          <w:tab w:val="left" w:pos="2984"/>
        </w:tabs>
        <w:spacing w:before="77"/>
        <w:ind w:left="2984"/>
        <w:rPr>
          <w:rFonts w:ascii="Times New Roman" w:eastAsia="Times New Roman" w:hAnsi="Times New Roman" w:cs="Times New Roman"/>
          <w:sz w:val="21"/>
          <w:szCs w:val="21"/>
        </w:rPr>
      </w:pPr>
      <w:r>
        <w:rPr>
          <w:rFonts w:ascii="Times New Roman" w:eastAsia="Times New Roman" w:hAnsi="Times New Roman" w:cs="Times New Roman"/>
          <w:i/>
          <w:sz w:val="21"/>
          <w:szCs w:val="21"/>
          <w:u w:val="single" w:color="000000"/>
        </w:rPr>
        <w:t>I</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te</w:t>
      </w:r>
      <w:r>
        <w:rPr>
          <w:rFonts w:ascii="Times New Roman" w:eastAsia="Times New Roman" w:hAnsi="Times New Roman" w:cs="Times New Roman"/>
          <w:i/>
          <w:spacing w:val="1"/>
          <w:sz w:val="21"/>
          <w:szCs w:val="21"/>
          <w:u w:val="single" w:color="000000"/>
        </w:rPr>
        <w:t>n</w:t>
      </w:r>
      <w:r>
        <w:rPr>
          <w:rFonts w:ascii="Times New Roman" w:eastAsia="Times New Roman" w:hAnsi="Times New Roman" w:cs="Times New Roman"/>
          <w:i/>
          <w:sz w:val="21"/>
          <w:szCs w:val="21"/>
          <w:u w:val="single" w:color="000000"/>
        </w:rPr>
        <w:t>ti</w:t>
      </w:r>
      <w:r>
        <w:rPr>
          <w:rFonts w:ascii="Times New Roman" w:eastAsia="Times New Roman" w:hAnsi="Times New Roman" w:cs="Times New Roman"/>
          <w:i/>
          <w:spacing w:val="1"/>
          <w:sz w:val="21"/>
          <w:szCs w:val="21"/>
          <w:u w:val="single" w:color="000000"/>
        </w:rPr>
        <w:t>ona</w:t>
      </w:r>
      <w:r>
        <w:rPr>
          <w:rFonts w:ascii="Times New Roman" w:eastAsia="Times New Roman" w:hAnsi="Times New Roman" w:cs="Times New Roman"/>
          <w:i/>
          <w:sz w:val="21"/>
          <w:szCs w:val="21"/>
          <w:u w:val="single" w:color="000000"/>
        </w:rPr>
        <w:t xml:space="preserve">lly </w:t>
      </w:r>
      <w:r>
        <w:rPr>
          <w:rFonts w:ascii="Times New Roman" w:eastAsia="Times New Roman" w:hAnsi="Times New Roman" w:cs="Times New Roman"/>
          <w:i/>
          <w:spacing w:val="4"/>
          <w:sz w:val="21"/>
          <w:szCs w:val="21"/>
          <w:u w:val="single" w:color="000000"/>
        </w:rPr>
        <w:t xml:space="preserve"> </w:t>
      </w:r>
      <w:r>
        <w:rPr>
          <w:rFonts w:ascii="Times New Roman" w:eastAsia="Times New Roman" w:hAnsi="Times New Roman" w:cs="Times New Roman"/>
          <w:i/>
          <w:spacing w:val="1"/>
          <w:sz w:val="21"/>
          <w:szCs w:val="21"/>
          <w:u w:val="single" w:color="000000"/>
        </w:rPr>
        <w:t>om</w:t>
      </w:r>
      <w:r>
        <w:rPr>
          <w:rFonts w:ascii="Times New Roman" w:eastAsia="Times New Roman" w:hAnsi="Times New Roman" w:cs="Times New Roman"/>
          <w:i/>
          <w:sz w:val="21"/>
          <w:szCs w:val="21"/>
          <w:u w:val="single" w:color="000000"/>
        </w:rPr>
        <w:t>itted</w:t>
      </w:r>
      <w:r>
        <w:rPr>
          <w:rFonts w:ascii="Times New Roman" w:eastAsia="Times New Roman" w:hAnsi="Times New Roman" w:cs="Times New Roman"/>
          <w:sz w:val="21"/>
          <w:szCs w:val="21"/>
        </w:rPr>
        <w:t>.</w:t>
      </w:r>
    </w:p>
    <w:p w14:paraId="28C9E4C0" w14:textId="77777777" w:rsidR="000C19C9" w:rsidRDefault="000C19C9">
      <w:pPr>
        <w:spacing w:before="5" w:line="170" w:lineRule="exact"/>
        <w:rPr>
          <w:sz w:val="17"/>
          <w:szCs w:val="17"/>
        </w:rPr>
      </w:pPr>
    </w:p>
    <w:p w14:paraId="64596E58" w14:textId="77777777" w:rsidR="000C19C9" w:rsidRDefault="00D3642A">
      <w:pPr>
        <w:pStyle w:val="BodyText"/>
        <w:numPr>
          <w:ilvl w:val="3"/>
          <w:numId w:val="6"/>
        </w:numPr>
        <w:tabs>
          <w:tab w:val="left" w:pos="2984"/>
        </w:tabs>
        <w:spacing w:before="77" w:line="251" w:lineRule="auto"/>
        <w:ind w:left="464" w:right="116" w:firstLine="1800"/>
        <w:jc w:val="both"/>
        <w:rPr>
          <w:u w:val="none"/>
        </w:rPr>
      </w:pPr>
      <w:r>
        <w:rPr>
          <w:spacing w:val="1"/>
          <w:u w:color="000000"/>
        </w:rPr>
        <w:t>A</w:t>
      </w:r>
      <w:r>
        <w:rPr>
          <w:u w:color="000000"/>
        </w:rPr>
        <w:t>ssi</w:t>
      </w:r>
      <w:r>
        <w:rPr>
          <w:spacing w:val="1"/>
          <w:u w:color="000000"/>
        </w:rPr>
        <w:t>gn</w:t>
      </w:r>
      <w:r>
        <w:rPr>
          <w:spacing w:val="2"/>
          <w:u w:color="000000"/>
        </w:rPr>
        <w:t>m</w:t>
      </w:r>
      <w:r>
        <w:rPr>
          <w:u w:color="000000"/>
        </w:rPr>
        <w:t>e</w:t>
      </w:r>
      <w:r>
        <w:rPr>
          <w:spacing w:val="1"/>
          <w:u w:color="000000"/>
        </w:rPr>
        <w:t>n</w:t>
      </w:r>
      <w:r>
        <w:rPr>
          <w:u w:color="000000"/>
        </w:rPr>
        <w:t>t</w:t>
      </w:r>
      <w:r>
        <w:rPr>
          <w:spacing w:val="27"/>
          <w:u w:color="000000"/>
        </w:rPr>
        <w:t xml:space="preserve"> </w:t>
      </w:r>
      <w:r>
        <w:rPr>
          <w:u w:color="000000"/>
        </w:rPr>
        <w:t>to</w:t>
      </w:r>
      <w:r>
        <w:rPr>
          <w:spacing w:val="30"/>
          <w:u w:color="000000"/>
        </w:rPr>
        <w:t xml:space="preserve"> </w:t>
      </w:r>
      <w:r>
        <w:rPr>
          <w:spacing w:val="1"/>
          <w:u w:color="000000"/>
        </w:rPr>
        <w:t>P</w:t>
      </w:r>
      <w:r>
        <w:rPr>
          <w:u w:color="000000"/>
        </w:rPr>
        <w:t>r</w:t>
      </w:r>
      <w:r>
        <w:rPr>
          <w:spacing w:val="1"/>
          <w:u w:color="000000"/>
        </w:rPr>
        <w:t>opo</w:t>
      </w:r>
      <w:r>
        <w:rPr>
          <w:u w:color="000000"/>
        </w:rPr>
        <w:t>sed</w:t>
      </w:r>
      <w:r>
        <w:rPr>
          <w:spacing w:val="29"/>
          <w:u w:color="000000"/>
        </w:rPr>
        <w:t xml:space="preserve"> </w:t>
      </w:r>
      <w:r>
        <w:rPr>
          <w:spacing w:val="1"/>
          <w:u w:color="000000"/>
        </w:rPr>
        <w:t>A</w:t>
      </w:r>
      <w:r>
        <w:rPr>
          <w:u w:color="000000"/>
        </w:rPr>
        <w:t>ssi</w:t>
      </w:r>
      <w:r>
        <w:rPr>
          <w:spacing w:val="1"/>
          <w:u w:color="000000"/>
        </w:rPr>
        <w:t>gn</w:t>
      </w:r>
      <w:r>
        <w:rPr>
          <w:u w:color="000000"/>
        </w:rPr>
        <w:t>ee</w:t>
      </w:r>
      <w:r>
        <w:rPr>
          <w:u w:val="none"/>
        </w:rPr>
        <w:t>.</w:t>
      </w:r>
      <w:r>
        <w:rPr>
          <w:spacing w:val="29"/>
          <w:u w:val="none"/>
        </w:rPr>
        <w:t xml:space="preserve"> </w:t>
      </w:r>
      <w:r>
        <w:rPr>
          <w:u w:val="none"/>
        </w:rPr>
        <w:t>If</w:t>
      </w:r>
      <w:r>
        <w:rPr>
          <w:spacing w:val="29"/>
          <w:u w:val="none"/>
        </w:rPr>
        <w:t xml:space="preserve"> </w:t>
      </w:r>
      <w:r>
        <w:rPr>
          <w:u w:val="none"/>
        </w:rPr>
        <w:t>t</w:t>
      </w:r>
      <w:r>
        <w:rPr>
          <w:spacing w:val="1"/>
          <w:u w:val="none"/>
        </w:rPr>
        <w:t>h</w:t>
      </w:r>
      <w:r>
        <w:rPr>
          <w:u w:val="none"/>
        </w:rPr>
        <w:t>e</w:t>
      </w:r>
      <w:r>
        <w:rPr>
          <w:spacing w:val="31"/>
          <w:u w:val="none"/>
        </w:rPr>
        <w:t xml:space="preserve"> </w:t>
      </w:r>
      <w:r>
        <w:rPr>
          <w:spacing w:val="1"/>
          <w:u w:val="none"/>
        </w:rPr>
        <w:t>non</w:t>
      </w:r>
      <w:r>
        <w:rPr>
          <w:u w:val="none"/>
        </w:rPr>
        <w:t>-selli</w:t>
      </w:r>
      <w:r>
        <w:rPr>
          <w:spacing w:val="1"/>
          <w:u w:val="none"/>
        </w:rPr>
        <w:t>n</w:t>
      </w:r>
      <w:r>
        <w:rPr>
          <w:u w:val="none"/>
        </w:rPr>
        <w:t>g</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rejects</w:t>
      </w:r>
      <w:r>
        <w:rPr>
          <w:spacing w:val="29"/>
          <w:u w:val="none"/>
        </w:rPr>
        <w:t xml:space="preserve"> </w:t>
      </w:r>
      <w:r>
        <w:rPr>
          <w:u w:val="none"/>
        </w:rPr>
        <w:t>t</w:t>
      </w:r>
      <w:r>
        <w:rPr>
          <w:spacing w:val="1"/>
          <w:u w:val="none"/>
        </w:rPr>
        <w:t>h</w:t>
      </w:r>
      <w:r>
        <w:rPr>
          <w:u w:val="none"/>
        </w:rPr>
        <w:t>e</w:t>
      </w:r>
      <w:r>
        <w:rPr>
          <w:w w:val="102"/>
          <w:u w:val="none"/>
        </w:rPr>
        <w:t xml:space="preserve"> </w:t>
      </w:r>
      <w:r>
        <w:rPr>
          <w:spacing w:val="1"/>
          <w:u w:val="none"/>
        </w:rPr>
        <w:t>o</w:t>
      </w:r>
      <w:r>
        <w:rPr>
          <w:u w:val="none"/>
        </w:rPr>
        <w:t>ffer,</w:t>
      </w:r>
      <w:r>
        <w:rPr>
          <w:spacing w:val="23"/>
          <w:u w:val="none"/>
        </w:rPr>
        <w:t xml:space="preserve"> </w:t>
      </w:r>
      <w:r>
        <w:rPr>
          <w:u w:val="none"/>
        </w:rPr>
        <w:t>t</w:t>
      </w:r>
      <w:r>
        <w:rPr>
          <w:spacing w:val="1"/>
          <w:u w:val="none"/>
        </w:rPr>
        <w:t>h</w:t>
      </w:r>
      <w:r>
        <w:rPr>
          <w:u w:val="none"/>
        </w:rPr>
        <w:t>e</w:t>
      </w:r>
      <w:r>
        <w:rPr>
          <w:spacing w:val="25"/>
          <w:u w:val="none"/>
        </w:rPr>
        <w:t xml:space="preserve"> </w:t>
      </w:r>
      <w:r>
        <w:rPr>
          <w:u w:val="none"/>
        </w:rPr>
        <w:t>selli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o</w:t>
      </w:r>
      <w:r>
        <w:rPr>
          <w:u w:val="none"/>
        </w:rPr>
        <w:t>r</w:t>
      </w:r>
      <w:r>
        <w:rPr>
          <w:spacing w:val="24"/>
          <w:u w:val="none"/>
        </w:rPr>
        <w:t xml:space="preserve"> </w:t>
      </w:r>
      <w:r>
        <w:rPr>
          <w:u w:val="none"/>
        </w:rPr>
        <w:t>assignee</w:t>
      </w:r>
      <w:r>
        <w:rPr>
          <w:spacing w:val="25"/>
          <w:u w:val="none"/>
        </w:rPr>
        <w:t xml:space="preserve"> </w:t>
      </w:r>
      <w:r>
        <w:rPr>
          <w:spacing w:val="2"/>
          <w:u w:val="none"/>
        </w:rPr>
        <w:t>m</w:t>
      </w:r>
      <w:r>
        <w:rPr>
          <w:u w:val="none"/>
        </w:rPr>
        <w:t>a</w:t>
      </w:r>
      <w:r>
        <w:rPr>
          <w:spacing w:val="1"/>
          <w:u w:val="none"/>
        </w:rPr>
        <w:t>y</w:t>
      </w:r>
      <w:r>
        <w:rPr>
          <w:u w:val="none"/>
        </w:rPr>
        <w:t>,</w:t>
      </w:r>
      <w:r>
        <w:rPr>
          <w:spacing w:val="23"/>
          <w:u w:val="none"/>
        </w:rPr>
        <w:t xml:space="preserve"> </w:t>
      </w:r>
      <w:r>
        <w:rPr>
          <w:u w:val="none"/>
        </w:rPr>
        <w:t>subject</w:t>
      </w:r>
      <w:r>
        <w:rPr>
          <w:spacing w:val="25"/>
          <w:u w:val="none"/>
        </w:rPr>
        <w:t xml:space="preserve"> </w:t>
      </w:r>
      <w:r>
        <w:rPr>
          <w:u w:val="none"/>
        </w:rPr>
        <w:t>to</w:t>
      </w:r>
      <w:r>
        <w:rPr>
          <w:spacing w:val="26"/>
          <w:u w:val="none"/>
        </w:rPr>
        <w:t xml:space="preserve"> </w:t>
      </w:r>
      <w:r>
        <w:rPr>
          <w:u w:val="none"/>
        </w:rPr>
        <w:t>this</w:t>
      </w:r>
      <w:r>
        <w:rPr>
          <w:spacing w:val="24"/>
          <w:u w:val="none"/>
        </w:rPr>
        <w:t xml:space="preserve"> </w:t>
      </w:r>
      <w:r>
        <w:rPr>
          <w:spacing w:val="1"/>
          <w:u w:val="none"/>
        </w:rPr>
        <w:t>A</w:t>
      </w:r>
      <w:r>
        <w:rPr>
          <w:u w:val="none"/>
        </w:rPr>
        <w:t>rticle</w:t>
      </w:r>
      <w:r>
        <w:rPr>
          <w:spacing w:val="25"/>
          <w:u w:val="none"/>
        </w:rPr>
        <w:t xml:space="preserve"> </w:t>
      </w:r>
      <w:r>
        <w:rPr>
          <w:spacing w:val="1"/>
          <w:u w:val="none"/>
        </w:rPr>
        <w:t>V</w:t>
      </w:r>
      <w:r>
        <w:rPr>
          <w:u w:val="none"/>
        </w:rPr>
        <w:t>III</w:t>
      </w:r>
      <w:r>
        <w:rPr>
          <w:rFonts w:cs="Times New Roman"/>
          <w:b/>
          <w:bCs/>
          <w:u w:val="none"/>
        </w:rPr>
        <w:t>,</w:t>
      </w:r>
      <w:r>
        <w:rPr>
          <w:rFonts w:cs="Times New Roman"/>
          <w:b/>
          <w:bCs/>
          <w:spacing w:val="23"/>
          <w:u w:val="none"/>
        </w:rPr>
        <w:t xml:space="preserve"> </w:t>
      </w:r>
      <w:r>
        <w:rPr>
          <w:u w:val="none"/>
        </w:rPr>
        <w:t>assign</w:t>
      </w:r>
      <w:r>
        <w:rPr>
          <w:spacing w:val="26"/>
          <w:u w:val="none"/>
        </w:rPr>
        <w:t xml:space="preserve"> </w:t>
      </w:r>
      <w:r>
        <w:rPr>
          <w:u w:val="none"/>
        </w:rPr>
        <w:t>the</w:t>
      </w:r>
      <w:r>
        <w:rPr>
          <w:spacing w:val="25"/>
          <w:u w:val="none"/>
        </w:rPr>
        <w:t xml:space="preserve"> </w:t>
      </w:r>
      <w:r>
        <w:rPr>
          <w:spacing w:val="1"/>
          <w:u w:val="none"/>
        </w:rPr>
        <w:t>O</w:t>
      </w:r>
      <w:r>
        <w:rPr>
          <w:u w:val="none"/>
        </w:rPr>
        <w:t>ffered</w:t>
      </w:r>
      <w:r>
        <w:rPr>
          <w:spacing w:val="24"/>
          <w:u w:val="none"/>
        </w:rPr>
        <w:t xml:space="preserve"> </w:t>
      </w:r>
      <w:r>
        <w:rPr>
          <w:u w:val="none"/>
        </w:rPr>
        <w:t>I</w:t>
      </w:r>
      <w:r>
        <w:rPr>
          <w:spacing w:val="1"/>
          <w:u w:val="none"/>
        </w:rPr>
        <w:t>n</w:t>
      </w:r>
      <w:r>
        <w:rPr>
          <w:u w:val="none"/>
        </w:rPr>
        <w:t>terest</w:t>
      </w:r>
      <w:r>
        <w:rPr>
          <w:spacing w:val="24"/>
          <w:u w:val="none"/>
        </w:rPr>
        <w:t xml:space="preserve"> </w:t>
      </w:r>
      <w:r>
        <w:rPr>
          <w:spacing w:val="1"/>
          <w:u w:val="none"/>
        </w:rPr>
        <w:t>o</w:t>
      </w:r>
      <w:r>
        <w:rPr>
          <w:u w:val="none"/>
        </w:rPr>
        <w:t>n</w:t>
      </w:r>
      <w:r>
        <w:rPr>
          <w:w w:val="102"/>
          <w:u w:val="none"/>
        </w:rPr>
        <w:t xml:space="preserve"> </w:t>
      </w:r>
      <w:r>
        <w:rPr>
          <w:u w:val="none"/>
        </w:rPr>
        <w:t>t</w:t>
      </w:r>
      <w:r>
        <w:rPr>
          <w:spacing w:val="1"/>
          <w:u w:val="none"/>
        </w:rPr>
        <w:t>h</w:t>
      </w:r>
      <w:r>
        <w:rPr>
          <w:u w:val="none"/>
        </w:rPr>
        <w:t>e</w:t>
      </w:r>
      <w:r>
        <w:rPr>
          <w:spacing w:val="38"/>
          <w:u w:val="none"/>
        </w:rPr>
        <w:t xml:space="preserve"> </w:t>
      </w:r>
      <w:r>
        <w:rPr>
          <w:spacing w:val="2"/>
          <w:u w:val="none"/>
        </w:rPr>
        <w:t>O</w:t>
      </w:r>
      <w:r>
        <w:rPr>
          <w:u w:val="none"/>
        </w:rPr>
        <w:t>ffered</w:t>
      </w:r>
      <w:r>
        <w:rPr>
          <w:spacing w:val="39"/>
          <w:u w:val="none"/>
        </w:rPr>
        <w:t xml:space="preserve"> </w:t>
      </w:r>
      <w:r>
        <w:rPr>
          <w:spacing w:val="1"/>
          <w:u w:val="none"/>
        </w:rPr>
        <w:t>T</w:t>
      </w:r>
      <w:r>
        <w:rPr>
          <w:u w:val="none"/>
        </w:rPr>
        <w:t>er</w:t>
      </w:r>
      <w:r>
        <w:rPr>
          <w:spacing w:val="2"/>
          <w:u w:val="none"/>
        </w:rPr>
        <w:t>m</w:t>
      </w:r>
      <w:r>
        <w:rPr>
          <w:u w:val="none"/>
        </w:rPr>
        <w:t>s</w:t>
      </w:r>
      <w:r>
        <w:rPr>
          <w:spacing w:val="39"/>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9"/>
          <w:u w:val="none"/>
        </w:rPr>
        <w:t xml:space="preserve"> </w:t>
      </w:r>
      <w:r>
        <w:rPr>
          <w:u w:val="none"/>
        </w:rPr>
        <w:t>proposed</w:t>
      </w:r>
      <w:r>
        <w:rPr>
          <w:spacing w:val="38"/>
          <w:u w:val="none"/>
        </w:rPr>
        <w:t xml:space="preserve"> </w:t>
      </w:r>
      <w:r>
        <w:rPr>
          <w:u w:val="none"/>
        </w:rPr>
        <w:t>assi</w:t>
      </w:r>
      <w:r>
        <w:rPr>
          <w:spacing w:val="1"/>
          <w:u w:val="none"/>
        </w:rPr>
        <w:t>g</w:t>
      </w:r>
      <w:r>
        <w:rPr>
          <w:u w:val="none"/>
        </w:rPr>
        <w:t>nee.</w:t>
      </w:r>
      <w:r>
        <w:rPr>
          <w:spacing w:val="39"/>
          <w:u w:val="none"/>
        </w:rPr>
        <w:t xml:space="preserve"> </w:t>
      </w:r>
      <w:r>
        <w:rPr>
          <w:u w:val="none"/>
        </w:rPr>
        <w:t>If</w:t>
      </w:r>
      <w:r>
        <w:rPr>
          <w:spacing w:val="39"/>
          <w:u w:val="none"/>
        </w:rPr>
        <w:t xml:space="preserve"> </w:t>
      </w:r>
      <w:r>
        <w:rPr>
          <w:u w:val="none"/>
        </w:rPr>
        <w:t>t</w:t>
      </w:r>
      <w:r>
        <w:rPr>
          <w:spacing w:val="1"/>
          <w:u w:val="none"/>
        </w:rPr>
        <w:t>h</w:t>
      </w:r>
      <w:r>
        <w:rPr>
          <w:u w:val="none"/>
        </w:rPr>
        <w:t>e</w:t>
      </w:r>
      <w:r>
        <w:rPr>
          <w:spacing w:val="39"/>
          <w:u w:val="none"/>
        </w:rPr>
        <w:t xml:space="preserve"> </w:t>
      </w:r>
      <w:r>
        <w:rPr>
          <w:spacing w:val="2"/>
          <w:u w:val="none"/>
        </w:rPr>
        <w:t>O</w:t>
      </w:r>
      <w:r>
        <w:rPr>
          <w:u w:val="none"/>
        </w:rPr>
        <w:t>ffered</w:t>
      </w:r>
      <w:r>
        <w:rPr>
          <w:spacing w:val="39"/>
          <w:u w:val="none"/>
        </w:rPr>
        <w:t xml:space="preserve"> </w:t>
      </w:r>
      <w:r>
        <w:rPr>
          <w:u w:val="none"/>
        </w:rPr>
        <w:t>Interest</w:t>
      </w:r>
      <w:r>
        <w:rPr>
          <w:spacing w:val="39"/>
          <w:u w:val="none"/>
        </w:rPr>
        <w:t xml:space="preserve"> </w:t>
      </w:r>
      <w:r>
        <w:rPr>
          <w:u w:val="none"/>
        </w:rPr>
        <w:t>is</w:t>
      </w:r>
      <w:r>
        <w:rPr>
          <w:spacing w:val="38"/>
          <w:u w:val="none"/>
        </w:rPr>
        <w:t xml:space="preserve"> </w:t>
      </w:r>
      <w:r>
        <w:rPr>
          <w:u w:val="none"/>
        </w:rPr>
        <w:t>not</w:t>
      </w:r>
      <w:r>
        <w:rPr>
          <w:spacing w:val="39"/>
          <w:u w:val="none"/>
        </w:rPr>
        <w:t xml:space="preserve"> </w:t>
      </w:r>
      <w:r>
        <w:rPr>
          <w:u w:val="none"/>
        </w:rPr>
        <w:t>assi</w:t>
      </w:r>
      <w:r>
        <w:rPr>
          <w:spacing w:val="1"/>
          <w:u w:val="none"/>
        </w:rPr>
        <w:t>g</w:t>
      </w:r>
      <w:r>
        <w:rPr>
          <w:u w:val="none"/>
        </w:rPr>
        <w:t>ned</w:t>
      </w:r>
      <w:r>
        <w:rPr>
          <w:spacing w:val="39"/>
          <w:u w:val="none"/>
        </w:rPr>
        <w:t xml:space="preserve"> </w:t>
      </w:r>
      <w:r>
        <w:rPr>
          <w:u w:val="none"/>
        </w:rPr>
        <w:t>to</w:t>
      </w:r>
      <w:r>
        <w:rPr>
          <w:spacing w:val="41"/>
          <w:u w:val="none"/>
        </w:rPr>
        <w:t xml:space="preserve"> </w:t>
      </w:r>
      <w:r>
        <w:rPr>
          <w:u w:val="none"/>
        </w:rPr>
        <w:t>t</w:t>
      </w:r>
      <w:r>
        <w:rPr>
          <w:spacing w:val="1"/>
          <w:u w:val="none"/>
        </w:rPr>
        <w:t>h</w:t>
      </w:r>
      <w:r>
        <w:rPr>
          <w:u w:val="none"/>
        </w:rPr>
        <w:t>e</w:t>
      </w:r>
      <w:r>
        <w:rPr>
          <w:spacing w:val="39"/>
          <w:u w:val="none"/>
        </w:rPr>
        <w:t xml:space="preserve"> </w:t>
      </w:r>
      <w:r>
        <w:rPr>
          <w:u w:val="none"/>
        </w:rPr>
        <w:t>proposed</w:t>
      </w:r>
      <w:r>
        <w:rPr>
          <w:w w:val="102"/>
          <w:u w:val="none"/>
        </w:rPr>
        <w:t xml:space="preserve"> </w:t>
      </w:r>
      <w:r>
        <w:rPr>
          <w:u w:val="none"/>
        </w:rPr>
        <w:t>assignee</w:t>
      </w:r>
      <w:r>
        <w:rPr>
          <w:spacing w:val="50"/>
          <w:u w:val="none"/>
        </w:rPr>
        <w:t xml:space="preserve"> </w:t>
      </w:r>
      <w:r>
        <w:rPr>
          <w:u w:val="none"/>
        </w:rPr>
        <w:t>on</w:t>
      </w:r>
      <w:r>
        <w:rPr>
          <w:spacing w:val="51"/>
          <w:u w:val="none"/>
        </w:rPr>
        <w:t xml:space="preserve"> </w:t>
      </w:r>
      <w:r>
        <w:rPr>
          <w:u w:val="none"/>
        </w:rPr>
        <w:t>the</w:t>
      </w:r>
      <w:r>
        <w:rPr>
          <w:spacing w:val="50"/>
          <w:u w:val="none"/>
        </w:rPr>
        <w:t xml:space="preserve"> </w:t>
      </w:r>
      <w:r>
        <w:rPr>
          <w:spacing w:val="1"/>
          <w:u w:val="none"/>
        </w:rPr>
        <w:t>O</w:t>
      </w:r>
      <w:r>
        <w:rPr>
          <w:u w:val="none"/>
        </w:rPr>
        <w:t>ffered</w:t>
      </w:r>
      <w:r>
        <w:rPr>
          <w:spacing w:val="51"/>
          <w:u w:val="none"/>
        </w:rPr>
        <w:t xml:space="preserve"> </w:t>
      </w:r>
      <w:r>
        <w:rPr>
          <w:spacing w:val="1"/>
          <w:u w:val="none"/>
        </w:rPr>
        <w:t>T</w:t>
      </w:r>
      <w:r>
        <w:rPr>
          <w:u w:val="none"/>
        </w:rPr>
        <w:t>er</w:t>
      </w:r>
      <w:r>
        <w:rPr>
          <w:spacing w:val="2"/>
          <w:u w:val="none"/>
        </w:rPr>
        <w:t>m</w:t>
      </w:r>
      <w:r>
        <w:rPr>
          <w:u w:val="none"/>
        </w:rPr>
        <w:t>s</w:t>
      </w:r>
      <w:r>
        <w:rPr>
          <w:spacing w:val="50"/>
          <w:u w:val="none"/>
        </w:rPr>
        <w:t xml:space="preserve"> </w:t>
      </w:r>
      <w:r>
        <w:rPr>
          <w:spacing w:val="1"/>
          <w:u w:val="none"/>
        </w:rPr>
        <w:t>w</w:t>
      </w:r>
      <w:r>
        <w:rPr>
          <w:u w:val="none"/>
        </w:rPr>
        <w:t>ithin</w:t>
      </w:r>
      <w:r>
        <w:rPr>
          <w:spacing w:val="50"/>
          <w:u w:val="none"/>
        </w:rPr>
        <w:t xml:space="preserve"> </w:t>
      </w:r>
      <w:r>
        <w:rPr>
          <w:u w:val="none"/>
        </w:rPr>
        <w:t>thirty</w:t>
      </w:r>
      <w:r>
        <w:rPr>
          <w:spacing w:val="51"/>
          <w:u w:val="none"/>
        </w:rPr>
        <w:t xml:space="preserve"> </w:t>
      </w:r>
      <w:r>
        <w:rPr>
          <w:u w:val="none"/>
        </w:rPr>
        <w:t>(30)</w:t>
      </w:r>
      <w:r>
        <w:rPr>
          <w:spacing w:val="49"/>
          <w:u w:val="none"/>
        </w:rPr>
        <w:t xml:space="preserve"> </w:t>
      </w:r>
      <w:r>
        <w:rPr>
          <w:u w:val="none"/>
        </w:rPr>
        <w:t>da</w:t>
      </w:r>
      <w:r>
        <w:rPr>
          <w:spacing w:val="1"/>
          <w:u w:val="none"/>
        </w:rPr>
        <w:t>y</w:t>
      </w:r>
      <w:r>
        <w:rPr>
          <w:u w:val="none"/>
        </w:rPr>
        <w:t>s</w:t>
      </w:r>
      <w:r>
        <w:rPr>
          <w:spacing w:val="50"/>
          <w:u w:val="none"/>
        </w:rPr>
        <w:t xml:space="preserve"> </w:t>
      </w:r>
      <w:r>
        <w:rPr>
          <w:u w:val="none"/>
        </w:rPr>
        <w:t>after</w:t>
      </w:r>
      <w:r>
        <w:rPr>
          <w:spacing w:val="49"/>
          <w:u w:val="none"/>
        </w:rPr>
        <w:t xml:space="preserve"> </w:t>
      </w:r>
      <w:r>
        <w:rPr>
          <w:u w:val="none"/>
        </w:rPr>
        <w:t>the</w:t>
      </w:r>
      <w:r>
        <w:rPr>
          <w:spacing w:val="51"/>
          <w:u w:val="none"/>
        </w:rPr>
        <w:t xml:space="preserve"> </w:t>
      </w:r>
      <w:r>
        <w:rPr>
          <w:u w:val="none"/>
        </w:rPr>
        <w:t>date</w:t>
      </w:r>
      <w:r>
        <w:rPr>
          <w:spacing w:val="51"/>
          <w:u w:val="none"/>
        </w:rPr>
        <w:t xml:space="preserve"> </w:t>
      </w:r>
      <w:r>
        <w:rPr>
          <w:u w:val="none"/>
        </w:rPr>
        <w:t>of</w:t>
      </w:r>
      <w:r>
        <w:rPr>
          <w:spacing w:val="49"/>
          <w:u w:val="none"/>
        </w:rPr>
        <w:t xml:space="preserve"> </w:t>
      </w:r>
      <w:r>
        <w:rPr>
          <w:u w:val="none"/>
        </w:rPr>
        <w:t>the</w:t>
      </w:r>
      <w:r>
        <w:rPr>
          <w:spacing w:val="52"/>
          <w:u w:val="none"/>
        </w:rPr>
        <w:t xml:space="preserve"> </w:t>
      </w:r>
      <w:r>
        <w:rPr>
          <w:spacing w:val="1"/>
          <w:u w:val="none"/>
        </w:rPr>
        <w:t>non</w:t>
      </w:r>
      <w:r>
        <w:rPr>
          <w:u w:val="none"/>
        </w:rPr>
        <w:t>-selli</w:t>
      </w:r>
      <w:r>
        <w:rPr>
          <w:spacing w:val="1"/>
          <w:u w:val="none"/>
        </w:rPr>
        <w:t>n</w:t>
      </w:r>
      <w:r>
        <w:rPr>
          <w:u w:val="none"/>
        </w:rPr>
        <w:t>g</w:t>
      </w:r>
      <w:r>
        <w:rPr>
          <w:spacing w:val="51"/>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rejecti</w:t>
      </w:r>
      <w:r>
        <w:rPr>
          <w:spacing w:val="1"/>
          <w:u w:val="none"/>
        </w:rPr>
        <w:t>o</w:t>
      </w:r>
      <w:r>
        <w:rPr>
          <w:u w:val="none"/>
        </w:rPr>
        <w:t>n</w:t>
      </w:r>
      <w:r>
        <w:rPr>
          <w:spacing w:val="7"/>
          <w:u w:val="none"/>
        </w:rPr>
        <w:t xml:space="preserve"> </w:t>
      </w:r>
      <w:r>
        <w:rPr>
          <w:spacing w:val="1"/>
          <w:u w:val="none"/>
        </w:rPr>
        <w:t>o</w:t>
      </w:r>
      <w:r>
        <w:rPr>
          <w:u w:val="none"/>
        </w:rPr>
        <w:t>f</w:t>
      </w:r>
      <w:r>
        <w:rPr>
          <w:spacing w:val="6"/>
          <w:u w:val="none"/>
        </w:rPr>
        <w:t xml:space="preserve"> </w:t>
      </w:r>
      <w:r>
        <w:rPr>
          <w:u w:val="none"/>
        </w:rPr>
        <w:t>t</w:t>
      </w:r>
      <w:r>
        <w:rPr>
          <w:spacing w:val="1"/>
          <w:u w:val="none"/>
        </w:rPr>
        <w:t>h</w:t>
      </w:r>
      <w:r>
        <w:rPr>
          <w:u w:val="none"/>
        </w:rPr>
        <w:t>e</w:t>
      </w:r>
      <w:r>
        <w:rPr>
          <w:spacing w:val="6"/>
          <w:u w:val="none"/>
        </w:rPr>
        <w:t xml:space="preserve"> </w:t>
      </w:r>
      <w:r>
        <w:rPr>
          <w:spacing w:val="1"/>
          <w:u w:val="none"/>
        </w:rPr>
        <w:t>o</w:t>
      </w:r>
      <w:r>
        <w:rPr>
          <w:u w:val="none"/>
        </w:rPr>
        <w:t>ffer,</w:t>
      </w:r>
      <w:r>
        <w:rPr>
          <w:spacing w:val="5"/>
          <w:u w:val="none"/>
        </w:rPr>
        <w:t xml:space="preserve"> </w:t>
      </w:r>
      <w:r>
        <w:rPr>
          <w:u w:val="none"/>
        </w:rPr>
        <w:t>t</w:t>
      </w:r>
      <w:r>
        <w:rPr>
          <w:spacing w:val="1"/>
          <w:u w:val="none"/>
        </w:rPr>
        <w:t>h</w:t>
      </w:r>
      <w:r>
        <w:rPr>
          <w:u w:val="none"/>
        </w:rPr>
        <w:t>en</w:t>
      </w:r>
      <w:r>
        <w:rPr>
          <w:spacing w:val="8"/>
          <w:u w:val="none"/>
        </w:rPr>
        <w:t xml:space="preserve"> </w:t>
      </w:r>
      <w:r>
        <w:rPr>
          <w:u w:val="none"/>
        </w:rPr>
        <w:t>t</w:t>
      </w:r>
      <w:r>
        <w:rPr>
          <w:spacing w:val="1"/>
          <w:u w:val="none"/>
        </w:rPr>
        <w:t>h</w:t>
      </w:r>
      <w:r>
        <w:rPr>
          <w:u w:val="none"/>
        </w:rPr>
        <w:t>e</w:t>
      </w:r>
      <w:r>
        <w:rPr>
          <w:spacing w:val="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6"/>
          <w:u w:val="none"/>
        </w:rPr>
        <w:t xml:space="preserve"> </w:t>
      </w:r>
      <w:r>
        <w:rPr>
          <w:spacing w:val="1"/>
          <w:u w:val="none"/>
        </w:rPr>
        <w:t>o</w:t>
      </w:r>
      <w:r>
        <w:rPr>
          <w:u w:val="none"/>
        </w:rPr>
        <w:t>r</w:t>
      </w:r>
      <w:r>
        <w:rPr>
          <w:spacing w:val="6"/>
          <w:u w:val="none"/>
        </w:rPr>
        <w:t xml:space="preserve"> </w:t>
      </w:r>
      <w:r>
        <w:rPr>
          <w:u w:val="none"/>
        </w:rPr>
        <w:t>assi</w:t>
      </w:r>
      <w:r>
        <w:rPr>
          <w:spacing w:val="1"/>
          <w:u w:val="none"/>
        </w:rPr>
        <w:t>gn</w:t>
      </w:r>
      <w:r>
        <w:rPr>
          <w:u w:val="none"/>
        </w:rPr>
        <w:t>ee</w:t>
      </w:r>
      <w:r>
        <w:rPr>
          <w:spacing w:val="6"/>
          <w:u w:val="none"/>
        </w:rPr>
        <w:t xml:space="preserve"> </w:t>
      </w:r>
      <w:r>
        <w:rPr>
          <w:spacing w:val="2"/>
          <w:u w:val="none"/>
        </w:rPr>
        <w:t>m</w:t>
      </w:r>
      <w:r>
        <w:rPr>
          <w:spacing w:val="1"/>
          <w:u w:val="none"/>
        </w:rPr>
        <w:t>u</w:t>
      </w:r>
      <w:r>
        <w:rPr>
          <w:u w:val="none"/>
        </w:rPr>
        <w:t>st</w:t>
      </w:r>
      <w:r>
        <w:rPr>
          <w:spacing w:val="6"/>
          <w:u w:val="none"/>
        </w:rPr>
        <w:t xml:space="preserve"> </w:t>
      </w:r>
      <w:r>
        <w:rPr>
          <w:u w:val="none"/>
        </w:rPr>
        <w:t>re</w:t>
      </w:r>
      <w:r>
        <w:rPr>
          <w:spacing w:val="1"/>
          <w:u w:val="none"/>
        </w:rPr>
        <w:t>o</w:t>
      </w:r>
      <w:r>
        <w:rPr>
          <w:u w:val="none"/>
        </w:rPr>
        <w:t>ffer</w:t>
      </w:r>
      <w:r>
        <w:rPr>
          <w:spacing w:val="7"/>
          <w:u w:val="none"/>
        </w:rPr>
        <w:t xml:space="preserve"> </w:t>
      </w:r>
      <w:r>
        <w:rPr>
          <w:u w:val="none"/>
        </w:rPr>
        <w:t>s</w:t>
      </w:r>
      <w:r>
        <w:rPr>
          <w:spacing w:val="1"/>
          <w:u w:val="none"/>
        </w:rPr>
        <w:t>u</w:t>
      </w:r>
      <w:r>
        <w:rPr>
          <w:u w:val="none"/>
        </w:rPr>
        <w:t>ch</w:t>
      </w:r>
      <w:r>
        <w:rPr>
          <w:spacing w:val="7"/>
          <w:u w:val="none"/>
        </w:rPr>
        <w:t xml:space="preserve"> </w:t>
      </w:r>
      <w:r>
        <w:rPr>
          <w:u w:val="none"/>
        </w:rPr>
        <w:t>I</w:t>
      </w:r>
      <w:r>
        <w:rPr>
          <w:spacing w:val="1"/>
          <w:u w:val="none"/>
        </w:rPr>
        <w:t>n</w:t>
      </w:r>
      <w:r>
        <w:rPr>
          <w:u w:val="none"/>
        </w:rPr>
        <w:t xml:space="preserve">terest </w:t>
      </w:r>
      <w:r>
        <w:rPr>
          <w:spacing w:val="6"/>
          <w:u w:val="none"/>
        </w:rPr>
        <w:t xml:space="preserve"> </w:t>
      </w:r>
      <w:r>
        <w:rPr>
          <w:u w:val="none"/>
        </w:rPr>
        <w:t xml:space="preserve">to </w:t>
      </w:r>
      <w:r>
        <w:rPr>
          <w:spacing w:val="7"/>
          <w:u w:val="none"/>
        </w:rPr>
        <w:t xml:space="preserve"> </w:t>
      </w:r>
      <w:r>
        <w:rPr>
          <w:u w:val="none"/>
        </w:rPr>
        <w:t>t</w:t>
      </w:r>
      <w:r>
        <w:rPr>
          <w:spacing w:val="1"/>
          <w:u w:val="none"/>
        </w:rPr>
        <w:t>h</w:t>
      </w:r>
      <w:r>
        <w:rPr>
          <w:u w:val="none"/>
        </w:rPr>
        <w:t xml:space="preserve">e </w:t>
      </w:r>
      <w:r>
        <w:rPr>
          <w:spacing w:val="5"/>
          <w:u w:val="none"/>
        </w:rPr>
        <w:t xml:space="preserve"> </w:t>
      </w:r>
      <w:r>
        <w:rPr>
          <w:spacing w:val="1"/>
          <w:u w:val="none"/>
        </w:rPr>
        <w:t>non</w:t>
      </w:r>
      <w:r>
        <w:rPr>
          <w:u w:val="none"/>
        </w:rPr>
        <w:t>-selli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u w:val="none"/>
        </w:rPr>
        <w:t>in</w:t>
      </w:r>
      <w:r>
        <w:rPr>
          <w:spacing w:val="36"/>
          <w:u w:val="none"/>
        </w:rPr>
        <w:t xml:space="preserve"> </w:t>
      </w:r>
      <w:r>
        <w:rPr>
          <w:u w:val="none"/>
        </w:rPr>
        <w:t>acc</w:t>
      </w:r>
      <w:r>
        <w:rPr>
          <w:spacing w:val="1"/>
          <w:u w:val="none"/>
        </w:rPr>
        <w:t>o</w:t>
      </w:r>
      <w:r>
        <w:rPr>
          <w:u w:val="none"/>
        </w:rPr>
        <w:t>rda</w:t>
      </w:r>
      <w:r>
        <w:rPr>
          <w:spacing w:val="1"/>
          <w:u w:val="none"/>
        </w:rPr>
        <w:t>n</w:t>
      </w:r>
      <w:r>
        <w:rPr>
          <w:u w:val="none"/>
        </w:rPr>
        <w:t>ce</w:t>
      </w:r>
      <w:r>
        <w:rPr>
          <w:spacing w:val="37"/>
          <w:u w:val="none"/>
        </w:rPr>
        <w:t xml:space="preserve"> </w:t>
      </w:r>
      <w:r>
        <w:rPr>
          <w:spacing w:val="1"/>
          <w:u w:val="none"/>
        </w:rPr>
        <w:t>w</w:t>
      </w:r>
      <w:r>
        <w:rPr>
          <w:u w:val="none"/>
        </w:rPr>
        <w:t>ith</w:t>
      </w:r>
      <w:r>
        <w:rPr>
          <w:spacing w:val="36"/>
          <w:u w:val="none"/>
        </w:rPr>
        <w:t xml:space="preserve"> </w:t>
      </w:r>
      <w:r>
        <w:rPr>
          <w:u w:val="none"/>
        </w:rPr>
        <w:t>this</w:t>
      </w:r>
      <w:r>
        <w:rPr>
          <w:spacing w:val="36"/>
          <w:u w:val="none"/>
        </w:rPr>
        <w:t xml:space="preserve"> </w:t>
      </w:r>
      <w:r>
        <w:rPr>
          <w:spacing w:val="1"/>
          <w:u w:val="none"/>
        </w:rPr>
        <w:t>S</w:t>
      </w:r>
      <w:r>
        <w:rPr>
          <w:u w:val="none"/>
        </w:rPr>
        <w:t>ection</w:t>
      </w:r>
      <w:r>
        <w:rPr>
          <w:spacing w:val="37"/>
          <w:u w:val="none"/>
        </w:rPr>
        <w:t xml:space="preserve"> </w:t>
      </w:r>
      <w:r>
        <w:rPr>
          <w:u w:val="none"/>
        </w:rPr>
        <w:t>8.1.2</w:t>
      </w:r>
      <w:r>
        <w:rPr>
          <w:spacing w:val="36"/>
          <w:u w:val="none"/>
        </w:rPr>
        <w:t xml:space="preserve"> </w:t>
      </w:r>
      <w:r>
        <w:rPr>
          <w:spacing w:val="1"/>
          <w:u w:val="none"/>
        </w:rPr>
        <w:t>b</w:t>
      </w:r>
      <w:r>
        <w:rPr>
          <w:u w:val="none"/>
        </w:rPr>
        <w:t>ef</w:t>
      </w:r>
      <w:r>
        <w:rPr>
          <w:spacing w:val="1"/>
          <w:u w:val="none"/>
        </w:rPr>
        <w:t>o</w:t>
      </w:r>
      <w:r>
        <w:rPr>
          <w:u w:val="none"/>
        </w:rPr>
        <w:t>re</w:t>
      </w:r>
      <w:r>
        <w:rPr>
          <w:spacing w:val="37"/>
          <w:u w:val="none"/>
        </w:rPr>
        <w:t xml:space="preserve"> </w:t>
      </w:r>
      <w:r>
        <w:rPr>
          <w:u w:val="none"/>
        </w:rPr>
        <w:t>a</w:t>
      </w:r>
      <w:r>
        <w:rPr>
          <w:spacing w:val="1"/>
          <w:u w:val="none"/>
        </w:rPr>
        <w:t>n</w:t>
      </w:r>
      <w:r>
        <w:rPr>
          <w:u w:val="none"/>
        </w:rPr>
        <w:t>y</w:t>
      </w:r>
      <w:r>
        <w:rPr>
          <w:spacing w:val="36"/>
          <w:u w:val="none"/>
        </w:rPr>
        <w:t xml:space="preserve"> </w:t>
      </w:r>
      <w:r>
        <w:rPr>
          <w:spacing w:val="1"/>
          <w:u w:val="none"/>
        </w:rPr>
        <w:t>o</w:t>
      </w:r>
      <w:r>
        <w:rPr>
          <w:u w:val="none"/>
        </w:rPr>
        <w:t>t</w:t>
      </w:r>
      <w:r>
        <w:rPr>
          <w:spacing w:val="1"/>
          <w:u w:val="none"/>
        </w:rPr>
        <w:t>h</w:t>
      </w:r>
      <w:r>
        <w:rPr>
          <w:u w:val="none"/>
        </w:rPr>
        <w:t>er</w:t>
      </w:r>
      <w:r>
        <w:rPr>
          <w:spacing w:val="35"/>
          <w:u w:val="none"/>
        </w:rPr>
        <w:t xml:space="preserve"> </w:t>
      </w:r>
      <w:r>
        <w:rPr>
          <w:u w:val="none"/>
        </w:rPr>
        <w:t>assign</w:t>
      </w:r>
      <w:r>
        <w:rPr>
          <w:spacing w:val="2"/>
          <w:u w:val="none"/>
        </w:rPr>
        <w:t>m</w:t>
      </w:r>
      <w:r>
        <w:rPr>
          <w:u w:val="none"/>
        </w:rPr>
        <w:t>e</w:t>
      </w:r>
      <w:r>
        <w:rPr>
          <w:spacing w:val="1"/>
          <w:u w:val="none"/>
        </w:rPr>
        <w:t>n</w:t>
      </w:r>
      <w:r>
        <w:rPr>
          <w:u w:val="none"/>
        </w:rPr>
        <w:t>t</w:t>
      </w:r>
      <w:r>
        <w:rPr>
          <w:spacing w:val="36"/>
          <w:u w:val="none"/>
        </w:rPr>
        <w:t xml:space="preserve"> </w:t>
      </w:r>
      <w:r>
        <w:rPr>
          <w:u w:val="none"/>
        </w:rPr>
        <w:t>of</w:t>
      </w:r>
      <w:r>
        <w:rPr>
          <w:spacing w:val="36"/>
          <w:u w:val="none"/>
        </w:rPr>
        <w:t xml:space="preserve"> </w:t>
      </w:r>
      <w:r>
        <w:rPr>
          <w:u w:val="none"/>
        </w:rPr>
        <w:t>all</w:t>
      </w:r>
      <w:r>
        <w:rPr>
          <w:spacing w:val="35"/>
          <w:u w:val="none"/>
        </w:rPr>
        <w:t xml:space="preserve"> </w:t>
      </w:r>
      <w:r>
        <w:rPr>
          <w:u w:val="none"/>
        </w:rPr>
        <w:t>or</w:t>
      </w:r>
      <w:r>
        <w:rPr>
          <w:spacing w:val="37"/>
          <w:u w:val="none"/>
        </w:rPr>
        <w:t xml:space="preserve"> </w:t>
      </w:r>
      <w:r>
        <w:rPr>
          <w:u w:val="none"/>
        </w:rPr>
        <w:t>a</w:t>
      </w:r>
      <w:r>
        <w:rPr>
          <w:spacing w:val="1"/>
          <w:u w:val="none"/>
        </w:rPr>
        <w:t>n</w:t>
      </w:r>
      <w:r>
        <w:rPr>
          <w:u w:val="none"/>
        </w:rPr>
        <w:t>y</w:t>
      </w:r>
      <w:r>
        <w:rPr>
          <w:spacing w:val="36"/>
          <w:u w:val="none"/>
        </w:rPr>
        <w:t xml:space="preserve"> </w:t>
      </w:r>
      <w:r>
        <w:rPr>
          <w:u w:val="none"/>
        </w:rPr>
        <w:t>part</w:t>
      </w:r>
      <w:r>
        <w:rPr>
          <w:spacing w:val="36"/>
          <w:u w:val="none"/>
        </w:rPr>
        <w:t xml:space="preserve"> </w:t>
      </w:r>
      <w:r>
        <w:rPr>
          <w:u w:val="none"/>
        </w:rPr>
        <w:t>of</w:t>
      </w:r>
      <w:r>
        <w:rPr>
          <w:spacing w:val="36"/>
          <w:u w:val="none"/>
        </w:rPr>
        <w:t xml:space="preserve"> </w:t>
      </w:r>
      <w:r>
        <w:rPr>
          <w:u w:val="none"/>
        </w:rPr>
        <w:t>or</w:t>
      </w:r>
      <w:r>
        <w:rPr>
          <w:w w:val="102"/>
          <w:u w:val="none"/>
        </w:rPr>
        <w:t xml:space="preserve"> </w:t>
      </w:r>
      <w:r>
        <w:rPr>
          <w:u w:val="none"/>
        </w:rPr>
        <w:t>i</w:t>
      </w:r>
      <w:r>
        <w:rPr>
          <w:spacing w:val="1"/>
          <w:u w:val="none"/>
        </w:rPr>
        <w:t>n</w:t>
      </w:r>
      <w:r>
        <w:rPr>
          <w:u w:val="none"/>
        </w:rPr>
        <w:t>terest</w:t>
      </w:r>
      <w:r>
        <w:rPr>
          <w:spacing w:val="19"/>
          <w:u w:val="none"/>
        </w:rPr>
        <w:t xml:space="preserve"> </w:t>
      </w:r>
      <w:r>
        <w:rPr>
          <w:u w:val="none"/>
        </w:rPr>
        <w:t>in</w:t>
      </w:r>
      <w:r>
        <w:rPr>
          <w:spacing w:val="20"/>
          <w:u w:val="none"/>
        </w:rPr>
        <w:t xml:space="preserve"> </w:t>
      </w:r>
      <w:r>
        <w:rPr>
          <w:u w:val="none"/>
        </w:rPr>
        <w:t>such</w:t>
      </w:r>
      <w:r>
        <w:rPr>
          <w:spacing w:val="21"/>
          <w:u w:val="none"/>
        </w:rPr>
        <w:t xml:space="preserve"> </w:t>
      </w:r>
      <w:r>
        <w:rPr>
          <w:spacing w:val="2"/>
          <w:u w:val="none"/>
        </w:rPr>
        <w:t>M</w:t>
      </w:r>
      <w:r>
        <w:rPr>
          <w:u w:val="none"/>
        </w:rPr>
        <w:t>e</w:t>
      </w:r>
      <w:r>
        <w:rPr>
          <w:spacing w:val="2"/>
          <w:u w:val="none"/>
        </w:rPr>
        <w:t>m</w:t>
      </w:r>
      <w:r>
        <w:rPr>
          <w:u w:val="none"/>
        </w:rPr>
        <w:t>ber’s</w:t>
      </w:r>
      <w:r>
        <w:rPr>
          <w:spacing w:val="20"/>
          <w:u w:val="none"/>
        </w:rPr>
        <w:t xml:space="preserve"> </w:t>
      </w:r>
      <w:r>
        <w:rPr>
          <w:u w:val="none"/>
        </w:rPr>
        <w:t>I</w:t>
      </w:r>
      <w:r>
        <w:rPr>
          <w:spacing w:val="1"/>
          <w:u w:val="none"/>
        </w:rPr>
        <w:t>n</w:t>
      </w:r>
      <w:r>
        <w:rPr>
          <w:u w:val="none"/>
        </w:rPr>
        <w:t>terest</w:t>
      </w:r>
      <w:r>
        <w:rPr>
          <w:spacing w:val="19"/>
          <w:u w:val="none"/>
        </w:rPr>
        <w:t xml:space="preserve"> </w:t>
      </w:r>
      <w:r>
        <w:rPr>
          <w:u w:val="none"/>
        </w:rPr>
        <w:t>can</w:t>
      </w:r>
      <w:r>
        <w:rPr>
          <w:spacing w:val="21"/>
          <w:u w:val="none"/>
        </w:rPr>
        <w:t xml:space="preserve"> </w:t>
      </w:r>
      <w:r>
        <w:rPr>
          <w:spacing w:val="1"/>
          <w:u w:val="none"/>
        </w:rPr>
        <w:t>b</w:t>
      </w:r>
      <w:r>
        <w:rPr>
          <w:u w:val="none"/>
        </w:rPr>
        <w:t>e</w:t>
      </w:r>
      <w:r>
        <w:rPr>
          <w:spacing w:val="20"/>
          <w:u w:val="none"/>
        </w:rPr>
        <w:t xml:space="preserve"> </w:t>
      </w:r>
      <w:r>
        <w:rPr>
          <w:u w:val="none"/>
        </w:rPr>
        <w:t>effecte</w:t>
      </w:r>
      <w:r>
        <w:rPr>
          <w:spacing w:val="1"/>
          <w:u w:val="none"/>
        </w:rPr>
        <w:t>d.</w:t>
      </w:r>
    </w:p>
    <w:p w14:paraId="55EB0294" w14:textId="77777777" w:rsidR="000C19C9" w:rsidRDefault="000C19C9">
      <w:pPr>
        <w:spacing w:before="2" w:line="240" w:lineRule="exact"/>
        <w:rPr>
          <w:sz w:val="24"/>
          <w:szCs w:val="24"/>
        </w:rPr>
      </w:pPr>
    </w:p>
    <w:p w14:paraId="33CED516" w14:textId="77777777" w:rsidR="000C19C9" w:rsidRDefault="00D3642A">
      <w:pPr>
        <w:pStyle w:val="BodyText"/>
        <w:numPr>
          <w:ilvl w:val="2"/>
          <w:numId w:val="6"/>
        </w:numPr>
        <w:tabs>
          <w:tab w:val="left" w:pos="2264"/>
        </w:tabs>
        <w:spacing w:line="251" w:lineRule="auto"/>
        <w:ind w:right="115" w:firstLine="1440"/>
        <w:jc w:val="both"/>
        <w:rPr>
          <w:u w:val="none"/>
        </w:rPr>
      </w:pPr>
      <w:r>
        <w:rPr>
          <w:spacing w:val="1"/>
          <w:u w:color="000000"/>
        </w:rPr>
        <w:t>No</w:t>
      </w:r>
      <w:r>
        <w:rPr>
          <w:spacing w:val="50"/>
          <w:u w:color="000000"/>
        </w:rPr>
        <w:t xml:space="preserve"> </w:t>
      </w:r>
      <w:r>
        <w:rPr>
          <w:spacing w:val="1"/>
          <w:u w:color="000000"/>
        </w:rPr>
        <w:t>A</w:t>
      </w:r>
      <w:r>
        <w:rPr>
          <w:u w:color="000000"/>
        </w:rPr>
        <w:t>ssi</w:t>
      </w:r>
      <w:r>
        <w:rPr>
          <w:spacing w:val="1"/>
          <w:u w:color="000000"/>
        </w:rPr>
        <w:t>gn</w:t>
      </w:r>
      <w:r>
        <w:rPr>
          <w:spacing w:val="2"/>
          <w:u w:color="000000"/>
        </w:rPr>
        <w:t>m</w:t>
      </w:r>
      <w:r>
        <w:rPr>
          <w:u w:color="000000"/>
        </w:rPr>
        <w:t>e</w:t>
      </w:r>
      <w:r>
        <w:rPr>
          <w:spacing w:val="1"/>
          <w:u w:color="000000"/>
        </w:rPr>
        <w:t>n</w:t>
      </w:r>
      <w:r>
        <w:rPr>
          <w:u w:color="000000"/>
        </w:rPr>
        <w:t xml:space="preserve">t </w:t>
      </w:r>
      <w:r>
        <w:rPr>
          <w:spacing w:val="2"/>
          <w:u w:color="000000"/>
        </w:rPr>
        <w:t xml:space="preserve"> </w:t>
      </w:r>
      <w:r>
        <w:rPr>
          <w:spacing w:val="1"/>
          <w:u w:color="000000"/>
        </w:rPr>
        <w:t>A</w:t>
      </w:r>
      <w:r>
        <w:rPr>
          <w:u w:color="000000"/>
        </w:rPr>
        <w:t>ll</w:t>
      </w:r>
      <w:r>
        <w:rPr>
          <w:spacing w:val="1"/>
          <w:u w:color="000000"/>
        </w:rPr>
        <w:t>ow</w:t>
      </w:r>
      <w:r>
        <w:rPr>
          <w:u w:color="000000"/>
        </w:rPr>
        <w:t xml:space="preserve">ed </w:t>
      </w:r>
      <w:r>
        <w:rPr>
          <w:spacing w:val="2"/>
          <w:u w:color="000000"/>
        </w:rPr>
        <w:t xml:space="preserve"> </w:t>
      </w:r>
      <w:r>
        <w:rPr>
          <w:spacing w:val="1"/>
          <w:u w:color="000000"/>
        </w:rPr>
        <w:t>Und</w:t>
      </w:r>
      <w:r>
        <w:rPr>
          <w:u w:color="000000"/>
        </w:rPr>
        <w:t xml:space="preserve">er </w:t>
      </w:r>
      <w:r>
        <w:rPr>
          <w:spacing w:val="1"/>
          <w:u w:color="000000"/>
        </w:rPr>
        <w:t xml:space="preserve"> C</w:t>
      </w:r>
      <w:r>
        <w:rPr>
          <w:u w:color="000000"/>
        </w:rPr>
        <w:t xml:space="preserve">ertain </w:t>
      </w:r>
      <w:r>
        <w:rPr>
          <w:spacing w:val="3"/>
          <w:u w:color="000000"/>
        </w:rPr>
        <w:t xml:space="preserve"> </w:t>
      </w:r>
      <w:r>
        <w:rPr>
          <w:spacing w:val="1"/>
          <w:u w:color="000000"/>
        </w:rPr>
        <w:t>C</w:t>
      </w:r>
      <w:r>
        <w:rPr>
          <w:u w:color="000000"/>
        </w:rPr>
        <w:t>irc</w:t>
      </w:r>
      <w:r>
        <w:rPr>
          <w:spacing w:val="1"/>
          <w:u w:color="000000"/>
        </w:rPr>
        <w:t>u</w:t>
      </w:r>
      <w:r>
        <w:rPr>
          <w:spacing w:val="2"/>
          <w:u w:color="000000"/>
        </w:rPr>
        <w:t>m</w:t>
      </w:r>
      <w:r>
        <w:rPr>
          <w:u w:color="000000"/>
        </w:rPr>
        <w:t>sta</w:t>
      </w:r>
      <w:r>
        <w:rPr>
          <w:spacing w:val="1"/>
          <w:u w:color="000000"/>
        </w:rPr>
        <w:t>n</w:t>
      </w:r>
      <w:r>
        <w:rPr>
          <w:u w:color="000000"/>
        </w:rPr>
        <w:t>ces</w:t>
      </w:r>
      <w:r>
        <w:rPr>
          <w:u w:val="none"/>
        </w:rPr>
        <w:t xml:space="preserve">. </w:t>
      </w:r>
      <w:r>
        <w:rPr>
          <w:spacing w:val="1"/>
          <w:u w:val="none"/>
        </w:rPr>
        <w:t xml:space="preserve"> 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w w:val="102"/>
          <w:u w:val="none"/>
        </w:rPr>
        <w:t xml:space="preserve"> </w:t>
      </w:r>
      <w:r>
        <w:rPr>
          <w:u w:val="none"/>
        </w:rPr>
        <w:t>a</w:t>
      </w:r>
      <w:r>
        <w:rPr>
          <w:spacing w:val="1"/>
          <w:u w:val="none"/>
        </w:rPr>
        <w:t>n</w:t>
      </w:r>
      <w:r>
        <w:rPr>
          <w:u w:val="none"/>
        </w:rPr>
        <w:t>ything</w:t>
      </w:r>
      <w:r>
        <w:rPr>
          <w:spacing w:val="6"/>
          <w:u w:val="none"/>
        </w:rPr>
        <w:t xml:space="preserve"> </w:t>
      </w:r>
      <w:r>
        <w:rPr>
          <w:u w:val="none"/>
        </w:rPr>
        <w:t>c</w:t>
      </w:r>
      <w:r>
        <w:rPr>
          <w:spacing w:val="1"/>
          <w:u w:val="none"/>
        </w:rPr>
        <w:t>o</w:t>
      </w:r>
      <w:r>
        <w:rPr>
          <w:u w:val="none"/>
        </w:rPr>
        <w:t>ntained</w:t>
      </w:r>
      <w:r>
        <w:rPr>
          <w:spacing w:val="7"/>
          <w:u w:val="none"/>
        </w:rPr>
        <w:t xml:space="preserve"> </w:t>
      </w:r>
      <w:r>
        <w:rPr>
          <w:u w:val="none"/>
        </w:rPr>
        <w:t>in</w:t>
      </w:r>
      <w:r>
        <w:rPr>
          <w:spacing w:val="7"/>
          <w:u w:val="none"/>
        </w:rPr>
        <w:t xml:space="preserve"> </w:t>
      </w:r>
      <w:r>
        <w:rPr>
          <w:u w:val="none"/>
        </w:rPr>
        <w:t>this</w:t>
      </w:r>
      <w:r>
        <w:rPr>
          <w:spacing w:val="5"/>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6"/>
          <w:u w:val="none"/>
        </w:rPr>
        <w:t xml:space="preserve"> </w:t>
      </w:r>
      <w:r>
        <w:rPr>
          <w:u w:val="none"/>
        </w:rPr>
        <w:t>to</w:t>
      </w:r>
      <w:r>
        <w:rPr>
          <w:spacing w:val="6"/>
          <w:u w:val="none"/>
        </w:rPr>
        <w:t xml:space="preserve"> </w:t>
      </w:r>
      <w:r>
        <w:rPr>
          <w:u w:val="none"/>
        </w:rPr>
        <w:t>the</w:t>
      </w:r>
      <w:r>
        <w:rPr>
          <w:spacing w:val="6"/>
          <w:u w:val="none"/>
        </w:rPr>
        <w:t xml:space="preserve"> </w:t>
      </w:r>
      <w:r>
        <w:rPr>
          <w:u w:val="none"/>
        </w:rPr>
        <w:t>c</w:t>
      </w:r>
      <w:r>
        <w:rPr>
          <w:spacing w:val="1"/>
          <w:u w:val="none"/>
        </w:rPr>
        <w:t>o</w:t>
      </w:r>
      <w:r>
        <w:rPr>
          <w:u w:val="none"/>
        </w:rPr>
        <w:t>ntrary,</w:t>
      </w:r>
      <w:r>
        <w:rPr>
          <w:spacing w:val="6"/>
          <w:u w:val="none"/>
        </w:rPr>
        <w:t xml:space="preserve"> </w:t>
      </w:r>
      <w:r>
        <w:rPr>
          <w:u w:val="none"/>
        </w:rPr>
        <w:t>no</w:t>
      </w:r>
      <w:r>
        <w:rPr>
          <w:spacing w:val="6"/>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6"/>
          <w:u w:val="none"/>
        </w:rPr>
        <w:t xml:space="preserve"> </w:t>
      </w:r>
      <w:r>
        <w:rPr>
          <w:spacing w:val="1"/>
          <w:u w:val="none"/>
        </w:rPr>
        <w:t>h</w:t>
      </w:r>
      <w:r>
        <w:rPr>
          <w:u w:val="none"/>
        </w:rPr>
        <w:t xml:space="preserve">as </w:t>
      </w:r>
      <w:r>
        <w:rPr>
          <w:spacing w:val="5"/>
          <w:u w:val="none"/>
        </w:rPr>
        <w:t xml:space="preserve"> </w:t>
      </w:r>
      <w:r>
        <w:rPr>
          <w:u w:val="none"/>
        </w:rPr>
        <w:t>t</w:t>
      </w:r>
      <w:r>
        <w:rPr>
          <w:spacing w:val="1"/>
          <w:u w:val="none"/>
        </w:rPr>
        <w:t>h</w:t>
      </w:r>
      <w:r>
        <w:rPr>
          <w:u w:val="none"/>
        </w:rPr>
        <w:t xml:space="preserve">e </w:t>
      </w:r>
      <w:r>
        <w:rPr>
          <w:spacing w:val="7"/>
          <w:u w:val="none"/>
        </w:rPr>
        <w:t xml:space="preserve"> </w:t>
      </w:r>
      <w:r>
        <w:rPr>
          <w:u w:val="none"/>
        </w:rPr>
        <w:t>ri</w:t>
      </w:r>
      <w:r>
        <w:rPr>
          <w:spacing w:val="1"/>
          <w:u w:val="none"/>
        </w:rPr>
        <w:t>gh</w:t>
      </w:r>
      <w:r>
        <w:rPr>
          <w:u w:val="none"/>
        </w:rPr>
        <w:t xml:space="preserve">t, </w:t>
      </w:r>
      <w:r>
        <w:rPr>
          <w:spacing w:val="6"/>
          <w:u w:val="none"/>
        </w:rPr>
        <w:t xml:space="preserve"> </w:t>
      </w:r>
      <w:r>
        <w:rPr>
          <w:spacing w:val="1"/>
          <w:u w:val="none"/>
        </w:rPr>
        <w:t>w</w:t>
      </w:r>
      <w:r>
        <w:rPr>
          <w:u w:val="none"/>
        </w:rPr>
        <w:t>it</w:t>
      </w:r>
      <w:r>
        <w:rPr>
          <w:spacing w:val="1"/>
          <w:u w:val="none"/>
        </w:rPr>
        <w:t>hou</w:t>
      </w:r>
      <w:r>
        <w:rPr>
          <w:u w:val="none"/>
        </w:rPr>
        <w:t xml:space="preserve">t </w:t>
      </w:r>
      <w:r>
        <w:rPr>
          <w:spacing w:val="5"/>
          <w:u w:val="none"/>
        </w:rPr>
        <w:t xml:space="preserve"> </w:t>
      </w:r>
      <w:r>
        <w:rPr>
          <w:u w:val="none"/>
        </w:rPr>
        <w:t>t</w:t>
      </w:r>
      <w:r>
        <w:rPr>
          <w:spacing w:val="1"/>
          <w:u w:val="none"/>
        </w:rPr>
        <w:t>h</w:t>
      </w:r>
      <w:r>
        <w:rPr>
          <w:u w:val="none"/>
        </w:rPr>
        <w:t xml:space="preserve">e </w:t>
      </w:r>
      <w:r>
        <w:rPr>
          <w:spacing w:val="7"/>
          <w:u w:val="none"/>
        </w:rPr>
        <w:t xml:space="preserve"> </w:t>
      </w:r>
      <w:r>
        <w:rPr>
          <w:u w:val="none"/>
        </w:rPr>
        <w:t>e</w:t>
      </w:r>
      <w:r>
        <w:rPr>
          <w:spacing w:val="1"/>
          <w:u w:val="none"/>
        </w:rPr>
        <w:t>xp</w:t>
      </w:r>
      <w:r>
        <w:rPr>
          <w:u w:val="none"/>
        </w:rPr>
        <w:t>ress</w:t>
      </w:r>
      <w:r>
        <w:rPr>
          <w:w w:val="102"/>
          <w:u w:val="none"/>
        </w:rPr>
        <w:t xml:space="preserve"> </w:t>
      </w:r>
      <w:r>
        <w:rPr>
          <w:spacing w:val="1"/>
          <w:u w:val="none"/>
        </w:rPr>
        <w:t>w</w:t>
      </w:r>
      <w:r>
        <w:rPr>
          <w:u w:val="none"/>
        </w:rPr>
        <w:t>ritten</w:t>
      </w:r>
      <w:r>
        <w:rPr>
          <w:spacing w:val="36"/>
          <w:u w:val="none"/>
        </w:rPr>
        <w:t xml:space="preserve"> </w:t>
      </w:r>
      <w:r>
        <w:rPr>
          <w:u w:val="none"/>
        </w:rPr>
        <w:t>c</w:t>
      </w:r>
      <w:r>
        <w:rPr>
          <w:spacing w:val="1"/>
          <w:u w:val="none"/>
        </w:rPr>
        <w:t>o</w:t>
      </w:r>
      <w:r>
        <w:rPr>
          <w:u w:val="none"/>
        </w:rPr>
        <w:t>nse</w:t>
      </w:r>
      <w:r>
        <w:rPr>
          <w:spacing w:val="1"/>
          <w:u w:val="none"/>
        </w:rPr>
        <w:t>n</w:t>
      </w:r>
      <w:r>
        <w:rPr>
          <w:u w:val="none"/>
        </w:rPr>
        <w:t>t</w:t>
      </w:r>
      <w:r>
        <w:rPr>
          <w:spacing w:val="35"/>
          <w:u w:val="none"/>
        </w:rPr>
        <w:t xml:space="preserve"> </w:t>
      </w:r>
      <w:r>
        <w:rPr>
          <w:u w:val="none"/>
        </w:rPr>
        <w:t>of</w:t>
      </w:r>
      <w:r>
        <w:rPr>
          <w:spacing w:val="35"/>
          <w:u w:val="none"/>
        </w:rPr>
        <w:t xml:space="preserve"> </w:t>
      </w:r>
      <w:r>
        <w:rPr>
          <w:u w:val="none"/>
        </w:rPr>
        <w:t>the</w:t>
      </w:r>
      <w:r>
        <w:rPr>
          <w:spacing w:val="3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u w:val="none"/>
        </w:rPr>
        <w:t>(</w:t>
      </w:r>
      <w:r>
        <w:rPr>
          <w:spacing w:val="1"/>
          <w:u w:val="none"/>
        </w:rPr>
        <w:t>wh</w:t>
      </w:r>
      <w:r>
        <w:rPr>
          <w:u w:val="none"/>
        </w:rPr>
        <w:t>ich</w:t>
      </w:r>
      <w:r>
        <w:rPr>
          <w:spacing w:val="35"/>
          <w:u w:val="none"/>
        </w:rPr>
        <w:t xml:space="preserve"> </w:t>
      </w:r>
      <w:r>
        <w:rPr>
          <w:spacing w:val="2"/>
          <w:u w:val="none"/>
        </w:rPr>
        <w:t>m</w:t>
      </w:r>
      <w:r>
        <w:rPr>
          <w:u w:val="none"/>
        </w:rPr>
        <w:t>ay</w:t>
      </w:r>
      <w:r>
        <w:rPr>
          <w:spacing w:val="36"/>
          <w:u w:val="none"/>
        </w:rPr>
        <w:t xml:space="preserve"> </w:t>
      </w:r>
      <w:r>
        <w:rPr>
          <w:spacing w:val="1"/>
          <w:u w:val="none"/>
        </w:rPr>
        <w:t>b</w:t>
      </w:r>
      <w:r>
        <w:rPr>
          <w:u w:val="none"/>
        </w:rPr>
        <w:t>e</w:t>
      </w:r>
      <w:r>
        <w:rPr>
          <w:spacing w:val="35"/>
          <w:u w:val="none"/>
        </w:rPr>
        <w:t xml:space="preserve"> </w:t>
      </w:r>
      <w:r>
        <w:rPr>
          <w:spacing w:val="1"/>
          <w:u w:val="none"/>
        </w:rPr>
        <w:t>w</w:t>
      </w:r>
      <w:r>
        <w:rPr>
          <w:u w:val="none"/>
        </w:rPr>
        <w:t>it</w:t>
      </w:r>
      <w:r>
        <w:rPr>
          <w:spacing w:val="1"/>
          <w:u w:val="none"/>
        </w:rPr>
        <w:t>hh</w:t>
      </w:r>
      <w:r>
        <w:rPr>
          <w:u w:val="none"/>
        </w:rPr>
        <w:t>eld</w:t>
      </w:r>
      <w:r>
        <w:rPr>
          <w:spacing w:val="36"/>
          <w:u w:val="none"/>
        </w:rPr>
        <w:t xml:space="preserve"> </w:t>
      </w:r>
      <w:r>
        <w:rPr>
          <w:u w:val="none"/>
        </w:rPr>
        <w:t>in</w:t>
      </w:r>
      <w:r>
        <w:rPr>
          <w:spacing w:val="35"/>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5"/>
          <w:u w:val="none"/>
        </w:rPr>
        <w:t xml:space="preserve"> </w:t>
      </w:r>
      <w:r>
        <w:rPr>
          <w:u w:val="none"/>
        </w:rPr>
        <w:t>s</w:t>
      </w:r>
      <w:r>
        <w:rPr>
          <w:spacing w:val="1"/>
          <w:u w:val="none"/>
        </w:rPr>
        <w:t>o</w:t>
      </w:r>
      <w:r>
        <w:rPr>
          <w:u w:val="none"/>
        </w:rPr>
        <w:t>le</w:t>
      </w:r>
      <w:r>
        <w:rPr>
          <w:spacing w:val="36"/>
          <w:u w:val="none"/>
        </w:rPr>
        <w:t xml:space="preserve"> </w:t>
      </w:r>
      <w:r>
        <w:rPr>
          <w:u w:val="none"/>
        </w:rPr>
        <w:t>a</w:t>
      </w:r>
      <w:r>
        <w:rPr>
          <w:spacing w:val="1"/>
          <w:u w:val="none"/>
        </w:rPr>
        <w:t>n</w:t>
      </w:r>
      <w:r>
        <w:rPr>
          <w:u w:val="none"/>
        </w:rPr>
        <w:t>d</w:t>
      </w:r>
      <w:r>
        <w:rPr>
          <w:w w:val="102"/>
          <w:u w:val="none"/>
        </w:rPr>
        <w:t xml:space="preserve"> </w:t>
      </w:r>
      <w:r>
        <w:rPr>
          <w:u w:val="none"/>
        </w:rPr>
        <w:t>a</w:t>
      </w:r>
      <w:r>
        <w:rPr>
          <w:spacing w:val="1"/>
          <w:u w:val="none"/>
        </w:rPr>
        <w:t>b</w:t>
      </w:r>
      <w:r>
        <w:rPr>
          <w:u w:val="none"/>
        </w:rPr>
        <w:t>solute</w:t>
      </w:r>
      <w:r>
        <w:rPr>
          <w:spacing w:val="40"/>
          <w:u w:val="none"/>
        </w:rPr>
        <w:t xml:space="preserve"> </w:t>
      </w:r>
      <w:r>
        <w:rPr>
          <w:u w:val="none"/>
        </w:rPr>
        <w:t>discretion),</w:t>
      </w:r>
      <w:r>
        <w:rPr>
          <w:spacing w:val="39"/>
          <w:u w:val="none"/>
        </w:rPr>
        <w:t xml:space="preserve"> </w:t>
      </w:r>
      <w:r>
        <w:rPr>
          <w:u w:val="none"/>
        </w:rPr>
        <w:t>to</w:t>
      </w:r>
      <w:r>
        <w:rPr>
          <w:spacing w:val="40"/>
          <w:u w:val="none"/>
        </w:rPr>
        <w:t xml:space="preserve"> </w:t>
      </w:r>
      <w:r>
        <w:rPr>
          <w:u w:val="none"/>
        </w:rPr>
        <w:t>assign</w:t>
      </w:r>
      <w:r>
        <w:rPr>
          <w:spacing w:val="40"/>
          <w:u w:val="none"/>
        </w:rPr>
        <w:t xml:space="preserve"> </w:t>
      </w:r>
      <w:r>
        <w:rPr>
          <w:u w:val="none"/>
        </w:rPr>
        <w:t>his</w:t>
      </w:r>
      <w:r>
        <w:rPr>
          <w:spacing w:val="41"/>
          <w:u w:val="none"/>
        </w:rPr>
        <w:t xml:space="preserve"> </w:t>
      </w:r>
      <w:r>
        <w:rPr>
          <w:u w:val="none"/>
        </w:rPr>
        <w:t>I</w:t>
      </w:r>
      <w:r>
        <w:rPr>
          <w:spacing w:val="1"/>
          <w:u w:val="none"/>
        </w:rPr>
        <w:t>n</w:t>
      </w:r>
      <w:r>
        <w:rPr>
          <w:u w:val="none"/>
        </w:rPr>
        <w:t>terest,</w:t>
      </w:r>
      <w:r>
        <w:rPr>
          <w:spacing w:val="39"/>
          <w:u w:val="none"/>
        </w:rPr>
        <w:t xml:space="preserve"> </w:t>
      </w:r>
      <w:r>
        <w:rPr>
          <w:spacing w:val="1"/>
          <w:u w:val="none"/>
        </w:rPr>
        <w:t>o</w:t>
      </w:r>
      <w:r>
        <w:rPr>
          <w:u w:val="none"/>
        </w:rPr>
        <w:t>r</w:t>
      </w:r>
      <w:r>
        <w:rPr>
          <w:spacing w:val="39"/>
          <w:u w:val="none"/>
        </w:rPr>
        <w:t xml:space="preserve"> </w:t>
      </w:r>
      <w:r>
        <w:rPr>
          <w:u w:val="none"/>
        </w:rPr>
        <w:t>a</w:t>
      </w:r>
      <w:r>
        <w:rPr>
          <w:spacing w:val="1"/>
          <w:u w:val="none"/>
        </w:rPr>
        <w:t>n</w:t>
      </w:r>
      <w:r>
        <w:rPr>
          <w:u w:val="none"/>
        </w:rPr>
        <w:t>y</w:t>
      </w:r>
      <w:r>
        <w:rPr>
          <w:spacing w:val="40"/>
          <w:u w:val="none"/>
        </w:rPr>
        <w:t xml:space="preserve"> </w:t>
      </w:r>
      <w:r>
        <w:rPr>
          <w:spacing w:val="1"/>
          <w:u w:val="none"/>
        </w:rPr>
        <w:t>po</w:t>
      </w:r>
      <w:r>
        <w:rPr>
          <w:u w:val="none"/>
        </w:rPr>
        <w:t>rti</w:t>
      </w:r>
      <w:r>
        <w:rPr>
          <w:spacing w:val="1"/>
          <w:u w:val="none"/>
        </w:rPr>
        <w:t>o</w:t>
      </w:r>
      <w:r>
        <w:rPr>
          <w:u w:val="none"/>
        </w:rPr>
        <w:t>n</w:t>
      </w:r>
      <w:r>
        <w:rPr>
          <w:spacing w:val="40"/>
          <w:u w:val="none"/>
        </w:rPr>
        <w:t xml:space="preserve"> </w:t>
      </w:r>
      <w:r>
        <w:rPr>
          <w:u w:val="none"/>
        </w:rPr>
        <w:t>t</w:t>
      </w:r>
      <w:r>
        <w:rPr>
          <w:spacing w:val="1"/>
          <w:u w:val="none"/>
        </w:rPr>
        <w:t>h</w:t>
      </w:r>
      <w:r>
        <w:rPr>
          <w:u w:val="none"/>
        </w:rPr>
        <w:t>ere</w:t>
      </w:r>
      <w:r>
        <w:rPr>
          <w:spacing w:val="1"/>
          <w:u w:val="none"/>
        </w:rPr>
        <w:t>o</w:t>
      </w:r>
      <w:r>
        <w:rPr>
          <w:u w:val="none"/>
        </w:rPr>
        <w:t>f</w:t>
      </w:r>
      <w:r>
        <w:rPr>
          <w:spacing w:val="40"/>
          <w:u w:val="none"/>
        </w:rPr>
        <w:t xml:space="preserve"> </w:t>
      </w:r>
      <w:r>
        <w:rPr>
          <w:spacing w:val="1"/>
          <w:u w:val="none"/>
        </w:rPr>
        <w:t>o</w:t>
      </w:r>
      <w:r>
        <w:rPr>
          <w:u w:val="none"/>
        </w:rPr>
        <w:t>r</w:t>
      </w:r>
      <w:r>
        <w:rPr>
          <w:spacing w:val="39"/>
          <w:u w:val="none"/>
        </w:rPr>
        <w:t xml:space="preserve"> </w:t>
      </w:r>
      <w:r>
        <w:rPr>
          <w:u w:val="none"/>
        </w:rPr>
        <w:t>i</w:t>
      </w:r>
      <w:r>
        <w:rPr>
          <w:spacing w:val="1"/>
          <w:u w:val="none"/>
        </w:rPr>
        <w:t>n</w:t>
      </w:r>
      <w:r>
        <w:rPr>
          <w:u w:val="none"/>
        </w:rPr>
        <w:t>terest</w:t>
      </w:r>
      <w:r>
        <w:rPr>
          <w:spacing w:val="39"/>
          <w:u w:val="none"/>
        </w:rPr>
        <w:t xml:space="preserve"> </w:t>
      </w:r>
      <w:r>
        <w:rPr>
          <w:u w:val="none"/>
        </w:rPr>
        <w:t>t</w:t>
      </w:r>
      <w:r>
        <w:rPr>
          <w:spacing w:val="1"/>
          <w:u w:val="none"/>
        </w:rPr>
        <w:t>h</w:t>
      </w:r>
      <w:r>
        <w:rPr>
          <w:u w:val="none"/>
        </w:rPr>
        <w:t>erei</w:t>
      </w:r>
      <w:r>
        <w:rPr>
          <w:spacing w:val="1"/>
          <w:u w:val="none"/>
        </w:rPr>
        <w:t>n</w:t>
      </w:r>
      <w:r>
        <w:rPr>
          <w:u w:val="none"/>
        </w:rPr>
        <w:t>,</w:t>
      </w:r>
      <w:r>
        <w:rPr>
          <w:spacing w:val="40"/>
          <w:u w:val="none"/>
        </w:rPr>
        <w:t xml:space="preserve"> </w:t>
      </w:r>
      <w:r>
        <w:rPr>
          <w:u w:val="none"/>
        </w:rPr>
        <w:t>if</w:t>
      </w:r>
      <w:r>
        <w:rPr>
          <w:spacing w:val="40"/>
          <w:u w:val="none"/>
        </w:rPr>
        <w:t xml:space="preserve"> </w:t>
      </w:r>
      <w:r>
        <w:rPr>
          <w:u w:val="none"/>
        </w:rPr>
        <w:t>s</w:t>
      </w:r>
      <w:r>
        <w:rPr>
          <w:spacing w:val="1"/>
          <w:u w:val="none"/>
        </w:rPr>
        <w:t>u</w:t>
      </w:r>
      <w:r>
        <w:rPr>
          <w:u w:val="none"/>
        </w:rPr>
        <w:t>ch</w:t>
      </w:r>
      <w:r>
        <w:rPr>
          <w:spacing w:val="40"/>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w w:val="102"/>
          <w:u w:val="none"/>
        </w:rPr>
        <w:t xml:space="preserve"> </w:t>
      </w:r>
      <w:r>
        <w:rPr>
          <w:spacing w:val="1"/>
          <w:u w:val="none"/>
        </w:rPr>
        <w:t>wou</w:t>
      </w:r>
      <w:r>
        <w:rPr>
          <w:u w:val="none"/>
        </w:rPr>
        <w:t>ld</w:t>
      </w:r>
      <w:r>
        <w:rPr>
          <w:spacing w:val="19"/>
          <w:u w:val="none"/>
        </w:rPr>
        <w:t xml:space="preserve"> </w:t>
      </w:r>
      <w:r>
        <w:rPr>
          <w:u w:val="none"/>
        </w:rPr>
        <w:t>(</w:t>
      </w:r>
      <w:r>
        <w:rPr>
          <w:spacing w:val="1"/>
          <w:u w:val="none"/>
        </w:rPr>
        <w:t>d</w:t>
      </w:r>
      <w:r>
        <w:rPr>
          <w:u w:val="none"/>
        </w:rPr>
        <w:t>irectly</w:t>
      </w:r>
      <w:r>
        <w:rPr>
          <w:spacing w:val="19"/>
          <w:u w:val="none"/>
        </w:rPr>
        <w:t xml:space="preserve"> </w:t>
      </w:r>
      <w:r>
        <w:rPr>
          <w:spacing w:val="1"/>
          <w:u w:val="none"/>
        </w:rPr>
        <w:t>o</w:t>
      </w:r>
      <w:r>
        <w:rPr>
          <w:u w:val="none"/>
        </w:rPr>
        <w:t>r</w:t>
      </w:r>
      <w:r>
        <w:rPr>
          <w:spacing w:val="18"/>
          <w:u w:val="none"/>
        </w:rPr>
        <w:t xml:space="preserve"> </w:t>
      </w:r>
      <w:r>
        <w:rPr>
          <w:u w:val="none"/>
        </w:rPr>
        <w:t>i</w:t>
      </w:r>
      <w:r>
        <w:rPr>
          <w:spacing w:val="1"/>
          <w:u w:val="none"/>
        </w:rPr>
        <w:t>nd</w:t>
      </w:r>
      <w:r>
        <w:rPr>
          <w:u w:val="none"/>
        </w:rPr>
        <w:t>irectl</w:t>
      </w:r>
      <w:r>
        <w:rPr>
          <w:spacing w:val="1"/>
          <w:u w:val="none"/>
        </w:rPr>
        <w:t>y</w:t>
      </w:r>
      <w:r>
        <w:rPr>
          <w:u w:val="none"/>
        </w:rPr>
        <w:t>)</w:t>
      </w:r>
      <w:r>
        <w:rPr>
          <w:spacing w:val="18"/>
          <w:u w:val="none"/>
        </w:rPr>
        <w:t xml:space="preserve"> </w:t>
      </w:r>
      <w:r>
        <w:rPr>
          <w:u w:val="none"/>
        </w:rPr>
        <w:t>(a)</w:t>
      </w:r>
      <w:r>
        <w:rPr>
          <w:spacing w:val="18"/>
          <w:u w:val="none"/>
        </w:rPr>
        <w:t xml:space="preserve"> </w:t>
      </w:r>
      <w:r>
        <w:rPr>
          <w:u w:val="none"/>
        </w:rPr>
        <w:t>ter</w:t>
      </w:r>
      <w:r>
        <w:rPr>
          <w:spacing w:val="2"/>
          <w:u w:val="none"/>
        </w:rPr>
        <w:t>m</w:t>
      </w:r>
      <w:r>
        <w:rPr>
          <w:u w:val="none"/>
        </w:rPr>
        <w:t>i</w:t>
      </w:r>
      <w:r>
        <w:rPr>
          <w:spacing w:val="1"/>
          <w:u w:val="none"/>
        </w:rPr>
        <w:t>n</w:t>
      </w:r>
      <w:r>
        <w:rPr>
          <w:u w:val="none"/>
        </w:rPr>
        <w:t>ate</w:t>
      </w:r>
      <w:r>
        <w:rPr>
          <w:spacing w:val="18"/>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r>
        <w:rPr>
          <w:spacing w:val="19"/>
          <w:u w:val="none"/>
        </w:rPr>
        <w:t xml:space="preserve"> </w:t>
      </w:r>
      <w:r>
        <w:rPr>
          <w:u w:val="none"/>
        </w:rPr>
        <w:t>for</w:t>
      </w:r>
      <w:r>
        <w:rPr>
          <w:spacing w:val="18"/>
          <w:u w:val="none"/>
        </w:rPr>
        <w:t xml:space="preserve"> </w:t>
      </w:r>
      <w:r>
        <w:rPr>
          <w:u w:val="none"/>
        </w:rPr>
        <w:t>tax</w:t>
      </w:r>
      <w:r>
        <w:rPr>
          <w:spacing w:val="19"/>
          <w:u w:val="none"/>
        </w:rPr>
        <w:t xml:space="preserve"> </w:t>
      </w:r>
      <w:r>
        <w:rPr>
          <w:u w:val="none"/>
        </w:rPr>
        <w:t>purposes,</w:t>
      </w:r>
      <w:r>
        <w:rPr>
          <w:spacing w:val="19"/>
          <w:u w:val="none"/>
        </w:rPr>
        <w:t xml:space="preserve"> </w:t>
      </w:r>
      <w:r>
        <w:rPr>
          <w:u w:val="none"/>
        </w:rPr>
        <w:t>(b)</w:t>
      </w:r>
      <w:r>
        <w:rPr>
          <w:spacing w:val="18"/>
          <w:u w:val="none"/>
        </w:rPr>
        <w:t xml:space="preserve"> </w:t>
      </w:r>
      <w:r>
        <w:rPr>
          <w:u w:val="none"/>
        </w:rPr>
        <w:t>vi</w:t>
      </w:r>
      <w:r>
        <w:rPr>
          <w:spacing w:val="1"/>
          <w:u w:val="none"/>
        </w:rPr>
        <w:t>o</w:t>
      </w:r>
      <w:r>
        <w:rPr>
          <w:u w:val="none"/>
        </w:rPr>
        <w:t>late</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S</w:t>
      </w:r>
      <w:r>
        <w:rPr>
          <w:u w:val="none"/>
        </w:rPr>
        <w:t>ecurities</w:t>
      </w:r>
      <w:r>
        <w:rPr>
          <w:spacing w:val="20"/>
          <w:u w:val="none"/>
        </w:rPr>
        <w:t xml:space="preserve"> </w:t>
      </w:r>
      <w:r>
        <w:rPr>
          <w:spacing w:val="2"/>
          <w:u w:val="none"/>
        </w:rPr>
        <w:t>A</w:t>
      </w:r>
      <w:r>
        <w:rPr>
          <w:u w:val="none"/>
        </w:rPr>
        <w:t>ct</w:t>
      </w:r>
      <w:r>
        <w:rPr>
          <w:spacing w:val="18"/>
          <w:u w:val="none"/>
        </w:rPr>
        <w:t xml:space="preserve"> </w:t>
      </w:r>
      <w:r>
        <w:rPr>
          <w:u w:val="none"/>
        </w:rPr>
        <w:t>or</w:t>
      </w:r>
      <w:r>
        <w:rPr>
          <w:w w:val="102"/>
          <w:u w:val="none"/>
        </w:rPr>
        <w:t xml:space="preserve"> </w:t>
      </w:r>
      <w:r>
        <w:rPr>
          <w:u w:val="none"/>
        </w:rPr>
        <w:t>a</w:t>
      </w:r>
      <w:r>
        <w:rPr>
          <w:spacing w:val="1"/>
          <w:u w:val="none"/>
        </w:rPr>
        <w:t>n</w:t>
      </w:r>
      <w:r>
        <w:rPr>
          <w:u w:val="none"/>
        </w:rPr>
        <w:t>y</w:t>
      </w:r>
      <w:r>
        <w:rPr>
          <w:spacing w:val="51"/>
          <w:u w:val="none"/>
        </w:rPr>
        <w:t xml:space="preserve"> </w:t>
      </w:r>
      <w:r>
        <w:rPr>
          <w:u w:val="none"/>
        </w:rPr>
        <w:t>rules</w:t>
      </w:r>
      <w:r>
        <w:rPr>
          <w:spacing w:val="50"/>
          <w:u w:val="none"/>
        </w:rPr>
        <w:t xml:space="preserve"> </w:t>
      </w:r>
      <w:r>
        <w:rPr>
          <w:u w:val="none"/>
        </w:rPr>
        <w:t>or</w:t>
      </w:r>
      <w:r>
        <w:rPr>
          <w:spacing w:val="51"/>
          <w:u w:val="none"/>
        </w:rPr>
        <w:t xml:space="preserve"> </w:t>
      </w:r>
      <w:r>
        <w:rPr>
          <w:u w:val="none"/>
        </w:rPr>
        <w:t>re</w:t>
      </w:r>
      <w:r>
        <w:rPr>
          <w:spacing w:val="1"/>
          <w:u w:val="none"/>
        </w:rPr>
        <w:t>g</w:t>
      </w:r>
      <w:r>
        <w:rPr>
          <w:u w:val="none"/>
        </w:rPr>
        <w:t>ul</w:t>
      </w:r>
      <w:r>
        <w:rPr>
          <w:spacing w:val="1"/>
          <w:u w:val="none"/>
        </w:rPr>
        <w:t>a</w:t>
      </w:r>
      <w:r>
        <w:rPr>
          <w:u w:val="none"/>
        </w:rPr>
        <w:t>ti</w:t>
      </w:r>
      <w:r>
        <w:rPr>
          <w:spacing w:val="1"/>
          <w:u w:val="none"/>
        </w:rPr>
        <w:t>o</w:t>
      </w:r>
      <w:r>
        <w:rPr>
          <w:u w:val="none"/>
        </w:rPr>
        <w:t>ns</w:t>
      </w:r>
      <w:r>
        <w:rPr>
          <w:spacing w:val="51"/>
          <w:u w:val="none"/>
        </w:rPr>
        <w:t xml:space="preserve"> </w:t>
      </w:r>
      <w:r>
        <w:rPr>
          <w:u w:val="none"/>
        </w:rPr>
        <w:t>t</w:t>
      </w:r>
      <w:r>
        <w:rPr>
          <w:spacing w:val="1"/>
          <w:u w:val="none"/>
        </w:rPr>
        <w:t>h</w:t>
      </w:r>
      <w:r>
        <w:rPr>
          <w:u w:val="none"/>
        </w:rPr>
        <w:t>ereunder,</w:t>
      </w:r>
      <w:r>
        <w:rPr>
          <w:spacing w:val="51"/>
          <w:u w:val="none"/>
        </w:rPr>
        <w:t xml:space="preserve"> </w:t>
      </w:r>
      <w:r>
        <w:rPr>
          <w:u w:val="none"/>
        </w:rPr>
        <w:t>or</w:t>
      </w:r>
      <w:r>
        <w:rPr>
          <w:spacing w:val="50"/>
          <w:u w:val="none"/>
        </w:rPr>
        <w:t xml:space="preserve"> </w:t>
      </w:r>
      <w:r>
        <w:rPr>
          <w:u w:val="none"/>
        </w:rPr>
        <w:t>any</w:t>
      </w:r>
      <w:r>
        <w:rPr>
          <w:spacing w:val="51"/>
          <w:u w:val="none"/>
        </w:rPr>
        <w:t xml:space="preserve"> </w:t>
      </w:r>
      <w:r>
        <w:rPr>
          <w:u w:val="none"/>
        </w:rPr>
        <w:t>a</w:t>
      </w:r>
      <w:r>
        <w:rPr>
          <w:spacing w:val="1"/>
          <w:u w:val="none"/>
        </w:rPr>
        <w:t>p</w:t>
      </w:r>
      <w:r>
        <w:rPr>
          <w:u w:val="none"/>
        </w:rPr>
        <w:t>plica</w:t>
      </w:r>
      <w:r>
        <w:rPr>
          <w:spacing w:val="1"/>
          <w:u w:val="none"/>
        </w:rPr>
        <w:t>b</w:t>
      </w:r>
      <w:r>
        <w:rPr>
          <w:u w:val="none"/>
        </w:rPr>
        <w:t>le</w:t>
      </w:r>
      <w:r>
        <w:rPr>
          <w:spacing w:val="52"/>
          <w:u w:val="none"/>
        </w:rPr>
        <w:t xml:space="preserve"> </w:t>
      </w:r>
      <w:r>
        <w:rPr>
          <w:u w:val="none"/>
        </w:rPr>
        <w:t>state</w:t>
      </w:r>
      <w:r>
        <w:rPr>
          <w:spacing w:val="51"/>
          <w:u w:val="none"/>
        </w:rPr>
        <w:t xml:space="preserve"> </w:t>
      </w:r>
      <w:r>
        <w:rPr>
          <w:u w:val="none"/>
        </w:rPr>
        <w:t>sec</w:t>
      </w:r>
      <w:r>
        <w:rPr>
          <w:spacing w:val="1"/>
          <w:u w:val="none"/>
        </w:rPr>
        <w:t>u</w:t>
      </w:r>
      <w:r>
        <w:rPr>
          <w:u w:val="none"/>
        </w:rPr>
        <w:t>rities</w:t>
      </w:r>
      <w:r>
        <w:rPr>
          <w:spacing w:val="51"/>
          <w:u w:val="none"/>
        </w:rPr>
        <w:t xml:space="preserve"> </w:t>
      </w:r>
      <w:r>
        <w:rPr>
          <w:u w:val="none"/>
        </w:rPr>
        <w:t>la</w:t>
      </w:r>
      <w:r>
        <w:rPr>
          <w:spacing w:val="1"/>
          <w:u w:val="none"/>
        </w:rPr>
        <w:t>w</w:t>
      </w:r>
      <w:r>
        <w:rPr>
          <w:u w:val="none"/>
        </w:rPr>
        <w:t>s</w:t>
      </w:r>
      <w:r>
        <w:rPr>
          <w:spacing w:val="50"/>
          <w:u w:val="none"/>
        </w:rPr>
        <w:t xml:space="preserve"> </w:t>
      </w:r>
      <w:r>
        <w:rPr>
          <w:u w:val="none"/>
        </w:rPr>
        <w:t>or</w:t>
      </w:r>
      <w:r>
        <w:rPr>
          <w:spacing w:val="51"/>
          <w:u w:val="none"/>
        </w:rPr>
        <w:t xml:space="preserve"> </w:t>
      </w:r>
      <w:r>
        <w:rPr>
          <w:u w:val="none"/>
        </w:rPr>
        <w:t>a</w:t>
      </w:r>
      <w:r>
        <w:rPr>
          <w:spacing w:val="1"/>
          <w:u w:val="none"/>
        </w:rPr>
        <w:t>n</w:t>
      </w:r>
      <w:r>
        <w:rPr>
          <w:u w:val="none"/>
        </w:rPr>
        <w:t>y</w:t>
      </w:r>
      <w:r>
        <w:rPr>
          <w:spacing w:val="51"/>
          <w:u w:val="none"/>
        </w:rPr>
        <w:t xml:space="preserve"> </w:t>
      </w:r>
      <w:r>
        <w:rPr>
          <w:u w:val="none"/>
        </w:rPr>
        <w:t>rules</w:t>
      </w:r>
      <w:r>
        <w:rPr>
          <w:spacing w:val="50"/>
          <w:u w:val="none"/>
        </w:rPr>
        <w:t xml:space="preserve"> </w:t>
      </w:r>
      <w:r>
        <w:rPr>
          <w:u w:val="none"/>
        </w:rPr>
        <w:t>or</w:t>
      </w:r>
      <w:r>
        <w:rPr>
          <w:spacing w:val="51"/>
          <w:u w:val="none"/>
        </w:rPr>
        <w:t xml:space="preserve"> </w:t>
      </w:r>
      <w:r>
        <w:rPr>
          <w:u w:val="none"/>
        </w:rPr>
        <w:t>re</w:t>
      </w:r>
      <w:r>
        <w:rPr>
          <w:spacing w:val="1"/>
          <w:u w:val="none"/>
        </w:rPr>
        <w:t>g</w:t>
      </w:r>
      <w:r>
        <w:rPr>
          <w:u w:val="none"/>
        </w:rPr>
        <w:t>ulations</w:t>
      </w:r>
      <w:r>
        <w:rPr>
          <w:w w:val="102"/>
          <w:u w:val="none"/>
        </w:rPr>
        <w:t xml:space="preserve"> </w:t>
      </w:r>
      <w:r>
        <w:rPr>
          <w:u w:val="none"/>
        </w:rPr>
        <w:t>t</w:t>
      </w:r>
      <w:r>
        <w:rPr>
          <w:spacing w:val="1"/>
          <w:u w:val="none"/>
        </w:rPr>
        <w:t>h</w:t>
      </w:r>
      <w:r>
        <w:rPr>
          <w:u w:val="none"/>
        </w:rPr>
        <w:t>ereunder,</w:t>
      </w:r>
      <w:r>
        <w:rPr>
          <w:spacing w:val="24"/>
          <w:u w:val="none"/>
        </w:rPr>
        <w:t xml:space="preserve"> </w:t>
      </w:r>
      <w:r>
        <w:rPr>
          <w:u w:val="none"/>
        </w:rPr>
        <w:t>(c)</w:t>
      </w:r>
      <w:r>
        <w:rPr>
          <w:spacing w:val="25"/>
          <w:u w:val="none"/>
        </w:rPr>
        <w:t xml:space="preserve"> </w:t>
      </w:r>
      <w:r>
        <w:rPr>
          <w:u w:val="none"/>
        </w:rPr>
        <w:t>subject</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C</w:t>
      </w:r>
      <w:r>
        <w:rPr>
          <w:u w:val="none"/>
        </w:rPr>
        <w:t>o</w:t>
      </w:r>
      <w:r>
        <w:rPr>
          <w:spacing w:val="2"/>
          <w:u w:val="none"/>
        </w:rPr>
        <w:t>m</w:t>
      </w:r>
      <w:r>
        <w:rPr>
          <w:u w:val="none"/>
        </w:rPr>
        <w:t>pany</w:t>
      </w:r>
      <w:r>
        <w:rPr>
          <w:spacing w:val="27"/>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reporti</w:t>
      </w:r>
      <w:r>
        <w:rPr>
          <w:spacing w:val="1"/>
          <w:u w:val="none"/>
        </w:rPr>
        <w:t>n</w:t>
      </w:r>
      <w:r>
        <w:rPr>
          <w:u w:val="none"/>
        </w:rPr>
        <w:t>g</w:t>
      </w:r>
      <w:r>
        <w:rPr>
          <w:spacing w:val="26"/>
          <w:u w:val="none"/>
        </w:rPr>
        <w:t xml:space="preserve"> </w:t>
      </w:r>
      <w:r>
        <w:rPr>
          <w:u w:val="none"/>
        </w:rPr>
        <w:t>or</w:t>
      </w:r>
      <w:r>
        <w:rPr>
          <w:spacing w:val="26"/>
          <w:u w:val="none"/>
        </w:rPr>
        <w:t xml:space="preserve"> </w:t>
      </w:r>
      <w:r>
        <w:rPr>
          <w:u w:val="none"/>
        </w:rPr>
        <w:t>re</w:t>
      </w:r>
      <w:r>
        <w:rPr>
          <w:spacing w:val="1"/>
          <w:u w:val="none"/>
        </w:rPr>
        <w:t>g</w:t>
      </w:r>
      <w:r>
        <w:rPr>
          <w:u w:val="none"/>
        </w:rPr>
        <w:t>istrati</w:t>
      </w:r>
      <w:r>
        <w:rPr>
          <w:spacing w:val="1"/>
          <w:u w:val="none"/>
        </w:rPr>
        <w:t>o</w:t>
      </w:r>
      <w:r>
        <w:rPr>
          <w:u w:val="none"/>
        </w:rPr>
        <w:t>n</w:t>
      </w:r>
      <w:r>
        <w:rPr>
          <w:spacing w:val="26"/>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ts</w:t>
      </w:r>
      <w:r>
        <w:rPr>
          <w:spacing w:val="25"/>
          <w:u w:val="none"/>
        </w:rPr>
        <w:t xml:space="preserve"> </w:t>
      </w:r>
      <w:r>
        <w:rPr>
          <w:spacing w:val="1"/>
          <w:u w:val="none"/>
        </w:rPr>
        <w:t>o</w:t>
      </w:r>
      <w:r>
        <w:rPr>
          <w:u w:val="none"/>
        </w:rPr>
        <w:t>f</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S</w:t>
      </w:r>
      <w:r>
        <w:rPr>
          <w:u w:val="none"/>
        </w:rPr>
        <w:t>ec</w:t>
      </w:r>
      <w:r>
        <w:rPr>
          <w:spacing w:val="1"/>
          <w:u w:val="none"/>
        </w:rPr>
        <w:t>u</w:t>
      </w:r>
      <w:r>
        <w:rPr>
          <w:u w:val="none"/>
        </w:rPr>
        <w:t>rities</w:t>
      </w:r>
      <w:r>
        <w:rPr>
          <w:w w:val="102"/>
          <w:u w:val="none"/>
        </w:rPr>
        <w:t xml:space="preserve"> </w:t>
      </w:r>
      <w:r>
        <w:rPr>
          <w:spacing w:val="1"/>
          <w:u w:val="none"/>
        </w:rPr>
        <w:t>Ex</w:t>
      </w:r>
      <w:r>
        <w:rPr>
          <w:u w:val="none"/>
        </w:rPr>
        <w:t>c</w:t>
      </w:r>
      <w:r>
        <w:rPr>
          <w:spacing w:val="1"/>
          <w:u w:val="none"/>
        </w:rPr>
        <w:t>h</w:t>
      </w:r>
      <w:r>
        <w:rPr>
          <w:u w:val="none"/>
        </w:rPr>
        <w:t>a</w:t>
      </w:r>
      <w:r>
        <w:rPr>
          <w:spacing w:val="1"/>
          <w:u w:val="none"/>
        </w:rPr>
        <w:t>ng</w:t>
      </w:r>
      <w:r>
        <w:rPr>
          <w:u w:val="none"/>
        </w:rPr>
        <w:t>e</w:t>
      </w:r>
      <w:r>
        <w:rPr>
          <w:spacing w:val="43"/>
          <w:u w:val="none"/>
        </w:rPr>
        <w:t xml:space="preserve"> </w:t>
      </w:r>
      <w:r>
        <w:rPr>
          <w:spacing w:val="1"/>
          <w:u w:val="none"/>
        </w:rPr>
        <w:t>A</w:t>
      </w:r>
      <w:r>
        <w:rPr>
          <w:u w:val="none"/>
        </w:rPr>
        <w:t>ct</w:t>
      </w:r>
      <w:r>
        <w:rPr>
          <w:spacing w:val="43"/>
          <w:u w:val="none"/>
        </w:rPr>
        <w:t xml:space="preserve"> </w:t>
      </w:r>
      <w:r>
        <w:rPr>
          <w:spacing w:val="1"/>
          <w:u w:val="none"/>
        </w:rPr>
        <w:t>o</w:t>
      </w:r>
      <w:r>
        <w:rPr>
          <w:u w:val="none"/>
        </w:rPr>
        <w:t>f</w:t>
      </w:r>
      <w:r>
        <w:rPr>
          <w:spacing w:val="44"/>
          <w:u w:val="none"/>
        </w:rPr>
        <w:t xml:space="preserve"> </w:t>
      </w:r>
      <w:r>
        <w:rPr>
          <w:spacing w:val="1"/>
          <w:u w:val="none"/>
        </w:rPr>
        <w:t>1934</w:t>
      </w:r>
      <w:r>
        <w:rPr>
          <w:u w:val="none"/>
        </w:rPr>
        <w:t>,</w:t>
      </w:r>
      <w:r>
        <w:rPr>
          <w:spacing w:val="42"/>
          <w:u w:val="none"/>
        </w:rPr>
        <w:t xml:space="preserve"> </w:t>
      </w:r>
      <w:r>
        <w:rPr>
          <w:u w:val="none"/>
        </w:rPr>
        <w:t>(</w:t>
      </w:r>
      <w:r>
        <w:rPr>
          <w:spacing w:val="1"/>
          <w:u w:val="none"/>
        </w:rPr>
        <w:t>d</w:t>
      </w:r>
      <w:r>
        <w:rPr>
          <w:u w:val="none"/>
        </w:rPr>
        <w:t>)</w:t>
      </w:r>
      <w:r>
        <w:rPr>
          <w:spacing w:val="43"/>
          <w:u w:val="none"/>
        </w:rPr>
        <w:t xml:space="preserve"> </w:t>
      </w:r>
      <w:r>
        <w:rPr>
          <w:spacing w:val="1"/>
          <w:u w:val="none"/>
        </w:rPr>
        <w:t>v</w:t>
      </w:r>
      <w:r>
        <w:rPr>
          <w:u w:val="none"/>
        </w:rPr>
        <w:t>i</w:t>
      </w:r>
      <w:r>
        <w:rPr>
          <w:spacing w:val="1"/>
          <w:u w:val="none"/>
        </w:rPr>
        <w:t>o</w:t>
      </w:r>
      <w:r>
        <w:rPr>
          <w:u w:val="none"/>
        </w:rPr>
        <w:t>late</w:t>
      </w:r>
      <w:r>
        <w:rPr>
          <w:spacing w:val="43"/>
          <w:u w:val="none"/>
        </w:rPr>
        <w:t xml:space="preserve"> </w:t>
      </w:r>
      <w:r>
        <w:rPr>
          <w:u w:val="none"/>
        </w:rPr>
        <w:t>a</w:t>
      </w:r>
      <w:r>
        <w:rPr>
          <w:spacing w:val="1"/>
          <w:u w:val="none"/>
        </w:rPr>
        <w:t>n</w:t>
      </w:r>
      <w:r>
        <w:rPr>
          <w:u w:val="none"/>
        </w:rPr>
        <w:t>y</w:t>
      </w:r>
      <w:r>
        <w:rPr>
          <w:spacing w:val="44"/>
          <w:u w:val="none"/>
        </w:rPr>
        <w:t xml:space="preserve"> </w:t>
      </w:r>
      <w:r>
        <w:rPr>
          <w:u w:val="none"/>
        </w:rPr>
        <w:t>i</w:t>
      </w:r>
      <w:r>
        <w:rPr>
          <w:spacing w:val="1"/>
          <w:u w:val="none"/>
        </w:rPr>
        <w:t>nv</w:t>
      </w:r>
      <w:r>
        <w:rPr>
          <w:u w:val="none"/>
        </w:rPr>
        <w:t>est</w:t>
      </w:r>
      <w:r>
        <w:rPr>
          <w:spacing w:val="2"/>
          <w:u w:val="none"/>
        </w:rPr>
        <w:t>m</w:t>
      </w:r>
      <w:r>
        <w:rPr>
          <w:u w:val="none"/>
        </w:rPr>
        <w:t>e</w:t>
      </w:r>
      <w:r>
        <w:rPr>
          <w:spacing w:val="1"/>
          <w:u w:val="none"/>
        </w:rPr>
        <w:t>n</w:t>
      </w:r>
      <w:r>
        <w:rPr>
          <w:u w:val="none"/>
        </w:rPr>
        <w:t>t</w:t>
      </w:r>
      <w:r>
        <w:rPr>
          <w:spacing w:val="43"/>
          <w:u w:val="none"/>
        </w:rPr>
        <w:t xml:space="preserve"> </w:t>
      </w:r>
      <w:r>
        <w:rPr>
          <w:u w:val="none"/>
        </w:rPr>
        <w:t>re</w:t>
      </w:r>
      <w:r>
        <w:rPr>
          <w:spacing w:val="1"/>
          <w:u w:val="none"/>
        </w:rPr>
        <w:t>p</w:t>
      </w:r>
      <w:r>
        <w:rPr>
          <w:u w:val="none"/>
        </w:rPr>
        <w:t>rese</w:t>
      </w:r>
      <w:r>
        <w:rPr>
          <w:spacing w:val="1"/>
          <w:u w:val="none"/>
        </w:rPr>
        <w:t>n</w:t>
      </w:r>
      <w:r>
        <w:rPr>
          <w:u w:val="none"/>
        </w:rPr>
        <w:t>tati</w:t>
      </w:r>
      <w:r>
        <w:rPr>
          <w:spacing w:val="1"/>
          <w:u w:val="none"/>
        </w:rPr>
        <w:t>o</w:t>
      </w:r>
      <w:r>
        <w:rPr>
          <w:u w:val="none"/>
        </w:rPr>
        <w:t>n</w:t>
      </w:r>
      <w:r>
        <w:rPr>
          <w:spacing w:val="44"/>
          <w:u w:val="none"/>
        </w:rPr>
        <w:t xml:space="preserve"> </w:t>
      </w:r>
      <w:r>
        <w:rPr>
          <w:spacing w:val="1"/>
          <w:u w:val="none"/>
        </w:rPr>
        <w:t>g</w:t>
      </w:r>
      <w:r>
        <w:rPr>
          <w:u w:val="none"/>
        </w:rPr>
        <w:t>i</w:t>
      </w:r>
      <w:r>
        <w:rPr>
          <w:spacing w:val="1"/>
          <w:u w:val="none"/>
        </w:rPr>
        <w:t>v</w:t>
      </w:r>
      <w:r>
        <w:rPr>
          <w:u w:val="none"/>
        </w:rPr>
        <w:t>en</w:t>
      </w:r>
      <w:r>
        <w:rPr>
          <w:spacing w:val="43"/>
          <w:u w:val="none"/>
        </w:rPr>
        <w:t xml:space="preserve"> </w:t>
      </w:r>
      <w:r>
        <w:rPr>
          <w:spacing w:val="1"/>
          <w:u w:val="none"/>
        </w:rPr>
        <w:t>b</w:t>
      </w:r>
      <w:r>
        <w:rPr>
          <w:u w:val="none"/>
        </w:rPr>
        <w:t>y</w:t>
      </w:r>
      <w:r>
        <w:rPr>
          <w:spacing w:val="44"/>
          <w:u w:val="none"/>
        </w:rPr>
        <w:t xml:space="preserve"> </w:t>
      </w:r>
      <w:r>
        <w:rPr>
          <w:u w:val="none"/>
        </w:rPr>
        <w:t>s</w:t>
      </w:r>
      <w:r>
        <w:rPr>
          <w:spacing w:val="1"/>
          <w:u w:val="none"/>
        </w:rPr>
        <w:t>u</w:t>
      </w:r>
      <w:r>
        <w:rPr>
          <w:u w:val="none"/>
        </w:rPr>
        <w:t>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u w:val="none"/>
        </w:rPr>
        <w:t>in</w:t>
      </w:r>
      <w:r>
        <w:rPr>
          <w:spacing w:val="44"/>
          <w:u w:val="none"/>
        </w:rPr>
        <w:t xml:space="preserve"> </w:t>
      </w:r>
      <w:r>
        <w:rPr>
          <w:u w:val="none"/>
        </w:rPr>
        <w:t>connecti</w:t>
      </w:r>
      <w:r>
        <w:rPr>
          <w:spacing w:val="1"/>
          <w:u w:val="none"/>
        </w:rPr>
        <w:t>o</w:t>
      </w:r>
      <w:r>
        <w:rPr>
          <w:u w:val="none"/>
        </w:rPr>
        <w:t>n</w:t>
      </w:r>
      <w:r>
        <w:rPr>
          <w:w w:val="102"/>
          <w:u w:val="none"/>
        </w:rPr>
        <w:t xml:space="preserve"> </w:t>
      </w:r>
      <w:r>
        <w:rPr>
          <w:spacing w:val="1"/>
          <w:u w:val="none"/>
        </w:rPr>
        <w:t>w</w:t>
      </w:r>
      <w:r>
        <w:rPr>
          <w:u w:val="none"/>
        </w:rPr>
        <w:t>ith</w:t>
      </w:r>
      <w:r>
        <w:rPr>
          <w:spacing w:val="21"/>
          <w:u w:val="none"/>
        </w:rPr>
        <w:t xml:space="preserve"> </w:t>
      </w:r>
      <w:r>
        <w:rPr>
          <w:spacing w:val="1"/>
          <w:u w:val="none"/>
        </w:rPr>
        <w:t>h</w:t>
      </w:r>
      <w:r>
        <w:rPr>
          <w:u w:val="none"/>
        </w:rPr>
        <w:t>is</w:t>
      </w:r>
      <w:r>
        <w:rPr>
          <w:spacing w:val="21"/>
          <w:u w:val="none"/>
        </w:rPr>
        <w:t xml:space="preserve"> </w:t>
      </w:r>
      <w:r>
        <w:rPr>
          <w:u w:val="none"/>
        </w:rPr>
        <w:t>ac</w:t>
      </w:r>
      <w:r>
        <w:rPr>
          <w:spacing w:val="1"/>
          <w:u w:val="none"/>
        </w:rPr>
        <w:t>qu</w:t>
      </w:r>
      <w:r>
        <w:rPr>
          <w:u w:val="none"/>
        </w:rPr>
        <w:t>isiti</w:t>
      </w:r>
      <w:r>
        <w:rPr>
          <w:spacing w:val="1"/>
          <w:u w:val="none"/>
        </w:rPr>
        <w:t>o</w:t>
      </w:r>
      <w:r>
        <w:rPr>
          <w:u w:val="none"/>
        </w:rPr>
        <w:t>n</w:t>
      </w:r>
      <w:r>
        <w:rPr>
          <w:spacing w:val="22"/>
          <w:u w:val="none"/>
        </w:rPr>
        <w:t xml:space="preserve"> </w:t>
      </w:r>
      <w:r>
        <w:rPr>
          <w:spacing w:val="1"/>
          <w:u w:val="none"/>
        </w:rPr>
        <w:t>o</w:t>
      </w:r>
      <w:r>
        <w:rPr>
          <w:u w:val="none"/>
        </w:rPr>
        <w:t>f</w:t>
      </w:r>
      <w:r>
        <w:rPr>
          <w:spacing w:val="20"/>
          <w:u w:val="none"/>
        </w:rPr>
        <w:t xml:space="preserve"> </w:t>
      </w:r>
      <w:r>
        <w:rPr>
          <w:spacing w:val="1"/>
          <w:u w:val="none"/>
        </w:rPr>
        <w:t>h</w:t>
      </w:r>
      <w:r>
        <w:rPr>
          <w:u w:val="none"/>
        </w:rPr>
        <w:t>is</w:t>
      </w:r>
      <w:r>
        <w:rPr>
          <w:spacing w:val="21"/>
          <w:u w:val="none"/>
        </w:rPr>
        <w:t xml:space="preserve"> </w:t>
      </w:r>
      <w:r>
        <w:rPr>
          <w:u w:val="none"/>
        </w:rPr>
        <w:t>I</w:t>
      </w:r>
      <w:r>
        <w:rPr>
          <w:spacing w:val="1"/>
          <w:u w:val="none"/>
        </w:rPr>
        <w:t>n</w:t>
      </w:r>
      <w:r>
        <w:rPr>
          <w:u w:val="none"/>
        </w:rPr>
        <w:t>terest,</w:t>
      </w:r>
      <w:r>
        <w:rPr>
          <w:spacing w:val="20"/>
          <w:u w:val="none"/>
        </w:rPr>
        <w:t xml:space="preserve"> </w:t>
      </w:r>
      <w:r>
        <w:rPr>
          <w:spacing w:val="1"/>
          <w:u w:val="none"/>
        </w:rPr>
        <w:t>o</w:t>
      </w:r>
      <w:r>
        <w:rPr>
          <w:u w:val="none"/>
        </w:rPr>
        <w:t>r</w:t>
      </w:r>
      <w:r>
        <w:rPr>
          <w:spacing w:val="21"/>
          <w:u w:val="none"/>
        </w:rPr>
        <w:t xml:space="preserve"> </w:t>
      </w:r>
      <w:r>
        <w:rPr>
          <w:u w:val="none"/>
        </w:rPr>
        <w:t>(e)</w:t>
      </w:r>
      <w:r>
        <w:rPr>
          <w:spacing w:val="21"/>
          <w:u w:val="none"/>
        </w:rPr>
        <w:t xml:space="preserve"> </w:t>
      </w:r>
      <w:r>
        <w:rPr>
          <w:u w:val="none"/>
        </w:rPr>
        <w:t>res</w:t>
      </w:r>
      <w:r>
        <w:rPr>
          <w:spacing w:val="1"/>
          <w:u w:val="none"/>
        </w:rPr>
        <w:t>u</w:t>
      </w:r>
      <w:r>
        <w:rPr>
          <w:u w:val="none"/>
        </w:rPr>
        <w:t>lt</w:t>
      </w:r>
      <w:r>
        <w:rPr>
          <w:spacing w:val="20"/>
          <w:u w:val="none"/>
        </w:rPr>
        <w:t xml:space="preserve"> </w:t>
      </w:r>
      <w:r>
        <w:rPr>
          <w:u w:val="none"/>
        </w:rPr>
        <w:t>in</w:t>
      </w:r>
      <w:r>
        <w:rPr>
          <w:spacing w:val="22"/>
          <w:u w:val="none"/>
        </w:rPr>
        <w:t xml:space="preserve"> </w:t>
      </w:r>
      <w:r>
        <w:rPr>
          <w:u w:val="none"/>
        </w:rPr>
        <w:t>t</w:t>
      </w:r>
      <w:r>
        <w:rPr>
          <w:spacing w:val="1"/>
          <w:u w:val="none"/>
        </w:rPr>
        <w:t>h</w:t>
      </w:r>
      <w:r>
        <w:rPr>
          <w:u w:val="none"/>
        </w:rPr>
        <w:t>e</w:t>
      </w:r>
      <w:r>
        <w:rPr>
          <w:spacing w:val="22"/>
          <w:u w:val="none"/>
        </w:rPr>
        <w:t xml:space="preserve"> </w:t>
      </w:r>
      <w:r>
        <w:rPr>
          <w:u w:val="none"/>
        </w:rPr>
        <w:t>treat</w:t>
      </w:r>
      <w:r>
        <w:rPr>
          <w:spacing w:val="2"/>
          <w:u w:val="none"/>
        </w:rPr>
        <w:t>m</w:t>
      </w:r>
      <w:r>
        <w:rPr>
          <w:u w:val="none"/>
        </w:rPr>
        <w:t>e</w:t>
      </w:r>
      <w:r>
        <w:rPr>
          <w:spacing w:val="1"/>
          <w:u w:val="none"/>
        </w:rPr>
        <w:t>n</w:t>
      </w:r>
      <w:r>
        <w:rPr>
          <w:u w:val="none"/>
        </w:rPr>
        <w:t>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u w:val="none"/>
        </w:rPr>
        <w:t>as</w:t>
      </w:r>
      <w:r>
        <w:rPr>
          <w:spacing w:val="21"/>
          <w:u w:val="none"/>
        </w:rPr>
        <w:t xml:space="preserve"> </w:t>
      </w:r>
      <w:r>
        <w:rPr>
          <w:u w:val="none"/>
        </w:rPr>
        <w:t>an</w:t>
      </w:r>
      <w:r>
        <w:rPr>
          <w:spacing w:val="22"/>
          <w:u w:val="none"/>
        </w:rPr>
        <w:t xml:space="preserve"> </w:t>
      </w:r>
      <w:r>
        <w:rPr>
          <w:u w:val="none"/>
        </w:rPr>
        <w:t>ass</w:t>
      </w:r>
      <w:r>
        <w:rPr>
          <w:spacing w:val="1"/>
          <w:u w:val="none"/>
        </w:rPr>
        <w:t>o</w:t>
      </w:r>
      <w:r>
        <w:rPr>
          <w:u w:val="none"/>
        </w:rPr>
        <w:t>ciati</w:t>
      </w:r>
      <w:r>
        <w:rPr>
          <w:spacing w:val="1"/>
          <w:u w:val="none"/>
        </w:rPr>
        <w:t>o</w:t>
      </w:r>
      <w:r>
        <w:rPr>
          <w:u w:val="none"/>
        </w:rPr>
        <w:t>n</w:t>
      </w:r>
      <w:r>
        <w:rPr>
          <w:spacing w:val="21"/>
          <w:u w:val="none"/>
        </w:rPr>
        <w:t xml:space="preserve"> </w:t>
      </w:r>
      <w:r>
        <w:rPr>
          <w:u w:val="none"/>
        </w:rPr>
        <w:t>ta</w:t>
      </w:r>
      <w:r>
        <w:rPr>
          <w:spacing w:val="1"/>
          <w:u w:val="none"/>
        </w:rPr>
        <w:t>x</w:t>
      </w:r>
      <w:r>
        <w:rPr>
          <w:u w:val="none"/>
        </w:rPr>
        <w:t>a</w:t>
      </w:r>
      <w:r>
        <w:rPr>
          <w:spacing w:val="1"/>
          <w:u w:val="none"/>
        </w:rPr>
        <w:t>b</w:t>
      </w:r>
      <w:r>
        <w:rPr>
          <w:u w:val="none"/>
        </w:rPr>
        <w:t>le</w:t>
      </w:r>
      <w:r>
        <w:rPr>
          <w:w w:val="102"/>
          <w:u w:val="none"/>
        </w:rPr>
        <w:t xml:space="preserve"> </w:t>
      </w:r>
      <w:r>
        <w:rPr>
          <w:u w:val="none"/>
        </w:rPr>
        <w:t>as</w:t>
      </w:r>
      <w:r>
        <w:rPr>
          <w:spacing w:val="21"/>
          <w:u w:val="none"/>
        </w:rPr>
        <w:t xml:space="preserve"> </w:t>
      </w:r>
      <w:r>
        <w:rPr>
          <w:u w:val="none"/>
        </w:rPr>
        <w:t>a</w:t>
      </w:r>
      <w:r>
        <w:rPr>
          <w:spacing w:val="23"/>
          <w:u w:val="none"/>
        </w:rPr>
        <w:t xml:space="preserve"> </w:t>
      </w:r>
      <w:r>
        <w:rPr>
          <w:u w:val="none"/>
        </w:rPr>
        <w:t>c</w:t>
      </w:r>
      <w:r>
        <w:rPr>
          <w:spacing w:val="1"/>
          <w:u w:val="none"/>
        </w:rPr>
        <w:t>o</w:t>
      </w:r>
      <w:r>
        <w:rPr>
          <w:u w:val="none"/>
        </w:rPr>
        <w:t>rporation.</w:t>
      </w:r>
    </w:p>
    <w:p w14:paraId="20D1875C" w14:textId="77777777" w:rsidR="000C19C9" w:rsidRDefault="000C19C9">
      <w:pPr>
        <w:spacing w:before="2" w:line="240" w:lineRule="exact"/>
        <w:rPr>
          <w:sz w:val="24"/>
          <w:szCs w:val="24"/>
        </w:rPr>
      </w:pPr>
    </w:p>
    <w:p w14:paraId="21428A26" w14:textId="77777777" w:rsidR="000C19C9" w:rsidRDefault="00D3642A">
      <w:pPr>
        <w:pStyle w:val="BodyText"/>
        <w:numPr>
          <w:ilvl w:val="2"/>
          <w:numId w:val="6"/>
        </w:numPr>
        <w:tabs>
          <w:tab w:val="left" w:pos="2264"/>
        </w:tabs>
        <w:spacing w:line="251" w:lineRule="auto"/>
        <w:ind w:right="111" w:firstLine="1440"/>
        <w:jc w:val="both"/>
        <w:rPr>
          <w:u w:val="none"/>
        </w:rPr>
      </w:pPr>
      <w:r>
        <w:rPr>
          <w:spacing w:val="1"/>
          <w:u w:color="000000"/>
        </w:rPr>
        <w:t>D</w:t>
      </w:r>
      <w:r>
        <w:rPr>
          <w:u w:color="000000"/>
        </w:rPr>
        <w:t>eat</w:t>
      </w:r>
      <w:r>
        <w:rPr>
          <w:spacing w:val="1"/>
          <w:u w:color="000000"/>
        </w:rPr>
        <w:t>h</w:t>
      </w:r>
      <w:r>
        <w:rPr>
          <w:u w:color="000000"/>
        </w:rPr>
        <w:t>,</w:t>
      </w:r>
      <w:r>
        <w:rPr>
          <w:spacing w:val="4"/>
          <w:u w:color="000000"/>
        </w:rPr>
        <w:t xml:space="preserve"> </w:t>
      </w:r>
      <w:r>
        <w:rPr>
          <w:u w:color="000000"/>
        </w:rPr>
        <w:t>I</w:t>
      </w:r>
      <w:r>
        <w:rPr>
          <w:spacing w:val="1"/>
          <w:u w:color="000000"/>
        </w:rPr>
        <w:t>n</w:t>
      </w:r>
      <w:r>
        <w:rPr>
          <w:u w:color="000000"/>
        </w:rPr>
        <w:t>c</w:t>
      </w:r>
      <w:r>
        <w:rPr>
          <w:spacing w:val="1"/>
          <w:u w:color="000000"/>
        </w:rPr>
        <w:t>o</w:t>
      </w:r>
      <w:r>
        <w:rPr>
          <w:spacing w:val="2"/>
          <w:u w:color="000000"/>
        </w:rPr>
        <w:t>m</w:t>
      </w:r>
      <w:r>
        <w:rPr>
          <w:spacing w:val="1"/>
          <w:u w:color="000000"/>
        </w:rPr>
        <w:t>p</w:t>
      </w:r>
      <w:r>
        <w:rPr>
          <w:u w:color="000000"/>
        </w:rPr>
        <w:t>ete</w:t>
      </w:r>
      <w:r>
        <w:rPr>
          <w:spacing w:val="1"/>
          <w:u w:color="000000"/>
        </w:rPr>
        <w:t>n</w:t>
      </w:r>
      <w:r>
        <w:rPr>
          <w:u w:color="000000"/>
        </w:rPr>
        <w:t>cy</w:t>
      </w:r>
      <w:r>
        <w:rPr>
          <w:spacing w:val="6"/>
          <w:u w:color="000000"/>
        </w:rPr>
        <w:t xml:space="preserve"> </w:t>
      </w:r>
      <w:r>
        <w:rPr>
          <w:spacing w:val="1"/>
          <w:u w:color="000000"/>
        </w:rPr>
        <w:t>o</w:t>
      </w:r>
      <w:r>
        <w:rPr>
          <w:u w:color="000000"/>
        </w:rPr>
        <w:t>r</w:t>
      </w:r>
      <w:r>
        <w:rPr>
          <w:spacing w:val="5"/>
          <w:u w:color="000000"/>
        </w:rPr>
        <w:t xml:space="preserve"> </w:t>
      </w:r>
      <w:r>
        <w:rPr>
          <w:spacing w:val="1"/>
          <w:u w:color="000000"/>
        </w:rPr>
        <w:t>B</w:t>
      </w:r>
      <w:r>
        <w:rPr>
          <w:u w:color="000000"/>
        </w:rPr>
        <w:t>a</w:t>
      </w:r>
      <w:r>
        <w:rPr>
          <w:spacing w:val="1"/>
          <w:u w:color="000000"/>
        </w:rPr>
        <w:t>nk</w:t>
      </w:r>
      <w:r>
        <w:rPr>
          <w:u w:color="000000"/>
        </w:rPr>
        <w:t>r</w:t>
      </w:r>
      <w:r>
        <w:rPr>
          <w:spacing w:val="1"/>
          <w:u w:color="000000"/>
        </w:rPr>
        <w:t>up</w:t>
      </w:r>
      <w:r>
        <w:rPr>
          <w:u w:color="000000"/>
        </w:rPr>
        <w:t>tcy</w:t>
      </w:r>
      <w:r>
        <w:rPr>
          <w:spacing w:val="5"/>
          <w:u w:color="000000"/>
        </w:rPr>
        <w:t xml:space="preserve"> </w:t>
      </w:r>
      <w:r>
        <w:rPr>
          <w:spacing w:val="1"/>
          <w:u w:color="000000"/>
        </w:rPr>
        <w:t>o</w:t>
      </w:r>
      <w:r>
        <w:rPr>
          <w:u w:color="000000"/>
        </w:rPr>
        <w:t>f</w:t>
      </w:r>
      <w:r>
        <w:rPr>
          <w:spacing w:val="5"/>
          <w:u w:color="000000"/>
        </w:rPr>
        <w:t xml:space="preserve"> </w:t>
      </w:r>
      <w:r>
        <w:rPr>
          <w:u w:color="000000"/>
        </w:rPr>
        <w:t>a</w:t>
      </w:r>
      <w:r>
        <w:rPr>
          <w:spacing w:val="6"/>
          <w:u w:color="000000"/>
        </w:rPr>
        <w:t xml:space="preserve"> </w:t>
      </w:r>
      <w:r>
        <w:rPr>
          <w:spacing w:val="2"/>
          <w:u w:color="000000"/>
        </w:rPr>
        <w:t>M</w:t>
      </w:r>
      <w:r>
        <w:rPr>
          <w:u w:color="000000"/>
        </w:rPr>
        <w:t>e</w:t>
      </w:r>
      <w:r>
        <w:rPr>
          <w:spacing w:val="2"/>
          <w:u w:color="000000"/>
        </w:rPr>
        <w:t>m</w:t>
      </w:r>
      <w:r>
        <w:rPr>
          <w:spacing w:val="1"/>
          <w:u w:color="000000"/>
        </w:rPr>
        <w:t>b</w:t>
      </w:r>
      <w:r>
        <w:rPr>
          <w:u w:color="000000"/>
        </w:rPr>
        <w:t>e</w:t>
      </w:r>
      <w:r>
        <w:rPr>
          <w:spacing w:val="-1"/>
          <w:u w:color="000000"/>
        </w:rPr>
        <w:t>r</w:t>
      </w:r>
      <w:r>
        <w:rPr>
          <w:u w:val="none"/>
        </w:rPr>
        <w:t>.</w:t>
      </w:r>
      <w:r>
        <w:rPr>
          <w:spacing w:val="4"/>
          <w:u w:val="none"/>
        </w:rPr>
        <w:t xml:space="preserve"> </w:t>
      </w:r>
      <w:r>
        <w:rPr>
          <w:spacing w:val="1"/>
          <w:u w:val="none"/>
        </w:rPr>
        <w:t>Th</w:t>
      </w:r>
      <w:r>
        <w:rPr>
          <w:u w:val="none"/>
        </w:rPr>
        <w:t>e</w:t>
      </w:r>
      <w:r>
        <w:rPr>
          <w:spacing w:val="6"/>
          <w:u w:val="none"/>
        </w:rPr>
        <w:t xml:space="preserve"> </w:t>
      </w:r>
      <w:r>
        <w:rPr>
          <w:spacing w:val="1"/>
          <w:u w:val="none"/>
        </w:rPr>
        <w:t>d</w:t>
      </w:r>
      <w:r>
        <w:rPr>
          <w:u w:val="none"/>
        </w:rPr>
        <w:t>eat</w:t>
      </w:r>
      <w:r>
        <w:rPr>
          <w:spacing w:val="1"/>
          <w:u w:val="none"/>
        </w:rPr>
        <w:t>h</w:t>
      </w:r>
      <w:r>
        <w:rPr>
          <w:u w:val="none"/>
        </w:rPr>
        <w:t>,</w:t>
      </w:r>
      <w:r>
        <w:rPr>
          <w:spacing w:val="5"/>
          <w:u w:val="none"/>
        </w:rPr>
        <w:t xml:space="preserve"> </w:t>
      </w:r>
      <w:r>
        <w:rPr>
          <w:u w:val="none"/>
        </w:rPr>
        <w:t>a</w:t>
      </w:r>
      <w:r>
        <w:rPr>
          <w:spacing w:val="1"/>
          <w:u w:val="none"/>
        </w:rPr>
        <w:t>d</w:t>
      </w:r>
      <w:r>
        <w:rPr>
          <w:u w:val="none"/>
        </w:rPr>
        <w:t>j</w:t>
      </w:r>
      <w:r>
        <w:rPr>
          <w:spacing w:val="1"/>
          <w:u w:val="none"/>
        </w:rPr>
        <w:t>ud</w:t>
      </w:r>
      <w:r>
        <w:rPr>
          <w:u w:val="none"/>
        </w:rPr>
        <w:t>icati</w:t>
      </w:r>
      <w:r>
        <w:rPr>
          <w:spacing w:val="1"/>
          <w:u w:val="none"/>
        </w:rPr>
        <w:t>o</w:t>
      </w:r>
      <w:r>
        <w:rPr>
          <w:u w:val="none"/>
        </w:rPr>
        <w:t>n</w:t>
      </w:r>
      <w:r>
        <w:rPr>
          <w:spacing w:val="6"/>
          <w:u w:val="none"/>
        </w:rPr>
        <w:t xml:space="preserve"> </w:t>
      </w:r>
      <w:r>
        <w:rPr>
          <w:spacing w:val="1"/>
          <w:u w:val="none"/>
        </w:rPr>
        <w:t>o</w:t>
      </w:r>
      <w:r>
        <w:rPr>
          <w:u w:val="none"/>
        </w:rPr>
        <w:t>f</w:t>
      </w:r>
      <w:r>
        <w:rPr>
          <w:w w:val="102"/>
          <w:u w:val="none"/>
        </w:rPr>
        <w:t xml:space="preserve"> </w:t>
      </w:r>
      <w:r>
        <w:rPr>
          <w:u w:val="none"/>
        </w:rPr>
        <w:t>i</w:t>
      </w:r>
      <w:r>
        <w:rPr>
          <w:spacing w:val="1"/>
          <w:u w:val="none"/>
        </w:rPr>
        <w:t>n</w:t>
      </w:r>
      <w:r>
        <w:rPr>
          <w:u w:val="none"/>
        </w:rPr>
        <w:t>co</w:t>
      </w:r>
      <w:r>
        <w:rPr>
          <w:spacing w:val="2"/>
          <w:u w:val="none"/>
        </w:rPr>
        <w:t>m</w:t>
      </w:r>
      <w:r>
        <w:rPr>
          <w:u w:val="none"/>
        </w:rPr>
        <w:t>petency,</w:t>
      </w:r>
      <w:r>
        <w:rPr>
          <w:spacing w:val="52"/>
          <w:u w:val="none"/>
        </w:rPr>
        <w:t xml:space="preserve"> </w:t>
      </w:r>
      <w:r>
        <w:rPr>
          <w:u w:val="none"/>
        </w:rPr>
        <w:t>bankruptcy</w:t>
      </w:r>
      <w:r>
        <w:rPr>
          <w:spacing w:val="1"/>
          <w:u w:val="none"/>
        </w:rPr>
        <w:t xml:space="preserve"> o</w:t>
      </w:r>
      <w:r>
        <w:rPr>
          <w:u w:val="none"/>
        </w:rPr>
        <w:t xml:space="preserve">r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1"/>
          <w:u w:val="none"/>
        </w:rPr>
        <w:t xml:space="preserve"> o</w:t>
      </w:r>
      <w:r>
        <w:rPr>
          <w:u w:val="none"/>
        </w:rPr>
        <w:t>r</w:t>
      </w:r>
      <w:r>
        <w:rPr>
          <w:spacing w:val="52"/>
          <w:u w:val="none"/>
        </w:rPr>
        <w:t xml:space="preserve"> </w:t>
      </w:r>
      <w:r>
        <w:rPr>
          <w:spacing w:val="1"/>
          <w:u w:val="none"/>
        </w:rPr>
        <w:t>o</w:t>
      </w:r>
      <w:r>
        <w:rPr>
          <w:u w:val="none"/>
        </w:rPr>
        <w:t>t</w:t>
      </w:r>
      <w:r>
        <w:rPr>
          <w:spacing w:val="1"/>
          <w:u w:val="none"/>
        </w:rPr>
        <w:t>h</w:t>
      </w:r>
      <w:r>
        <w:rPr>
          <w:u w:val="none"/>
        </w:rPr>
        <w:t>er  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1"/>
          <w:u w:val="none"/>
        </w:rPr>
        <w:t xml:space="preserve"> </w:t>
      </w:r>
      <w:r>
        <w:rPr>
          <w:u w:val="none"/>
        </w:rPr>
        <w:t>as</w:t>
      </w:r>
      <w:r>
        <w:rPr>
          <w:spacing w:val="52"/>
          <w:u w:val="none"/>
        </w:rPr>
        <w:t xml:space="preserve"> </w:t>
      </w:r>
      <w:r>
        <w:rPr>
          <w:u w:val="none"/>
        </w:rPr>
        <w:t>a  le</w:t>
      </w:r>
      <w:r>
        <w:rPr>
          <w:spacing w:val="1"/>
          <w:u w:val="none"/>
        </w:rPr>
        <w:t>g</w:t>
      </w:r>
      <w:r>
        <w:rPr>
          <w:u w:val="none"/>
        </w:rPr>
        <w:t>al  e</w:t>
      </w:r>
      <w:r>
        <w:rPr>
          <w:spacing w:val="1"/>
          <w:u w:val="none"/>
        </w:rPr>
        <w:t>n</w:t>
      </w:r>
      <w:r>
        <w:rPr>
          <w:u w:val="none"/>
        </w:rPr>
        <w:t>tity</w:t>
      </w:r>
      <w:r>
        <w:rPr>
          <w:spacing w:val="1"/>
          <w:u w:val="none"/>
        </w:rPr>
        <w:t xml:space="preserve"> o</w:t>
      </w:r>
      <w:r>
        <w:rPr>
          <w:u w:val="none"/>
        </w:rPr>
        <w:t>f</w:t>
      </w:r>
      <w:r>
        <w:rPr>
          <w:spacing w:val="52"/>
          <w:u w:val="none"/>
        </w:rPr>
        <w:t xml:space="preserve"> </w:t>
      </w:r>
      <w:r>
        <w:rPr>
          <w:u w:val="none"/>
        </w:rPr>
        <w:t xml:space="preserve">a  </w:t>
      </w:r>
      <w:r>
        <w:rPr>
          <w:spacing w:val="2"/>
          <w:u w:val="none"/>
        </w:rPr>
        <w:t>M</w:t>
      </w:r>
      <w:r>
        <w:rPr>
          <w:u w:val="none"/>
        </w:rPr>
        <w:t>e</w:t>
      </w:r>
      <w:r>
        <w:rPr>
          <w:spacing w:val="2"/>
          <w:u w:val="none"/>
        </w:rPr>
        <w:t>m</w:t>
      </w:r>
      <w:r>
        <w:rPr>
          <w:spacing w:val="1"/>
          <w:u w:val="none"/>
        </w:rPr>
        <w:t>b</w:t>
      </w:r>
      <w:r>
        <w:rPr>
          <w:u w:val="none"/>
        </w:rPr>
        <w:t>er  s</w:t>
      </w:r>
      <w:r>
        <w:rPr>
          <w:spacing w:val="1"/>
          <w:u w:val="none"/>
        </w:rPr>
        <w:t>h</w:t>
      </w:r>
      <w:r>
        <w:rPr>
          <w:u w:val="none"/>
        </w:rPr>
        <w:t>all</w:t>
      </w:r>
      <w:r>
        <w:rPr>
          <w:spacing w:val="52"/>
          <w:u w:val="none"/>
        </w:rPr>
        <w:t xml:space="preserve"> </w:t>
      </w:r>
      <w:r>
        <w:rPr>
          <w:spacing w:val="1"/>
          <w:u w:val="none"/>
        </w:rPr>
        <w:t>not</w:t>
      </w:r>
      <w:r>
        <w:rPr>
          <w:spacing w:val="2"/>
          <w:w w:val="102"/>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36"/>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5"/>
          <w:u w:val="none"/>
        </w:rPr>
        <w:t xml:space="preserve"> </w:t>
      </w:r>
      <w:r>
        <w:rPr>
          <w:u w:val="none"/>
        </w:rPr>
        <w:t>If</w:t>
      </w:r>
      <w:r>
        <w:rPr>
          <w:spacing w:val="35"/>
          <w:u w:val="none"/>
        </w:rPr>
        <w:t xml:space="preserve"> </w:t>
      </w:r>
      <w:r>
        <w:rPr>
          <w:u w:val="none"/>
        </w:rPr>
        <w:t>a</w:t>
      </w:r>
      <w:r>
        <w:rPr>
          <w:spacing w:val="36"/>
          <w:u w:val="none"/>
        </w:rPr>
        <w:t xml:space="preserve"> </w:t>
      </w:r>
      <w:r>
        <w:rPr>
          <w:spacing w:val="2"/>
          <w:u w:val="none"/>
        </w:rPr>
        <w:t>M</w:t>
      </w:r>
      <w:r>
        <w:rPr>
          <w:u w:val="none"/>
        </w:rPr>
        <w:t>e</w:t>
      </w:r>
      <w:r>
        <w:rPr>
          <w:spacing w:val="2"/>
          <w:u w:val="none"/>
        </w:rPr>
        <w:t>m</w:t>
      </w:r>
      <w:r>
        <w:rPr>
          <w:u w:val="none"/>
        </w:rPr>
        <w:t>ber</w:t>
      </w:r>
      <w:r>
        <w:rPr>
          <w:spacing w:val="35"/>
          <w:u w:val="none"/>
        </w:rPr>
        <w:t xml:space="preserve"> </w:t>
      </w:r>
      <w:r>
        <w:rPr>
          <w:u w:val="none"/>
        </w:rPr>
        <w:t>dies,</w:t>
      </w:r>
      <w:r>
        <w:rPr>
          <w:spacing w:val="35"/>
          <w:u w:val="none"/>
        </w:rPr>
        <w:t xml:space="preserve"> </w:t>
      </w:r>
      <w:r>
        <w:rPr>
          <w:u w:val="none"/>
        </w:rPr>
        <w:t>if</w:t>
      </w:r>
      <w:r>
        <w:rPr>
          <w:spacing w:val="35"/>
          <w:u w:val="none"/>
        </w:rPr>
        <w:t xml:space="preserve"> </w:t>
      </w:r>
      <w:r>
        <w:rPr>
          <w:u w:val="none"/>
        </w:rPr>
        <w:t>a</w:t>
      </w:r>
      <w:r>
        <w:rPr>
          <w:spacing w:val="36"/>
          <w:u w:val="none"/>
        </w:rPr>
        <w:t xml:space="preserve"> </w:t>
      </w:r>
      <w:r>
        <w:rPr>
          <w:u w:val="none"/>
        </w:rPr>
        <w:t>c</w:t>
      </w:r>
      <w:r>
        <w:rPr>
          <w:spacing w:val="1"/>
          <w:u w:val="none"/>
        </w:rPr>
        <w:t>o</w:t>
      </w:r>
      <w:r>
        <w:rPr>
          <w:u w:val="none"/>
        </w:rPr>
        <w:t>urt</w:t>
      </w:r>
      <w:r>
        <w:rPr>
          <w:spacing w:val="34"/>
          <w:u w:val="none"/>
        </w:rPr>
        <w:t xml:space="preserve"> </w:t>
      </w:r>
      <w:r>
        <w:rPr>
          <w:u w:val="none"/>
        </w:rPr>
        <w:t>of</w:t>
      </w:r>
      <w:r>
        <w:rPr>
          <w:spacing w:val="35"/>
          <w:u w:val="none"/>
        </w:rPr>
        <w:t xml:space="preserve"> </w:t>
      </w:r>
      <w:r>
        <w:rPr>
          <w:u w:val="none"/>
        </w:rPr>
        <w:t>c</w:t>
      </w:r>
      <w:r>
        <w:rPr>
          <w:spacing w:val="1"/>
          <w:u w:val="none"/>
        </w:rPr>
        <w:t>o</w:t>
      </w:r>
      <w:r>
        <w:rPr>
          <w:spacing w:val="2"/>
          <w:u w:val="none"/>
        </w:rPr>
        <w:t>m</w:t>
      </w:r>
      <w:r>
        <w:rPr>
          <w:u w:val="none"/>
        </w:rPr>
        <w:t>pete</w:t>
      </w:r>
      <w:r>
        <w:rPr>
          <w:spacing w:val="1"/>
          <w:u w:val="none"/>
        </w:rPr>
        <w:t>n</w:t>
      </w:r>
      <w:r>
        <w:rPr>
          <w:u w:val="none"/>
        </w:rPr>
        <w:t>t</w:t>
      </w:r>
      <w:r>
        <w:rPr>
          <w:spacing w:val="35"/>
          <w:u w:val="none"/>
        </w:rPr>
        <w:t xml:space="preserve"> </w:t>
      </w:r>
      <w:r>
        <w:rPr>
          <w:u w:val="none"/>
        </w:rPr>
        <w:t>jurisdiction</w:t>
      </w:r>
      <w:r>
        <w:rPr>
          <w:spacing w:val="36"/>
          <w:u w:val="none"/>
        </w:rPr>
        <w:t xml:space="preserve"> </w:t>
      </w:r>
      <w:r>
        <w:rPr>
          <w:u w:val="none"/>
        </w:rPr>
        <w:t>a</w:t>
      </w:r>
      <w:r>
        <w:rPr>
          <w:spacing w:val="1"/>
          <w:u w:val="none"/>
        </w:rPr>
        <w:t>d</w:t>
      </w:r>
      <w:r>
        <w:rPr>
          <w:u w:val="none"/>
        </w:rPr>
        <w:t>judges</w:t>
      </w:r>
      <w:r>
        <w:rPr>
          <w:spacing w:val="35"/>
          <w:u w:val="none"/>
        </w:rPr>
        <w:t xml:space="preserve"> </w:t>
      </w:r>
      <w:r>
        <w:rPr>
          <w:u w:val="none"/>
        </w:rPr>
        <w:t>a</w:t>
      </w:r>
      <w:r>
        <w:rPr>
          <w:spacing w:val="36"/>
          <w:u w:val="none"/>
        </w:rPr>
        <w:t xml:space="preserve"> </w:t>
      </w:r>
      <w:r>
        <w:rPr>
          <w:spacing w:val="2"/>
          <w:u w:val="none"/>
        </w:rPr>
        <w:t>M</w:t>
      </w:r>
      <w:r>
        <w:rPr>
          <w:u w:val="none"/>
        </w:rPr>
        <w:t>e</w:t>
      </w:r>
      <w:r>
        <w:rPr>
          <w:spacing w:val="2"/>
          <w:u w:val="none"/>
        </w:rPr>
        <w:t>m</w:t>
      </w:r>
      <w:r>
        <w:rPr>
          <w:u w:val="none"/>
        </w:rPr>
        <w:t>ber</w:t>
      </w:r>
      <w:r>
        <w:rPr>
          <w:spacing w:val="35"/>
          <w:u w:val="none"/>
        </w:rPr>
        <w:t xml:space="preserve"> </w:t>
      </w:r>
      <w:r>
        <w:rPr>
          <w:u w:val="none"/>
        </w:rPr>
        <w:t>to</w:t>
      </w:r>
      <w:r>
        <w:rPr>
          <w:spacing w:val="36"/>
          <w:u w:val="none"/>
        </w:rPr>
        <w:t xml:space="preserve"> </w:t>
      </w:r>
      <w:r>
        <w:rPr>
          <w:u w:val="none"/>
        </w:rPr>
        <w:t>be</w:t>
      </w:r>
      <w:r>
        <w:rPr>
          <w:w w:val="102"/>
          <w:u w:val="none"/>
        </w:rPr>
        <w:t xml:space="preserve"> </w:t>
      </w:r>
      <w:r>
        <w:rPr>
          <w:u w:val="none"/>
        </w:rPr>
        <w:t>i</w:t>
      </w:r>
      <w:r>
        <w:rPr>
          <w:spacing w:val="1"/>
          <w:u w:val="none"/>
        </w:rPr>
        <w:t>n</w:t>
      </w:r>
      <w:r>
        <w:rPr>
          <w:u w:val="none"/>
        </w:rPr>
        <w:t>co</w:t>
      </w:r>
      <w:r>
        <w:rPr>
          <w:spacing w:val="2"/>
          <w:u w:val="none"/>
        </w:rPr>
        <w:t>m</w:t>
      </w:r>
      <w:r>
        <w:rPr>
          <w:u w:val="none"/>
        </w:rPr>
        <w:t>petent</w:t>
      </w:r>
      <w:r>
        <w:rPr>
          <w:spacing w:val="39"/>
          <w:u w:val="none"/>
        </w:rPr>
        <w:t xml:space="preserve"> </w:t>
      </w:r>
      <w:r>
        <w:rPr>
          <w:u w:val="none"/>
        </w:rPr>
        <w:t>to</w:t>
      </w:r>
      <w:r>
        <w:rPr>
          <w:spacing w:val="4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40"/>
          <w:u w:val="none"/>
        </w:rPr>
        <w:t xml:space="preserve"> </w:t>
      </w:r>
      <w:r>
        <w:rPr>
          <w:u w:val="none"/>
        </w:rPr>
        <w:t>t</w:t>
      </w:r>
      <w:r>
        <w:rPr>
          <w:spacing w:val="1"/>
          <w:u w:val="none"/>
        </w:rPr>
        <w:t>h</w:t>
      </w:r>
      <w:r>
        <w:rPr>
          <w:u w:val="none"/>
        </w:rPr>
        <w:t>e</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u w:val="none"/>
        </w:rPr>
        <w:t>affairs,</w:t>
      </w:r>
      <w:r>
        <w:rPr>
          <w:spacing w:val="39"/>
          <w:u w:val="none"/>
        </w:rPr>
        <w:t xml:space="preserve"> </w:t>
      </w:r>
      <w:r>
        <w:rPr>
          <w:spacing w:val="1"/>
          <w:u w:val="none"/>
        </w:rPr>
        <w:t>o</w:t>
      </w:r>
      <w:r>
        <w:rPr>
          <w:u w:val="none"/>
        </w:rPr>
        <w:t>r</w:t>
      </w:r>
      <w:r>
        <w:rPr>
          <w:spacing w:val="39"/>
          <w:u w:val="none"/>
        </w:rPr>
        <w:t xml:space="preserve"> </w:t>
      </w:r>
      <w:r>
        <w:rPr>
          <w:u w:val="none"/>
        </w:rPr>
        <w:t>if</w:t>
      </w:r>
      <w:r>
        <w:rPr>
          <w:spacing w:val="39"/>
          <w:u w:val="none"/>
        </w:rPr>
        <w:t xml:space="preserve"> </w:t>
      </w:r>
      <w:r>
        <w:rPr>
          <w:u w:val="none"/>
        </w:rPr>
        <w:t>a</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spacing w:val="1"/>
          <w:u w:val="none"/>
        </w:rPr>
        <w:t>d</w:t>
      </w:r>
      <w:r>
        <w:rPr>
          <w:u w:val="none"/>
        </w:rPr>
        <w:t>issol</w:t>
      </w:r>
      <w:r>
        <w:rPr>
          <w:spacing w:val="1"/>
          <w:u w:val="none"/>
        </w:rPr>
        <w:t>v</w:t>
      </w:r>
      <w:r>
        <w:rPr>
          <w:u w:val="none"/>
        </w:rPr>
        <w:t>es</w:t>
      </w:r>
      <w:r>
        <w:rPr>
          <w:spacing w:val="39"/>
          <w:u w:val="none"/>
        </w:rPr>
        <w:t xml:space="preserve"> </w:t>
      </w:r>
      <w:r>
        <w:rPr>
          <w:spacing w:val="1"/>
          <w:u w:val="none"/>
        </w:rPr>
        <w:t>o</w:t>
      </w:r>
      <w:r>
        <w:rPr>
          <w:u w:val="none"/>
        </w:rPr>
        <w:t>r</w:t>
      </w:r>
      <w:r>
        <w:rPr>
          <w:spacing w:val="39"/>
          <w:u w:val="none"/>
        </w:rPr>
        <w:t xml:space="preserve"> </w:t>
      </w:r>
      <w:r>
        <w:rPr>
          <w:u w:val="none"/>
        </w:rPr>
        <w:t>is</w:t>
      </w:r>
      <w:r>
        <w:rPr>
          <w:spacing w:val="39"/>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41"/>
          <w:u w:val="none"/>
        </w:rPr>
        <w:t xml:space="preserve"> </w:t>
      </w:r>
      <w:r>
        <w:rPr>
          <w:u w:val="none"/>
        </w:rPr>
        <w:t>ter</w:t>
      </w:r>
      <w:r>
        <w:rPr>
          <w:spacing w:val="2"/>
          <w:u w:val="none"/>
        </w:rPr>
        <w:t>m</w:t>
      </w:r>
      <w:r>
        <w:rPr>
          <w:u w:val="none"/>
        </w:rPr>
        <w:t>i</w:t>
      </w:r>
      <w:r>
        <w:rPr>
          <w:spacing w:val="1"/>
          <w:u w:val="none"/>
        </w:rPr>
        <w:t>n</w:t>
      </w:r>
      <w:r>
        <w:rPr>
          <w:u w:val="none"/>
        </w:rPr>
        <w:t>ated</w:t>
      </w:r>
      <w:r>
        <w:rPr>
          <w:spacing w:val="40"/>
          <w:u w:val="none"/>
        </w:rPr>
        <w:t xml:space="preserve"> </w:t>
      </w:r>
      <w:r>
        <w:rPr>
          <w:u w:val="none"/>
        </w:rPr>
        <w:t>as</w:t>
      </w:r>
      <w:r>
        <w:rPr>
          <w:spacing w:val="39"/>
          <w:u w:val="none"/>
        </w:rPr>
        <w:t xml:space="preserve"> </w:t>
      </w:r>
      <w:r>
        <w:rPr>
          <w:u w:val="none"/>
        </w:rPr>
        <w:t>a</w:t>
      </w:r>
      <w:r>
        <w:rPr>
          <w:w w:val="102"/>
          <w:u w:val="none"/>
        </w:rPr>
        <w:t xml:space="preserve"> </w:t>
      </w:r>
      <w:r>
        <w:rPr>
          <w:u w:val="none"/>
        </w:rPr>
        <w:t>legal</w:t>
      </w:r>
      <w:r>
        <w:rPr>
          <w:spacing w:val="7"/>
          <w:u w:val="none"/>
        </w:rPr>
        <w:t xml:space="preserve"> </w:t>
      </w:r>
      <w:r>
        <w:rPr>
          <w:u w:val="none"/>
        </w:rPr>
        <w:t>entit</w:t>
      </w:r>
      <w:r>
        <w:rPr>
          <w:spacing w:val="1"/>
          <w:u w:val="none"/>
        </w:rPr>
        <w:t>y</w:t>
      </w:r>
      <w:r>
        <w:rPr>
          <w:u w:val="none"/>
        </w:rPr>
        <w:t>,</w:t>
      </w:r>
      <w:r>
        <w:rPr>
          <w:spacing w:val="7"/>
          <w:u w:val="none"/>
        </w:rPr>
        <w:t xml:space="preserve"> </w:t>
      </w:r>
      <w:r>
        <w:rPr>
          <w:u w:val="none"/>
        </w:rPr>
        <w:t>t</w:t>
      </w:r>
      <w:r>
        <w:rPr>
          <w:spacing w:val="1"/>
          <w:u w:val="none"/>
        </w:rPr>
        <w:t>h</w:t>
      </w:r>
      <w:r>
        <w:rPr>
          <w:u w:val="none"/>
        </w:rPr>
        <w:t>e</w:t>
      </w:r>
      <w:r>
        <w:rPr>
          <w:spacing w:val="9"/>
          <w:u w:val="none"/>
        </w:rPr>
        <w:t xml:space="preserve"> </w:t>
      </w:r>
      <w:r>
        <w:rPr>
          <w:spacing w:val="2"/>
          <w:u w:val="none"/>
        </w:rPr>
        <w:t>M</w:t>
      </w:r>
      <w:r>
        <w:rPr>
          <w:u w:val="none"/>
        </w:rPr>
        <w:t>e</w:t>
      </w:r>
      <w:r>
        <w:rPr>
          <w:spacing w:val="2"/>
          <w:u w:val="none"/>
        </w:rPr>
        <w:t>m</w:t>
      </w:r>
      <w:r>
        <w:rPr>
          <w:u w:val="none"/>
        </w:rPr>
        <w:t>ber’s</w:t>
      </w:r>
      <w:r>
        <w:rPr>
          <w:spacing w:val="8"/>
          <w:u w:val="none"/>
        </w:rPr>
        <w:t xml:space="preserve"> </w:t>
      </w:r>
      <w:r>
        <w:rPr>
          <w:u w:val="none"/>
        </w:rPr>
        <w:t>e</w:t>
      </w:r>
      <w:r>
        <w:rPr>
          <w:spacing w:val="1"/>
          <w:u w:val="none"/>
        </w:rPr>
        <w:t>x</w:t>
      </w:r>
      <w:r>
        <w:rPr>
          <w:u w:val="none"/>
        </w:rPr>
        <w:t>ec</w:t>
      </w:r>
      <w:r>
        <w:rPr>
          <w:spacing w:val="1"/>
          <w:u w:val="none"/>
        </w:rPr>
        <w:t>u</w:t>
      </w:r>
      <w:r>
        <w:rPr>
          <w:u w:val="none"/>
        </w:rPr>
        <w:t xml:space="preserve">tor, </w:t>
      </w:r>
      <w:r>
        <w:rPr>
          <w:spacing w:val="7"/>
          <w:u w:val="none"/>
        </w:rPr>
        <w:t xml:space="preserve"> </w:t>
      </w:r>
      <w:r>
        <w:rPr>
          <w:u w:val="none"/>
        </w:rPr>
        <w:t>a</w:t>
      </w:r>
      <w:r>
        <w:rPr>
          <w:spacing w:val="1"/>
          <w:u w:val="none"/>
        </w:rPr>
        <w:t>d</w:t>
      </w:r>
      <w:r>
        <w:rPr>
          <w:spacing w:val="2"/>
          <w:u w:val="none"/>
        </w:rPr>
        <w:t>m</w:t>
      </w:r>
      <w:r>
        <w:rPr>
          <w:u w:val="none"/>
        </w:rPr>
        <w:t xml:space="preserve">inistrator, </w:t>
      </w:r>
      <w:r>
        <w:rPr>
          <w:spacing w:val="8"/>
          <w:u w:val="none"/>
        </w:rPr>
        <w:t xml:space="preserve"> </w:t>
      </w:r>
      <w:r>
        <w:rPr>
          <w:u w:val="none"/>
        </w:rPr>
        <w:t>guardia</w:t>
      </w:r>
      <w:r>
        <w:rPr>
          <w:spacing w:val="1"/>
          <w:u w:val="none"/>
        </w:rPr>
        <w:t>n</w:t>
      </w:r>
      <w:r>
        <w:rPr>
          <w:u w:val="none"/>
        </w:rPr>
        <w:t xml:space="preserve">, </w:t>
      </w:r>
      <w:r>
        <w:rPr>
          <w:spacing w:val="7"/>
          <w:u w:val="none"/>
        </w:rPr>
        <w:t xml:space="preserve"> </w:t>
      </w:r>
      <w:r>
        <w:rPr>
          <w:u w:val="none"/>
        </w:rPr>
        <w:t>c</w:t>
      </w:r>
      <w:r>
        <w:rPr>
          <w:spacing w:val="1"/>
          <w:u w:val="none"/>
        </w:rPr>
        <w:t>o</w:t>
      </w:r>
      <w:r>
        <w:rPr>
          <w:u w:val="none"/>
        </w:rPr>
        <w:t xml:space="preserve">nservator </w:t>
      </w:r>
      <w:r>
        <w:rPr>
          <w:spacing w:val="7"/>
          <w:u w:val="none"/>
        </w:rPr>
        <w:t xml:space="preserve"> </w:t>
      </w:r>
      <w:r>
        <w:rPr>
          <w:u w:val="none"/>
        </w:rPr>
        <w:t xml:space="preserve">or </w:t>
      </w:r>
      <w:r>
        <w:rPr>
          <w:spacing w:val="8"/>
          <w:u w:val="none"/>
        </w:rPr>
        <w:t xml:space="preserve"> </w:t>
      </w:r>
      <w:r>
        <w:rPr>
          <w:u w:val="none"/>
        </w:rPr>
        <w:t xml:space="preserve">other </w:t>
      </w:r>
      <w:r>
        <w:rPr>
          <w:spacing w:val="7"/>
          <w:u w:val="none"/>
        </w:rPr>
        <w:t xml:space="preserve"> </w:t>
      </w:r>
      <w:r>
        <w:rPr>
          <w:u w:val="none"/>
        </w:rPr>
        <w:t>le</w:t>
      </w:r>
      <w:r>
        <w:rPr>
          <w:spacing w:val="1"/>
          <w:u w:val="none"/>
        </w:rPr>
        <w:t>g</w:t>
      </w:r>
      <w:r>
        <w:rPr>
          <w:u w:val="none"/>
        </w:rPr>
        <w:t xml:space="preserve">al </w:t>
      </w:r>
      <w:r>
        <w:rPr>
          <w:spacing w:val="8"/>
          <w:u w:val="none"/>
        </w:rPr>
        <w:t xml:space="preserve"> </w:t>
      </w:r>
      <w:r>
        <w:rPr>
          <w:u w:val="none"/>
        </w:rPr>
        <w:t>re</w:t>
      </w:r>
      <w:r>
        <w:rPr>
          <w:spacing w:val="1"/>
          <w:u w:val="none"/>
        </w:rPr>
        <w:t>p</w:t>
      </w:r>
      <w:r>
        <w:rPr>
          <w:u w:val="none"/>
        </w:rPr>
        <w:t>rese</w:t>
      </w:r>
      <w:r>
        <w:rPr>
          <w:spacing w:val="1"/>
          <w:u w:val="none"/>
        </w:rPr>
        <w:t>n</w:t>
      </w:r>
      <w:r>
        <w:rPr>
          <w:u w:val="none"/>
        </w:rPr>
        <w:t>tative</w:t>
      </w:r>
      <w:r>
        <w:rPr>
          <w:w w:val="102"/>
          <w:u w:val="none"/>
        </w:rPr>
        <w:t xml:space="preserve"> </w:t>
      </w:r>
      <w:r>
        <w:rPr>
          <w:spacing w:val="2"/>
          <w:u w:val="none"/>
        </w:rPr>
        <w:t>m</w:t>
      </w:r>
      <w:r>
        <w:rPr>
          <w:u w:val="none"/>
        </w:rPr>
        <w:t>ay</w:t>
      </w:r>
      <w:r>
        <w:rPr>
          <w:spacing w:val="18"/>
          <w:u w:val="none"/>
        </w:rPr>
        <w:t xml:space="preserve"> </w:t>
      </w:r>
      <w:r>
        <w:rPr>
          <w:u w:val="none"/>
        </w:rPr>
        <w:t>e</w:t>
      </w:r>
      <w:r>
        <w:rPr>
          <w:spacing w:val="1"/>
          <w:u w:val="none"/>
        </w:rPr>
        <w:t>x</w:t>
      </w:r>
      <w:r>
        <w:rPr>
          <w:u w:val="none"/>
        </w:rPr>
        <w:t>ercise</w:t>
      </w:r>
      <w:r>
        <w:rPr>
          <w:spacing w:val="18"/>
          <w:u w:val="none"/>
        </w:rPr>
        <w:t xml:space="preserve"> </w:t>
      </w:r>
      <w:r>
        <w:rPr>
          <w:u w:val="none"/>
        </w:rPr>
        <w:t>all</w:t>
      </w:r>
      <w:r>
        <w:rPr>
          <w:spacing w:val="17"/>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u w:val="none"/>
        </w:rPr>
        <w:t>ri</w:t>
      </w:r>
      <w:r>
        <w:rPr>
          <w:spacing w:val="1"/>
          <w:u w:val="none"/>
        </w:rPr>
        <w:t>gh</w:t>
      </w:r>
      <w:r>
        <w:rPr>
          <w:u w:val="none"/>
        </w:rPr>
        <w:t>ts</w:t>
      </w:r>
      <w:r>
        <w:rPr>
          <w:spacing w:val="17"/>
          <w:u w:val="none"/>
        </w:rPr>
        <w:t xml:space="preserve"> </w:t>
      </w:r>
      <w:r>
        <w:rPr>
          <w:u w:val="none"/>
        </w:rPr>
        <w:t>f</w:t>
      </w:r>
      <w:r>
        <w:rPr>
          <w:spacing w:val="1"/>
          <w:u w:val="none"/>
        </w:rPr>
        <w:t>o</w:t>
      </w:r>
      <w:r>
        <w:rPr>
          <w:u w:val="none"/>
        </w:rPr>
        <w:t>r</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pu</w:t>
      </w:r>
      <w:r>
        <w:rPr>
          <w:u w:val="none"/>
        </w:rPr>
        <w:t>r</w:t>
      </w:r>
      <w:r>
        <w:rPr>
          <w:spacing w:val="1"/>
          <w:u w:val="none"/>
        </w:rPr>
        <w:t>po</w:t>
      </w:r>
      <w:r>
        <w:rPr>
          <w:u w:val="none"/>
        </w:rPr>
        <w:t>ses</w:t>
      </w:r>
      <w:r>
        <w:rPr>
          <w:spacing w:val="19"/>
          <w:u w:val="none"/>
        </w:rPr>
        <w:t xml:space="preserve"> </w:t>
      </w:r>
      <w:r>
        <w:rPr>
          <w:spacing w:val="1"/>
          <w:u w:val="none"/>
        </w:rPr>
        <w:t>o</w:t>
      </w:r>
      <w:r>
        <w:rPr>
          <w:u w:val="none"/>
        </w:rPr>
        <w:t>f</w:t>
      </w:r>
      <w:r>
        <w:rPr>
          <w:spacing w:val="17"/>
          <w:u w:val="none"/>
        </w:rPr>
        <w:t xml:space="preserve"> </w:t>
      </w:r>
      <w:r>
        <w:rPr>
          <w:u w:val="none"/>
        </w:rPr>
        <w:t>settli</w:t>
      </w:r>
      <w:r>
        <w:rPr>
          <w:spacing w:val="1"/>
          <w:u w:val="none"/>
        </w:rPr>
        <w:t>n</w:t>
      </w:r>
      <w:r>
        <w:rPr>
          <w:u w:val="none"/>
        </w:rPr>
        <w:t>g</w:t>
      </w:r>
      <w:r>
        <w:rPr>
          <w:spacing w:val="18"/>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7"/>
          <w:u w:val="none"/>
        </w:rPr>
        <w:t xml:space="preserve"> </w:t>
      </w:r>
      <w:r>
        <w:rPr>
          <w:u w:val="none"/>
        </w:rPr>
        <w:t>estate</w:t>
      </w:r>
      <w:r>
        <w:rPr>
          <w:spacing w:val="18"/>
          <w:u w:val="none"/>
        </w:rPr>
        <w:t xml:space="preserve"> </w:t>
      </w:r>
      <w:r>
        <w:rPr>
          <w:spacing w:val="1"/>
          <w:u w:val="none"/>
        </w:rPr>
        <w:t>o</w:t>
      </w:r>
      <w:r>
        <w:rPr>
          <w:u w:val="none"/>
        </w:rPr>
        <w:t>r</w:t>
      </w:r>
      <w:r>
        <w:rPr>
          <w:spacing w:val="17"/>
          <w:u w:val="none"/>
        </w:rPr>
        <w:t xml:space="preserve"> </w:t>
      </w:r>
      <w:r>
        <w:rPr>
          <w:u w:val="none"/>
        </w:rPr>
        <w:t>a</w:t>
      </w:r>
      <w:r>
        <w:rPr>
          <w:spacing w:val="1"/>
          <w:u w:val="none"/>
        </w:rPr>
        <w:t>d</w:t>
      </w:r>
      <w:r>
        <w:rPr>
          <w:spacing w:val="2"/>
          <w:u w:val="none"/>
        </w:rPr>
        <w:t>m</w:t>
      </w:r>
      <w:r>
        <w:rPr>
          <w:u w:val="none"/>
        </w:rPr>
        <w:t>i</w:t>
      </w:r>
      <w:r>
        <w:rPr>
          <w:spacing w:val="1"/>
          <w:u w:val="none"/>
        </w:rPr>
        <w:t>n</w:t>
      </w:r>
      <w:r>
        <w:rPr>
          <w:u w:val="none"/>
        </w:rPr>
        <w:t>isteri</w:t>
      </w:r>
      <w:r>
        <w:rPr>
          <w:spacing w:val="1"/>
          <w:u w:val="none"/>
        </w:rPr>
        <w:t>n</w:t>
      </w:r>
      <w:r>
        <w:rPr>
          <w:u w:val="none"/>
        </w:rPr>
        <w:t>g</w:t>
      </w:r>
      <w:r>
        <w:rPr>
          <w:spacing w:val="19"/>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spacing w:val="1"/>
          <w:u w:val="none"/>
        </w:rPr>
        <w:t>p</w:t>
      </w:r>
      <w:r>
        <w:rPr>
          <w:u w:val="none"/>
        </w:rPr>
        <w:t>r</w:t>
      </w:r>
      <w:r>
        <w:rPr>
          <w:spacing w:val="1"/>
          <w:u w:val="none"/>
        </w:rPr>
        <w:t>op</w:t>
      </w:r>
      <w:r>
        <w:rPr>
          <w:u w:val="none"/>
        </w:rPr>
        <w:t>ert</w:t>
      </w:r>
      <w:r>
        <w:rPr>
          <w:spacing w:val="1"/>
          <w:u w:val="none"/>
        </w:rPr>
        <w:t>y</w:t>
      </w:r>
      <w:r>
        <w:rPr>
          <w:u w:val="none"/>
        </w:rPr>
        <w:t>.</w:t>
      </w:r>
      <w:r>
        <w:rPr>
          <w:spacing w:val="36"/>
          <w:u w:val="none"/>
        </w:rPr>
        <w:t xml:space="preserve"> </w:t>
      </w:r>
      <w:r>
        <w:rPr>
          <w:spacing w:val="1"/>
          <w:u w:val="none"/>
        </w:rPr>
        <w:t>Th</w:t>
      </w:r>
      <w:r>
        <w:rPr>
          <w:u w:val="none"/>
        </w:rPr>
        <w:t>e</w:t>
      </w:r>
      <w:r>
        <w:rPr>
          <w:spacing w:val="37"/>
          <w:u w:val="none"/>
        </w:rPr>
        <w:t xml:space="preserve"> </w:t>
      </w:r>
      <w:r>
        <w:rPr>
          <w:u w:val="none"/>
        </w:rPr>
        <w:t>e</w:t>
      </w:r>
      <w:r>
        <w:rPr>
          <w:spacing w:val="1"/>
          <w:u w:val="none"/>
        </w:rPr>
        <w:t>x</w:t>
      </w:r>
      <w:r>
        <w:rPr>
          <w:u w:val="none"/>
        </w:rPr>
        <w:t>ec</w:t>
      </w:r>
      <w:r>
        <w:rPr>
          <w:spacing w:val="1"/>
          <w:u w:val="none"/>
        </w:rPr>
        <w:t>u</w:t>
      </w:r>
      <w:r>
        <w:rPr>
          <w:u w:val="none"/>
        </w:rPr>
        <w:t>tor,</w:t>
      </w:r>
      <w:r>
        <w:rPr>
          <w:spacing w:val="35"/>
          <w:u w:val="none"/>
        </w:rPr>
        <w:t xml:space="preserve"> </w:t>
      </w:r>
      <w:r>
        <w:rPr>
          <w:u w:val="none"/>
        </w:rPr>
        <w:t>a</w:t>
      </w:r>
      <w:r>
        <w:rPr>
          <w:spacing w:val="1"/>
          <w:u w:val="none"/>
        </w:rPr>
        <w:t>d</w:t>
      </w:r>
      <w:r>
        <w:rPr>
          <w:spacing w:val="2"/>
          <w:u w:val="none"/>
        </w:rPr>
        <w:t>m</w:t>
      </w:r>
      <w:r>
        <w:rPr>
          <w:u w:val="none"/>
        </w:rPr>
        <w:t>inistrator,</w:t>
      </w:r>
      <w:r>
        <w:rPr>
          <w:spacing w:val="36"/>
          <w:u w:val="none"/>
        </w:rPr>
        <w:t xml:space="preserve"> </w:t>
      </w:r>
      <w:r>
        <w:rPr>
          <w:u w:val="none"/>
        </w:rPr>
        <w:t>guardia</w:t>
      </w:r>
      <w:r>
        <w:rPr>
          <w:spacing w:val="1"/>
          <w:u w:val="none"/>
        </w:rPr>
        <w:t>n</w:t>
      </w:r>
      <w:r>
        <w:rPr>
          <w:u w:val="none"/>
        </w:rPr>
        <w:t>,</w:t>
      </w:r>
      <w:r>
        <w:rPr>
          <w:spacing w:val="35"/>
          <w:u w:val="none"/>
        </w:rPr>
        <w:t xml:space="preserve"> </w:t>
      </w:r>
      <w:r>
        <w:rPr>
          <w:u w:val="none"/>
        </w:rPr>
        <w:t>c</w:t>
      </w:r>
      <w:r>
        <w:rPr>
          <w:spacing w:val="1"/>
          <w:u w:val="none"/>
        </w:rPr>
        <w:t>o</w:t>
      </w:r>
      <w:r>
        <w:rPr>
          <w:u w:val="none"/>
        </w:rPr>
        <w:t>nservator</w:t>
      </w:r>
      <w:r>
        <w:rPr>
          <w:spacing w:val="37"/>
          <w:u w:val="none"/>
        </w:rPr>
        <w:t xml:space="preserve"> </w:t>
      </w:r>
      <w:r>
        <w:rPr>
          <w:u w:val="none"/>
        </w:rPr>
        <w:t>or</w:t>
      </w:r>
      <w:r>
        <w:rPr>
          <w:spacing w:val="37"/>
          <w:u w:val="none"/>
        </w:rPr>
        <w:t xml:space="preserve"> </w:t>
      </w:r>
      <w:r>
        <w:rPr>
          <w:u w:val="none"/>
        </w:rPr>
        <w:t>other</w:t>
      </w:r>
      <w:r>
        <w:rPr>
          <w:spacing w:val="36"/>
          <w:u w:val="none"/>
        </w:rPr>
        <w:t xml:space="preserve"> </w:t>
      </w:r>
      <w:r>
        <w:rPr>
          <w:u w:val="none"/>
        </w:rPr>
        <w:t>le</w:t>
      </w:r>
      <w:r>
        <w:rPr>
          <w:spacing w:val="1"/>
          <w:u w:val="none"/>
        </w:rPr>
        <w:t>g</w:t>
      </w:r>
      <w:r>
        <w:rPr>
          <w:u w:val="none"/>
        </w:rPr>
        <w:t>al</w:t>
      </w:r>
      <w:r>
        <w:rPr>
          <w:spacing w:val="37"/>
          <w:u w:val="none"/>
        </w:rPr>
        <w:t xml:space="preserve"> </w:t>
      </w:r>
      <w:r>
        <w:rPr>
          <w:u w:val="none"/>
        </w:rPr>
        <w:t>re</w:t>
      </w:r>
      <w:r>
        <w:rPr>
          <w:spacing w:val="1"/>
          <w:u w:val="none"/>
        </w:rPr>
        <w:t>p</w:t>
      </w:r>
      <w:r>
        <w:rPr>
          <w:u w:val="none"/>
        </w:rPr>
        <w:t>rese</w:t>
      </w:r>
      <w:r>
        <w:rPr>
          <w:spacing w:val="1"/>
          <w:u w:val="none"/>
        </w:rPr>
        <w:t>n</w:t>
      </w:r>
      <w:r>
        <w:rPr>
          <w:u w:val="none"/>
        </w:rPr>
        <w:t>tative</w:t>
      </w:r>
      <w:r>
        <w:rPr>
          <w:spacing w:val="37"/>
          <w:u w:val="none"/>
        </w:rPr>
        <w:t xml:space="preserve"> </w:t>
      </w:r>
      <w:r>
        <w:rPr>
          <w:u w:val="none"/>
        </w:rPr>
        <w:t>of</w:t>
      </w:r>
      <w:r>
        <w:rPr>
          <w:spacing w:val="37"/>
          <w:u w:val="none"/>
        </w:rPr>
        <w:t xml:space="preserve"> </w:t>
      </w:r>
      <w:r>
        <w:rPr>
          <w:u w:val="none"/>
        </w:rPr>
        <w:t>a</w:t>
      </w:r>
      <w:r>
        <w:rPr>
          <w:w w:val="102"/>
          <w:u w:val="none"/>
        </w:rPr>
        <w:t xml:space="preserve"> </w:t>
      </w:r>
      <w:r>
        <w:rPr>
          <w:spacing w:val="1"/>
          <w:u w:val="none"/>
        </w:rPr>
        <w:t>d</w:t>
      </w:r>
      <w:r>
        <w:rPr>
          <w:u w:val="none"/>
        </w:rPr>
        <w:t>ecease</w:t>
      </w:r>
      <w:r>
        <w:rPr>
          <w:spacing w:val="1"/>
          <w:u w:val="none"/>
        </w:rPr>
        <w:t>d</w:t>
      </w:r>
      <w:r>
        <w:rPr>
          <w:u w:val="none"/>
        </w:rPr>
        <w:t>,</w:t>
      </w:r>
      <w:r>
        <w:rPr>
          <w:spacing w:val="24"/>
          <w:u w:val="none"/>
        </w:rPr>
        <w:t xml:space="preserve"> </w:t>
      </w:r>
      <w:r>
        <w:rPr>
          <w:u w:val="none"/>
        </w:rPr>
        <w:t>i</w:t>
      </w:r>
      <w:r>
        <w:rPr>
          <w:spacing w:val="1"/>
          <w:u w:val="none"/>
        </w:rPr>
        <w:t>n</w:t>
      </w:r>
      <w:r>
        <w:rPr>
          <w:u w:val="none"/>
        </w:rPr>
        <w:t>c</w:t>
      </w:r>
      <w:r>
        <w:rPr>
          <w:spacing w:val="1"/>
          <w:u w:val="none"/>
        </w:rPr>
        <w:t>o</w:t>
      </w:r>
      <w:r>
        <w:rPr>
          <w:spacing w:val="2"/>
          <w:u w:val="none"/>
        </w:rPr>
        <w:t>m</w:t>
      </w:r>
      <w:r>
        <w:rPr>
          <w:spacing w:val="1"/>
          <w:u w:val="none"/>
        </w:rPr>
        <w:t>p</w:t>
      </w:r>
      <w:r>
        <w:rPr>
          <w:u w:val="none"/>
        </w:rPr>
        <w:t>ete</w:t>
      </w:r>
      <w:r>
        <w:rPr>
          <w:spacing w:val="1"/>
          <w:u w:val="none"/>
        </w:rPr>
        <w:t>n</w:t>
      </w:r>
      <w:r>
        <w:rPr>
          <w:u w:val="none"/>
        </w:rPr>
        <w:t>t,</w:t>
      </w:r>
      <w:r>
        <w:rPr>
          <w:spacing w:val="25"/>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w:t>
      </w:r>
      <w:r>
        <w:rPr>
          <w:spacing w:val="23"/>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ed</w:t>
      </w:r>
      <w:r>
        <w:rPr>
          <w:spacing w:val="26"/>
          <w:u w:val="none"/>
        </w:rPr>
        <w:t xml:space="preserve"> </w:t>
      </w:r>
      <w:r>
        <w:rPr>
          <w:spacing w:val="1"/>
          <w:u w:val="none"/>
        </w:rPr>
        <w:t>o</w:t>
      </w:r>
      <w:r>
        <w:rPr>
          <w:u w:val="none"/>
        </w:rPr>
        <w:t>r</w:t>
      </w:r>
      <w:r>
        <w:rPr>
          <w:spacing w:val="25"/>
          <w:u w:val="none"/>
        </w:rPr>
        <w:t xml:space="preserve"> </w:t>
      </w:r>
      <w:r>
        <w:rPr>
          <w:u w:val="none"/>
        </w:rPr>
        <w:t>ter</w:t>
      </w:r>
      <w:r>
        <w:rPr>
          <w:spacing w:val="2"/>
          <w:u w:val="none"/>
        </w:rPr>
        <w:t>m</w:t>
      </w:r>
      <w:r>
        <w:rPr>
          <w:u w:val="none"/>
        </w:rPr>
        <w:t>i</w:t>
      </w:r>
      <w:r>
        <w:rPr>
          <w:spacing w:val="1"/>
          <w:u w:val="none"/>
        </w:rPr>
        <w:t>n</w:t>
      </w:r>
      <w:r>
        <w:rPr>
          <w:u w:val="none"/>
        </w:rPr>
        <w:t>ated</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u w:val="none"/>
        </w:rPr>
        <w:t>s</w:t>
      </w:r>
      <w:r>
        <w:rPr>
          <w:spacing w:val="1"/>
          <w:u w:val="none"/>
        </w:rPr>
        <w:t>h</w:t>
      </w:r>
      <w:r>
        <w:rPr>
          <w:u w:val="none"/>
        </w:rPr>
        <w:t>all</w:t>
      </w:r>
      <w:r>
        <w:rPr>
          <w:spacing w:val="24"/>
          <w:u w:val="none"/>
        </w:rPr>
        <w:t xml:space="preserve"> </w:t>
      </w:r>
      <w:r>
        <w:rPr>
          <w:spacing w:val="1"/>
          <w:u w:val="none"/>
        </w:rPr>
        <w:t>n</w:t>
      </w:r>
      <w:r>
        <w:rPr>
          <w:u w:val="none"/>
        </w:rPr>
        <w:t>e</w:t>
      </w:r>
      <w:r>
        <w:rPr>
          <w:spacing w:val="1"/>
          <w:u w:val="none"/>
        </w:rPr>
        <w:t>v</w:t>
      </w:r>
      <w:r>
        <w:rPr>
          <w:u w:val="none"/>
        </w:rPr>
        <w:t>ert</w:t>
      </w:r>
      <w:r>
        <w:rPr>
          <w:spacing w:val="1"/>
          <w:u w:val="none"/>
        </w:rPr>
        <w:t>h</w:t>
      </w:r>
      <w:r>
        <w:rPr>
          <w:u w:val="none"/>
        </w:rPr>
        <w:t>eless</w:t>
      </w:r>
      <w:r>
        <w:rPr>
          <w:spacing w:val="25"/>
          <w:u w:val="none"/>
        </w:rPr>
        <w:t xml:space="preserve"> </w:t>
      </w:r>
      <w:r>
        <w:rPr>
          <w:u w:val="none"/>
        </w:rPr>
        <w:t>c</w:t>
      </w:r>
      <w:r>
        <w:rPr>
          <w:spacing w:val="1"/>
          <w:u w:val="none"/>
        </w:rPr>
        <w:t>on</w:t>
      </w:r>
      <w:r>
        <w:rPr>
          <w:u w:val="none"/>
        </w:rPr>
        <w:t>ti</w:t>
      </w:r>
      <w:r>
        <w:rPr>
          <w:spacing w:val="1"/>
          <w:u w:val="none"/>
        </w:rPr>
        <w:t>nu</w:t>
      </w:r>
      <w:r>
        <w:rPr>
          <w:u w:val="none"/>
        </w:rPr>
        <w:t>e</w:t>
      </w:r>
      <w:r>
        <w:rPr>
          <w:spacing w:val="25"/>
          <w:u w:val="none"/>
        </w:rPr>
        <w:t xml:space="preserve"> </w:t>
      </w:r>
      <w:r>
        <w:rPr>
          <w:u w:val="none"/>
        </w:rPr>
        <w:t>to</w:t>
      </w:r>
      <w:r>
        <w:rPr>
          <w:spacing w:val="26"/>
          <w:u w:val="none"/>
        </w:rPr>
        <w:t xml:space="preserve"> </w:t>
      </w:r>
      <w:r>
        <w:rPr>
          <w:spacing w:val="1"/>
          <w:u w:val="none"/>
        </w:rPr>
        <w:t>b</w:t>
      </w:r>
      <w:r>
        <w:rPr>
          <w:u w:val="none"/>
        </w:rPr>
        <w:t>e</w:t>
      </w:r>
      <w:r>
        <w:rPr>
          <w:spacing w:val="24"/>
          <w:u w:val="none"/>
        </w:rPr>
        <w:t xml:space="preserve"> </w:t>
      </w:r>
      <w:r>
        <w:rPr>
          <w:u w:val="none"/>
        </w:rPr>
        <w:t>lia</w:t>
      </w:r>
      <w:r>
        <w:rPr>
          <w:spacing w:val="1"/>
          <w:u w:val="none"/>
        </w:rPr>
        <w:t>b</w:t>
      </w:r>
      <w:r>
        <w:rPr>
          <w:u w:val="none"/>
        </w:rPr>
        <w:t>le</w:t>
      </w:r>
      <w:r>
        <w:rPr>
          <w:w w:val="102"/>
          <w:u w:val="none"/>
        </w:rPr>
        <w:t xml:space="preserve"> </w:t>
      </w:r>
      <w:r>
        <w:rPr>
          <w:u w:val="none"/>
        </w:rPr>
        <w:t>f</w:t>
      </w:r>
      <w:r>
        <w:rPr>
          <w:spacing w:val="1"/>
          <w:u w:val="none"/>
        </w:rPr>
        <w:t>o</w:t>
      </w:r>
      <w:r>
        <w:rPr>
          <w:u w:val="none"/>
        </w:rPr>
        <w:t>r</w:t>
      </w:r>
      <w:r>
        <w:rPr>
          <w:spacing w:val="17"/>
          <w:u w:val="none"/>
        </w:rPr>
        <w:t xml:space="preserve"> </w:t>
      </w:r>
      <w:r>
        <w:rPr>
          <w:u w:val="none"/>
        </w:rPr>
        <w:t>all</w:t>
      </w:r>
      <w:r>
        <w:rPr>
          <w:spacing w:val="17"/>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8"/>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19"/>
          <w:u w:val="none"/>
        </w:rPr>
        <w:t xml:space="preserve"> </w:t>
      </w:r>
      <w:r>
        <w:rPr>
          <w:u w:val="none"/>
        </w:rPr>
        <w:t>as</w:t>
      </w:r>
      <w:r>
        <w:rPr>
          <w:spacing w:val="18"/>
          <w:u w:val="none"/>
        </w:rPr>
        <w:t xml:space="preserve"> </w:t>
      </w:r>
      <w:r>
        <w:rPr>
          <w:u w:val="none"/>
        </w:rPr>
        <w:t>a</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p>
    <w:p w14:paraId="10BA905A" w14:textId="77777777" w:rsidR="000C19C9" w:rsidRDefault="000C19C9">
      <w:pPr>
        <w:spacing w:before="2" w:line="240" w:lineRule="exact"/>
        <w:rPr>
          <w:sz w:val="24"/>
          <w:szCs w:val="24"/>
        </w:rPr>
      </w:pPr>
    </w:p>
    <w:p w14:paraId="6040772E" w14:textId="77777777" w:rsidR="000C19C9" w:rsidRDefault="00D3642A">
      <w:pPr>
        <w:pStyle w:val="BodyText"/>
        <w:numPr>
          <w:ilvl w:val="2"/>
          <w:numId w:val="6"/>
        </w:numPr>
        <w:tabs>
          <w:tab w:val="left" w:pos="2264"/>
        </w:tabs>
        <w:spacing w:line="251" w:lineRule="auto"/>
        <w:ind w:right="115" w:firstLine="1440"/>
        <w:jc w:val="both"/>
        <w:rPr>
          <w:u w:val="none"/>
        </w:rPr>
      </w:pPr>
      <w:r>
        <w:rPr>
          <w:spacing w:val="1"/>
          <w:u w:color="000000"/>
        </w:rPr>
        <w:t>Cond</w:t>
      </w:r>
      <w:r>
        <w:rPr>
          <w:u w:color="000000"/>
        </w:rPr>
        <w:t>iti</w:t>
      </w:r>
      <w:r>
        <w:rPr>
          <w:spacing w:val="1"/>
          <w:u w:color="000000"/>
        </w:rPr>
        <w:t>on</w:t>
      </w:r>
      <w:r>
        <w:rPr>
          <w:u w:color="000000"/>
        </w:rPr>
        <w:t>s</w:t>
      </w:r>
      <w:r>
        <w:rPr>
          <w:spacing w:val="7"/>
          <w:u w:color="000000"/>
        </w:rPr>
        <w:t xml:space="preserve"> </w:t>
      </w:r>
      <w:r>
        <w:rPr>
          <w:spacing w:val="1"/>
          <w:u w:color="000000"/>
        </w:rPr>
        <w:t>o</w:t>
      </w:r>
      <w:r>
        <w:rPr>
          <w:u w:color="000000"/>
        </w:rPr>
        <w:t>f</w:t>
      </w:r>
      <w:r>
        <w:rPr>
          <w:spacing w:val="8"/>
          <w:u w:color="000000"/>
        </w:rPr>
        <w:t xml:space="preserve"> </w:t>
      </w:r>
      <w:r>
        <w:rPr>
          <w:spacing w:val="1"/>
          <w:u w:color="000000"/>
        </w:rPr>
        <w:t>T</w:t>
      </w:r>
      <w:r>
        <w:rPr>
          <w:u w:color="000000"/>
        </w:rPr>
        <w:t>ra</w:t>
      </w:r>
      <w:r>
        <w:rPr>
          <w:spacing w:val="1"/>
          <w:u w:color="000000"/>
        </w:rPr>
        <w:t>n</w:t>
      </w:r>
      <w:r>
        <w:rPr>
          <w:u w:color="000000"/>
        </w:rPr>
        <w:t>sfer</w:t>
      </w:r>
      <w:r>
        <w:rPr>
          <w:spacing w:val="6"/>
          <w:u w:color="000000"/>
        </w:rPr>
        <w:t xml:space="preserve"> </w:t>
      </w:r>
      <w:r>
        <w:rPr>
          <w:spacing w:val="1"/>
          <w:u w:color="000000"/>
        </w:rPr>
        <w:t>of</w:t>
      </w:r>
      <w:r>
        <w:rPr>
          <w:spacing w:val="5"/>
          <w:u w:color="000000"/>
        </w:rPr>
        <w:t xml:space="preserve"> </w:t>
      </w:r>
      <w:r>
        <w:rPr>
          <w:u w:color="000000"/>
        </w:rPr>
        <w:t>I</w:t>
      </w:r>
      <w:r>
        <w:rPr>
          <w:spacing w:val="1"/>
          <w:u w:color="000000"/>
        </w:rPr>
        <w:t>n</w:t>
      </w:r>
      <w:r>
        <w:rPr>
          <w:u w:color="000000"/>
        </w:rPr>
        <w:t>terest</w:t>
      </w:r>
      <w:r>
        <w:rPr>
          <w:u w:val="none"/>
        </w:rPr>
        <w:t>.</w:t>
      </w:r>
      <w:r>
        <w:rPr>
          <w:spacing w:val="8"/>
          <w:u w:val="none"/>
        </w:rPr>
        <w:t xml:space="preserve"> </w:t>
      </w:r>
      <w:r>
        <w:rPr>
          <w:spacing w:val="1"/>
          <w:u w:val="none"/>
        </w:rPr>
        <w:t>Ex</w:t>
      </w:r>
      <w:r>
        <w:rPr>
          <w:u w:val="none"/>
        </w:rPr>
        <w:t>ce</w:t>
      </w:r>
      <w:r>
        <w:rPr>
          <w:spacing w:val="1"/>
          <w:u w:val="none"/>
        </w:rPr>
        <w:t>p</w:t>
      </w:r>
      <w:r>
        <w:rPr>
          <w:u w:val="none"/>
        </w:rPr>
        <w:t>t</w:t>
      </w:r>
      <w:r>
        <w:rPr>
          <w:spacing w:val="7"/>
          <w:u w:val="none"/>
        </w:rPr>
        <w:t xml:space="preserve"> </w:t>
      </w:r>
      <w:r>
        <w:rPr>
          <w:u w:val="none"/>
        </w:rPr>
        <w:t>as</w:t>
      </w:r>
      <w:r>
        <w:rPr>
          <w:spacing w:val="8"/>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 xml:space="preserve">ise </w:t>
      </w:r>
      <w:r>
        <w:rPr>
          <w:spacing w:val="9"/>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 xml:space="preserve">ed </w:t>
      </w:r>
      <w:r>
        <w:rPr>
          <w:spacing w:val="8"/>
          <w:u w:val="none"/>
        </w:rPr>
        <w:t xml:space="preserve"> </w:t>
      </w:r>
      <w:r>
        <w:rPr>
          <w:u w:val="none"/>
        </w:rPr>
        <w:t xml:space="preserve">in </w:t>
      </w:r>
      <w:r>
        <w:rPr>
          <w:spacing w:val="7"/>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it</w:t>
      </w:r>
      <w:r>
        <w:rPr>
          <w:spacing w:val="21"/>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2"/>
          <w:u w:val="none"/>
        </w:rPr>
        <w:t xml:space="preserve"> </w:t>
      </w:r>
      <w:r>
        <w:rPr>
          <w:u w:val="none"/>
        </w:rPr>
        <w:t>a</w:t>
      </w:r>
      <w:r>
        <w:rPr>
          <w:spacing w:val="23"/>
          <w:u w:val="none"/>
        </w:rPr>
        <w:t xml:space="preserve"> </w:t>
      </w:r>
      <w:r>
        <w:rPr>
          <w:u w:val="none"/>
        </w:rPr>
        <w:t>c</w:t>
      </w:r>
      <w:r>
        <w:rPr>
          <w:spacing w:val="1"/>
          <w:u w:val="none"/>
        </w:rPr>
        <w:t>ond</w:t>
      </w:r>
      <w:r>
        <w:rPr>
          <w:u w:val="none"/>
        </w:rPr>
        <w:t>iti</w:t>
      </w:r>
      <w:r>
        <w:rPr>
          <w:spacing w:val="1"/>
          <w:u w:val="none"/>
        </w:rPr>
        <w:t>o</w:t>
      </w:r>
      <w:r>
        <w:rPr>
          <w:u w:val="none"/>
        </w:rPr>
        <w:t>n</w:t>
      </w:r>
      <w:r>
        <w:rPr>
          <w:spacing w:val="23"/>
          <w:u w:val="none"/>
        </w:rPr>
        <w:t xml:space="preserve"> </w:t>
      </w:r>
      <w:r>
        <w:rPr>
          <w:u w:val="none"/>
        </w:rPr>
        <w:t>to</w:t>
      </w:r>
      <w:r>
        <w:rPr>
          <w:spacing w:val="22"/>
          <w:u w:val="none"/>
        </w:rPr>
        <w:t xml:space="preserve"> </w:t>
      </w:r>
      <w:r>
        <w:rPr>
          <w:u w:val="none"/>
        </w:rPr>
        <w:t>a</w:t>
      </w:r>
      <w:r>
        <w:rPr>
          <w:spacing w:val="1"/>
          <w:u w:val="none"/>
        </w:rPr>
        <w:t>n</w:t>
      </w:r>
      <w:r>
        <w:rPr>
          <w:u w:val="none"/>
        </w:rPr>
        <w:t>y</w:t>
      </w:r>
      <w:r>
        <w:rPr>
          <w:spacing w:val="23"/>
          <w:u w:val="none"/>
        </w:rPr>
        <w:t xml:space="preserve"> </w:t>
      </w:r>
      <w:r>
        <w:rPr>
          <w:spacing w:val="1"/>
          <w:u w:val="none"/>
        </w:rPr>
        <w:t>T</w:t>
      </w:r>
      <w:r>
        <w:rPr>
          <w:u w:val="none"/>
        </w:rPr>
        <w:t>ra</w:t>
      </w:r>
      <w:r>
        <w:rPr>
          <w:spacing w:val="1"/>
          <w:u w:val="none"/>
        </w:rPr>
        <w:t>n</w:t>
      </w:r>
      <w:r>
        <w:rPr>
          <w:u w:val="none"/>
        </w:rPr>
        <w:t>sfer</w:t>
      </w:r>
      <w:r>
        <w:rPr>
          <w:spacing w:val="21"/>
          <w:u w:val="none"/>
        </w:rPr>
        <w:t xml:space="preserve"> </w:t>
      </w:r>
      <w:r>
        <w:rPr>
          <w:spacing w:val="1"/>
          <w:u w:val="none"/>
        </w:rPr>
        <w:t>o</w:t>
      </w:r>
      <w:r>
        <w:rPr>
          <w:u w:val="none"/>
        </w:rPr>
        <w:t>f</w:t>
      </w:r>
      <w:r>
        <w:rPr>
          <w:spacing w:val="22"/>
          <w:u w:val="none"/>
        </w:rPr>
        <w:t xml:space="preserve"> </w:t>
      </w:r>
      <w:r>
        <w:rPr>
          <w:u w:val="none"/>
        </w:rPr>
        <w:t>a</w:t>
      </w:r>
      <w:r>
        <w:rPr>
          <w:spacing w:val="1"/>
          <w:u w:val="none"/>
        </w:rPr>
        <w:t>n</w:t>
      </w:r>
      <w:r>
        <w:rPr>
          <w:u w:val="none"/>
        </w:rPr>
        <w:t>y</w:t>
      </w:r>
      <w:r>
        <w:rPr>
          <w:spacing w:val="22"/>
          <w:u w:val="none"/>
        </w:rPr>
        <w:t xml:space="preserve"> </w:t>
      </w:r>
      <w:r>
        <w:rPr>
          <w:u w:val="none"/>
        </w:rPr>
        <w:t>i</w:t>
      </w:r>
      <w:r>
        <w:rPr>
          <w:spacing w:val="1"/>
          <w:u w:val="none"/>
        </w:rPr>
        <w:t>n</w:t>
      </w:r>
      <w:r>
        <w:rPr>
          <w:u w:val="none"/>
        </w:rPr>
        <w:t>terest</w:t>
      </w:r>
      <w:r>
        <w:rPr>
          <w:spacing w:val="22"/>
          <w:u w:val="none"/>
        </w:rPr>
        <w:t xml:space="preserve"> </w:t>
      </w:r>
      <w:r>
        <w:rPr>
          <w:u w:val="none"/>
        </w:rPr>
        <w:t>in</w:t>
      </w:r>
      <w:r>
        <w:rPr>
          <w:spacing w:val="20"/>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2"/>
          <w:u w:val="none"/>
        </w:rPr>
        <w:t xml:space="preserve"> </w:t>
      </w:r>
      <w:r>
        <w:rPr>
          <w:u w:val="none"/>
        </w:rPr>
        <w:t>to</w:t>
      </w:r>
      <w:r>
        <w:rPr>
          <w:spacing w:val="22"/>
          <w:u w:val="none"/>
        </w:rPr>
        <w:t xml:space="preserve"> </w:t>
      </w:r>
      <w:r>
        <w:rPr>
          <w:u w:val="none"/>
        </w:rPr>
        <w:t>t</w:t>
      </w:r>
      <w:r>
        <w:rPr>
          <w:spacing w:val="1"/>
          <w:u w:val="none"/>
        </w:rPr>
        <w:t>h</w:t>
      </w:r>
      <w:r>
        <w:rPr>
          <w:u w:val="none"/>
        </w:rPr>
        <w:t>is</w:t>
      </w:r>
      <w:r>
        <w:rPr>
          <w:spacing w:val="23"/>
          <w:u w:val="none"/>
        </w:rPr>
        <w:t xml:space="preserve"> </w:t>
      </w:r>
      <w:r>
        <w:rPr>
          <w:spacing w:val="1"/>
          <w:u w:val="none"/>
        </w:rPr>
        <w:t>A</w:t>
      </w:r>
      <w:r>
        <w:rPr>
          <w:u w:val="none"/>
        </w:rPr>
        <w:t>rticle</w:t>
      </w:r>
      <w:r>
        <w:rPr>
          <w:w w:val="102"/>
          <w:u w:val="none"/>
        </w:rPr>
        <w:t xml:space="preserve"> </w:t>
      </w:r>
      <w:r>
        <w:rPr>
          <w:spacing w:val="1"/>
          <w:u w:val="none"/>
        </w:rPr>
        <w:t>V</w:t>
      </w:r>
      <w:r>
        <w:rPr>
          <w:u w:val="none"/>
        </w:rPr>
        <w:t>III</w:t>
      </w:r>
      <w:r>
        <w:rPr>
          <w:spacing w:val="21"/>
          <w:u w:val="none"/>
        </w:rPr>
        <w:t xml:space="preserve"> </w:t>
      </w:r>
      <w:r>
        <w:rPr>
          <w:u w:val="none"/>
        </w:rPr>
        <w:t>t</w:t>
      </w:r>
      <w:r>
        <w:rPr>
          <w:spacing w:val="1"/>
          <w:u w:val="none"/>
        </w:rPr>
        <w:t>h</w:t>
      </w:r>
      <w:r>
        <w:rPr>
          <w:u w:val="none"/>
        </w:rPr>
        <w:t>at</w:t>
      </w:r>
      <w:r>
        <w:rPr>
          <w:spacing w:val="22"/>
          <w:u w:val="none"/>
        </w:rPr>
        <w:t xml:space="preserve"> </w:t>
      </w:r>
      <w:r>
        <w:rPr>
          <w:u w:val="none"/>
        </w:rPr>
        <w:t>(a)</w:t>
      </w:r>
      <w:r>
        <w:rPr>
          <w:spacing w:val="22"/>
          <w:u w:val="none"/>
        </w:rPr>
        <w:t xml:space="preserve"> </w:t>
      </w:r>
      <w:r>
        <w:rPr>
          <w:u w:val="none"/>
        </w:rPr>
        <w:t>t</w:t>
      </w:r>
      <w:r>
        <w:rPr>
          <w:spacing w:val="1"/>
          <w:u w:val="none"/>
        </w:rPr>
        <w:t>h</w:t>
      </w:r>
      <w:r>
        <w:rPr>
          <w:u w:val="none"/>
        </w:rPr>
        <w:t>e</w:t>
      </w:r>
      <w:r>
        <w:rPr>
          <w:spacing w:val="2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reas</w:t>
      </w:r>
      <w:r>
        <w:rPr>
          <w:spacing w:val="1"/>
          <w:u w:val="none"/>
        </w:rPr>
        <w:t>on</w:t>
      </w:r>
      <w:r>
        <w:rPr>
          <w:u w:val="none"/>
        </w:rPr>
        <w:t>a</w:t>
      </w:r>
      <w:r>
        <w:rPr>
          <w:spacing w:val="1"/>
          <w:u w:val="none"/>
        </w:rPr>
        <w:t>b</w:t>
      </w:r>
      <w:r>
        <w:rPr>
          <w:u w:val="none"/>
        </w:rPr>
        <w:t>ly</w:t>
      </w:r>
      <w:r>
        <w:rPr>
          <w:spacing w:val="24"/>
          <w:u w:val="none"/>
        </w:rPr>
        <w:t xml:space="preserve"> </w:t>
      </w:r>
      <w:r>
        <w:rPr>
          <w:u w:val="none"/>
        </w:rPr>
        <w:t>a</w:t>
      </w:r>
      <w:r>
        <w:rPr>
          <w:spacing w:val="1"/>
          <w:u w:val="none"/>
        </w:rPr>
        <w:t>pp</w:t>
      </w:r>
      <w:r>
        <w:rPr>
          <w:u w:val="none"/>
        </w:rPr>
        <w:t>r</w:t>
      </w:r>
      <w:r>
        <w:rPr>
          <w:spacing w:val="1"/>
          <w:u w:val="none"/>
        </w:rPr>
        <w:t>ov</w:t>
      </w:r>
      <w:r>
        <w:rPr>
          <w:u w:val="none"/>
        </w:rPr>
        <w:t>es</w:t>
      </w:r>
      <w:r>
        <w:rPr>
          <w:spacing w:val="22"/>
          <w:u w:val="none"/>
        </w:rPr>
        <w:t xml:space="preserve"> </w:t>
      </w:r>
      <w:r>
        <w:rPr>
          <w:u w:val="none"/>
        </w:rPr>
        <w:t>s</w:t>
      </w:r>
      <w:r>
        <w:rPr>
          <w:spacing w:val="1"/>
          <w:u w:val="none"/>
        </w:rPr>
        <w:t>u</w:t>
      </w:r>
      <w:r>
        <w:rPr>
          <w:u w:val="none"/>
        </w:rPr>
        <w:t>ch</w:t>
      </w:r>
      <w:r>
        <w:rPr>
          <w:spacing w:val="23"/>
          <w:u w:val="none"/>
        </w:rPr>
        <w:t xml:space="preserve"> </w:t>
      </w:r>
      <w:r>
        <w:rPr>
          <w:spacing w:val="1"/>
          <w:u w:val="none"/>
        </w:rPr>
        <w:t>T</w:t>
      </w:r>
      <w:r>
        <w:rPr>
          <w:u w:val="none"/>
        </w:rPr>
        <w:t>ra</w:t>
      </w:r>
      <w:r>
        <w:rPr>
          <w:spacing w:val="1"/>
          <w:u w:val="none"/>
        </w:rPr>
        <w:t>n</w:t>
      </w:r>
      <w:r>
        <w:rPr>
          <w:u w:val="none"/>
        </w:rPr>
        <w:t>sfer</w:t>
      </w:r>
      <w:r>
        <w:rPr>
          <w:spacing w:val="22"/>
          <w:u w:val="none"/>
        </w:rPr>
        <w:t xml:space="preserve"> </w:t>
      </w:r>
      <w:r>
        <w:rPr>
          <w:u w:val="none"/>
        </w:rPr>
        <w:t>in</w:t>
      </w:r>
      <w:r>
        <w:rPr>
          <w:spacing w:val="23"/>
          <w:u w:val="none"/>
        </w:rPr>
        <w:t xml:space="preserve"> </w:t>
      </w:r>
      <w:r>
        <w:rPr>
          <w:spacing w:val="1"/>
          <w:u w:val="none"/>
        </w:rPr>
        <w:t>w</w:t>
      </w:r>
      <w:r>
        <w:rPr>
          <w:u w:val="none"/>
        </w:rPr>
        <w:t>riti</w:t>
      </w:r>
      <w:r>
        <w:rPr>
          <w:spacing w:val="1"/>
          <w:u w:val="none"/>
        </w:rPr>
        <w:t>ng</w:t>
      </w:r>
      <w:r>
        <w:rPr>
          <w:u w:val="none"/>
        </w:rPr>
        <w:t>,</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w:t>
      </w:r>
      <w:r>
        <w:rPr>
          <w:spacing w:val="1"/>
          <w:u w:val="none"/>
        </w:rPr>
        <w:t>b</w:t>
      </w:r>
      <w:r>
        <w:rPr>
          <w:u w:val="none"/>
        </w:rPr>
        <w:t>)</w:t>
      </w:r>
      <w:r>
        <w:rPr>
          <w:spacing w:val="22"/>
          <w:u w:val="none"/>
        </w:rPr>
        <w:t xml:space="preserve"> </w:t>
      </w:r>
      <w:r>
        <w:rPr>
          <w:u w:val="none"/>
        </w:rPr>
        <w:t>t</w:t>
      </w:r>
      <w:r>
        <w:rPr>
          <w:spacing w:val="1"/>
          <w:u w:val="none"/>
        </w:rPr>
        <w:t>h</w:t>
      </w:r>
      <w:r>
        <w:rPr>
          <w:u w:val="none"/>
        </w:rPr>
        <w:t>e</w:t>
      </w:r>
      <w:r>
        <w:rPr>
          <w:spacing w:val="23"/>
          <w:u w:val="none"/>
        </w:rPr>
        <w:t xml:space="preserve"> </w:t>
      </w:r>
      <w:r>
        <w:rPr>
          <w:u w:val="none"/>
        </w:rPr>
        <w:t>assi</w:t>
      </w:r>
      <w:r>
        <w:rPr>
          <w:spacing w:val="1"/>
          <w:u w:val="none"/>
        </w:rPr>
        <w:t>gn</w:t>
      </w:r>
      <w:r>
        <w:rPr>
          <w:u w:val="none"/>
        </w:rPr>
        <w:t>ee</w:t>
      </w:r>
      <w:r>
        <w:rPr>
          <w:spacing w:val="23"/>
          <w:u w:val="none"/>
        </w:rPr>
        <w:t xml:space="preserve"> </w:t>
      </w:r>
      <w:r>
        <w:rPr>
          <w:u w:val="none"/>
        </w:rPr>
        <w:t>of</w:t>
      </w:r>
      <w:r>
        <w:rPr>
          <w:w w:val="102"/>
          <w:u w:val="none"/>
        </w:rPr>
        <w:t xml:space="preserve"> </w:t>
      </w:r>
      <w:r>
        <w:rPr>
          <w:u w:val="none"/>
        </w:rPr>
        <w:t>s</w:t>
      </w:r>
      <w:r>
        <w:rPr>
          <w:spacing w:val="1"/>
          <w:u w:val="none"/>
        </w:rPr>
        <w:t>u</w:t>
      </w:r>
      <w:r>
        <w:rPr>
          <w:u w:val="none"/>
        </w:rPr>
        <w:t>ch</w:t>
      </w:r>
      <w:r>
        <w:rPr>
          <w:spacing w:val="43"/>
          <w:u w:val="none"/>
        </w:rPr>
        <w:t xml:space="preserve"> </w:t>
      </w:r>
      <w:r>
        <w:rPr>
          <w:u w:val="none"/>
        </w:rPr>
        <w:t>I</w:t>
      </w:r>
      <w:r>
        <w:rPr>
          <w:spacing w:val="1"/>
          <w:u w:val="none"/>
        </w:rPr>
        <w:t>n</w:t>
      </w:r>
      <w:r>
        <w:rPr>
          <w:u w:val="none"/>
        </w:rPr>
        <w:t>terest</w:t>
      </w:r>
      <w:r>
        <w:rPr>
          <w:spacing w:val="43"/>
          <w:u w:val="none"/>
        </w:rPr>
        <w:t xml:space="preserve"> </w:t>
      </w:r>
      <w:r>
        <w:rPr>
          <w:u w:val="none"/>
        </w:rPr>
        <w:t>assu</w:t>
      </w:r>
      <w:r>
        <w:rPr>
          <w:spacing w:val="2"/>
          <w:u w:val="none"/>
        </w:rPr>
        <w:t>m</w:t>
      </w:r>
      <w:r>
        <w:rPr>
          <w:u w:val="none"/>
        </w:rPr>
        <w:t>es</w:t>
      </w:r>
      <w:r>
        <w:rPr>
          <w:spacing w:val="42"/>
          <w:u w:val="none"/>
        </w:rPr>
        <w:t xml:space="preserve"> </w:t>
      </w:r>
      <w:r>
        <w:rPr>
          <w:u w:val="none"/>
        </w:rPr>
        <w:t>in</w:t>
      </w:r>
      <w:r>
        <w:rPr>
          <w:spacing w:val="44"/>
          <w:u w:val="none"/>
        </w:rPr>
        <w:t xml:space="preserve"> </w:t>
      </w:r>
      <w:r>
        <w:rPr>
          <w:spacing w:val="1"/>
          <w:u w:val="none"/>
        </w:rPr>
        <w:t>w</w:t>
      </w:r>
      <w:r>
        <w:rPr>
          <w:u w:val="none"/>
        </w:rPr>
        <w:t>riti</w:t>
      </w:r>
      <w:r>
        <w:rPr>
          <w:spacing w:val="1"/>
          <w:u w:val="none"/>
        </w:rPr>
        <w:t>n</w:t>
      </w:r>
      <w:r>
        <w:rPr>
          <w:u w:val="none"/>
        </w:rPr>
        <w:t>g</w:t>
      </w:r>
      <w:r>
        <w:rPr>
          <w:spacing w:val="43"/>
          <w:u w:val="none"/>
        </w:rPr>
        <w:t xml:space="preserve"> </w:t>
      </w:r>
      <w:r>
        <w:rPr>
          <w:u w:val="none"/>
        </w:rPr>
        <w:t>each</w:t>
      </w:r>
      <w:r>
        <w:rPr>
          <w:spacing w:val="44"/>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42"/>
          <w:u w:val="none"/>
        </w:rPr>
        <w:t xml:space="preserve"> </w:t>
      </w:r>
      <w:r>
        <w:rPr>
          <w:u w:val="none"/>
        </w:rPr>
        <w:t>obli</w:t>
      </w:r>
      <w:r>
        <w:rPr>
          <w:spacing w:val="1"/>
          <w:u w:val="none"/>
        </w:rPr>
        <w:t>g</w:t>
      </w:r>
      <w:r>
        <w:rPr>
          <w:u w:val="none"/>
        </w:rPr>
        <w:t>ati</w:t>
      </w:r>
      <w:r>
        <w:rPr>
          <w:spacing w:val="1"/>
          <w:u w:val="none"/>
        </w:rPr>
        <w:t>o</w:t>
      </w:r>
      <w:r>
        <w:rPr>
          <w:u w:val="none"/>
        </w:rPr>
        <w:t>ns</w:t>
      </w:r>
      <w:r>
        <w:rPr>
          <w:spacing w:val="43"/>
          <w:u w:val="none"/>
        </w:rPr>
        <w:t xml:space="preserve"> </w:t>
      </w:r>
      <w:r>
        <w:rPr>
          <w:u w:val="none"/>
        </w:rPr>
        <w:t>of</w:t>
      </w:r>
      <w:r>
        <w:rPr>
          <w:spacing w:val="42"/>
          <w:u w:val="none"/>
        </w:rPr>
        <w:t xml:space="preserve"> </w:t>
      </w:r>
      <w:r>
        <w:rPr>
          <w:u w:val="none"/>
        </w:rPr>
        <w:t>t</w:t>
      </w:r>
      <w:r>
        <w:rPr>
          <w:spacing w:val="1"/>
          <w:u w:val="none"/>
        </w:rPr>
        <w:t>h</w:t>
      </w:r>
      <w:r>
        <w:rPr>
          <w:u w:val="none"/>
        </w:rPr>
        <w:t>e</w:t>
      </w:r>
      <w:r>
        <w:rPr>
          <w:spacing w:val="43"/>
          <w:u w:val="none"/>
        </w:rPr>
        <w:t xml:space="preserve"> </w:t>
      </w:r>
      <w:r>
        <w:rPr>
          <w:u w:val="none"/>
        </w:rPr>
        <w:t>assi</w:t>
      </w:r>
      <w:r>
        <w:rPr>
          <w:spacing w:val="1"/>
          <w:u w:val="none"/>
        </w:rPr>
        <w:t>g</w:t>
      </w:r>
      <w:r>
        <w:rPr>
          <w:u w:val="none"/>
        </w:rPr>
        <w:t>nor</w:t>
      </w:r>
      <w:r>
        <w:rPr>
          <w:spacing w:val="42"/>
          <w:u w:val="none"/>
        </w:rPr>
        <w:t xml:space="preserve"> </w:t>
      </w:r>
      <w:r>
        <w:rPr>
          <w:u w:val="none"/>
        </w:rPr>
        <w:t>to</w:t>
      </w:r>
      <w:r>
        <w:rPr>
          <w:spacing w:val="45"/>
          <w:u w:val="none"/>
        </w:rPr>
        <w:t xml:space="preserve"> </w:t>
      </w:r>
      <w:r>
        <w:rPr>
          <w:u w:val="none"/>
        </w:rPr>
        <w:t>t</w:t>
      </w:r>
      <w:r>
        <w:rPr>
          <w:spacing w:val="1"/>
          <w:u w:val="none"/>
        </w:rPr>
        <w:t>h</w:t>
      </w:r>
      <w:r>
        <w:rPr>
          <w:u w:val="none"/>
        </w:rPr>
        <w:t>e</w:t>
      </w:r>
      <w:r>
        <w:rPr>
          <w:spacing w:val="4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t</w:t>
      </w:r>
      <w:r>
        <w:rPr>
          <w:spacing w:val="1"/>
          <w:u w:val="none"/>
        </w:rPr>
        <w:t>h</w:t>
      </w:r>
      <w:r>
        <w:rPr>
          <w:u w:val="none"/>
        </w:rPr>
        <w:t>at</w:t>
      </w:r>
      <w:r>
        <w:rPr>
          <w:spacing w:val="43"/>
          <w:u w:val="none"/>
        </w:rPr>
        <w:t xml:space="preserve"> </w:t>
      </w:r>
      <w:r>
        <w:rPr>
          <w:u w:val="none"/>
        </w:rPr>
        <w:t>s</w:t>
      </w:r>
      <w:r>
        <w:rPr>
          <w:spacing w:val="1"/>
          <w:u w:val="none"/>
        </w:rPr>
        <w:t>u</w:t>
      </w:r>
      <w:r>
        <w:rPr>
          <w:u w:val="none"/>
        </w:rPr>
        <w:t>ch</w:t>
      </w:r>
      <w:r>
        <w:rPr>
          <w:w w:val="102"/>
          <w:u w:val="none"/>
        </w:rPr>
        <w:t xml:space="preserve"> </w:t>
      </w:r>
      <w:r>
        <w:rPr>
          <w:u w:val="none"/>
        </w:rPr>
        <w:t>assignor</w:t>
      </w:r>
      <w:r>
        <w:rPr>
          <w:spacing w:val="15"/>
          <w:u w:val="none"/>
        </w:rPr>
        <w:t xml:space="preserve"> </w:t>
      </w:r>
      <w:r>
        <w:rPr>
          <w:u w:val="none"/>
        </w:rPr>
        <w:t>a</w:t>
      </w:r>
      <w:r>
        <w:rPr>
          <w:spacing w:val="1"/>
          <w:u w:val="none"/>
        </w:rPr>
        <w:t>g</w:t>
      </w:r>
      <w:r>
        <w:rPr>
          <w:u w:val="none"/>
        </w:rPr>
        <w:t>ree</w:t>
      </w:r>
      <w:r>
        <w:rPr>
          <w:spacing w:val="16"/>
          <w:u w:val="none"/>
        </w:rPr>
        <w:t xml:space="preserve"> </w:t>
      </w:r>
      <w:r>
        <w:rPr>
          <w:u w:val="none"/>
        </w:rPr>
        <w:t>in</w:t>
      </w:r>
      <w:r>
        <w:rPr>
          <w:spacing w:val="17"/>
          <w:u w:val="none"/>
        </w:rPr>
        <w:t xml:space="preserve"> </w:t>
      </w:r>
      <w:r>
        <w:rPr>
          <w:spacing w:val="1"/>
          <w:u w:val="none"/>
        </w:rPr>
        <w:t>w</w:t>
      </w:r>
      <w:r>
        <w:rPr>
          <w:u w:val="none"/>
        </w:rPr>
        <w:t>riting</w:t>
      </w:r>
      <w:r>
        <w:rPr>
          <w:spacing w:val="16"/>
          <w:u w:val="none"/>
        </w:rPr>
        <w:t xml:space="preserve"> </w:t>
      </w:r>
      <w:r>
        <w:rPr>
          <w:u w:val="none"/>
        </w:rPr>
        <w:t>to</w:t>
      </w:r>
      <w:r>
        <w:rPr>
          <w:spacing w:val="16"/>
          <w:u w:val="none"/>
        </w:rPr>
        <w:t xml:space="preserve"> </w:t>
      </w:r>
      <w:r>
        <w:rPr>
          <w:u w:val="none"/>
        </w:rPr>
        <w:t>be</w:t>
      </w:r>
      <w:r>
        <w:rPr>
          <w:spacing w:val="17"/>
          <w:u w:val="none"/>
        </w:rPr>
        <w:t xml:space="preserve"> </w:t>
      </w:r>
      <w:r>
        <w:rPr>
          <w:u w:val="none"/>
        </w:rPr>
        <w:t>bound</w:t>
      </w:r>
      <w:r>
        <w:rPr>
          <w:spacing w:val="16"/>
          <w:u w:val="none"/>
        </w:rPr>
        <w:t xml:space="preserve"> </w:t>
      </w:r>
      <w:r>
        <w:rPr>
          <w:u w:val="none"/>
        </w:rPr>
        <w:t>by</w:t>
      </w:r>
      <w:r>
        <w:rPr>
          <w:spacing w:val="17"/>
          <w:u w:val="none"/>
        </w:rPr>
        <w:t xml:space="preserve"> </w:t>
      </w:r>
      <w:r>
        <w:rPr>
          <w:u w:val="none"/>
        </w:rPr>
        <w:t>each</w:t>
      </w:r>
      <w:r>
        <w:rPr>
          <w:spacing w:val="16"/>
          <w:u w:val="none"/>
        </w:rPr>
        <w:t xml:space="preserve"> </w:t>
      </w:r>
      <w:r>
        <w:rPr>
          <w:u w:val="none"/>
        </w:rPr>
        <w:t>of</w:t>
      </w:r>
      <w:r>
        <w:rPr>
          <w:spacing w:val="15"/>
          <w:u w:val="none"/>
        </w:rPr>
        <w:t xml:space="preserve"> </w:t>
      </w:r>
      <w:r>
        <w:rPr>
          <w:u w:val="none"/>
        </w:rPr>
        <w:t>the</w:t>
      </w:r>
      <w:r>
        <w:rPr>
          <w:spacing w:val="19"/>
          <w:u w:val="none"/>
        </w:rPr>
        <w:t xml:space="preserve"> </w:t>
      </w:r>
      <w:r>
        <w:rPr>
          <w:u w:val="none"/>
        </w:rPr>
        <w:t>ter</w:t>
      </w:r>
      <w:r>
        <w:rPr>
          <w:spacing w:val="2"/>
          <w:u w:val="none"/>
        </w:rPr>
        <w:t>m</w:t>
      </w:r>
      <w:r>
        <w:rPr>
          <w:u w:val="none"/>
        </w:rPr>
        <w:t>s</w:t>
      </w:r>
      <w:r>
        <w:rPr>
          <w:spacing w:val="17"/>
          <w:u w:val="none"/>
        </w:rPr>
        <w:t xml:space="preserve"> </w:t>
      </w:r>
      <w:r>
        <w:rPr>
          <w:u w:val="none"/>
        </w:rPr>
        <w:t>and</w:t>
      </w:r>
      <w:r>
        <w:rPr>
          <w:spacing w:val="16"/>
          <w:u w:val="none"/>
        </w:rPr>
        <w:t xml:space="preserve"> </w:t>
      </w:r>
      <w:r>
        <w:rPr>
          <w:u w:val="none"/>
        </w:rPr>
        <w:t>conditi</w:t>
      </w:r>
      <w:r>
        <w:rPr>
          <w:spacing w:val="1"/>
          <w:u w:val="none"/>
        </w:rPr>
        <w:t>o</w:t>
      </w:r>
      <w:r>
        <w:rPr>
          <w:u w:val="none"/>
        </w:rPr>
        <w:t>ns</w:t>
      </w:r>
      <w:r>
        <w:rPr>
          <w:spacing w:val="17"/>
          <w:u w:val="none"/>
        </w:rPr>
        <w:t xml:space="preserve"> </w:t>
      </w:r>
      <w:r>
        <w:rPr>
          <w:u w:val="none"/>
        </w:rPr>
        <w:t>of</w:t>
      </w:r>
      <w:r>
        <w:rPr>
          <w:spacing w:val="16"/>
          <w:u w:val="none"/>
        </w:rPr>
        <w:t xml:space="preserve"> </w:t>
      </w:r>
      <w:r>
        <w:rPr>
          <w:u w:val="none"/>
        </w:rPr>
        <w:t>t</w:t>
      </w:r>
      <w:r>
        <w:rPr>
          <w:spacing w:val="1"/>
          <w:u w:val="none"/>
        </w:rPr>
        <w:t>h</w:t>
      </w:r>
      <w:r>
        <w:rPr>
          <w:u w:val="none"/>
        </w:rPr>
        <w:t>is</w:t>
      </w:r>
      <w:r>
        <w:rPr>
          <w:spacing w:val="16"/>
          <w:u w:val="none"/>
        </w:rPr>
        <w:t xml:space="preserve"> </w:t>
      </w:r>
      <w:r>
        <w:rPr>
          <w:spacing w:val="2"/>
          <w:u w:val="none"/>
        </w:rPr>
        <w:t>A</w:t>
      </w:r>
      <w:r>
        <w:rPr>
          <w:u w:val="none"/>
        </w:rPr>
        <w:t>gree</w:t>
      </w:r>
      <w:r>
        <w:rPr>
          <w:spacing w:val="2"/>
          <w:u w:val="none"/>
        </w:rPr>
        <w:t>m</w:t>
      </w:r>
      <w:r>
        <w:rPr>
          <w:u w:val="none"/>
        </w:rPr>
        <w:t>ent.</w:t>
      </w:r>
    </w:p>
    <w:p w14:paraId="2428F92D" w14:textId="77777777" w:rsidR="000C19C9" w:rsidRDefault="000C19C9">
      <w:pPr>
        <w:spacing w:line="251" w:lineRule="auto"/>
        <w:jc w:val="both"/>
        <w:sectPr w:rsidR="000C19C9">
          <w:pgSz w:w="12240" w:h="15840"/>
          <w:pgMar w:top="1380" w:right="1320" w:bottom="940" w:left="1340" w:header="0" w:footer="742" w:gutter="0"/>
          <w:cols w:space="720"/>
        </w:sectPr>
      </w:pPr>
    </w:p>
    <w:p w14:paraId="52EC088A" w14:textId="77777777" w:rsidR="000C19C9" w:rsidRDefault="00D3642A">
      <w:pPr>
        <w:pStyle w:val="BodyText"/>
        <w:numPr>
          <w:ilvl w:val="2"/>
          <w:numId w:val="6"/>
        </w:numPr>
        <w:tabs>
          <w:tab w:val="left" w:pos="2264"/>
        </w:tabs>
        <w:spacing w:before="70" w:line="252" w:lineRule="auto"/>
        <w:ind w:right="111" w:firstLine="1440"/>
        <w:jc w:val="both"/>
        <w:rPr>
          <w:u w:val="none"/>
        </w:rPr>
      </w:pPr>
      <w:r>
        <w:rPr>
          <w:spacing w:val="1"/>
          <w:u w:color="000000"/>
        </w:rPr>
        <w:lastRenderedPageBreak/>
        <w:t>R</w:t>
      </w:r>
      <w:r>
        <w:rPr>
          <w:u w:color="000000"/>
        </w:rPr>
        <w:t>i</w:t>
      </w:r>
      <w:r>
        <w:rPr>
          <w:spacing w:val="1"/>
          <w:u w:color="000000"/>
        </w:rPr>
        <w:t>gh</w:t>
      </w:r>
      <w:r>
        <w:rPr>
          <w:u w:color="000000"/>
        </w:rPr>
        <w:t>ts</w:t>
      </w:r>
      <w:r>
        <w:rPr>
          <w:spacing w:val="44"/>
          <w:u w:color="000000"/>
        </w:rPr>
        <w:t xml:space="preserve"> </w:t>
      </w:r>
      <w:r>
        <w:rPr>
          <w:spacing w:val="1"/>
          <w:u w:color="000000"/>
        </w:rPr>
        <w:t>o</w:t>
      </w:r>
      <w:r>
        <w:rPr>
          <w:u w:color="000000"/>
        </w:rPr>
        <w:t>f</w:t>
      </w:r>
      <w:r>
        <w:rPr>
          <w:spacing w:val="43"/>
          <w:u w:color="000000"/>
        </w:rPr>
        <w:t xml:space="preserve"> </w:t>
      </w:r>
      <w:r>
        <w:rPr>
          <w:spacing w:val="1"/>
          <w:u w:color="000000"/>
        </w:rPr>
        <w:t>A</w:t>
      </w:r>
      <w:r>
        <w:rPr>
          <w:u w:color="000000"/>
        </w:rPr>
        <w:t>ssi</w:t>
      </w:r>
      <w:r>
        <w:rPr>
          <w:spacing w:val="1"/>
          <w:u w:color="000000"/>
        </w:rPr>
        <w:t>gn</w:t>
      </w:r>
      <w:r>
        <w:rPr>
          <w:u w:color="000000"/>
        </w:rPr>
        <w:t>ee</w:t>
      </w:r>
      <w:r>
        <w:rPr>
          <w:u w:val="none"/>
        </w:rPr>
        <w:t>.</w:t>
      </w:r>
      <w:r>
        <w:rPr>
          <w:spacing w:val="45"/>
          <w:u w:val="none"/>
        </w:rPr>
        <w:t xml:space="preserve"> </w:t>
      </w:r>
      <w:r>
        <w:rPr>
          <w:u w:val="none"/>
        </w:rPr>
        <w:t>If</w:t>
      </w:r>
      <w:r>
        <w:rPr>
          <w:spacing w:val="44"/>
          <w:u w:val="none"/>
        </w:rPr>
        <w:t xml:space="preserve"> </w:t>
      </w:r>
      <w:r>
        <w:rPr>
          <w:u w:val="none"/>
        </w:rPr>
        <w:t>a</w:t>
      </w:r>
      <w:r>
        <w:rPr>
          <w:spacing w:val="46"/>
          <w:u w:val="none"/>
        </w:rPr>
        <w:t xml:space="preserve"> </w:t>
      </w:r>
      <w:r>
        <w:rPr>
          <w:spacing w:val="1"/>
          <w:u w:val="none"/>
        </w:rPr>
        <w:t>T</w:t>
      </w:r>
      <w:r>
        <w:rPr>
          <w:u w:val="none"/>
        </w:rPr>
        <w:t>ra</w:t>
      </w:r>
      <w:r>
        <w:rPr>
          <w:spacing w:val="1"/>
          <w:u w:val="none"/>
        </w:rPr>
        <w:t>n</w:t>
      </w:r>
      <w:r>
        <w:rPr>
          <w:u w:val="none"/>
        </w:rPr>
        <w:t>sfer</w:t>
      </w:r>
      <w:r>
        <w:rPr>
          <w:spacing w:val="44"/>
          <w:u w:val="none"/>
        </w:rPr>
        <w:t xml:space="preserve"> </w:t>
      </w:r>
      <w:r>
        <w:rPr>
          <w:spacing w:val="1"/>
          <w:u w:val="none"/>
        </w:rPr>
        <w:t>o</w:t>
      </w:r>
      <w:r>
        <w:rPr>
          <w:u w:val="none"/>
        </w:rPr>
        <w:t>f</w:t>
      </w:r>
      <w:r>
        <w:rPr>
          <w:spacing w:val="45"/>
          <w:u w:val="none"/>
        </w:rPr>
        <w:t xml:space="preserve"> </w:t>
      </w:r>
      <w:r>
        <w:rPr>
          <w:u w:val="none"/>
        </w:rPr>
        <w:t>an</w:t>
      </w:r>
      <w:r>
        <w:rPr>
          <w:spacing w:val="45"/>
          <w:u w:val="none"/>
        </w:rPr>
        <w:t xml:space="preserve"> </w:t>
      </w:r>
      <w:r>
        <w:rPr>
          <w:u w:val="none"/>
        </w:rPr>
        <w:t>I</w:t>
      </w:r>
      <w:r>
        <w:rPr>
          <w:spacing w:val="1"/>
          <w:u w:val="none"/>
        </w:rPr>
        <w:t>n</w:t>
      </w:r>
      <w:r>
        <w:rPr>
          <w:u w:val="none"/>
        </w:rPr>
        <w:t>terest</w:t>
      </w:r>
      <w:r>
        <w:rPr>
          <w:spacing w:val="44"/>
          <w:u w:val="none"/>
        </w:rPr>
        <w:t xml:space="preserve"> </w:t>
      </w:r>
      <w:r>
        <w:rPr>
          <w:spacing w:val="1"/>
          <w:u w:val="none"/>
        </w:rPr>
        <w:t>o</w:t>
      </w:r>
      <w:r>
        <w:rPr>
          <w:u w:val="none"/>
        </w:rPr>
        <w:t>f</w:t>
      </w:r>
      <w:r>
        <w:rPr>
          <w:spacing w:val="44"/>
          <w:u w:val="none"/>
        </w:rPr>
        <w:t xml:space="preserve"> </w:t>
      </w:r>
      <w:r>
        <w:rPr>
          <w:u w:val="none"/>
        </w:rPr>
        <w:t>t</w:t>
      </w:r>
      <w:r>
        <w:rPr>
          <w:spacing w:val="1"/>
          <w:u w:val="none"/>
        </w:rPr>
        <w:t>h</w:t>
      </w:r>
      <w:r>
        <w:rPr>
          <w:u w:val="none"/>
        </w:rPr>
        <w:t>e</w:t>
      </w:r>
      <w:r>
        <w:rPr>
          <w:spacing w:val="4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6"/>
          <w:u w:val="none"/>
        </w:rPr>
        <w:t xml:space="preserve"> </w:t>
      </w:r>
      <w:r>
        <w:rPr>
          <w:u w:val="none"/>
        </w:rPr>
        <w:t>is</w:t>
      </w:r>
      <w:r>
        <w:rPr>
          <w:spacing w:val="44"/>
          <w:u w:val="none"/>
        </w:rPr>
        <w:t xml:space="preserve"> </w:t>
      </w:r>
      <w:r>
        <w:rPr>
          <w:spacing w:val="2"/>
          <w:u w:val="none"/>
        </w:rPr>
        <w:t>m</w:t>
      </w:r>
      <w:r>
        <w:rPr>
          <w:u w:val="none"/>
        </w:rPr>
        <w:t>a</w:t>
      </w:r>
      <w:r>
        <w:rPr>
          <w:spacing w:val="1"/>
          <w:u w:val="none"/>
        </w:rPr>
        <w:t>d</w:t>
      </w:r>
      <w:r>
        <w:rPr>
          <w:u w:val="none"/>
        </w:rPr>
        <w:t>e</w:t>
      </w:r>
      <w:r>
        <w:rPr>
          <w:spacing w:val="45"/>
          <w:u w:val="none"/>
        </w:rPr>
        <w:t xml:space="preserve"> </w:t>
      </w:r>
      <w:r>
        <w:rPr>
          <w:spacing w:val="1"/>
          <w:u w:val="none"/>
        </w:rPr>
        <w:t>b</w:t>
      </w:r>
      <w:r>
        <w:rPr>
          <w:u w:val="none"/>
        </w:rPr>
        <w:t>y</w:t>
      </w:r>
      <w:r>
        <w:rPr>
          <w:spacing w:val="45"/>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spacing w:val="1"/>
          <w:u w:val="none"/>
        </w:rPr>
        <w:t>bu</w:t>
      </w:r>
      <w:r>
        <w:rPr>
          <w:u w:val="none"/>
        </w:rPr>
        <w:t>t</w:t>
      </w:r>
      <w:r>
        <w:rPr>
          <w:spacing w:val="18"/>
          <w:u w:val="none"/>
        </w:rPr>
        <w:t xml:space="preserve"> </w:t>
      </w:r>
      <w:r>
        <w:rPr>
          <w:u w:val="none"/>
        </w:rPr>
        <w:t>t</w:t>
      </w:r>
      <w:r>
        <w:rPr>
          <w:spacing w:val="1"/>
          <w:u w:val="none"/>
        </w:rPr>
        <w:t>h</w:t>
      </w:r>
      <w:r>
        <w:rPr>
          <w:u w:val="none"/>
        </w:rPr>
        <w:t>e</w:t>
      </w:r>
      <w:r>
        <w:rPr>
          <w:spacing w:val="20"/>
          <w:u w:val="none"/>
        </w:rPr>
        <w:t xml:space="preserve"> </w:t>
      </w:r>
      <w:r>
        <w:rPr>
          <w:spacing w:val="1"/>
          <w:u w:val="none"/>
        </w:rPr>
        <w:t>T</w:t>
      </w:r>
      <w:r>
        <w:rPr>
          <w:u w:val="none"/>
        </w:rPr>
        <w:t>ransfer</w:t>
      </w:r>
      <w:r>
        <w:rPr>
          <w:spacing w:val="19"/>
          <w:u w:val="none"/>
        </w:rPr>
        <w:t xml:space="preserve"> </w:t>
      </w:r>
      <w:r>
        <w:rPr>
          <w:u w:val="none"/>
        </w:rPr>
        <w:t>does</w:t>
      </w:r>
      <w:r>
        <w:rPr>
          <w:spacing w:val="20"/>
          <w:u w:val="none"/>
        </w:rPr>
        <w:t xml:space="preserve"> </w:t>
      </w:r>
      <w:r>
        <w:rPr>
          <w:u w:val="none"/>
        </w:rPr>
        <w:t>not</w:t>
      </w:r>
      <w:r>
        <w:rPr>
          <w:spacing w:val="20"/>
          <w:u w:val="none"/>
        </w:rPr>
        <w:t xml:space="preserve"> </w:t>
      </w:r>
      <w:r>
        <w:rPr>
          <w:u w:val="none"/>
        </w:rPr>
        <w:t>satisfy</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conditi</w:t>
      </w:r>
      <w:r>
        <w:rPr>
          <w:spacing w:val="1"/>
          <w:u w:val="none"/>
        </w:rPr>
        <w:t>o</w:t>
      </w:r>
      <w:r>
        <w:rPr>
          <w:u w:val="none"/>
        </w:rPr>
        <w:t>ns</w:t>
      </w:r>
      <w:r>
        <w:rPr>
          <w:spacing w:val="19"/>
          <w:u w:val="none"/>
        </w:rPr>
        <w:t xml:space="preserve"> </w:t>
      </w:r>
      <w:r>
        <w:rPr>
          <w:u w:val="none"/>
        </w:rPr>
        <w:t>set</w:t>
      </w:r>
      <w:r>
        <w:rPr>
          <w:spacing w:val="20"/>
          <w:u w:val="none"/>
        </w:rPr>
        <w:t xml:space="preserve"> </w:t>
      </w:r>
      <w:r>
        <w:rPr>
          <w:u w:val="none"/>
        </w:rPr>
        <w:t>forth</w:t>
      </w:r>
      <w:r>
        <w:rPr>
          <w:spacing w:val="19"/>
          <w:u w:val="none"/>
        </w:rPr>
        <w:t xml:space="preserve"> </w:t>
      </w:r>
      <w:r>
        <w:rPr>
          <w:u w:val="none"/>
        </w:rPr>
        <w:t>in</w:t>
      </w:r>
      <w:r>
        <w:rPr>
          <w:spacing w:val="20"/>
          <w:u w:val="none"/>
        </w:rPr>
        <w:t xml:space="preserve"> </w:t>
      </w:r>
      <w:r>
        <w:rPr>
          <w:u w:val="none"/>
        </w:rPr>
        <w:t>t</w:t>
      </w:r>
      <w:r>
        <w:rPr>
          <w:spacing w:val="1"/>
          <w:u w:val="none"/>
        </w:rPr>
        <w:t>h</w:t>
      </w:r>
      <w:r>
        <w:rPr>
          <w:u w:val="none"/>
        </w:rPr>
        <w:t>is</w:t>
      </w:r>
      <w:r>
        <w:rPr>
          <w:spacing w:val="19"/>
          <w:u w:val="none"/>
        </w:rPr>
        <w:t xml:space="preserve"> </w:t>
      </w:r>
      <w:r>
        <w:rPr>
          <w:spacing w:val="2"/>
          <w:u w:val="none"/>
        </w:rPr>
        <w:t>A</w:t>
      </w:r>
      <w:r>
        <w:rPr>
          <w:u w:val="none"/>
        </w:rPr>
        <w:t>rticle</w:t>
      </w:r>
      <w:r>
        <w:rPr>
          <w:spacing w:val="20"/>
          <w:u w:val="none"/>
        </w:rPr>
        <w:t xml:space="preserve"> </w:t>
      </w:r>
      <w:r>
        <w:rPr>
          <w:spacing w:val="2"/>
          <w:u w:val="none"/>
        </w:rPr>
        <w:t>V</w:t>
      </w:r>
      <w:r>
        <w:rPr>
          <w:u w:val="none"/>
        </w:rPr>
        <w:t>III,</w:t>
      </w:r>
      <w:r>
        <w:rPr>
          <w:spacing w:val="18"/>
          <w:u w:val="none"/>
        </w:rPr>
        <w:t xml:space="preserve"> </w:t>
      </w:r>
      <w:r>
        <w:rPr>
          <w:u w:val="none"/>
        </w:rPr>
        <w:t>t</w:t>
      </w:r>
      <w:r>
        <w:rPr>
          <w:spacing w:val="1"/>
          <w:u w:val="none"/>
        </w:rPr>
        <w:t>h</w:t>
      </w:r>
      <w:r>
        <w:rPr>
          <w:u w:val="none"/>
        </w:rPr>
        <w:t>e</w:t>
      </w:r>
      <w:r>
        <w:rPr>
          <w:spacing w:val="20"/>
          <w:u w:val="none"/>
        </w:rPr>
        <w:t xml:space="preserve"> </w:t>
      </w:r>
      <w:r>
        <w:rPr>
          <w:u w:val="none"/>
        </w:rPr>
        <w:t>assi</w:t>
      </w:r>
      <w:r>
        <w:rPr>
          <w:spacing w:val="1"/>
          <w:u w:val="none"/>
        </w:rPr>
        <w:t>g</w:t>
      </w:r>
      <w:r>
        <w:rPr>
          <w:u w:val="none"/>
        </w:rPr>
        <w:t>nee</w:t>
      </w:r>
      <w:r>
        <w:rPr>
          <w:spacing w:val="19"/>
          <w:u w:val="none"/>
        </w:rPr>
        <w:t xml:space="preserve"> </w:t>
      </w:r>
      <w:r>
        <w:rPr>
          <w:u w:val="none"/>
        </w:rPr>
        <w:t>of</w:t>
      </w:r>
      <w:r>
        <w:rPr>
          <w:spacing w:val="20"/>
          <w:u w:val="none"/>
        </w:rPr>
        <w:t xml:space="preserve"> </w:t>
      </w:r>
      <w:r>
        <w:rPr>
          <w:u w:val="none"/>
        </w:rPr>
        <w:t>such</w:t>
      </w:r>
      <w:r>
        <w:rPr>
          <w:w w:val="102"/>
          <w:u w:val="none"/>
        </w:rPr>
        <w:t xml:space="preserve"> </w:t>
      </w:r>
      <w:r>
        <w:rPr>
          <w:u w:val="none"/>
        </w:rPr>
        <w:t>I</w:t>
      </w:r>
      <w:r>
        <w:rPr>
          <w:spacing w:val="1"/>
          <w:u w:val="none"/>
        </w:rPr>
        <w:t>n</w:t>
      </w:r>
      <w:r>
        <w:rPr>
          <w:u w:val="none"/>
        </w:rPr>
        <w:t>terest</w:t>
      </w:r>
      <w:r>
        <w:rPr>
          <w:spacing w:val="26"/>
          <w:u w:val="none"/>
        </w:rPr>
        <w:t xml:space="preserve"> </w:t>
      </w:r>
      <w:r>
        <w:rPr>
          <w:u w:val="none"/>
        </w:rPr>
        <w:t>s</w:t>
      </w:r>
      <w:r>
        <w:rPr>
          <w:spacing w:val="1"/>
          <w:u w:val="none"/>
        </w:rPr>
        <w:t>h</w:t>
      </w:r>
      <w:r>
        <w:rPr>
          <w:u w:val="none"/>
        </w:rPr>
        <w:t>all</w:t>
      </w:r>
      <w:r>
        <w:rPr>
          <w:spacing w:val="26"/>
          <w:u w:val="none"/>
        </w:rPr>
        <w:t xml:space="preserve"> </w:t>
      </w:r>
      <w:r>
        <w:rPr>
          <w:spacing w:val="1"/>
          <w:u w:val="none"/>
        </w:rPr>
        <w:t>ho</w:t>
      </w:r>
      <w:r>
        <w:rPr>
          <w:u w:val="none"/>
        </w:rPr>
        <w:t>ld</w:t>
      </w:r>
      <w:r>
        <w:rPr>
          <w:spacing w:val="27"/>
          <w:u w:val="none"/>
        </w:rPr>
        <w:t xml:space="preserve"> </w:t>
      </w:r>
      <w:r>
        <w:rPr>
          <w:spacing w:val="1"/>
          <w:u w:val="none"/>
        </w:rPr>
        <w:t>on</w:t>
      </w:r>
      <w:r>
        <w:rPr>
          <w:u w:val="none"/>
        </w:rPr>
        <w:t>ly</w:t>
      </w:r>
      <w:r>
        <w:rPr>
          <w:spacing w:val="27"/>
          <w:u w:val="none"/>
        </w:rPr>
        <w:t xml:space="preserve"> </w:t>
      </w:r>
      <w:r>
        <w:rPr>
          <w:u w:val="none"/>
        </w:rPr>
        <w:t>an</w:t>
      </w:r>
      <w:r>
        <w:rPr>
          <w:spacing w:val="28"/>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7"/>
          <w:u w:val="none"/>
        </w:rPr>
        <w:t xml:space="preserve"> </w:t>
      </w:r>
      <w:r>
        <w:rPr>
          <w:u w:val="none"/>
        </w:rPr>
        <w:t>I</w:t>
      </w:r>
      <w:r>
        <w:rPr>
          <w:spacing w:val="1"/>
          <w:u w:val="none"/>
        </w:rPr>
        <w:t>n</w:t>
      </w:r>
      <w:r>
        <w:rPr>
          <w:u w:val="none"/>
        </w:rPr>
        <w:t>terest</w:t>
      </w:r>
      <w:r>
        <w:rPr>
          <w:spacing w:val="26"/>
          <w:u w:val="none"/>
        </w:rPr>
        <w:t xml:space="preserve"> </w:t>
      </w:r>
      <w:r>
        <w:rPr>
          <w:u w:val="none"/>
        </w:rPr>
        <w:t>in</w:t>
      </w:r>
      <w:r>
        <w:rPr>
          <w:spacing w:val="27"/>
          <w:u w:val="none"/>
        </w:rPr>
        <w:t xml:space="preserve"> </w:t>
      </w:r>
      <w:r>
        <w:rPr>
          <w:u w:val="none"/>
        </w:rPr>
        <w:t>t</w:t>
      </w:r>
      <w:r>
        <w:rPr>
          <w:spacing w:val="1"/>
          <w:u w:val="none"/>
        </w:rPr>
        <w:t>h</w:t>
      </w:r>
      <w:r>
        <w:rPr>
          <w:u w:val="none"/>
        </w:rPr>
        <w:t>e</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6"/>
          <w:u w:val="none"/>
        </w:rPr>
        <w:t xml:space="preserve"> </w:t>
      </w:r>
      <w:r>
        <w:rPr>
          <w:spacing w:val="1"/>
          <w:u w:val="none"/>
        </w:rPr>
        <w:t>w</w:t>
      </w:r>
      <w:r>
        <w:rPr>
          <w:u w:val="none"/>
        </w:rPr>
        <w:t>ith</w:t>
      </w:r>
      <w:r>
        <w:rPr>
          <w:spacing w:val="27"/>
          <w:u w:val="none"/>
        </w:rPr>
        <w:t xml:space="preserve"> </w:t>
      </w:r>
      <w:r>
        <w:rPr>
          <w:u w:val="none"/>
        </w:rPr>
        <w:t>t</w:t>
      </w:r>
      <w:r>
        <w:rPr>
          <w:spacing w:val="1"/>
          <w:u w:val="none"/>
        </w:rPr>
        <w:t>h</w:t>
      </w:r>
      <w:r>
        <w:rPr>
          <w:u w:val="none"/>
        </w:rPr>
        <w:t>e</w:t>
      </w:r>
      <w:r>
        <w:rPr>
          <w:spacing w:val="28"/>
          <w:u w:val="none"/>
        </w:rPr>
        <w:t xml:space="preserve"> </w:t>
      </w:r>
      <w:r>
        <w:rPr>
          <w:u w:val="none"/>
        </w:rPr>
        <w:t>ri</w:t>
      </w:r>
      <w:r>
        <w:rPr>
          <w:spacing w:val="1"/>
          <w:u w:val="none"/>
        </w:rPr>
        <w:t>gh</w:t>
      </w:r>
      <w:r>
        <w:rPr>
          <w:u w:val="none"/>
        </w:rPr>
        <w:t>t</w:t>
      </w:r>
      <w:r>
        <w:rPr>
          <w:spacing w:val="26"/>
          <w:u w:val="none"/>
        </w:rPr>
        <w:t xml:space="preserve"> </w:t>
      </w:r>
      <w:r>
        <w:rPr>
          <w:spacing w:val="1"/>
          <w:u w:val="none"/>
        </w:rPr>
        <w:t>o</w:t>
      </w:r>
      <w:r>
        <w:rPr>
          <w:u w:val="none"/>
        </w:rPr>
        <w:t>f</w:t>
      </w:r>
      <w:r>
        <w:rPr>
          <w:spacing w:val="27"/>
          <w:u w:val="none"/>
        </w:rPr>
        <w:t xml:space="preserve"> </w:t>
      </w:r>
      <w:r>
        <w:rPr>
          <w:u w:val="none"/>
        </w:rPr>
        <w:t>s</w:t>
      </w:r>
      <w:r>
        <w:rPr>
          <w:spacing w:val="1"/>
          <w:u w:val="none"/>
        </w:rPr>
        <w:t>u</w:t>
      </w:r>
      <w:r>
        <w:rPr>
          <w:u w:val="none"/>
        </w:rPr>
        <w:t>ch</w:t>
      </w:r>
      <w:r>
        <w:rPr>
          <w:spacing w:val="27"/>
          <w:u w:val="none"/>
        </w:rPr>
        <w:t xml:space="preserve"> </w:t>
      </w:r>
      <w:r>
        <w:rPr>
          <w:u w:val="none"/>
        </w:rPr>
        <w:t>assi</w:t>
      </w:r>
      <w:r>
        <w:rPr>
          <w:spacing w:val="1"/>
          <w:u w:val="none"/>
        </w:rPr>
        <w:t>gn</w:t>
      </w:r>
      <w:r>
        <w:rPr>
          <w:u w:val="none"/>
        </w:rPr>
        <w:t>ee</w:t>
      </w:r>
      <w:r>
        <w:rPr>
          <w:spacing w:val="28"/>
          <w:u w:val="none"/>
        </w:rPr>
        <w:t xml:space="preserve"> </w:t>
      </w:r>
      <w:r>
        <w:rPr>
          <w:u w:val="none"/>
        </w:rPr>
        <w:t>to</w:t>
      </w:r>
      <w:r>
        <w:rPr>
          <w:spacing w:val="27"/>
          <w:u w:val="none"/>
        </w:rPr>
        <w:t xml:space="preserve"> </w:t>
      </w:r>
      <w:r>
        <w:rPr>
          <w:u w:val="none"/>
        </w:rPr>
        <w:t>recei</w:t>
      </w:r>
      <w:r>
        <w:rPr>
          <w:spacing w:val="1"/>
          <w:u w:val="none"/>
        </w:rPr>
        <w:t>v</w:t>
      </w:r>
      <w:r>
        <w:rPr>
          <w:u w:val="none"/>
        </w:rPr>
        <w:t>e,</w:t>
      </w:r>
      <w:r>
        <w:rPr>
          <w:w w:val="102"/>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8"/>
          <w:u w:val="none"/>
        </w:rPr>
        <w:t xml:space="preserve"> </w:t>
      </w:r>
      <w:r>
        <w:rPr>
          <w:u w:val="none"/>
        </w:rPr>
        <w:t>extent</w:t>
      </w:r>
      <w:r>
        <w:rPr>
          <w:spacing w:val="38"/>
          <w:u w:val="none"/>
        </w:rPr>
        <w:t xml:space="preserve"> </w:t>
      </w:r>
      <w:r>
        <w:rPr>
          <w:u w:val="none"/>
        </w:rPr>
        <w:t>assi</w:t>
      </w:r>
      <w:r>
        <w:rPr>
          <w:spacing w:val="1"/>
          <w:u w:val="none"/>
        </w:rPr>
        <w:t>gn</w:t>
      </w:r>
      <w:r>
        <w:rPr>
          <w:u w:val="none"/>
        </w:rPr>
        <w:t>e</w:t>
      </w:r>
      <w:r>
        <w:rPr>
          <w:spacing w:val="1"/>
          <w:u w:val="none"/>
        </w:rPr>
        <w:t>d</w:t>
      </w:r>
      <w:r>
        <w:rPr>
          <w:u w:val="none"/>
        </w:rPr>
        <w:t>,</w:t>
      </w:r>
      <w:r>
        <w:rPr>
          <w:spacing w:val="38"/>
          <w:u w:val="none"/>
        </w:rPr>
        <w:t xml:space="preserve"> </w:t>
      </w:r>
      <w:r>
        <w:rPr>
          <w:u w:val="none"/>
        </w:rPr>
        <w:t>only</w:t>
      </w:r>
      <w:r>
        <w:rPr>
          <w:spacing w:val="38"/>
          <w:u w:val="none"/>
        </w:rPr>
        <w:t xml:space="preserve"> </w:t>
      </w:r>
      <w:r>
        <w:rPr>
          <w:u w:val="none"/>
        </w:rPr>
        <w:t>t</w:t>
      </w:r>
      <w:r>
        <w:rPr>
          <w:spacing w:val="1"/>
          <w:u w:val="none"/>
        </w:rPr>
        <w:t>h</w:t>
      </w:r>
      <w:r>
        <w:rPr>
          <w:u w:val="none"/>
        </w:rPr>
        <w:t>e</w:t>
      </w:r>
      <w:r>
        <w:rPr>
          <w:spacing w:val="38"/>
          <w:u w:val="none"/>
        </w:rPr>
        <w:t xml:space="preserve"> </w:t>
      </w:r>
      <w:r>
        <w:rPr>
          <w:u w:val="none"/>
        </w:rPr>
        <w:t>distri</w:t>
      </w:r>
      <w:r>
        <w:rPr>
          <w:spacing w:val="1"/>
          <w:u w:val="none"/>
        </w:rPr>
        <w:t>b</w:t>
      </w:r>
      <w:r>
        <w:rPr>
          <w:u w:val="none"/>
        </w:rPr>
        <w:t>uti</w:t>
      </w:r>
      <w:r>
        <w:rPr>
          <w:spacing w:val="1"/>
          <w:u w:val="none"/>
        </w:rPr>
        <w:t>o</w:t>
      </w:r>
      <w:r>
        <w:rPr>
          <w:u w:val="none"/>
        </w:rPr>
        <w:t>ns</w:t>
      </w:r>
      <w:r>
        <w:rPr>
          <w:spacing w:val="38"/>
          <w:u w:val="none"/>
        </w:rPr>
        <w:t xml:space="preserve"> </w:t>
      </w:r>
      <w:r>
        <w:rPr>
          <w:u w:val="none"/>
        </w:rPr>
        <w:t>and</w:t>
      </w:r>
      <w:r>
        <w:rPr>
          <w:spacing w:val="39"/>
          <w:u w:val="none"/>
        </w:rPr>
        <w:t xml:space="preserve"> </w:t>
      </w:r>
      <w:r>
        <w:rPr>
          <w:u w:val="none"/>
        </w:rPr>
        <w:t>all</w:t>
      </w:r>
      <w:r>
        <w:rPr>
          <w:spacing w:val="1"/>
          <w:u w:val="none"/>
        </w:rPr>
        <w:t>o</w:t>
      </w:r>
      <w:r>
        <w:rPr>
          <w:u w:val="none"/>
        </w:rPr>
        <w:t>cati</w:t>
      </w:r>
      <w:r>
        <w:rPr>
          <w:spacing w:val="1"/>
          <w:u w:val="none"/>
        </w:rPr>
        <w:t>o</w:t>
      </w:r>
      <w:r>
        <w:rPr>
          <w:u w:val="none"/>
        </w:rPr>
        <w:t>n</w:t>
      </w:r>
      <w:r>
        <w:rPr>
          <w:spacing w:val="39"/>
          <w:u w:val="none"/>
        </w:rPr>
        <w:t xml:space="preserve"> </w:t>
      </w:r>
      <w:r>
        <w:rPr>
          <w:u w:val="none"/>
        </w:rPr>
        <w:t>of</w:t>
      </w:r>
      <w:r>
        <w:rPr>
          <w:spacing w:val="38"/>
          <w:u w:val="none"/>
        </w:rPr>
        <w:t xml:space="preserve"> </w:t>
      </w:r>
      <w:r>
        <w:rPr>
          <w:spacing w:val="1"/>
          <w:u w:val="none"/>
        </w:rPr>
        <w:t>P</w:t>
      </w:r>
      <w:r>
        <w:rPr>
          <w:u w:val="none"/>
        </w:rPr>
        <w:t>rofits</w:t>
      </w:r>
      <w:r>
        <w:rPr>
          <w:spacing w:val="38"/>
          <w:u w:val="none"/>
        </w:rPr>
        <w:t xml:space="preserve"> </w:t>
      </w:r>
      <w:r>
        <w:rPr>
          <w:u w:val="none"/>
        </w:rPr>
        <w:t>and</w:t>
      </w:r>
      <w:r>
        <w:rPr>
          <w:spacing w:val="39"/>
          <w:u w:val="none"/>
        </w:rPr>
        <w:t xml:space="preserve"> </w:t>
      </w:r>
      <w:r>
        <w:rPr>
          <w:spacing w:val="1"/>
          <w:u w:val="none"/>
        </w:rPr>
        <w:t>L</w:t>
      </w:r>
      <w:r>
        <w:rPr>
          <w:u w:val="none"/>
        </w:rPr>
        <w:t>osses</w:t>
      </w:r>
      <w:r>
        <w:rPr>
          <w:spacing w:val="38"/>
          <w:u w:val="none"/>
        </w:rPr>
        <w:t xml:space="preserve"> </w:t>
      </w:r>
      <w:r>
        <w:rPr>
          <w:u w:val="none"/>
        </w:rPr>
        <w:t>to</w:t>
      </w:r>
      <w:r>
        <w:rPr>
          <w:spacing w:val="39"/>
          <w:u w:val="none"/>
        </w:rPr>
        <w:t xml:space="preserve"> </w:t>
      </w:r>
      <w:r>
        <w:rPr>
          <w:spacing w:val="2"/>
          <w:u w:val="none"/>
        </w:rPr>
        <w:t>w</w:t>
      </w:r>
      <w:r>
        <w:rPr>
          <w:u w:val="none"/>
        </w:rPr>
        <w:t>hich</w:t>
      </w:r>
      <w:r>
        <w:rPr>
          <w:spacing w:val="40"/>
          <w:u w:val="none"/>
        </w:rPr>
        <w:t xml:space="preserve"> </w:t>
      </w:r>
      <w:r>
        <w:rPr>
          <w:u w:val="none"/>
        </w:rPr>
        <w:t>t</w:t>
      </w:r>
      <w:r>
        <w:rPr>
          <w:spacing w:val="1"/>
          <w:u w:val="none"/>
        </w:rPr>
        <w:t>h</w:t>
      </w:r>
      <w:r>
        <w:rPr>
          <w:u w:val="none"/>
        </w:rPr>
        <w:t>e</w:t>
      </w:r>
      <w:r>
        <w:rPr>
          <w:spacing w:val="37"/>
          <w:u w:val="none"/>
        </w:rPr>
        <w:t xml:space="preserve"> </w:t>
      </w:r>
      <w:r>
        <w:rPr>
          <w:u w:val="none"/>
        </w:rPr>
        <w:t>assi</w:t>
      </w:r>
      <w:r>
        <w:rPr>
          <w:spacing w:val="1"/>
          <w:u w:val="none"/>
        </w:rPr>
        <w:t>g</w:t>
      </w:r>
      <w:r>
        <w:rPr>
          <w:u w:val="none"/>
        </w:rPr>
        <w:t>nor</w:t>
      </w:r>
      <w:r>
        <w:rPr>
          <w:w w:val="102"/>
          <w:u w:val="none"/>
        </w:rPr>
        <w:t xml:space="preserve"> </w:t>
      </w:r>
      <w:r>
        <w:rPr>
          <w:spacing w:val="1"/>
          <w:u w:val="none"/>
        </w:rPr>
        <w:t>wou</w:t>
      </w:r>
      <w:r>
        <w:rPr>
          <w:u w:val="none"/>
        </w:rPr>
        <w:t>ld</w:t>
      </w:r>
      <w:r>
        <w:rPr>
          <w:spacing w:val="17"/>
          <w:u w:val="none"/>
        </w:rPr>
        <w:t xml:space="preserve"> </w:t>
      </w:r>
      <w:r>
        <w:rPr>
          <w:spacing w:val="1"/>
          <w:u w:val="none"/>
        </w:rPr>
        <w:t>b</w:t>
      </w:r>
      <w:r>
        <w:rPr>
          <w:u w:val="none"/>
        </w:rPr>
        <w:t>e</w:t>
      </w:r>
      <w:r>
        <w:rPr>
          <w:spacing w:val="18"/>
          <w:u w:val="none"/>
        </w:rPr>
        <w:t xml:space="preserve"> </w:t>
      </w:r>
      <w:r>
        <w:rPr>
          <w:u w:val="none"/>
        </w:rPr>
        <w:t>e</w:t>
      </w:r>
      <w:r>
        <w:rPr>
          <w:spacing w:val="1"/>
          <w:u w:val="none"/>
        </w:rPr>
        <w:t>n</w:t>
      </w:r>
      <w:r>
        <w:rPr>
          <w:u w:val="none"/>
        </w:rPr>
        <w:t>titled</w:t>
      </w:r>
      <w:r>
        <w:rPr>
          <w:spacing w:val="17"/>
          <w:u w:val="none"/>
        </w:rPr>
        <w:t xml:space="preserve"> </w:t>
      </w:r>
      <w:r>
        <w:rPr>
          <w:u w:val="none"/>
        </w:rPr>
        <w:t>after</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effecti</w:t>
      </w:r>
      <w:r>
        <w:rPr>
          <w:spacing w:val="1"/>
          <w:u w:val="none"/>
        </w:rPr>
        <w:t>v</w:t>
      </w:r>
      <w:r>
        <w:rPr>
          <w:u w:val="none"/>
        </w:rPr>
        <w:t>e</w:t>
      </w:r>
      <w:r>
        <w:rPr>
          <w:spacing w:val="17"/>
          <w:u w:val="none"/>
        </w:rPr>
        <w:t xml:space="preserve"> </w:t>
      </w:r>
      <w:r>
        <w:rPr>
          <w:spacing w:val="1"/>
          <w:u w:val="none"/>
        </w:rPr>
        <w:t>d</w:t>
      </w:r>
      <w:r>
        <w:rPr>
          <w:u w:val="none"/>
        </w:rPr>
        <w:t>ate</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17"/>
          <w:u w:val="none"/>
        </w:rPr>
        <w:t xml:space="preserve"> </w:t>
      </w:r>
      <w:r>
        <w:rPr>
          <w:spacing w:val="1"/>
          <w:u w:val="none"/>
        </w:rPr>
        <w:t>w</w:t>
      </w:r>
      <w:r>
        <w:rPr>
          <w:u w:val="none"/>
        </w:rPr>
        <w:t>ith</w:t>
      </w:r>
      <w:r>
        <w:rPr>
          <w:spacing w:val="17"/>
          <w:u w:val="none"/>
        </w:rPr>
        <w:t xml:space="preserve"> </w:t>
      </w:r>
      <w:r>
        <w:rPr>
          <w:spacing w:val="1"/>
          <w:u w:val="none"/>
        </w:rPr>
        <w:t>n</w:t>
      </w:r>
      <w:r>
        <w:rPr>
          <w:u w:val="none"/>
        </w:rPr>
        <w:t>o</w:t>
      </w:r>
      <w:r>
        <w:rPr>
          <w:spacing w:val="18"/>
          <w:u w:val="none"/>
        </w:rPr>
        <w:t xml:space="preserve"> </w:t>
      </w:r>
      <w:r>
        <w:rPr>
          <w:u w:val="none"/>
        </w:rPr>
        <w:t>ri</w:t>
      </w:r>
      <w:r>
        <w:rPr>
          <w:spacing w:val="1"/>
          <w:u w:val="none"/>
        </w:rPr>
        <w:t>gh</w:t>
      </w:r>
      <w:r>
        <w:rPr>
          <w:u w:val="none"/>
        </w:rPr>
        <w:t>t</w:t>
      </w:r>
      <w:r>
        <w:rPr>
          <w:spacing w:val="16"/>
          <w:u w:val="none"/>
        </w:rPr>
        <w:t xml:space="preserve"> </w:t>
      </w:r>
      <w:r>
        <w:rPr>
          <w:u w:val="none"/>
        </w:rPr>
        <w:t>to</w:t>
      </w:r>
      <w:r>
        <w:rPr>
          <w:spacing w:val="18"/>
          <w:u w:val="none"/>
        </w:rPr>
        <w:t xml:space="preserve"> </w:t>
      </w:r>
      <w:r>
        <w:rPr>
          <w:spacing w:val="1"/>
          <w:u w:val="none"/>
        </w:rPr>
        <w:t>p</w:t>
      </w:r>
      <w:r>
        <w:rPr>
          <w:u w:val="none"/>
        </w:rPr>
        <w:t>artici</w:t>
      </w:r>
      <w:r>
        <w:rPr>
          <w:spacing w:val="1"/>
          <w:u w:val="none"/>
        </w:rPr>
        <w:t>p</w:t>
      </w:r>
      <w:r>
        <w:rPr>
          <w:u w:val="none"/>
        </w:rPr>
        <w:t>ate</w:t>
      </w:r>
      <w:r>
        <w:rPr>
          <w:spacing w:val="18"/>
          <w:u w:val="none"/>
        </w:rPr>
        <w:t xml:space="preserve"> </w:t>
      </w:r>
      <w:r>
        <w:rPr>
          <w:u w:val="none"/>
        </w:rPr>
        <w:t>in</w:t>
      </w:r>
      <w:r>
        <w:rPr>
          <w:spacing w:val="17"/>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nt</w:t>
      </w:r>
      <w:r>
        <w:rPr>
          <w:spacing w:val="2"/>
          <w:w w:val="102"/>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bu</w:t>
      </w:r>
      <w:r>
        <w:rPr>
          <w:u w:val="none"/>
        </w:rPr>
        <w:t>si</w:t>
      </w:r>
      <w:r>
        <w:rPr>
          <w:spacing w:val="1"/>
          <w:u w:val="none"/>
        </w:rPr>
        <w:t>n</w:t>
      </w:r>
      <w:r>
        <w:rPr>
          <w:u w:val="none"/>
        </w:rPr>
        <w:t>ess</w:t>
      </w:r>
      <w:r>
        <w:rPr>
          <w:spacing w:val="15"/>
          <w:u w:val="none"/>
        </w:rPr>
        <w:t xml:space="preserve"> </w:t>
      </w:r>
      <w:r>
        <w:rPr>
          <w:u w:val="none"/>
        </w:rPr>
        <w:t>a</w:t>
      </w:r>
      <w:r>
        <w:rPr>
          <w:spacing w:val="1"/>
          <w:u w:val="none"/>
        </w:rPr>
        <w:t>n</w:t>
      </w:r>
      <w:r>
        <w:rPr>
          <w:u w:val="none"/>
        </w:rPr>
        <w:t>d</w:t>
      </w:r>
      <w:r>
        <w:rPr>
          <w:spacing w:val="17"/>
          <w:u w:val="none"/>
        </w:rPr>
        <w:t xml:space="preserve"> </w:t>
      </w:r>
      <w:r>
        <w:rPr>
          <w:u w:val="none"/>
        </w:rPr>
        <w:t>affairs</w:t>
      </w:r>
      <w:r>
        <w:rPr>
          <w:spacing w:val="15"/>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o</w:t>
      </w:r>
      <w:r>
        <w:rPr>
          <w:u w:val="none"/>
        </w:rPr>
        <w:t>r</w:t>
      </w:r>
      <w:r>
        <w:rPr>
          <w:spacing w:val="15"/>
          <w:u w:val="none"/>
        </w:rPr>
        <w:t xml:space="preserve"> </w:t>
      </w:r>
      <w:r>
        <w:rPr>
          <w:u w:val="none"/>
        </w:rPr>
        <w:t>to</w:t>
      </w:r>
      <w:r>
        <w:rPr>
          <w:spacing w:val="16"/>
          <w:u w:val="none"/>
        </w:rPr>
        <w:t xml:space="preserve"> </w:t>
      </w:r>
      <w:r>
        <w:rPr>
          <w:spacing w:val="1"/>
          <w:u w:val="none"/>
        </w:rPr>
        <w:t>b</w:t>
      </w:r>
      <w:r>
        <w:rPr>
          <w:u w:val="none"/>
        </w:rPr>
        <w:t>ec</w:t>
      </w:r>
      <w:r>
        <w:rPr>
          <w:spacing w:val="1"/>
          <w:u w:val="none"/>
        </w:rPr>
        <w:t>o</w:t>
      </w:r>
      <w:r>
        <w:rPr>
          <w:spacing w:val="2"/>
          <w:u w:val="none"/>
        </w:rPr>
        <w:t>m</w:t>
      </w:r>
      <w:r>
        <w:rPr>
          <w:u w:val="none"/>
        </w:rPr>
        <w:t>e</w:t>
      </w:r>
      <w:r>
        <w:rPr>
          <w:spacing w:val="16"/>
          <w:u w:val="none"/>
        </w:rPr>
        <w:t xml:space="preserve"> </w:t>
      </w:r>
      <w:r>
        <w:rPr>
          <w:u w:val="none"/>
        </w:rPr>
        <w:t>a</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5"/>
          <w:u w:val="none"/>
        </w:rPr>
        <w:t xml:space="preserve"> </w:t>
      </w:r>
      <w:r>
        <w:rPr>
          <w:u w:val="none"/>
        </w:rPr>
        <w:t>t</w:t>
      </w:r>
      <w:r>
        <w:rPr>
          <w:spacing w:val="1"/>
          <w:u w:val="none"/>
        </w:rPr>
        <w:t>h</w:t>
      </w:r>
      <w:r>
        <w:rPr>
          <w:u w:val="none"/>
        </w:rPr>
        <w:t>ere</w:t>
      </w:r>
      <w:r>
        <w:rPr>
          <w:spacing w:val="1"/>
          <w:u w:val="none"/>
        </w:rPr>
        <w:t>o</w:t>
      </w:r>
      <w:r>
        <w:rPr>
          <w:u w:val="none"/>
        </w:rPr>
        <w:t>f.</w:t>
      </w:r>
    </w:p>
    <w:p w14:paraId="44108421" w14:textId="77777777" w:rsidR="000C19C9" w:rsidRDefault="000C19C9">
      <w:pPr>
        <w:spacing w:before="16" w:line="220" w:lineRule="exact"/>
      </w:pPr>
    </w:p>
    <w:p w14:paraId="48A9B257"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AD</w:t>
      </w:r>
      <w:r>
        <w:rPr>
          <w:spacing w:val="2"/>
          <w:u w:color="000000"/>
        </w:rPr>
        <w:t>M</w:t>
      </w:r>
      <w:r>
        <w:rPr>
          <w:u w:color="000000"/>
        </w:rPr>
        <w:t>I</w:t>
      </w:r>
      <w:r>
        <w:rPr>
          <w:spacing w:val="1"/>
          <w:u w:color="000000"/>
        </w:rPr>
        <w:t>SS</w:t>
      </w:r>
      <w:r>
        <w:rPr>
          <w:u w:color="000000"/>
        </w:rPr>
        <w:t>I</w:t>
      </w:r>
      <w:r>
        <w:rPr>
          <w:spacing w:val="1"/>
          <w:u w:color="000000"/>
        </w:rPr>
        <w:t>ON</w:t>
      </w:r>
      <w:r>
        <w:rPr>
          <w:spacing w:val="28"/>
          <w:u w:color="000000"/>
        </w:rPr>
        <w:t xml:space="preserve"> </w:t>
      </w:r>
      <w:r>
        <w:rPr>
          <w:spacing w:val="1"/>
          <w:u w:color="000000"/>
        </w:rPr>
        <w:t>OF</w:t>
      </w:r>
      <w:r>
        <w:rPr>
          <w:spacing w:val="28"/>
          <w:u w:color="000000"/>
        </w:rPr>
        <w:t xml:space="preserve"> </w:t>
      </w:r>
      <w:r>
        <w:rPr>
          <w:spacing w:val="1"/>
          <w:u w:color="000000"/>
        </w:rPr>
        <w:t>NE</w:t>
      </w:r>
      <w:r>
        <w:rPr>
          <w:u w:color="000000"/>
        </w:rPr>
        <w:t>W</w:t>
      </w:r>
      <w:r>
        <w:rPr>
          <w:spacing w:val="33"/>
          <w:u w:color="000000"/>
        </w:rPr>
        <w:t xml:space="preserve"> </w:t>
      </w:r>
      <w:r>
        <w:rPr>
          <w:spacing w:val="2"/>
          <w:u w:color="000000"/>
        </w:rPr>
        <w:t>M</w:t>
      </w:r>
      <w:r>
        <w:rPr>
          <w:spacing w:val="1"/>
          <w:u w:color="000000"/>
        </w:rPr>
        <w:t>E</w:t>
      </w:r>
      <w:r>
        <w:rPr>
          <w:spacing w:val="2"/>
          <w:u w:color="000000"/>
        </w:rPr>
        <w:t>M</w:t>
      </w:r>
      <w:r>
        <w:rPr>
          <w:spacing w:val="1"/>
          <w:u w:color="000000"/>
        </w:rPr>
        <w:t>BER</w:t>
      </w:r>
      <w:r>
        <w:rPr>
          <w:u w:color="000000"/>
        </w:rPr>
        <w:t>S</w:t>
      </w:r>
      <w:r>
        <w:rPr>
          <w:u w:val="none"/>
        </w:rPr>
        <w:t>.</w:t>
      </w:r>
      <w:r>
        <w:rPr>
          <w:spacing w:val="30"/>
          <w:u w:val="none"/>
        </w:rPr>
        <w:t xml:space="preserve"> </w:t>
      </w:r>
      <w:r>
        <w:rPr>
          <w:spacing w:val="1"/>
          <w:u w:val="none"/>
        </w:rPr>
        <w:t>Ex</w:t>
      </w:r>
      <w:r>
        <w:rPr>
          <w:u w:val="none"/>
        </w:rPr>
        <w:t>ce</w:t>
      </w:r>
      <w:r>
        <w:rPr>
          <w:spacing w:val="1"/>
          <w:u w:val="none"/>
        </w:rPr>
        <w:t>p</w:t>
      </w:r>
      <w:r>
        <w:rPr>
          <w:u w:val="none"/>
        </w:rPr>
        <w:t>t</w:t>
      </w:r>
      <w:r>
        <w:rPr>
          <w:spacing w:val="30"/>
          <w:u w:val="none"/>
        </w:rPr>
        <w:t xml:space="preserve"> </w:t>
      </w:r>
      <w:r>
        <w:rPr>
          <w:u w:val="none"/>
        </w:rPr>
        <w:t>as</w:t>
      </w:r>
      <w:r>
        <w:rPr>
          <w:spacing w:val="3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3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1"/>
          <w:u w:val="none"/>
        </w:rPr>
        <w:t xml:space="preserve"> </w:t>
      </w:r>
      <w:r>
        <w:rPr>
          <w:u w:val="none"/>
        </w:rPr>
        <w:t>in</w:t>
      </w:r>
      <w:r>
        <w:rPr>
          <w:spacing w:val="32"/>
          <w:u w:val="none"/>
        </w:rPr>
        <w:t xml:space="preserve"> </w:t>
      </w:r>
      <w:r>
        <w:rPr>
          <w:u w:val="none"/>
        </w:rPr>
        <w:t>t</w:t>
      </w:r>
      <w:r>
        <w:rPr>
          <w:spacing w:val="1"/>
          <w:u w:val="none"/>
        </w:rPr>
        <w:t>h</w:t>
      </w:r>
      <w:r>
        <w:rPr>
          <w:u w:val="none"/>
        </w:rPr>
        <w:t>is</w:t>
      </w:r>
      <w:r>
        <w:rPr>
          <w:spacing w:val="3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0"/>
          <w:u w:val="none"/>
        </w:rPr>
        <w:t xml:space="preserve"> </w:t>
      </w:r>
      <w:r>
        <w:rPr>
          <w:u w:val="none"/>
        </w:rPr>
        <w:t>a</w:t>
      </w:r>
      <w:r>
        <w:rPr>
          <w:w w:val="102"/>
          <w:u w:val="none"/>
        </w:rPr>
        <w:t xml:space="preserve"> </w:t>
      </w:r>
      <w:r>
        <w:rPr>
          <w:spacing w:val="1"/>
          <w:u w:val="none"/>
        </w:rPr>
        <w:t>n</w:t>
      </w:r>
      <w:r>
        <w:rPr>
          <w:u w:val="none"/>
        </w:rPr>
        <w:t>ew</w:t>
      </w:r>
      <w:r>
        <w:rPr>
          <w:spacing w:val="15"/>
          <w:u w:val="none"/>
        </w:rPr>
        <w:t xml:space="preserve"> </w:t>
      </w:r>
      <w:r>
        <w:rPr>
          <w:spacing w:val="2"/>
          <w:u w:val="none"/>
        </w:rPr>
        <w:t>M</w:t>
      </w:r>
      <w:r>
        <w:rPr>
          <w:u w:val="none"/>
        </w:rPr>
        <w:t>e</w:t>
      </w:r>
      <w:r>
        <w:rPr>
          <w:spacing w:val="2"/>
          <w:u w:val="none"/>
        </w:rPr>
        <w:t>m</w:t>
      </w:r>
      <w:r>
        <w:rPr>
          <w:u w:val="none"/>
        </w:rPr>
        <w:t>ber</w:t>
      </w:r>
      <w:r>
        <w:rPr>
          <w:spacing w:val="15"/>
          <w:u w:val="none"/>
        </w:rPr>
        <w:t xml:space="preserve"> </w:t>
      </w:r>
      <w:r>
        <w:rPr>
          <w:spacing w:val="2"/>
          <w:u w:val="none"/>
        </w:rPr>
        <w:t>m</w:t>
      </w:r>
      <w:r>
        <w:rPr>
          <w:u w:val="none"/>
        </w:rPr>
        <w:t>ay</w:t>
      </w:r>
      <w:r>
        <w:rPr>
          <w:spacing w:val="15"/>
          <w:u w:val="none"/>
        </w:rPr>
        <w:t xml:space="preserve"> </w:t>
      </w:r>
      <w:r>
        <w:rPr>
          <w:u w:val="none"/>
        </w:rPr>
        <w:t>be</w:t>
      </w:r>
      <w:r>
        <w:rPr>
          <w:spacing w:val="14"/>
          <w:u w:val="none"/>
        </w:rPr>
        <w:t xml:space="preserve"> </w:t>
      </w:r>
      <w:r>
        <w:rPr>
          <w:u w:val="none"/>
        </w:rPr>
        <w:t>a</w:t>
      </w:r>
      <w:r>
        <w:rPr>
          <w:spacing w:val="1"/>
          <w:u w:val="none"/>
        </w:rPr>
        <w:t>d</w:t>
      </w:r>
      <w:r>
        <w:rPr>
          <w:spacing w:val="2"/>
          <w:u w:val="none"/>
        </w:rPr>
        <w:t>m</w:t>
      </w:r>
      <w:r>
        <w:rPr>
          <w:u w:val="none"/>
        </w:rPr>
        <w:t>itted</w:t>
      </w:r>
      <w:r>
        <w:rPr>
          <w:spacing w:val="15"/>
          <w:u w:val="none"/>
        </w:rPr>
        <w:t xml:space="preserve"> </w:t>
      </w:r>
      <w:r>
        <w:rPr>
          <w:u w:val="none"/>
        </w:rPr>
        <w:t>to</w:t>
      </w:r>
      <w:r>
        <w:rPr>
          <w:spacing w:val="15"/>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4"/>
          <w:u w:val="none"/>
        </w:rPr>
        <w:t xml:space="preserve"> </w:t>
      </w:r>
      <w:r>
        <w:rPr>
          <w:spacing w:val="1"/>
          <w:u w:val="none"/>
        </w:rPr>
        <w:t>upo</w:t>
      </w:r>
      <w:r>
        <w:rPr>
          <w:u w:val="none"/>
        </w:rPr>
        <w:t>n</w:t>
      </w:r>
      <w:r>
        <w:rPr>
          <w:spacing w:val="15"/>
          <w:u w:val="none"/>
        </w:rPr>
        <w:t xml:space="preserve"> </w:t>
      </w:r>
      <w:r>
        <w:rPr>
          <w:u w:val="none"/>
        </w:rPr>
        <w:t>(i)</w:t>
      </w:r>
      <w:r>
        <w:rPr>
          <w:spacing w:val="15"/>
          <w:u w:val="none"/>
        </w:rPr>
        <w:t xml:space="preserve"> </w:t>
      </w:r>
      <w:r>
        <w:rPr>
          <w:u w:val="none"/>
        </w:rPr>
        <w:t>t</w:t>
      </w:r>
      <w:r>
        <w:rPr>
          <w:spacing w:val="1"/>
          <w:u w:val="none"/>
        </w:rPr>
        <w:t>h</w:t>
      </w:r>
      <w:r>
        <w:rPr>
          <w:u w:val="none"/>
        </w:rPr>
        <w:t>e</w:t>
      </w:r>
      <w:r>
        <w:rPr>
          <w:spacing w:val="14"/>
          <w:u w:val="none"/>
        </w:rPr>
        <w:t xml:space="preserve"> </w:t>
      </w:r>
      <w:r>
        <w:rPr>
          <w:spacing w:val="1"/>
          <w:u w:val="none"/>
        </w:rPr>
        <w:t>w</w:t>
      </w:r>
      <w:r>
        <w:rPr>
          <w:u w:val="none"/>
        </w:rPr>
        <w:t>ritten</w:t>
      </w:r>
      <w:r>
        <w:rPr>
          <w:spacing w:val="15"/>
          <w:u w:val="none"/>
        </w:rPr>
        <w:t xml:space="preserve"> </w:t>
      </w:r>
      <w:r>
        <w:rPr>
          <w:u w:val="none"/>
        </w:rPr>
        <w:t>c</w:t>
      </w:r>
      <w:r>
        <w:rPr>
          <w:spacing w:val="1"/>
          <w:u w:val="none"/>
        </w:rPr>
        <w:t>on</w:t>
      </w:r>
      <w:r>
        <w:rPr>
          <w:u w:val="none"/>
        </w:rPr>
        <w:t>se</w:t>
      </w:r>
      <w:r>
        <w:rPr>
          <w:spacing w:val="1"/>
          <w:u w:val="none"/>
        </w:rPr>
        <w:t>n</w:t>
      </w:r>
      <w:r>
        <w:rPr>
          <w:u w:val="none"/>
        </w:rPr>
        <w:t>t</w:t>
      </w:r>
      <w:r>
        <w:rPr>
          <w:spacing w:val="15"/>
          <w:u w:val="none"/>
        </w:rPr>
        <w:t xml:space="preserve"> </w:t>
      </w:r>
      <w:r>
        <w:rPr>
          <w:spacing w:val="1"/>
          <w:u w:val="none"/>
        </w:rPr>
        <w:t>o</w:t>
      </w:r>
      <w:r>
        <w:rPr>
          <w:u w:val="none"/>
        </w:rPr>
        <w:t>f</w:t>
      </w:r>
      <w:r>
        <w:rPr>
          <w:spacing w:val="14"/>
          <w:u w:val="none"/>
        </w:rPr>
        <w:t xml:space="preserve"> </w:t>
      </w:r>
      <w:r>
        <w:rPr>
          <w:u w:val="none"/>
        </w:rPr>
        <w:t>a</w:t>
      </w:r>
      <w:r>
        <w:rPr>
          <w:spacing w:val="15"/>
          <w:u w:val="none"/>
        </w:rPr>
        <w:t xml:space="preserve"> </w:t>
      </w:r>
      <w:r>
        <w:rPr>
          <w:spacing w:val="2"/>
          <w:u w:val="none"/>
        </w:rPr>
        <w:t>M</w:t>
      </w:r>
      <w:r>
        <w:rPr>
          <w:u w:val="none"/>
        </w:rPr>
        <w:t>aj</w:t>
      </w:r>
      <w:r>
        <w:rPr>
          <w:spacing w:val="1"/>
          <w:u w:val="none"/>
        </w:rPr>
        <w:t>o</w:t>
      </w:r>
      <w:r>
        <w:rPr>
          <w:u w:val="none"/>
        </w:rPr>
        <w:t>rity</w:t>
      </w:r>
      <w:r>
        <w:rPr>
          <w:spacing w:val="15"/>
          <w:u w:val="none"/>
        </w:rPr>
        <w:t xml:space="preserve"> </w:t>
      </w:r>
      <w:r>
        <w:rPr>
          <w:u w:val="none"/>
        </w:rPr>
        <w:t>in</w:t>
      </w:r>
      <w:r>
        <w:rPr>
          <w:spacing w:val="15"/>
          <w:u w:val="none"/>
        </w:rPr>
        <w:t xml:space="preserve"> </w:t>
      </w:r>
      <w:r>
        <w:rPr>
          <w:u w:val="none"/>
        </w:rPr>
        <w:t>I</w:t>
      </w:r>
      <w:r>
        <w:rPr>
          <w:spacing w:val="1"/>
          <w:u w:val="none"/>
        </w:rPr>
        <w:t>n</w:t>
      </w:r>
      <w:r>
        <w:rPr>
          <w:u w:val="none"/>
        </w:rPr>
        <w:t>terest</w:t>
      </w:r>
      <w:r>
        <w:rPr>
          <w:spacing w:val="14"/>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4"/>
          <w:u w:val="none"/>
        </w:rPr>
        <w:t xml:space="preserve"> </w:t>
      </w:r>
      <w:r>
        <w:rPr>
          <w:u w:val="none"/>
        </w:rPr>
        <w:t>a</w:t>
      </w:r>
      <w:r>
        <w:rPr>
          <w:spacing w:val="1"/>
          <w:u w:val="none"/>
        </w:rPr>
        <w:t>n</w:t>
      </w:r>
      <w:r>
        <w:rPr>
          <w:u w:val="none"/>
        </w:rPr>
        <w:t>d</w:t>
      </w:r>
      <w:r>
        <w:rPr>
          <w:spacing w:val="35"/>
          <w:u w:val="none"/>
        </w:rPr>
        <w:t xml:space="preserve"> </w:t>
      </w:r>
      <w:r>
        <w:rPr>
          <w:u w:val="none"/>
        </w:rPr>
        <w:t>(ii)</w:t>
      </w:r>
      <w:r>
        <w:rPr>
          <w:spacing w:val="34"/>
          <w:u w:val="none"/>
        </w:rPr>
        <w:t xml:space="preserve"> </w:t>
      </w:r>
      <w:r>
        <w:rPr>
          <w:u w:val="none"/>
        </w:rPr>
        <w:t>t</w:t>
      </w:r>
      <w:r>
        <w:rPr>
          <w:spacing w:val="1"/>
          <w:u w:val="none"/>
        </w:rPr>
        <w:t>h</w:t>
      </w:r>
      <w:r>
        <w:rPr>
          <w:u w:val="none"/>
        </w:rPr>
        <w:t>e</w:t>
      </w:r>
      <w:r>
        <w:rPr>
          <w:spacing w:val="3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3"/>
          <w:u w:val="none"/>
        </w:rPr>
        <w:t xml:space="preserve"> </w:t>
      </w:r>
      <w:r>
        <w:rPr>
          <w:u w:val="none"/>
        </w:rPr>
        <w:t>a</w:t>
      </w:r>
      <w:r>
        <w:rPr>
          <w:spacing w:val="1"/>
          <w:u w:val="none"/>
        </w:rPr>
        <w:t>n</w:t>
      </w:r>
      <w:r>
        <w:rPr>
          <w:u w:val="none"/>
        </w:rPr>
        <w:t>d</w:t>
      </w:r>
      <w:r>
        <w:rPr>
          <w:spacing w:val="35"/>
          <w:u w:val="none"/>
        </w:rPr>
        <w:t xml:space="preserve"> </w:t>
      </w:r>
      <w:r>
        <w:rPr>
          <w:spacing w:val="1"/>
          <w:u w:val="none"/>
        </w:rPr>
        <w:t>upo</w:t>
      </w:r>
      <w:r>
        <w:rPr>
          <w:u w:val="none"/>
        </w:rPr>
        <w:t>n</w:t>
      </w:r>
      <w:r>
        <w:rPr>
          <w:spacing w:val="35"/>
          <w:u w:val="none"/>
        </w:rPr>
        <w:t xml:space="preserve"> </w:t>
      </w:r>
      <w:r>
        <w:rPr>
          <w:u w:val="none"/>
        </w:rPr>
        <w:t>t</w:t>
      </w:r>
      <w:r>
        <w:rPr>
          <w:spacing w:val="1"/>
          <w:u w:val="none"/>
        </w:rPr>
        <w:t>h</w:t>
      </w:r>
      <w:r>
        <w:rPr>
          <w:u w:val="none"/>
        </w:rPr>
        <w:t>e</w:t>
      </w:r>
      <w:r>
        <w:rPr>
          <w:spacing w:val="34"/>
          <w:u w:val="none"/>
        </w:rPr>
        <w:t xml:space="preserve"> </w:t>
      </w:r>
      <w:r>
        <w:rPr>
          <w:u w:val="none"/>
        </w:rPr>
        <w:t>e</w:t>
      </w:r>
      <w:r>
        <w:rPr>
          <w:spacing w:val="1"/>
          <w:u w:val="none"/>
        </w:rPr>
        <w:t>x</w:t>
      </w:r>
      <w:r>
        <w:rPr>
          <w:u w:val="none"/>
        </w:rPr>
        <w:t>ec</w:t>
      </w:r>
      <w:r>
        <w:rPr>
          <w:spacing w:val="1"/>
          <w:u w:val="none"/>
        </w:rPr>
        <w:t>u</w:t>
      </w:r>
      <w:r>
        <w:rPr>
          <w:u w:val="none"/>
        </w:rPr>
        <w:t>ti</w:t>
      </w:r>
      <w:r>
        <w:rPr>
          <w:spacing w:val="1"/>
          <w:u w:val="none"/>
        </w:rPr>
        <w:t>o</w:t>
      </w:r>
      <w:r>
        <w:rPr>
          <w:u w:val="none"/>
        </w:rPr>
        <w:t>n</w:t>
      </w:r>
      <w:r>
        <w:rPr>
          <w:spacing w:val="35"/>
          <w:u w:val="none"/>
        </w:rPr>
        <w:t xml:space="preserve"> </w:t>
      </w:r>
      <w:r>
        <w:rPr>
          <w:spacing w:val="1"/>
          <w:u w:val="none"/>
        </w:rPr>
        <w:t>b</w:t>
      </w:r>
      <w:r>
        <w:rPr>
          <w:u w:val="none"/>
        </w:rPr>
        <w:t>y</w:t>
      </w:r>
      <w:r>
        <w:rPr>
          <w:spacing w:val="33"/>
          <w:u w:val="none"/>
        </w:rPr>
        <w:t xml:space="preserve"> </w:t>
      </w:r>
      <w:r>
        <w:rPr>
          <w:u w:val="none"/>
        </w:rPr>
        <w:t>s</w:t>
      </w:r>
      <w:r>
        <w:rPr>
          <w:spacing w:val="1"/>
          <w:u w:val="none"/>
        </w:rPr>
        <w:t>u</w:t>
      </w:r>
      <w:r>
        <w:rPr>
          <w:u w:val="none"/>
        </w:rPr>
        <w:t>ch</w:t>
      </w:r>
      <w:r>
        <w:rPr>
          <w:spacing w:val="35"/>
          <w:u w:val="none"/>
        </w:rPr>
        <w:t xml:space="preserve"> </w:t>
      </w:r>
      <w:r>
        <w:rPr>
          <w:spacing w:val="1"/>
          <w:u w:val="none"/>
        </w:rPr>
        <w:t>n</w:t>
      </w:r>
      <w:r>
        <w:rPr>
          <w:u w:val="none"/>
        </w:rPr>
        <w:t>ew</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an</w:t>
      </w:r>
      <w:r>
        <w:rPr>
          <w:spacing w:val="23"/>
          <w:u w:val="none"/>
        </w:rPr>
        <w:t xml:space="preserve"> </w:t>
      </w:r>
      <w:r>
        <w:rPr>
          <w:u w:val="none"/>
        </w:rPr>
        <w:t>a</w:t>
      </w:r>
      <w:r>
        <w:rPr>
          <w:spacing w:val="2"/>
          <w:u w:val="none"/>
        </w:rPr>
        <w:t>m</w:t>
      </w:r>
      <w:r>
        <w:rPr>
          <w:u w:val="none"/>
        </w:rPr>
        <w:t>e</w:t>
      </w:r>
      <w:r>
        <w:rPr>
          <w:spacing w:val="1"/>
          <w:u w:val="none"/>
        </w:rPr>
        <w:t>nd</w:t>
      </w:r>
      <w:r>
        <w:rPr>
          <w:spacing w:val="2"/>
          <w:u w:val="none"/>
        </w:rPr>
        <w:t>m</w:t>
      </w:r>
      <w:r>
        <w:rPr>
          <w:u w:val="none"/>
        </w:rPr>
        <w:t>e</w:t>
      </w:r>
      <w:r>
        <w:rPr>
          <w:spacing w:val="1"/>
          <w:u w:val="none"/>
        </w:rPr>
        <w:t>n</w:t>
      </w:r>
      <w:r>
        <w:rPr>
          <w:u w:val="none"/>
        </w:rPr>
        <w:t>t</w:t>
      </w:r>
      <w:r>
        <w:rPr>
          <w:spacing w:val="21"/>
          <w:u w:val="none"/>
        </w:rPr>
        <w:t xml:space="preserve"> </w:t>
      </w:r>
      <w:r>
        <w:rPr>
          <w:u w:val="none"/>
        </w:rPr>
        <w:t>to</w:t>
      </w:r>
      <w:r>
        <w:rPr>
          <w:spacing w:val="23"/>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8"/>
          <w:u w:val="none"/>
        </w:rPr>
        <w:t xml:space="preserve"> </w:t>
      </w:r>
      <w:r>
        <w:rPr>
          <w:u w:val="none"/>
        </w:rPr>
        <w:t>a</w:t>
      </w:r>
      <w:r>
        <w:rPr>
          <w:spacing w:val="1"/>
          <w:u w:val="none"/>
        </w:rPr>
        <w:t>n</w:t>
      </w:r>
      <w:r>
        <w:rPr>
          <w:u w:val="none"/>
        </w:rPr>
        <w:t>d/or</w:t>
      </w:r>
      <w:r>
        <w:rPr>
          <w:spacing w:val="22"/>
          <w:u w:val="none"/>
        </w:rPr>
        <w:t xml:space="preserve"> </w:t>
      </w:r>
      <w:r>
        <w:rPr>
          <w:u w:val="none"/>
        </w:rPr>
        <w:t>other</w:t>
      </w:r>
      <w:r>
        <w:rPr>
          <w:spacing w:val="21"/>
          <w:u w:val="none"/>
        </w:rPr>
        <w:t xml:space="preserve"> </w:t>
      </w:r>
      <w:r>
        <w:rPr>
          <w:u w:val="none"/>
        </w:rPr>
        <w:t>instru</w:t>
      </w:r>
      <w:r>
        <w:rPr>
          <w:spacing w:val="2"/>
          <w:u w:val="none"/>
        </w:rPr>
        <w:t>m</w:t>
      </w:r>
      <w:r>
        <w:rPr>
          <w:u w:val="none"/>
        </w:rPr>
        <w:t>e</w:t>
      </w:r>
      <w:r>
        <w:rPr>
          <w:spacing w:val="1"/>
          <w:u w:val="none"/>
        </w:rPr>
        <w:t>n</w:t>
      </w:r>
      <w:r>
        <w:rPr>
          <w:u w:val="none"/>
        </w:rPr>
        <w:t>t</w:t>
      </w:r>
      <w:r>
        <w:rPr>
          <w:spacing w:val="22"/>
          <w:u w:val="none"/>
        </w:rPr>
        <w:t xml:space="preserve"> </w:t>
      </w:r>
      <w:r>
        <w:rPr>
          <w:spacing w:val="1"/>
          <w:u w:val="none"/>
        </w:rPr>
        <w:t>w</w:t>
      </w:r>
      <w:r>
        <w:rPr>
          <w:u w:val="none"/>
        </w:rPr>
        <w:t>here</w:t>
      </w:r>
      <w:r>
        <w:rPr>
          <w:spacing w:val="1"/>
          <w:u w:val="none"/>
        </w:rPr>
        <w:t>b</w:t>
      </w:r>
      <w:r>
        <w:rPr>
          <w:u w:val="none"/>
        </w:rPr>
        <w:t>y</w:t>
      </w:r>
      <w:r>
        <w:rPr>
          <w:spacing w:val="23"/>
          <w:u w:val="none"/>
        </w:rPr>
        <w:t xml:space="preserve"> </w:t>
      </w:r>
      <w:r>
        <w:rPr>
          <w:u w:val="none"/>
        </w:rPr>
        <w:t>the</w:t>
      </w:r>
      <w:r>
        <w:rPr>
          <w:spacing w:val="22"/>
          <w:u w:val="none"/>
        </w:rPr>
        <w:t xml:space="preserve"> </w:t>
      </w:r>
      <w:r>
        <w:rPr>
          <w:u w:val="none"/>
        </w:rPr>
        <w:t>new</w:t>
      </w:r>
      <w:r>
        <w:rPr>
          <w:spacing w:val="24"/>
          <w:u w:val="none"/>
        </w:rPr>
        <w:t xml:space="preserve"> </w:t>
      </w:r>
      <w:r>
        <w:rPr>
          <w:spacing w:val="2"/>
          <w:u w:val="none"/>
        </w:rPr>
        <w:t>m</w:t>
      </w:r>
      <w:r>
        <w:rPr>
          <w:u w:val="none"/>
        </w:rPr>
        <w:t>e</w:t>
      </w:r>
      <w:r>
        <w:rPr>
          <w:spacing w:val="2"/>
          <w:u w:val="none"/>
        </w:rPr>
        <w:t>m</w:t>
      </w:r>
      <w:r>
        <w:rPr>
          <w:u w:val="none"/>
        </w:rPr>
        <w:t>ber</w:t>
      </w:r>
      <w:r>
        <w:rPr>
          <w:spacing w:val="22"/>
          <w:u w:val="none"/>
        </w:rPr>
        <w:t xml:space="preserve"> </w:t>
      </w:r>
      <w:r>
        <w:rPr>
          <w:u w:val="none"/>
        </w:rPr>
        <w:t>a</w:t>
      </w:r>
      <w:r>
        <w:rPr>
          <w:spacing w:val="1"/>
          <w:u w:val="none"/>
        </w:rPr>
        <w:t>g</w:t>
      </w:r>
      <w:r>
        <w:rPr>
          <w:u w:val="none"/>
        </w:rPr>
        <w:t>rees</w:t>
      </w:r>
      <w:r>
        <w:rPr>
          <w:spacing w:val="22"/>
          <w:u w:val="none"/>
        </w:rPr>
        <w:t xml:space="preserve"> </w:t>
      </w:r>
      <w:r>
        <w:rPr>
          <w:u w:val="none"/>
        </w:rPr>
        <w:t>to</w:t>
      </w:r>
      <w:r>
        <w:rPr>
          <w:w w:val="102"/>
          <w:u w:val="none"/>
        </w:rPr>
        <w:t xml:space="preserve"> </w:t>
      </w:r>
      <w:r>
        <w:rPr>
          <w:spacing w:val="1"/>
          <w:u w:val="none"/>
        </w:rPr>
        <w:t>b</w:t>
      </w:r>
      <w:r>
        <w:rPr>
          <w:u w:val="none"/>
        </w:rPr>
        <w:t>e</w:t>
      </w:r>
      <w:r>
        <w:rPr>
          <w:spacing w:val="25"/>
          <w:u w:val="none"/>
        </w:rPr>
        <w:t xml:space="preserve"> </w:t>
      </w:r>
      <w:r>
        <w:rPr>
          <w:spacing w:val="1"/>
          <w:u w:val="none"/>
        </w:rPr>
        <w:t>boun</w:t>
      </w:r>
      <w:r>
        <w:rPr>
          <w:u w:val="none"/>
        </w:rPr>
        <w:t>d</w:t>
      </w:r>
      <w:r>
        <w:rPr>
          <w:spacing w:val="25"/>
          <w:u w:val="none"/>
        </w:rPr>
        <w:t xml:space="preserve"> </w:t>
      </w:r>
      <w:r>
        <w:rPr>
          <w:spacing w:val="1"/>
          <w:u w:val="none"/>
        </w:rPr>
        <w:t>b</w:t>
      </w:r>
      <w:r>
        <w:rPr>
          <w:u w:val="none"/>
        </w:rPr>
        <w:t>y</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ter</w:t>
      </w:r>
      <w:r>
        <w:rPr>
          <w:spacing w:val="2"/>
          <w:u w:val="none"/>
        </w:rPr>
        <w:t>m</w:t>
      </w:r>
      <w:r>
        <w:rPr>
          <w:u w:val="none"/>
        </w:rPr>
        <w:t>s</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c</w:t>
      </w:r>
      <w:r>
        <w:rPr>
          <w:spacing w:val="1"/>
          <w:u w:val="none"/>
        </w:rPr>
        <w:t>ond</w:t>
      </w:r>
      <w:r>
        <w:rPr>
          <w:u w:val="none"/>
        </w:rPr>
        <w:t>iti</w:t>
      </w:r>
      <w:r>
        <w:rPr>
          <w:spacing w:val="1"/>
          <w:u w:val="none"/>
        </w:rPr>
        <w:t>on</w:t>
      </w:r>
      <w:r>
        <w:rPr>
          <w:u w:val="none"/>
        </w:rPr>
        <w:t>s</w:t>
      </w:r>
      <w:r>
        <w:rPr>
          <w:spacing w:val="25"/>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4"/>
          <w:u w:val="none"/>
        </w:rPr>
        <w:t xml:space="preserve"> </w:t>
      </w:r>
      <w:r>
        <w:rPr>
          <w:u w:val="none"/>
        </w:rPr>
        <w:t>as</w:t>
      </w:r>
      <w:r>
        <w:rPr>
          <w:spacing w:val="25"/>
          <w:u w:val="none"/>
        </w:rPr>
        <w:t xml:space="preserve"> </w:t>
      </w:r>
      <w:r>
        <w:rPr>
          <w:u w:val="none"/>
        </w:rPr>
        <w:t>a</w:t>
      </w:r>
      <w:r>
        <w:rPr>
          <w:spacing w:val="2"/>
          <w:u w:val="none"/>
        </w:rPr>
        <w:t>m</w:t>
      </w:r>
      <w:r>
        <w:rPr>
          <w:u w:val="none"/>
        </w:rPr>
        <w:t>e</w:t>
      </w:r>
      <w:r>
        <w:rPr>
          <w:spacing w:val="1"/>
          <w:u w:val="none"/>
        </w:rPr>
        <w:t>nd</w:t>
      </w:r>
      <w:r>
        <w:rPr>
          <w:u w:val="none"/>
        </w:rPr>
        <w:t>e</w:t>
      </w:r>
      <w:r>
        <w:rPr>
          <w:spacing w:val="1"/>
          <w:u w:val="none"/>
        </w:rPr>
        <w:t>d</w:t>
      </w:r>
      <w:r>
        <w:rPr>
          <w:u w:val="none"/>
        </w:rPr>
        <w:t>.</w:t>
      </w:r>
      <w:r>
        <w:rPr>
          <w:spacing w:val="24"/>
          <w:u w:val="none"/>
        </w:rPr>
        <w:t xml:space="preserve"> </w:t>
      </w:r>
      <w:r>
        <w:rPr>
          <w:spacing w:val="1"/>
          <w:u w:val="none"/>
        </w:rPr>
        <w:t>Ad</w:t>
      </w:r>
      <w:r>
        <w:rPr>
          <w:spacing w:val="2"/>
          <w:u w:val="none"/>
        </w:rPr>
        <w:t>m</w:t>
      </w:r>
      <w:r>
        <w:rPr>
          <w:u w:val="none"/>
        </w:rPr>
        <w:t>issi</w:t>
      </w:r>
      <w:r>
        <w:rPr>
          <w:spacing w:val="1"/>
          <w:u w:val="none"/>
        </w:rPr>
        <w:t>o</w:t>
      </w:r>
      <w:r>
        <w:rPr>
          <w:u w:val="none"/>
        </w:rPr>
        <w:t>n</w:t>
      </w:r>
      <w:r>
        <w:rPr>
          <w:spacing w:val="25"/>
          <w:u w:val="none"/>
        </w:rPr>
        <w:t xml:space="preserve"> </w:t>
      </w:r>
      <w:r>
        <w:rPr>
          <w:spacing w:val="1"/>
          <w:u w:val="none"/>
        </w:rPr>
        <w:t>o</w:t>
      </w:r>
      <w:r>
        <w:rPr>
          <w:u w:val="none"/>
        </w:rPr>
        <w:t>f</w:t>
      </w:r>
      <w:r>
        <w:rPr>
          <w:spacing w:val="23"/>
          <w:u w:val="none"/>
        </w:rPr>
        <w:t xml:space="preserve"> </w:t>
      </w:r>
      <w:r>
        <w:rPr>
          <w:u w:val="none"/>
        </w:rPr>
        <w:t>a</w:t>
      </w:r>
      <w:r>
        <w:rPr>
          <w:spacing w:val="26"/>
          <w:u w:val="none"/>
        </w:rPr>
        <w:t xml:space="preserve"> </w:t>
      </w:r>
      <w:r>
        <w:rPr>
          <w:spacing w:val="1"/>
          <w:u w:val="none"/>
        </w:rPr>
        <w:t>n</w:t>
      </w:r>
      <w:r>
        <w:rPr>
          <w:u w:val="none"/>
        </w:rPr>
        <w:t>ew</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s</w:t>
      </w:r>
      <w:r>
        <w:rPr>
          <w:spacing w:val="1"/>
          <w:u w:val="none"/>
        </w:rPr>
        <w:t>h</w:t>
      </w:r>
      <w:r>
        <w:rPr>
          <w:u w:val="none"/>
        </w:rPr>
        <w:t>all</w:t>
      </w:r>
      <w:r>
        <w:rPr>
          <w:w w:val="102"/>
          <w:u w:val="none"/>
        </w:rPr>
        <w:t xml:space="preserve"> </w:t>
      </w:r>
      <w:r>
        <w:rPr>
          <w:spacing w:val="1"/>
          <w:u w:val="none"/>
        </w:rPr>
        <w:t>no</w:t>
      </w:r>
      <w:r>
        <w:rPr>
          <w:u w:val="none"/>
        </w:rPr>
        <w:t>t</w:t>
      </w:r>
      <w:r>
        <w:rPr>
          <w:spacing w:val="41"/>
          <w:u w:val="none"/>
        </w:rPr>
        <w:t xml:space="preserve"> </w:t>
      </w:r>
      <w:r>
        <w:rPr>
          <w:u w:val="none"/>
        </w:rPr>
        <w:t>ca</w:t>
      </w:r>
      <w:r>
        <w:rPr>
          <w:spacing w:val="1"/>
          <w:u w:val="none"/>
        </w:rPr>
        <w:t>u</w:t>
      </w:r>
      <w:r>
        <w:rPr>
          <w:u w:val="none"/>
        </w:rPr>
        <w:t>se</w:t>
      </w:r>
      <w:r>
        <w:rPr>
          <w:spacing w:val="42"/>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43"/>
          <w:u w:val="none"/>
        </w:rPr>
        <w:t xml:space="preserve"> </w:t>
      </w:r>
      <w:r>
        <w:rPr>
          <w:spacing w:val="1"/>
          <w:u w:val="none"/>
        </w:rPr>
        <w:t>o</w:t>
      </w:r>
      <w:r>
        <w:rPr>
          <w:u w:val="none"/>
        </w:rPr>
        <w:t>f</w:t>
      </w:r>
      <w:r>
        <w:rPr>
          <w:spacing w:val="41"/>
          <w:u w:val="none"/>
        </w:rPr>
        <w:t xml:space="preserve"> </w:t>
      </w:r>
      <w:r>
        <w:rPr>
          <w:u w:val="none"/>
        </w:rPr>
        <w:t>t</w:t>
      </w:r>
      <w:r>
        <w:rPr>
          <w:spacing w:val="1"/>
          <w:u w:val="none"/>
        </w:rPr>
        <w:t>h</w:t>
      </w:r>
      <w:r>
        <w:rPr>
          <w:u w:val="none"/>
        </w:rPr>
        <w:t>e</w:t>
      </w:r>
      <w:r>
        <w:rPr>
          <w:spacing w:val="4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42"/>
          <w:u w:val="none"/>
        </w:rPr>
        <w:t xml:space="preserve"> </w:t>
      </w:r>
      <w:r>
        <w:rPr>
          <w:spacing w:val="1"/>
          <w:u w:val="none"/>
        </w:rPr>
        <w:t>T</w:t>
      </w:r>
      <w:r>
        <w:rPr>
          <w:u w:val="none"/>
        </w:rPr>
        <w:t>o</w:t>
      </w:r>
      <w:r>
        <w:rPr>
          <w:spacing w:val="42"/>
          <w:u w:val="none"/>
        </w:rPr>
        <w:t xml:space="preserve"> </w:t>
      </w:r>
      <w:r>
        <w:rPr>
          <w:u w:val="none"/>
        </w:rPr>
        <w:t>t</w:t>
      </w:r>
      <w:r>
        <w:rPr>
          <w:spacing w:val="1"/>
          <w:u w:val="none"/>
        </w:rPr>
        <w:t>h</w:t>
      </w:r>
      <w:r>
        <w:rPr>
          <w:u w:val="none"/>
        </w:rPr>
        <w:t>e</w:t>
      </w:r>
      <w:r>
        <w:rPr>
          <w:spacing w:val="42"/>
          <w:u w:val="none"/>
        </w:rPr>
        <w:t xml:space="preserve"> </w:t>
      </w:r>
      <w:r>
        <w:rPr>
          <w:u w:val="none"/>
        </w:rPr>
        <w:t>e</w:t>
      </w:r>
      <w:r>
        <w:rPr>
          <w:spacing w:val="1"/>
          <w:u w:val="none"/>
        </w:rPr>
        <w:t>x</w:t>
      </w:r>
      <w:r>
        <w:rPr>
          <w:u w:val="none"/>
        </w:rPr>
        <w:t>te</w:t>
      </w:r>
      <w:r>
        <w:rPr>
          <w:spacing w:val="1"/>
          <w:u w:val="none"/>
        </w:rPr>
        <w:t>n</w:t>
      </w:r>
      <w:r>
        <w:rPr>
          <w:u w:val="none"/>
        </w:rPr>
        <w:t>t</w:t>
      </w:r>
      <w:r>
        <w:rPr>
          <w:spacing w:val="42"/>
          <w:u w:val="none"/>
        </w:rPr>
        <w:t xml:space="preserve"> </w:t>
      </w:r>
      <w:r>
        <w:rPr>
          <w:u w:val="none"/>
        </w:rPr>
        <w:t>a</w:t>
      </w:r>
      <w:r>
        <w:rPr>
          <w:spacing w:val="1"/>
          <w:u w:val="none"/>
        </w:rPr>
        <w:t>d</w:t>
      </w:r>
      <w:r>
        <w:rPr>
          <w:spacing w:val="2"/>
          <w:u w:val="none"/>
        </w:rPr>
        <w:t>m</w:t>
      </w:r>
      <w:r>
        <w:rPr>
          <w:u w:val="none"/>
        </w:rPr>
        <w:t>ission</w:t>
      </w:r>
      <w:r>
        <w:rPr>
          <w:spacing w:val="42"/>
          <w:u w:val="none"/>
        </w:rPr>
        <w:t xml:space="preserve"> </w:t>
      </w:r>
      <w:r>
        <w:rPr>
          <w:u w:val="none"/>
        </w:rPr>
        <w:t>of</w:t>
      </w:r>
      <w:r>
        <w:rPr>
          <w:spacing w:val="42"/>
          <w:u w:val="none"/>
        </w:rPr>
        <w:t xml:space="preserve"> </w:t>
      </w:r>
      <w:r>
        <w:rPr>
          <w:u w:val="none"/>
        </w:rPr>
        <w:t>a</w:t>
      </w:r>
      <w:r>
        <w:rPr>
          <w:spacing w:val="43"/>
          <w:u w:val="none"/>
        </w:rPr>
        <w:t xml:space="preserve"> </w:t>
      </w:r>
      <w:r>
        <w:rPr>
          <w:u w:val="none"/>
        </w:rPr>
        <w:t>new</w:t>
      </w:r>
      <w:r>
        <w:rPr>
          <w:spacing w:val="43"/>
          <w:u w:val="none"/>
        </w:rPr>
        <w:t xml:space="preserve"> </w:t>
      </w:r>
      <w:r>
        <w:rPr>
          <w:spacing w:val="2"/>
          <w:u w:val="none"/>
        </w:rPr>
        <w:t>m</w:t>
      </w:r>
      <w:r>
        <w:rPr>
          <w:u w:val="none"/>
        </w:rPr>
        <w:t>e</w:t>
      </w:r>
      <w:r>
        <w:rPr>
          <w:spacing w:val="2"/>
          <w:u w:val="none"/>
        </w:rPr>
        <w:t>m</w:t>
      </w:r>
      <w:r>
        <w:rPr>
          <w:u w:val="none"/>
        </w:rPr>
        <w:t>ber</w:t>
      </w:r>
      <w:r>
        <w:rPr>
          <w:spacing w:val="43"/>
          <w:u w:val="none"/>
        </w:rPr>
        <w:t xml:space="preserve"> </w:t>
      </w:r>
      <w:r>
        <w:rPr>
          <w:u w:val="none"/>
        </w:rPr>
        <w:t>is</w:t>
      </w:r>
      <w:r>
        <w:rPr>
          <w:spacing w:val="42"/>
          <w:u w:val="none"/>
        </w:rPr>
        <w:t xml:space="preserve"> </w:t>
      </w:r>
      <w:r>
        <w:rPr>
          <w:u w:val="none"/>
        </w:rPr>
        <w:t>a</w:t>
      </w:r>
      <w:r>
        <w:rPr>
          <w:spacing w:val="1"/>
          <w:u w:val="none"/>
        </w:rPr>
        <w:t>u</w:t>
      </w:r>
      <w:r>
        <w:rPr>
          <w:u w:val="none"/>
        </w:rPr>
        <w:t>thorized</w:t>
      </w:r>
      <w:r>
        <w:rPr>
          <w:spacing w:val="43"/>
          <w:u w:val="none"/>
        </w:rPr>
        <w:t xml:space="preserve"> </w:t>
      </w:r>
      <w:r>
        <w:rPr>
          <w:u w:val="none"/>
        </w:rPr>
        <w:t>in</w:t>
      </w:r>
      <w:r>
        <w:rPr>
          <w:spacing w:val="42"/>
          <w:u w:val="none"/>
        </w:rPr>
        <w:t xml:space="preserve"> </w:t>
      </w:r>
      <w:r>
        <w:rPr>
          <w:u w:val="none"/>
        </w:rPr>
        <w:t>this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
          <w:u w:val="none"/>
        </w:rPr>
        <w:t xml:space="preserve"> </w:t>
      </w:r>
      <w:r>
        <w:rPr>
          <w:u w:val="none"/>
        </w:rPr>
        <w:t>each</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
          <w:u w:val="none"/>
        </w:rPr>
        <w:t xml:space="preserve"> </w:t>
      </w:r>
      <w:r>
        <w:rPr>
          <w:spacing w:val="1"/>
          <w:u w:val="none"/>
        </w:rPr>
        <w:t>h</w:t>
      </w:r>
      <w:r>
        <w:rPr>
          <w:u w:val="none"/>
        </w:rPr>
        <w:t>ere</w:t>
      </w:r>
      <w:r>
        <w:rPr>
          <w:spacing w:val="1"/>
          <w:u w:val="none"/>
        </w:rPr>
        <w:t>b</w:t>
      </w:r>
      <w:r>
        <w:rPr>
          <w:u w:val="none"/>
        </w:rPr>
        <w:t>y</w:t>
      </w:r>
      <w:r>
        <w:rPr>
          <w:spacing w:val="3"/>
          <w:u w:val="none"/>
        </w:rPr>
        <w:t xml:space="preserve"> </w:t>
      </w:r>
      <w:r>
        <w:rPr>
          <w:u w:val="none"/>
        </w:rPr>
        <w:t>a</w:t>
      </w:r>
      <w:r>
        <w:rPr>
          <w:spacing w:val="1"/>
          <w:u w:val="none"/>
        </w:rPr>
        <w:t>ppo</w:t>
      </w:r>
      <w:r>
        <w:rPr>
          <w:u w:val="none"/>
        </w:rPr>
        <w:t>i</w:t>
      </w:r>
      <w:r>
        <w:rPr>
          <w:spacing w:val="1"/>
          <w:u w:val="none"/>
        </w:rPr>
        <w:t>n</w:t>
      </w:r>
      <w:r>
        <w:rPr>
          <w:u w:val="none"/>
        </w:rPr>
        <w:t xml:space="preserve">ts </w:t>
      </w:r>
      <w:r>
        <w:rPr>
          <w:spacing w:val="3"/>
          <w:u w:val="none"/>
        </w:rPr>
        <w:t xml:space="preserve"> </w:t>
      </w:r>
      <w:r>
        <w:rPr>
          <w:u w:val="none"/>
        </w:rPr>
        <w:t xml:space="preserve">each </w:t>
      </w:r>
      <w:r>
        <w:rPr>
          <w:spacing w:val="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3"/>
          <w:u w:val="none"/>
        </w:rPr>
        <w:t xml:space="preserve"> </w:t>
      </w:r>
      <w:r>
        <w:rPr>
          <w:u w:val="none"/>
        </w:rPr>
        <w:t>attorne</w:t>
      </w:r>
      <w:r>
        <w:rPr>
          <w:spacing w:val="1"/>
          <w:u w:val="none"/>
        </w:rPr>
        <w:t>y</w:t>
      </w:r>
      <w:r>
        <w:rPr>
          <w:u w:val="none"/>
        </w:rPr>
        <w:t>-i</w:t>
      </w:r>
      <w:r>
        <w:rPr>
          <w:spacing w:val="1"/>
          <w:u w:val="none"/>
        </w:rPr>
        <w:t>n</w:t>
      </w:r>
      <w:r>
        <w:rPr>
          <w:u w:val="none"/>
        </w:rPr>
        <w:t xml:space="preserve">-fact </w:t>
      </w:r>
      <w:r>
        <w:rPr>
          <w:spacing w:val="2"/>
          <w:u w:val="none"/>
        </w:rPr>
        <w:t xml:space="preserve"> </w:t>
      </w:r>
      <w:r>
        <w:rPr>
          <w:u w:val="none"/>
        </w:rPr>
        <w:t>f</w:t>
      </w:r>
      <w:r>
        <w:rPr>
          <w:spacing w:val="1"/>
          <w:u w:val="none"/>
        </w:rPr>
        <w:t>o</w:t>
      </w:r>
      <w:r>
        <w:rPr>
          <w:u w:val="none"/>
        </w:rPr>
        <w:t xml:space="preserve">r </w:t>
      </w:r>
      <w:r>
        <w:rPr>
          <w:spacing w:val="3"/>
          <w:u w:val="none"/>
        </w:rPr>
        <w:t xml:space="preserve"> </w:t>
      </w:r>
      <w:r>
        <w:rPr>
          <w:u w:val="none"/>
        </w:rPr>
        <w:t>s</w:t>
      </w:r>
      <w:r>
        <w:rPr>
          <w:spacing w:val="1"/>
          <w:u w:val="none"/>
        </w:rPr>
        <w:t>u</w:t>
      </w:r>
      <w:r>
        <w:rPr>
          <w:u w:val="none"/>
        </w:rPr>
        <w:t xml:space="preserve">ch </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w</w:t>
      </w:r>
      <w:r>
        <w:rPr>
          <w:u w:val="none"/>
        </w:rPr>
        <w:t>ith</w:t>
      </w:r>
      <w:r>
        <w:rPr>
          <w:spacing w:val="30"/>
          <w:u w:val="none"/>
        </w:rPr>
        <w:t xml:space="preserve"> </w:t>
      </w:r>
      <w:r>
        <w:rPr>
          <w:u w:val="none"/>
        </w:rPr>
        <w:t>s</w:t>
      </w:r>
      <w:r>
        <w:rPr>
          <w:spacing w:val="1"/>
          <w:u w:val="none"/>
        </w:rPr>
        <w:t>u</w:t>
      </w:r>
      <w:r>
        <w:rPr>
          <w:u w:val="none"/>
        </w:rPr>
        <w:t>ch</w:t>
      </w:r>
      <w:r>
        <w:rPr>
          <w:spacing w:val="31"/>
          <w:u w:val="none"/>
        </w:rPr>
        <w:t xml:space="preserve"> </w:t>
      </w:r>
      <w:r>
        <w:rPr>
          <w:spacing w:val="1"/>
          <w:u w:val="none"/>
        </w:rPr>
        <w:t>pow</w:t>
      </w:r>
      <w:r>
        <w:rPr>
          <w:u w:val="none"/>
        </w:rPr>
        <w:t>er</w:t>
      </w:r>
      <w:r>
        <w:rPr>
          <w:spacing w:val="30"/>
          <w:u w:val="none"/>
        </w:rPr>
        <w:t xml:space="preserve"> </w:t>
      </w:r>
      <w:r>
        <w:rPr>
          <w:u w:val="none"/>
        </w:rPr>
        <w:t>to</w:t>
      </w:r>
      <w:r>
        <w:rPr>
          <w:spacing w:val="31"/>
          <w:u w:val="none"/>
        </w:rPr>
        <w:t xml:space="preserve"> </w:t>
      </w:r>
      <w:r>
        <w:rPr>
          <w:u w:val="none"/>
        </w:rPr>
        <w:t>e</w:t>
      </w:r>
      <w:r>
        <w:rPr>
          <w:spacing w:val="1"/>
          <w:u w:val="none"/>
        </w:rPr>
        <w:t>x</w:t>
      </w:r>
      <w:r>
        <w:rPr>
          <w:u w:val="none"/>
        </w:rPr>
        <w:t>ec</w:t>
      </w:r>
      <w:r>
        <w:rPr>
          <w:spacing w:val="1"/>
          <w:u w:val="none"/>
        </w:rPr>
        <w:t>u</w:t>
      </w:r>
      <w:r>
        <w:rPr>
          <w:u w:val="none"/>
        </w:rPr>
        <w:t>te</w:t>
      </w:r>
      <w:r>
        <w:rPr>
          <w:spacing w:val="31"/>
          <w:u w:val="none"/>
        </w:rPr>
        <w:t xml:space="preserve"> </w:t>
      </w:r>
      <w:r>
        <w:rPr>
          <w:u w:val="none"/>
        </w:rPr>
        <w:t>a</w:t>
      </w:r>
      <w:r>
        <w:rPr>
          <w:spacing w:val="1"/>
          <w:u w:val="none"/>
        </w:rPr>
        <w:t>n</w:t>
      </w:r>
      <w:r>
        <w:rPr>
          <w:u w:val="none"/>
        </w:rPr>
        <w:t>d</w:t>
      </w:r>
      <w:r>
        <w:rPr>
          <w:spacing w:val="31"/>
          <w:u w:val="none"/>
        </w:rPr>
        <w:t xml:space="preserve"> </w:t>
      </w:r>
      <w:r>
        <w:rPr>
          <w:spacing w:val="1"/>
          <w:u w:val="none"/>
        </w:rPr>
        <w:t>d</w:t>
      </w:r>
      <w:r>
        <w:rPr>
          <w:u w:val="none"/>
        </w:rPr>
        <w:t>eli</w:t>
      </w:r>
      <w:r>
        <w:rPr>
          <w:spacing w:val="1"/>
          <w:u w:val="none"/>
        </w:rPr>
        <w:t>v</w:t>
      </w:r>
      <w:r>
        <w:rPr>
          <w:u w:val="none"/>
        </w:rPr>
        <w:t>er,</w:t>
      </w:r>
      <w:r>
        <w:rPr>
          <w:spacing w:val="29"/>
          <w:u w:val="none"/>
        </w:rPr>
        <w:t xml:space="preserve"> </w:t>
      </w:r>
      <w:r>
        <w:rPr>
          <w:spacing w:val="1"/>
          <w:u w:val="none"/>
        </w:rPr>
        <w:t>o</w:t>
      </w:r>
      <w:r>
        <w:rPr>
          <w:u w:val="none"/>
        </w:rPr>
        <w:t>n</w:t>
      </w:r>
      <w:r>
        <w:rPr>
          <w:spacing w:val="31"/>
          <w:u w:val="none"/>
        </w:rPr>
        <w:t xml:space="preserve"> </w:t>
      </w:r>
      <w:r>
        <w:rPr>
          <w:spacing w:val="1"/>
          <w:u w:val="none"/>
        </w:rPr>
        <w:t>b</w:t>
      </w:r>
      <w:r>
        <w:rPr>
          <w:u w:val="none"/>
        </w:rPr>
        <w:t>e</w:t>
      </w:r>
      <w:r>
        <w:rPr>
          <w:spacing w:val="1"/>
          <w:u w:val="none"/>
        </w:rPr>
        <w:t>h</w:t>
      </w:r>
      <w:r>
        <w:rPr>
          <w:u w:val="none"/>
        </w:rPr>
        <w:t>alf</w:t>
      </w:r>
      <w:r>
        <w:rPr>
          <w:spacing w:val="30"/>
          <w:u w:val="none"/>
        </w:rPr>
        <w:t xml:space="preserve"> </w:t>
      </w:r>
      <w:r>
        <w:rPr>
          <w:spacing w:val="1"/>
          <w:u w:val="none"/>
        </w:rPr>
        <w:t>o</w:t>
      </w:r>
      <w:r>
        <w:rPr>
          <w:u w:val="none"/>
        </w:rPr>
        <w:t>f</w:t>
      </w:r>
      <w:r>
        <w:rPr>
          <w:spacing w:val="30"/>
          <w:u w:val="none"/>
        </w:rPr>
        <w:t xml:space="preserve"> </w:t>
      </w:r>
      <w:r>
        <w:rPr>
          <w:u w:val="none"/>
        </w:rPr>
        <w:t>s</w:t>
      </w:r>
      <w:r>
        <w:rPr>
          <w:spacing w:val="1"/>
          <w:u w:val="none"/>
        </w:rPr>
        <w:t>u</w:t>
      </w:r>
      <w:r>
        <w:rPr>
          <w:u w:val="none"/>
        </w:rPr>
        <w:t>ch</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s</w:t>
      </w:r>
      <w:r>
        <w:rPr>
          <w:spacing w:val="1"/>
          <w:u w:val="none"/>
        </w:rPr>
        <w:t>u</w:t>
      </w:r>
      <w:r>
        <w:rPr>
          <w:u w:val="none"/>
        </w:rPr>
        <w:t>ch</w:t>
      </w:r>
      <w:r>
        <w:rPr>
          <w:spacing w:val="29"/>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30"/>
          <w:u w:val="none"/>
        </w:rPr>
        <w:t xml:space="preserve"> </w:t>
      </w:r>
      <w:r>
        <w:rPr>
          <w:u w:val="none"/>
        </w:rPr>
        <w:t>a</w:t>
      </w:r>
      <w:r>
        <w:rPr>
          <w:spacing w:val="1"/>
          <w:u w:val="none"/>
        </w:rPr>
        <w:t>n</w:t>
      </w:r>
      <w:r>
        <w:rPr>
          <w:u w:val="none"/>
        </w:rPr>
        <w:t>d</w:t>
      </w:r>
      <w:r>
        <w:rPr>
          <w:spacing w:val="31"/>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spacing w:val="2"/>
          <w:u w:val="none"/>
        </w:rPr>
        <w:t>m</w:t>
      </w:r>
      <w:r>
        <w:rPr>
          <w:u w:val="none"/>
        </w:rPr>
        <w:t>aterials</w:t>
      </w:r>
      <w:r>
        <w:rPr>
          <w:w w:val="102"/>
          <w:u w:val="none"/>
        </w:rPr>
        <w:t xml:space="preserve"> </w:t>
      </w:r>
      <w:r>
        <w:rPr>
          <w:u w:val="none"/>
        </w:rPr>
        <w:t>as</w:t>
      </w:r>
      <w:r>
        <w:rPr>
          <w:spacing w:val="25"/>
          <w:u w:val="none"/>
        </w:rPr>
        <w:t xml:space="preserve"> </w:t>
      </w:r>
      <w:r>
        <w:rPr>
          <w:u w:val="none"/>
        </w:rPr>
        <w:t>such</w:t>
      </w:r>
      <w:r>
        <w:rPr>
          <w:spacing w:val="2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2"/>
          <w:u w:val="none"/>
        </w:rPr>
        <w:t>m</w:t>
      </w:r>
      <w:r>
        <w:rPr>
          <w:u w:val="none"/>
        </w:rPr>
        <w:t>ay</w:t>
      </w:r>
      <w:r>
        <w:rPr>
          <w:spacing w:val="27"/>
          <w:u w:val="none"/>
        </w:rPr>
        <w:t xml:space="preserve"> </w:t>
      </w:r>
      <w:r>
        <w:rPr>
          <w:spacing w:val="1"/>
          <w:u w:val="none"/>
        </w:rPr>
        <w:t>d</w:t>
      </w:r>
      <w:r>
        <w:rPr>
          <w:u w:val="none"/>
        </w:rPr>
        <w:t>eem</w:t>
      </w:r>
      <w:r>
        <w:rPr>
          <w:spacing w:val="28"/>
          <w:u w:val="none"/>
        </w:rPr>
        <w:t xml:space="preserve"> </w:t>
      </w:r>
      <w:r>
        <w:rPr>
          <w:u w:val="none"/>
        </w:rPr>
        <w:t>reas</w:t>
      </w:r>
      <w:r>
        <w:rPr>
          <w:spacing w:val="1"/>
          <w:u w:val="none"/>
        </w:rPr>
        <w:t>on</w:t>
      </w:r>
      <w:r>
        <w:rPr>
          <w:u w:val="none"/>
        </w:rPr>
        <w:t>a</w:t>
      </w:r>
      <w:r>
        <w:rPr>
          <w:spacing w:val="1"/>
          <w:u w:val="none"/>
        </w:rPr>
        <w:t>b</w:t>
      </w:r>
      <w:r>
        <w:rPr>
          <w:u w:val="none"/>
        </w:rPr>
        <w:t>ly</w:t>
      </w:r>
      <w:r>
        <w:rPr>
          <w:spacing w:val="27"/>
          <w:u w:val="none"/>
        </w:rPr>
        <w:t xml:space="preserve"> </w:t>
      </w:r>
      <w:r>
        <w:rPr>
          <w:u w:val="none"/>
        </w:rPr>
        <w:t>re</w:t>
      </w:r>
      <w:r>
        <w:rPr>
          <w:spacing w:val="1"/>
          <w:u w:val="none"/>
        </w:rPr>
        <w:t>qu</w:t>
      </w:r>
      <w:r>
        <w:rPr>
          <w:u w:val="none"/>
        </w:rPr>
        <w:t>ired</w:t>
      </w:r>
      <w:r>
        <w:rPr>
          <w:spacing w:val="26"/>
          <w:u w:val="none"/>
        </w:rPr>
        <w:t xml:space="preserve"> </w:t>
      </w:r>
      <w:r>
        <w:rPr>
          <w:u w:val="none"/>
        </w:rPr>
        <w:t>in</w:t>
      </w:r>
      <w:r>
        <w:rPr>
          <w:spacing w:val="27"/>
          <w:u w:val="none"/>
        </w:rPr>
        <w:t xml:space="preserve"> </w:t>
      </w:r>
      <w:r>
        <w:rPr>
          <w:u w:val="none"/>
        </w:rPr>
        <w:t>c</w:t>
      </w:r>
      <w:r>
        <w:rPr>
          <w:spacing w:val="1"/>
          <w:u w:val="none"/>
        </w:rPr>
        <w:t>onn</w:t>
      </w:r>
      <w:r>
        <w:rPr>
          <w:u w:val="none"/>
        </w:rPr>
        <w:t>ecti</w:t>
      </w:r>
      <w:r>
        <w:rPr>
          <w:spacing w:val="1"/>
          <w:u w:val="none"/>
        </w:rPr>
        <w:t>o</w:t>
      </w:r>
      <w:r>
        <w:rPr>
          <w:u w:val="none"/>
        </w:rPr>
        <w:t>n</w:t>
      </w:r>
      <w:r>
        <w:rPr>
          <w:spacing w:val="27"/>
          <w:u w:val="none"/>
        </w:rPr>
        <w:t xml:space="preserve"> </w:t>
      </w:r>
      <w:r>
        <w:rPr>
          <w:spacing w:val="1"/>
          <w:u w:val="none"/>
        </w:rPr>
        <w:t>w</w:t>
      </w:r>
      <w:r>
        <w:rPr>
          <w:u w:val="none"/>
        </w:rPr>
        <w:t>ith</w:t>
      </w:r>
      <w:r>
        <w:rPr>
          <w:spacing w:val="27"/>
          <w:u w:val="none"/>
        </w:rPr>
        <w:t xml:space="preserve"> </w:t>
      </w:r>
      <w:r>
        <w:rPr>
          <w:u w:val="none"/>
        </w:rPr>
        <w:t>t</w:t>
      </w:r>
      <w:r>
        <w:rPr>
          <w:spacing w:val="1"/>
          <w:u w:val="none"/>
        </w:rPr>
        <w:t>h</w:t>
      </w:r>
      <w:r>
        <w:rPr>
          <w:u w:val="none"/>
        </w:rPr>
        <w:t>e</w:t>
      </w:r>
      <w:r>
        <w:rPr>
          <w:spacing w:val="25"/>
          <w:u w:val="none"/>
        </w:rPr>
        <w:t xml:space="preserve"> </w:t>
      </w:r>
      <w:r>
        <w:rPr>
          <w:u w:val="none"/>
        </w:rPr>
        <w:t>a</w:t>
      </w:r>
      <w:r>
        <w:rPr>
          <w:spacing w:val="1"/>
          <w:u w:val="none"/>
        </w:rPr>
        <w:t>d</w:t>
      </w:r>
      <w:r>
        <w:rPr>
          <w:spacing w:val="2"/>
          <w:u w:val="none"/>
        </w:rPr>
        <w:t>m</w:t>
      </w:r>
      <w:r>
        <w:rPr>
          <w:u w:val="none"/>
        </w:rPr>
        <w:t>ission</w:t>
      </w:r>
      <w:r>
        <w:rPr>
          <w:spacing w:val="27"/>
          <w:u w:val="none"/>
        </w:rPr>
        <w:t xml:space="preserve"> </w:t>
      </w:r>
      <w:r>
        <w:rPr>
          <w:u w:val="none"/>
        </w:rPr>
        <w:t>of</w:t>
      </w:r>
      <w:r>
        <w:rPr>
          <w:spacing w:val="25"/>
          <w:u w:val="none"/>
        </w:rPr>
        <w:t xml:space="preserve"> </w:t>
      </w:r>
      <w:r>
        <w:rPr>
          <w:u w:val="none"/>
        </w:rPr>
        <w:t>such</w:t>
      </w:r>
      <w:r>
        <w:rPr>
          <w:spacing w:val="27"/>
          <w:u w:val="none"/>
        </w:rPr>
        <w:t xml:space="preserve"> </w:t>
      </w:r>
      <w:r>
        <w:rPr>
          <w:u w:val="none"/>
        </w:rPr>
        <w:t>new</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w:t>
      </w:r>
    </w:p>
    <w:p w14:paraId="312B90F8" w14:textId="77777777" w:rsidR="000C19C9" w:rsidRDefault="000C19C9">
      <w:pPr>
        <w:spacing w:before="17" w:line="220" w:lineRule="exact"/>
      </w:pPr>
    </w:p>
    <w:p w14:paraId="6F653A01" w14:textId="77777777" w:rsidR="000C19C9" w:rsidRDefault="00D3642A">
      <w:pPr>
        <w:pStyle w:val="BodyText"/>
        <w:numPr>
          <w:ilvl w:val="1"/>
          <w:numId w:val="8"/>
        </w:numPr>
        <w:tabs>
          <w:tab w:val="left" w:pos="1544"/>
        </w:tabs>
        <w:ind w:left="1544"/>
        <w:rPr>
          <w:u w:val="none"/>
        </w:rPr>
      </w:pPr>
      <w:r>
        <w:rPr>
          <w:spacing w:val="1"/>
          <w:u w:color="000000"/>
        </w:rPr>
        <w:t>CERTA</w:t>
      </w:r>
      <w:r>
        <w:rPr>
          <w:u w:color="000000"/>
        </w:rPr>
        <w:t>IN</w:t>
      </w:r>
      <w:r>
        <w:rPr>
          <w:spacing w:val="30"/>
          <w:u w:color="000000"/>
        </w:rPr>
        <w:t xml:space="preserve"> </w:t>
      </w: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ONS</w:t>
      </w:r>
      <w:r>
        <w:rPr>
          <w:u w:val="none"/>
        </w:rPr>
        <w:t>.</w:t>
      </w:r>
      <w:r>
        <w:rPr>
          <w:spacing w:val="29"/>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1"/>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31"/>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1"/>
          <w:u w:val="none"/>
        </w:rPr>
        <w:t xml:space="preserve"> </w:t>
      </w:r>
      <w:r>
        <w:rPr>
          <w:u w:val="none"/>
        </w:rPr>
        <w:t>c</w:t>
      </w:r>
      <w:r>
        <w:rPr>
          <w:spacing w:val="1"/>
          <w:u w:val="none"/>
        </w:rPr>
        <w:t>on</w:t>
      </w:r>
      <w:r>
        <w:rPr>
          <w:u w:val="none"/>
        </w:rPr>
        <w:t>trary</w:t>
      </w:r>
      <w:r>
        <w:rPr>
          <w:spacing w:val="4"/>
          <w:u w:val="none"/>
        </w:rPr>
        <w:t xml:space="preserve"> </w:t>
      </w:r>
      <w:r>
        <w:rPr>
          <w:spacing w:val="1"/>
          <w:u w:val="none"/>
        </w:rPr>
        <w:t>h</w:t>
      </w:r>
      <w:r>
        <w:rPr>
          <w:u w:val="none"/>
        </w:rPr>
        <w:t>erein</w:t>
      </w:r>
      <w:r>
        <w:rPr>
          <w:spacing w:val="46"/>
          <w:u w:val="none"/>
        </w:rPr>
        <w:t xml:space="preserve"> </w:t>
      </w:r>
      <w:r>
        <w:rPr>
          <w:u w:val="none"/>
        </w:rPr>
        <w:t>c</w:t>
      </w:r>
      <w:r>
        <w:rPr>
          <w:spacing w:val="1"/>
          <w:u w:val="none"/>
        </w:rPr>
        <w:t>on</w:t>
      </w:r>
      <w:r>
        <w:rPr>
          <w:u w:val="none"/>
        </w:rPr>
        <w:t>tai</w:t>
      </w:r>
      <w:r>
        <w:rPr>
          <w:spacing w:val="1"/>
          <w:u w:val="none"/>
        </w:rPr>
        <w:t>n</w:t>
      </w:r>
      <w:r>
        <w:rPr>
          <w:u w:val="none"/>
        </w:rPr>
        <w:t>e</w:t>
      </w:r>
      <w:r>
        <w:rPr>
          <w:spacing w:val="1"/>
          <w:u w:val="none"/>
        </w:rPr>
        <w:t>d</w:t>
      </w:r>
      <w:r>
        <w:rPr>
          <w:u w:val="none"/>
        </w:rPr>
        <w:t>:</w:t>
      </w:r>
    </w:p>
    <w:p w14:paraId="196F363F" w14:textId="77777777" w:rsidR="000C19C9" w:rsidRDefault="000C19C9">
      <w:pPr>
        <w:spacing w:before="5" w:line="170" w:lineRule="exact"/>
        <w:rPr>
          <w:sz w:val="17"/>
          <w:szCs w:val="17"/>
        </w:rPr>
      </w:pPr>
    </w:p>
    <w:p w14:paraId="5A80C85B" w14:textId="77777777" w:rsidR="000C19C9" w:rsidRDefault="00D3642A">
      <w:pPr>
        <w:pStyle w:val="BodyText"/>
        <w:numPr>
          <w:ilvl w:val="2"/>
          <w:numId w:val="8"/>
        </w:numPr>
        <w:tabs>
          <w:tab w:val="left" w:pos="2264"/>
        </w:tabs>
        <w:spacing w:before="77" w:line="250" w:lineRule="auto"/>
        <w:ind w:right="113" w:firstLine="1440"/>
        <w:jc w:val="both"/>
        <w:rPr>
          <w:u w:val="none"/>
        </w:rPr>
      </w:pPr>
      <w:r>
        <w:rPr>
          <w:spacing w:val="1"/>
          <w:u w:color="000000"/>
        </w:rPr>
        <w:t>C</w:t>
      </w:r>
      <w:r>
        <w:rPr>
          <w:u w:color="000000"/>
        </w:rPr>
        <w:t>a</w:t>
      </w:r>
      <w:r>
        <w:rPr>
          <w:spacing w:val="1"/>
          <w:u w:color="000000"/>
        </w:rPr>
        <w:t>p</w:t>
      </w:r>
      <w:r>
        <w:rPr>
          <w:u w:color="000000"/>
        </w:rPr>
        <w:t>acity</w:t>
      </w:r>
      <w:r>
        <w:rPr>
          <w:spacing w:val="45"/>
          <w:u w:color="000000"/>
        </w:rPr>
        <w:t xml:space="preserve"> </w:t>
      </w:r>
      <w:r>
        <w:rPr>
          <w:u w:color="000000"/>
        </w:rPr>
        <w:t>to</w:t>
      </w:r>
      <w:r>
        <w:rPr>
          <w:spacing w:val="45"/>
          <w:u w:color="000000"/>
        </w:rPr>
        <w:t xml:space="preserve"> </w:t>
      </w:r>
      <w:r>
        <w:rPr>
          <w:spacing w:val="1"/>
          <w:u w:color="000000"/>
        </w:rPr>
        <w:t>Con</w:t>
      </w:r>
      <w:r>
        <w:rPr>
          <w:u w:color="000000"/>
        </w:rPr>
        <w:t>tract</w:t>
      </w:r>
      <w:r>
        <w:rPr>
          <w:u w:val="none"/>
        </w:rPr>
        <w:t>.</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5"/>
          <w:u w:val="none"/>
        </w:rPr>
        <w:t xml:space="preserve"> </w:t>
      </w:r>
      <w:r>
        <w:rPr>
          <w:u w:val="none"/>
        </w:rPr>
        <w:t>s</w:t>
      </w:r>
      <w:r>
        <w:rPr>
          <w:spacing w:val="1"/>
          <w:u w:val="none"/>
        </w:rPr>
        <w:t>h</w:t>
      </w:r>
      <w:r>
        <w:rPr>
          <w:u w:val="none"/>
        </w:rPr>
        <w:t>all</w:t>
      </w:r>
      <w:r>
        <w:rPr>
          <w:spacing w:val="44"/>
          <w:u w:val="none"/>
        </w:rPr>
        <w:t xml:space="preserve"> </w:t>
      </w:r>
      <w:r>
        <w:rPr>
          <w:spacing w:val="1"/>
          <w:u w:val="none"/>
        </w:rPr>
        <w:t>no</w:t>
      </w:r>
      <w:r>
        <w:rPr>
          <w:u w:val="none"/>
        </w:rPr>
        <w:t>t</w:t>
      </w:r>
      <w:r>
        <w:rPr>
          <w:spacing w:val="44"/>
          <w:u w:val="none"/>
        </w:rPr>
        <w:t xml:space="preserve"> </w:t>
      </w:r>
      <w:r>
        <w:rPr>
          <w:spacing w:val="1"/>
          <w:u w:val="none"/>
        </w:rPr>
        <w:t>h</w:t>
      </w:r>
      <w:r>
        <w:rPr>
          <w:u w:val="none"/>
        </w:rPr>
        <w:t>a</w:t>
      </w:r>
      <w:r>
        <w:rPr>
          <w:spacing w:val="1"/>
          <w:u w:val="none"/>
        </w:rPr>
        <w:t>v</w:t>
      </w:r>
      <w:r>
        <w:rPr>
          <w:u w:val="none"/>
        </w:rPr>
        <w:t>e</w:t>
      </w:r>
      <w:r>
        <w:rPr>
          <w:spacing w:val="45"/>
          <w:u w:val="none"/>
        </w:rPr>
        <w:t xml:space="preserve"> </w:t>
      </w:r>
      <w:r>
        <w:rPr>
          <w:u w:val="none"/>
        </w:rPr>
        <w:t>t</w:t>
      </w:r>
      <w:r>
        <w:rPr>
          <w:spacing w:val="1"/>
          <w:u w:val="none"/>
        </w:rPr>
        <w:t>h</w:t>
      </w:r>
      <w:r>
        <w:rPr>
          <w:u w:val="none"/>
        </w:rPr>
        <w:t>e</w:t>
      </w:r>
      <w:r>
        <w:rPr>
          <w:spacing w:val="45"/>
          <w:u w:val="none"/>
        </w:rPr>
        <w:t xml:space="preserve"> </w:t>
      </w:r>
      <w:r>
        <w:rPr>
          <w:u w:val="none"/>
        </w:rPr>
        <w:t>ri</w:t>
      </w:r>
      <w:r>
        <w:rPr>
          <w:spacing w:val="1"/>
          <w:u w:val="none"/>
        </w:rPr>
        <w:t>gh</w:t>
      </w:r>
      <w:r>
        <w:rPr>
          <w:u w:val="none"/>
        </w:rPr>
        <w:t>t</w:t>
      </w:r>
      <w:r>
        <w:rPr>
          <w:spacing w:val="44"/>
          <w:u w:val="none"/>
        </w:rPr>
        <w:t xml:space="preserve"> </w:t>
      </w:r>
      <w:r>
        <w:rPr>
          <w:u w:val="none"/>
        </w:rPr>
        <w:t>to</w:t>
      </w:r>
      <w:r>
        <w:rPr>
          <w:spacing w:val="45"/>
          <w:u w:val="none"/>
        </w:rPr>
        <w:t xml:space="preserve"> </w:t>
      </w:r>
      <w:r>
        <w:rPr>
          <w:u w:val="none"/>
        </w:rPr>
        <w:t>Tra</w:t>
      </w:r>
      <w:r>
        <w:rPr>
          <w:spacing w:val="1"/>
          <w:u w:val="none"/>
        </w:rPr>
        <w:t>n</w:t>
      </w:r>
      <w:r>
        <w:rPr>
          <w:u w:val="none"/>
        </w:rPr>
        <w:t>sfer</w:t>
      </w:r>
      <w:r>
        <w:rPr>
          <w:spacing w:val="45"/>
          <w:u w:val="none"/>
        </w:rPr>
        <w:t xml:space="preserve"> </w:t>
      </w:r>
      <w:r>
        <w:rPr>
          <w:u w:val="none"/>
        </w:rPr>
        <w:t>t</w:t>
      </w:r>
      <w:r>
        <w:rPr>
          <w:spacing w:val="1"/>
          <w:u w:val="none"/>
        </w:rPr>
        <w:t>h</w:t>
      </w:r>
      <w:r>
        <w:rPr>
          <w:u w:val="none"/>
        </w:rPr>
        <w:t>eir</w:t>
      </w:r>
      <w:r>
        <w:rPr>
          <w:w w:val="102"/>
          <w:u w:val="none"/>
        </w:rPr>
        <w:t xml:space="preserve"> </w:t>
      </w:r>
      <w:r>
        <w:rPr>
          <w:u w:val="none"/>
        </w:rPr>
        <w:t>res</w:t>
      </w:r>
      <w:r>
        <w:rPr>
          <w:spacing w:val="1"/>
          <w:u w:val="none"/>
        </w:rPr>
        <w:t>p</w:t>
      </w:r>
      <w:r>
        <w:rPr>
          <w:u w:val="none"/>
        </w:rPr>
        <w:t>ecti</w:t>
      </w:r>
      <w:r>
        <w:rPr>
          <w:spacing w:val="1"/>
          <w:u w:val="none"/>
        </w:rPr>
        <w:t>v</w:t>
      </w:r>
      <w:r>
        <w:rPr>
          <w:u w:val="none"/>
        </w:rPr>
        <w:t>e</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1"/>
          <w:u w:val="none"/>
        </w:rPr>
        <w:t xml:space="preserve"> </w:t>
      </w:r>
      <w:r>
        <w:rPr>
          <w:u w:val="none"/>
        </w:rPr>
        <w:t>I</w:t>
      </w:r>
      <w:r>
        <w:rPr>
          <w:spacing w:val="1"/>
          <w:u w:val="none"/>
        </w:rPr>
        <w:t>n</w:t>
      </w:r>
      <w:r>
        <w:rPr>
          <w:u w:val="none"/>
        </w:rPr>
        <w:t>terests</w:t>
      </w:r>
      <w:r>
        <w:rPr>
          <w:spacing w:val="20"/>
          <w:u w:val="none"/>
        </w:rPr>
        <w:t xml:space="preserve"> </w:t>
      </w:r>
      <w:r>
        <w:rPr>
          <w:u w:val="none"/>
        </w:rPr>
        <w:t>to</w:t>
      </w:r>
      <w:r>
        <w:rPr>
          <w:spacing w:val="22"/>
          <w:u w:val="none"/>
        </w:rPr>
        <w:t xml:space="preserve"> </w:t>
      </w:r>
      <w:r>
        <w:rPr>
          <w:u w:val="none"/>
        </w:rPr>
        <w:t>a</w:t>
      </w:r>
      <w:r>
        <w:rPr>
          <w:spacing w:val="21"/>
          <w:u w:val="none"/>
        </w:rPr>
        <w:t xml:space="preserve"> </w:t>
      </w:r>
      <w:r>
        <w:rPr>
          <w:spacing w:val="2"/>
          <w:u w:val="none"/>
        </w:rPr>
        <w:t>m</w:t>
      </w:r>
      <w:r>
        <w:rPr>
          <w:u w:val="none"/>
        </w:rPr>
        <w:t>i</w:t>
      </w:r>
      <w:r>
        <w:rPr>
          <w:spacing w:val="1"/>
          <w:u w:val="none"/>
        </w:rPr>
        <w:t>no</w:t>
      </w:r>
      <w:r>
        <w:rPr>
          <w:u w:val="none"/>
        </w:rPr>
        <w:t>r</w:t>
      </w:r>
      <w:r>
        <w:rPr>
          <w:spacing w:val="20"/>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2"/>
          <w:u w:val="none"/>
        </w:rPr>
        <w:t xml:space="preserve"> </w:t>
      </w:r>
      <w:r>
        <w:rPr>
          <w:spacing w:val="1"/>
          <w:u w:val="none"/>
        </w:rPr>
        <w:t>p</w:t>
      </w:r>
      <w:r>
        <w:rPr>
          <w:u w:val="none"/>
        </w:rPr>
        <w:t>ers</w:t>
      </w:r>
      <w:r>
        <w:rPr>
          <w:spacing w:val="1"/>
          <w:u w:val="none"/>
        </w:rPr>
        <w:t>o</w:t>
      </w:r>
      <w:r>
        <w:rPr>
          <w:u w:val="none"/>
        </w:rPr>
        <w:t>n</w:t>
      </w:r>
      <w:r>
        <w:rPr>
          <w:spacing w:val="21"/>
          <w:u w:val="none"/>
        </w:rPr>
        <w:t xml:space="preserve"> </w:t>
      </w:r>
      <w:r>
        <w:rPr>
          <w:spacing w:val="1"/>
          <w:u w:val="none"/>
        </w:rPr>
        <w:t>wh</w:t>
      </w:r>
      <w:r>
        <w:rPr>
          <w:u w:val="none"/>
        </w:rPr>
        <w:t>o</w:t>
      </w:r>
      <w:r>
        <w:rPr>
          <w:spacing w:val="22"/>
          <w:u w:val="none"/>
        </w:rPr>
        <w:t xml:space="preserve"> </w:t>
      </w:r>
      <w:r>
        <w:rPr>
          <w:u w:val="none"/>
        </w:rPr>
        <w:t>f</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1"/>
          <w:u w:val="none"/>
        </w:rPr>
        <w:t xml:space="preserve"> </w:t>
      </w:r>
      <w:r>
        <w:rPr>
          <w:u w:val="none"/>
        </w:rPr>
        <w:t>reas</w:t>
      </w:r>
      <w:r>
        <w:rPr>
          <w:spacing w:val="1"/>
          <w:u w:val="none"/>
        </w:rPr>
        <w:t>o</w:t>
      </w:r>
      <w:r>
        <w:rPr>
          <w:u w:val="none"/>
        </w:rPr>
        <w:t>n</w:t>
      </w:r>
      <w:r>
        <w:rPr>
          <w:spacing w:val="22"/>
          <w:u w:val="none"/>
        </w:rPr>
        <w:t xml:space="preserve"> </w:t>
      </w:r>
      <w:r>
        <w:rPr>
          <w:u w:val="none"/>
        </w:rPr>
        <w:t>lac</w:t>
      </w:r>
      <w:r>
        <w:rPr>
          <w:spacing w:val="1"/>
          <w:u w:val="none"/>
        </w:rPr>
        <w:t>k</w:t>
      </w:r>
      <w:r>
        <w:rPr>
          <w:u w:val="none"/>
        </w:rPr>
        <w:t>s</w:t>
      </w:r>
      <w:r>
        <w:rPr>
          <w:spacing w:val="20"/>
          <w:u w:val="none"/>
        </w:rPr>
        <w:t xml:space="preserve"> </w:t>
      </w:r>
      <w:r>
        <w:rPr>
          <w:u w:val="none"/>
        </w:rPr>
        <w:t>t</w:t>
      </w:r>
      <w:r>
        <w:rPr>
          <w:spacing w:val="1"/>
          <w:u w:val="none"/>
        </w:rPr>
        <w:t>h</w:t>
      </w:r>
      <w:r>
        <w:rPr>
          <w:u w:val="none"/>
        </w:rPr>
        <w:t>e</w:t>
      </w:r>
      <w:r>
        <w:rPr>
          <w:spacing w:val="21"/>
          <w:u w:val="none"/>
        </w:rPr>
        <w:t xml:space="preserve"> </w:t>
      </w:r>
      <w:r>
        <w:rPr>
          <w:u w:val="none"/>
        </w:rPr>
        <w:t>ca</w:t>
      </w:r>
      <w:r>
        <w:rPr>
          <w:spacing w:val="1"/>
          <w:u w:val="none"/>
        </w:rPr>
        <w:t>p</w:t>
      </w:r>
      <w:r>
        <w:rPr>
          <w:u w:val="none"/>
        </w:rPr>
        <w:t>acity</w:t>
      </w:r>
      <w:r>
        <w:rPr>
          <w:spacing w:val="22"/>
          <w:u w:val="none"/>
        </w:rPr>
        <w:t xml:space="preserve"> </w:t>
      </w:r>
      <w:r>
        <w:rPr>
          <w:u w:val="none"/>
        </w:rPr>
        <w:t>to</w:t>
      </w:r>
      <w:r>
        <w:rPr>
          <w:spacing w:val="21"/>
          <w:u w:val="none"/>
        </w:rPr>
        <w:t xml:space="preserve"> </w:t>
      </w:r>
      <w:r>
        <w:rPr>
          <w:u w:val="none"/>
        </w:rPr>
        <w:t>c</w:t>
      </w:r>
      <w:r>
        <w:rPr>
          <w:spacing w:val="1"/>
          <w:u w:val="none"/>
        </w:rPr>
        <w:t>on</w:t>
      </w:r>
      <w:r>
        <w:rPr>
          <w:u w:val="none"/>
        </w:rPr>
        <w:t>tract</w:t>
      </w:r>
      <w:r>
        <w:rPr>
          <w:w w:val="102"/>
          <w:u w:val="none"/>
        </w:rPr>
        <w:t xml:space="preserve"> </w:t>
      </w:r>
      <w:r>
        <w:rPr>
          <w:u w:val="none"/>
        </w:rPr>
        <w:t>f</w:t>
      </w:r>
      <w:r>
        <w:rPr>
          <w:spacing w:val="1"/>
          <w:u w:val="none"/>
        </w:rPr>
        <w:t>o</w:t>
      </w:r>
      <w:r>
        <w:rPr>
          <w:u w:val="none"/>
        </w:rPr>
        <w:t>r</w:t>
      </w:r>
      <w:r>
        <w:rPr>
          <w:spacing w:val="22"/>
          <w:u w:val="none"/>
        </w:rPr>
        <w:t xml:space="preserve"> </w:t>
      </w:r>
      <w:r>
        <w:rPr>
          <w:spacing w:val="1"/>
          <w:u w:val="none"/>
        </w:rPr>
        <w:t>h</w:t>
      </w:r>
      <w:r>
        <w:rPr>
          <w:u w:val="none"/>
        </w:rPr>
        <w:t>i</w:t>
      </w:r>
      <w:r>
        <w:rPr>
          <w:spacing w:val="2"/>
          <w:u w:val="none"/>
        </w:rPr>
        <w:t>m</w:t>
      </w:r>
      <w:r>
        <w:rPr>
          <w:u w:val="none"/>
        </w:rPr>
        <w:t>self</w:t>
      </w:r>
      <w:r>
        <w:rPr>
          <w:spacing w:val="22"/>
          <w:u w:val="none"/>
        </w:rPr>
        <w:t xml:space="preserve"> </w:t>
      </w:r>
      <w:r>
        <w:rPr>
          <w:spacing w:val="1"/>
          <w:u w:val="none"/>
        </w:rPr>
        <w:t>und</w:t>
      </w:r>
      <w:r>
        <w:rPr>
          <w:u w:val="none"/>
        </w:rPr>
        <w:t>er</w:t>
      </w:r>
      <w:r>
        <w:rPr>
          <w:spacing w:val="23"/>
          <w:u w:val="none"/>
        </w:rPr>
        <w:t xml:space="preserve"> </w:t>
      </w:r>
      <w:r>
        <w:rPr>
          <w:u w:val="none"/>
        </w:rPr>
        <w:t>a</w:t>
      </w:r>
      <w:r>
        <w:rPr>
          <w:spacing w:val="1"/>
          <w:u w:val="none"/>
        </w:rPr>
        <w:t>p</w:t>
      </w:r>
      <w:r>
        <w:rPr>
          <w:u w:val="none"/>
        </w:rPr>
        <w:t>plica</w:t>
      </w:r>
      <w:r>
        <w:rPr>
          <w:spacing w:val="1"/>
          <w:u w:val="none"/>
        </w:rPr>
        <w:t>b</w:t>
      </w:r>
      <w:r>
        <w:rPr>
          <w:u w:val="none"/>
        </w:rPr>
        <w:t>le</w:t>
      </w:r>
      <w:r>
        <w:rPr>
          <w:spacing w:val="24"/>
          <w:u w:val="none"/>
        </w:rPr>
        <w:t xml:space="preserve"> </w:t>
      </w:r>
      <w:r>
        <w:rPr>
          <w:u w:val="none"/>
        </w:rPr>
        <w:t>la</w:t>
      </w:r>
      <w:r>
        <w:rPr>
          <w:spacing w:val="1"/>
          <w:u w:val="none"/>
        </w:rPr>
        <w:t>w</w:t>
      </w:r>
      <w:r>
        <w:rPr>
          <w:u w:val="none"/>
        </w:rPr>
        <w:t>s.</w:t>
      </w:r>
    </w:p>
    <w:p w14:paraId="1993311D" w14:textId="77777777" w:rsidR="000C19C9" w:rsidRDefault="000C19C9">
      <w:pPr>
        <w:spacing w:before="3" w:line="240" w:lineRule="exact"/>
        <w:rPr>
          <w:sz w:val="24"/>
          <w:szCs w:val="24"/>
        </w:rPr>
      </w:pPr>
    </w:p>
    <w:p w14:paraId="3ECFE826" w14:textId="77777777" w:rsidR="000C19C9" w:rsidRDefault="00D3642A">
      <w:pPr>
        <w:pStyle w:val="BodyText"/>
        <w:numPr>
          <w:ilvl w:val="2"/>
          <w:numId w:val="8"/>
        </w:numPr>
        <w:tabs>
          <w:tab w:val="left" w:pos="2264"/>
        </w:tabs>
        <w:spacing w:line="252" w:lineRule="auto"/>
        <w:ind w:right="113" w:firstLine="1440"/>
        <w:jc w:val="both"/>
        <w:rPr>
          <w:u w:val="none"/>
        </w:rPr>
      </w:pPr>
      <w:r>
        <w:rPr>
          <w:spacing w:val="1"/>
          <w:u w:color="000000"/>
        </w:rPr>
        <w:t>T</w:t>
      </w:r>
      <w:r>
        <w:rPr>
          <w:u w:color="000000"/>
        </w:rPr>
        <w:t>er</w:t>
      </w:r>
      <w:r>
        <w:rPr>
          <w:spacing w:val="2"/>
          <w:u w:color="000000"/>
        </w:rPr>
        <w:t>m</w:t>
      </w:r>
      <w:r>
        <w:rPr>
          <w:u w:color="000000"/>
        </w:rPr>
        <w:t>i</w:t>
      </w:r>
      <w:r>
        <w:rPr>
          <w:spacing w:val="1"/>
          <w:u w:color="000000"/>
        </w:rPr>
        <w:t>n</w:t>
      </w:r>
      <w:r>
        <w:rPr>
          <w:u w:color="000000"/>
        </w:rPr>
        <w:t>ati</w:t>
      </w:r>
      <w:r>
        <w:rPr>
          <w:spacing w:val="1"/>
          <w:u w:color="000000"/>
        </w:rPr>
        <w:t>o</w:t>
      </w:r>
      <w:r>
        <w:rPr>
          <w:u w:color="000000"/>
        </w:rPr>
        <w:t>n</w:t>
      </w:r>
      <w:r>
        <w:rPr>
          <w:u w:val="none"/>
        </w:rPr>
        <w:t>.</w:t>
      </w:r>
      <w:r>
        <w:rPr>
          <w:spacing w:val="48"/>
          <w:u w:val="none"/>
        </w:rPr>
        <w:t xml:space="preserve"> </w:t>
      </w:r>
      <w:r>
        <w:rPr>
          <w:spacing w:val="1"/>
          <w:u w:val="none"/>
        </w:rPr>
        <w:t>N</w:t>
      </w:r>
      <w:r>
        <w:rPr>
          <w:u w:val="none"/>
        </w:rPr>
        <w:t>o</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8"/>
          <w:u w:val="none"/>
        </w:rPr>
        <w:t xml:space="preserve"> </w:t>
      </w:r>
      <w:r>
        <w:rPr>
          <w:spacing w:val="2"/>
          <w:u w:val="none"/>
        </w:rPr>
        <w:t>m</w:t>
      </w:r>
      <w:r>
        <w:rPr>
          <w:u w:val="none"/>
        </w:rPr>
        <w:t>ay</w:t>
      </w:r>
      <w:r>
        <w:rPr>
          <w:spacing w:val="50"/>
          <w:u w:val="none"/>
        </w:rPr>
        <w:t xml:space="preserve"> </w:t>
      </w:r>
      <w:r>
        <w:rPr>
          <w:spacing w:val="2"/>
          <w:u w:val="none"/>
        </w:rPr>
        <w:t>m</w:t>
      </w:r>
      <w:r>
        <w:rPr>
          <w:u w:val="none"/>
        </w:rPr>
        <w:t>a</w:t>
      </w:r>
      <w:r>
        <w:rPr>
          <w:spacing w:val="1"/>
          <w:u w:val="none"/>
        </w:rPr>
        <w:t>k</w:t>
      </w:r>
      <w:r>
        <w:rPr>
          <w:u w:val="none"/>
        </w:rPr>
        <w:t>e</w:t>
      </w:r>
      <w:r>
        <w:rPr>
          <w:spacing w:val="49"/>
          <w:u w:val="none"/>
        </w:rPr>
        <w:t xml:space="preserve"> </w:t>
      </w:r>
      <w:r>
        <w:rPr>
          <w:u w:val="none"/>
        </w:rPr>
        <w:t>a</w:t>
      </w:r>
      <w:r>
        <w:rPr>
          <w:spacing w:val="1"/>
          <w:u w:val="none"/>
        </w:rPr>
        <w:t>n</w:t>
      </w:r>
      <w:r>
        <w:rPr>
          <w:u w:val="none"/>
        </w:rPr>
        <w:t>y</w:t>
      </w:r>
      <w:r>
        <w:rPr>
          <w:spacing w:val="49"/>
          <w:u w:val="none"/>
        </w:rPr>
        <w:t xml:space="preserve"> </w:t>
      </w:r>
      <w:r>
        <w:rPr>
          <w:spacing w:val="1"/>
          <w:u w:val="none"/>
        </w:rPr>
        <w:t>T</w:t>
      </w:r>
      <w:r>
        <w:rPr>
          <w:u w:val="none"/>
        </w:rPr>
        <w:t>ra</w:t>
      </w:r>
      <w:r>
        <w:rPr>
          <w:spacing w:val="1"/>
          <w:u w:val="none"/>
        </w:rPr>
        <w:t>n</w:t>
      </w:r>
      <w:r>
        <w:rPr>
          <w:u w:val="none"/>
        </w:rPr>
        <w:t>sfer</w:t>
      </w:r>
      <w:r>
        <w:rPr>
          <w:spacing w:val="49"/>
          <w:u w:val="none"/>
        </w:rPr>
        <w:t xml:space="preserve"> </w:t>
      </w:r>
      <w:r>
        <w:rPr>
          <w:spacing w:val="1"/>
          <w:u w:val="none"/>
        </w:rPr>
        <w:t>o</w:t>
      </w:r>
      <w:r>
        <w:rPr>
          <w:u w:val="none"/>
        </w:rPr>
        <w:t>r</w:t>
      </w:r>
      <w:r>
        <w:rPr>
          <w:spacing w:val="48"/>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48"/>
          <w:u w:val="none"/>
        </w:rPr>
        <w:t xml:space="preserve"> </w:t>
      </w:r>
      <w:r>
        <w:rPr>
          <w:spacing w:val="1"/>
          <w:u w:val="none"/>
        </w:rPr>
        <w:t>o</w:t>
      </w:r>
      <w:r>
        <w:rPr>
          <w:u w:val="none"/>
        </w:rPr>
        <w:t>f</w:t>
      </w:r>
      <w:r>
        <w:rPr>
          <w:spacing w:val="48"/>
          <w:u w:val="none"/>
        </w:rPr>
        <w:t xml:space="preserve"> </w:t>
      </w:r>
      <w:r>
        <w:rPr>
          <w:u w:val="none"/>
        </w:rPr>
        <w:t>all</w:t>
      </w:r>
      <w:r>
        <w:rPr>
          <w:spacing w:val="49"/>
          <w:u w:val="none"/>
        </w:rPr>
        <w:t xml:space="preserve"> </w:t>
      </w:r>
      <w:r>
        <w:rPr>
          <w:spacing w:val="1"/>
          <w:u w:val="none"/>
        </w:rPr>
        <w:t>o</w:t>
      </w:r>
      <w:r>
        <w:rPr>
          <w:u w:val="none"/>
        </w:rPr>
        <w:t>r</w:t>
      </w:r>
      <w:r>
        <w:rPr>
          <w:spacing w:val="48"/>
          <w:u w:val="none"/>
        </w:rPr>
        <w:t xml:space="preserve"> </w:t>
      </w:r>
      <w:r>
        <w:rPr>
          <w:u w:val="none"/>
        </w:rPr>
        <w:t>a</w:t>
      </w:r>
      <w:r>
        <w:rPr>
          <w:spacing w:val="1"/>
          <w:u w:val="none"/>
        </w:rPr>
        <w:t>n</w:t>
      </w:r>
      <w:r>
        <w:rPr>
          <w:u w:val="none"/>
        </w:rPr>
        <w:t>y</w:t>
      </w:r>
      <w:r>
        <w:rPr>
          <w:w w:val="102"/>
          <w:u w:val="none"/>
        </w:rPr>
        <w:t xml:space="preserve"> </w:t>
      </w:r>
      <w:r>
        <w:rPr>
          <w:spacing w:val="1"/>
          <w:u w:val="none"/>
        </w:rPr>
        <w:t>p</w:t>
      </w:r>
      <w:r>
        <w:rPr>
          <w:u w:val="none"/>
        </w:rPr>
        <w:t>art</w:t>
      </w:r>
      <w:r>
        <w:rPr>
          <w:spacing w:val="40"/>
          <w:u w:val="none"/>
        </w:rPr>
        <w:t xml:space="preserve"> </w:t>
      </w:r>
      <w:r>
        <w:rPr>
          <w:spacing w:val="1"/>
          <w:u w:val="none"/>
        </w:rPr>
        <w:t>o</w:t>
      </w:r>
      <w:r>
        <w:rPr>
          <w:u w:val="none"/>
        </w:rPr>
        <w:t>f</w:t>
      </w:r>
      <w:r>
        <w:rPr>
          <w:spacing w:val="40"/>
          <w:u w:val="none"/>
        </w:rPr>
        <w:t xml:space="preserve"> </w:t>
      </w:r>
      <w:r>
        <w:rPr>
          <w:spacing w:val="1"/>
          <w:u w:val="none"/>
        </w:rPr>
        <w:t>h</w:t>
      </w:r>
      <w:r>
        <w:rPr>
          <w:u w:val="none"/>
        </w:rPr>
        <w:t>is</w:t>
      </w:r>
      <w:r>
        <w:rPr>
          <w:spacing w:val="41"/>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40"/>
          <w:u w:val="none"/>
        </w:rPr>
        <w:t xml:space="preserve"> </w:t>
      </w:r>
      <w:r>
        <w:rPr>
          <w:u w:val="none"/>
        </w:rPr>
        <w:t>I</w:t>
      </w:r>
      <w:r>
        <w:rPr>
          <w:spacing w:val="1"/>
          <w:u w:val="none"/>
        </w:rPr>
        <w:t>n</w:t>
      </w:r>
      <w:r>
        <w:rPr>
          <w:u w:val="none"/>
        </w:rPr>
        <w:t>terest</w:t>
      </w:r>
      <w:r>
        <w:rPr>
          <w:spacing w:val="39"/>
          <w:u w:val="none"/>
        </w:rPr>
        <w:t xml:space="preserve"> </w:t>
      </w:r>
      <w:r>
        <w:rPr>
          <w:u w:val="none"/>
        </w:rPr>
        <w:t>in</w:t>
      </w:r>
      <w:r>
        <w:rPr>
          <w:spacing w:val="41"/>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0"/>
          <w:u w:val="none"/>
        </w:rPr>
        <w:t xml:space="preserve"> </w:t>
      </w:r>
      <w:r>
        <w:rPr>
          <w:u w:val="none"/>
        </w:rPr>
        <w:t>if</w:t>
      </w:r>
      <w:r>
        <w:rPr>
          <w:spacing w:val="41"/>
          <w:u w:val="none"/>
        </w:rPr>
        <w:t xml:space="preserve"> </w:t>
      </w:r>
      <w:r>
        <w:rPr>
          <w:u w:val="none"/>
        </w:rPr>
        <w:t>s</w:t>
      </w:r>
      <w:r>
        <w:rPr>
          <w:spacing w:val="1"/>
          <w:u w:val="none"/>
        </w:rPr>
        <w:t>u</w:t>
      </w:r>
      <w:r>
        <w:rPr>
          <w:u w:val="none"/>
        </w:rPr>
        <w:t>ch</w:t>
      </w:r>
      <w:r>
        <w:rPr>
          <w:spacing w:val="40"/>
          <w:u w:val="none"/>
        </w:rPr>
        <w:t xml:space="preserve"> </w:t>
      </w:r>
      <w:r>
        <w:rPr>
          <w:spacing w:val="1"/>
          <w:u w:val="none"/>
        </w:rPr>
        <w:t>T</w:t>
      </w:r>
      <w:r>
        <w:rPr>
          <w:u w:val="none"/>
        </w:rPr>
        <w:t>ra</w:t>
      </w:r>
      <w:r>
        <w:rPr>
          <w:spacing w:val="1"/>
          <w:u w:val="none"/>
        </w:rPr>
        <w:t>n</w:t>
      </w:r>
      <w:r>
        <w:rPr>
          <w:u w:val="none"/>
        </w:rPr>
        <w:t>sfer</w:t>
      </w:r>
      <w:r>
        <w:rPr>
          <w:spacing w:val="40"/>
          <w:u w:val="none"/>
        </w:rPr>
        <w:t xml:space="preserve"> </w:t>
      </w:r>
      <w:r>
        <w:rPr>
          <w:spacing w:val="1"/>
          <w:u w:val="none"/>
        </w:rPr>
        <w:t>o</w:t>
      </w:r>
      <w:r>
        <w:rPr>
          <w:u w:val="none"/>
        </w:rPr>
        <w:t>r</w:t>
      </w:r>
      <w:r>
        <w:rPr>
          <w:spacing w:val="41"/>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39"/>
          <w:u w:val="none"/>
        </w:rPr>
        <w:t xml:space="preserve"> </w:t>
      </w:r>
      <w:r>
        <w:rPr>
          <w:spacing w:val="1"/>
          <w:u w:val="none"/>
        </w:rPr>
        <w:t>wou</w:t>
      </w:r>
      <w:r>
        <w:rPr>
          <w:u w:val="none"/>
        </w:rPr>
        <w:t>l</w:t>
      </w:r>
      <w:r>
        <w:rPr>
          <w:spacing w:val="1"/>
          <w:u w:val="none"/>
        </w:rPr>
        <w:t>d</w:t>
      </w:r>
      <w:r>
        <w:rPr>
          <w:u w:val="none"/>
        </w:rPr>
        <w:t>,</w:t>
      </w:r>
      <w:r>
        <w:rPr>
          <w:spacing w:val="40"/>
          <w:u w:val="none"/>
        </w:rPr>
        <w:t xml:space="preserve"> </w:t>
      </w:r>
      <w:r>
        <w:rPr>
          <w:spacing w:val="1"/>
          <w:u w:val="none"/>
        </w:rPr>
        <w:t>wh</w:t>
      </w:r>
      <w:r>
        <w:rPr>
          <w:u w:val="none"/>
        </w:rPr>
        <w:t>en</w:t>
      </w:r>
      <w:r>
        <w:rPr>
          <w:spacing w:val="40"/>
          <w:u w:val="none"/>
        </w:rPr>
        <w:t xml:space="preserve"> </w:t>
      </w:r>
      <w:r>
        <w:rPr>
          <w:u w:val="none"/>
        </w:rPr>
        <w:t>c</w:t>
      </w:r>
      <w:r>
        <w:rPr>
          <w:spacing w:val="1"/>
          <w:u w:val="none"/>
        </w:rPr>
        <w:t>on</w:t>
      </w:r>
      <w:r>
        <w:rPr>
          <w:u w:val="none"/>
        </w:rPr>
        <w:t>si</w:t>
      </w:r>
      <w:r>
        <w:rPr>
          <w:spacing w:val="1"/>
          <w:u w:val="none"/>
        </w:rPr>
        <w:t>d</w:t>
      </w:r>
      <w:r>
        <w:rPr>
          <w:u w:val="none"/>
        </w:rPr>
        <w:t>ered</w:t>
      </w:r>
      <w:r>
        <w:rPr>
          <w:w w:val="102"/>
          <w:u w:val="none"/>
        </w:rPr>
        <w:t xml:space="preserve"> </w:t>
      </w:r>
      <w:r>
        <w:rPr>
          <w:spacing w:val="1"/>
          <w:u w:val="none"/>
        </w:rPr>
        <w:t>w</w:t>
      </w:r>
      <w:r>
        <w:rPr>
          <w:u w:val="none"/>
        </w:rPr>
        <w:t>ith</w:t>
      </w:r>
      <w:r>
        <w:rPr>
          <w:spacing w:val="30"/>
          <w:u w:val="none"/>
        </w:rPr>
        <w:t xml:space="preserve"> </w:t>
      </w:r>
      <w:r>
        <w:rPr>
          <w:u w:val="none"/>
        </w:rPr>
        <w:t>all</w:t>
      </w:r>
      <w:r>
        <w:rPr>
          <w:spacing w:val="29"/>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spacing w:val="1"/>
          <w:u w:val="none"/>
        </w:rPr>
        <w:t>T</w:t>
      </w:r>
      <w:r>
        <w:rPr>
          <w:u w:val="none"/>
        </w:rPr>
        <w:t>ra</w:t>
      </w:r>
      <w:r>
        <w:rPr>
          <w:spacing w:val="1"/>
          <w:u w:val="none"/>
        </w:rPr>
        <w:t>n</w:t>
      </w:r>
      <w:r>
        <w:rPr>
          <w:u w:val="none"/>
        </w:rPr>
        <w:t>sfers</w:t>
      </w:r>
      <w:r>
        <w:rPr>
          <w:spacing w:val="29"/>
          <w:u w:val="none"/>
        </w:rPr>
        <w:t xml:space="preserve"> </w:t>
      </w:r>
      <w:r>
        <w:rPr>
          <w:spacing w:val="1"/>
          <w:u w:val="none"/>
        </w:rPr>
        <w:t>du</w:t>
      </w:r>
      <w:r>
        <w:rPr>
          <w:u w:val="none"/>
        </w:rPr>
        <w:t>ri</w:t>
      </w:r>
      <w:r>
        <w:rPr>
          <w:spacing w:val="1"/>
          <w:u w:val="none"/>
        </w:rPr>
        <w:t>n</w:t>
      </w:r>
      <w:r>
        <w:rPr>
          <w:u w:val="none"/>
        </w:rPr>
        <w:t>g</w:t>
      </w:r>
      <w:r>
        <w:rPr>
          <w:spacing w:val="30"/>
          <w:u w:val="none"/>
        </w:rPr>
        <w:t xml:space="preserve"> </w:t>
      </w:r>
      <w:r>
        <w:rPr>
          <w:u w:val="none"/>
        </w:rPr>
        <w:t>t</w:t>
      </w:r>
      <w:r>
        <w:rPr>
          <w:spacing w:val="1"/>
          <w:u w:val="none"/>
        </w:rPr>
        <w:t>h</w:t>
      </w:r>
      <w:r>
        <w:rPr>
          <w:u w:val="none"/>
        </w:rPr>
        <w:t>e</w:t>
      </w:r>
      <w:r>
        <w:rPr>
          <w:spacing w:val="29"/>
          <w:u w:val="none"/>
        </w:rPr>
        <w:t xml:space="preserve"> </w:t>
      </w:r>
      <w:r>
        <w:rPr>
          <w:u w:val="none"/>
        </w:rPr>
        <w:t>sa</w:t>
      </w:r>
      <w:r>
        <w:rPr>
          <w:spacing w:val="2"/>
          <w:u w:val="none"/>
        </w:rPr>
        <w:t>m</w:t>
      </w:r>
      <w:r>
        <w:rPr>
          <w:u w:val="none"/>
        </w:rPr>
        <w:t>e</w:t>
      </w:r>
      <w:r>
        <w:rPr>
          <w:spacing w:val="29"/>
          <w:u w:val="none"/>
        </w:rPr>
        <w:t xml:space="preserve"> </w:t>
      </w:r>
      <w:r>
        <w:rPr>
          <w:u w:val="none"/>
        </w:rPr>
        <w:t>a</w:t>
      </w:r>
      <w:r>
        <w:rPr>
          <w:spacing w:val="1"/>
          <w:u w:val="none"/>
        </w:rPr>
        <w:t>pp</w:t>
      </w:r>
      <w:r>
        <w:rPr>
          <w:u w:val="none"/>
        </w:rPr>
        <w:t>lica</w:t>
      </w:r>
      <w:r>
        <w:rPr>
          <w:spacing w:val="1"/>
          <w:u w:val="none"/>
        </w:rPr>
        <w:t>b</w:t>
      </w:r>
      <w:r>
        <w:rPr>
          <w:u w:val="none"/>
        </w:rPr>
        <w:t>le</w:t>
      </w:r>
      <w:r>
        <w:rPr>
          <w:spacing w:val="29"/>
          <w:u w:val="none"/>
        </w:rPr>
        <w:t xml:space="preserve"> </w:t>
      </w:r>
      <w:r>
        <w:rPr>
          <w:u w:val="none"/>
        </w:rPr>
        <w:t>t</w:t>
      </w:r>
      <w:r>
        <w:rPr>
          <w:spacing w:val="1"/>
          <w:u w:val="none"/>
        </w:rPr>
        <w:t>w</w:t>
      </w:r>
      <w:r>
        <w:rPr>
          <w:u w:val="none"/>
        </w:rPr>
        <w:t>el</w:t>
      </w:r>
      <w:r>
        <w:rPr>
          <w:spacing w:val="1"/>
          <w:u w:val="none"/>
        </w:rPr>
        <w:t>v</w:t>
      </w:r>
      <w:r>
        <w:rPr>
          <w:u w:val="none"/>
        </w:rPr>
        <w:t>e</w:t>
      </w:r>
      <w:r>
        <w:rPr>
          <w:spacing w:val="29"/>
          <w:u w:val="none"/>
        </w:rPr>
        <w:t xml:space="preserve"> </w:t>
      </w:r>
      <w:r>
        <w:rPr>
          <w:u w:val="none"/>
        </w:rPr>
        <w:t>(</w:t>
      </w:r>
      <w:r>
        <w:rPr>
          <w:spacing w:val="1"/>
          <w:u w:val="none"/>
        </w:rPr>
        <w:t>12</w:t>
      </w:r>
      <w:r>
        <w:rPr>
          <w:u w:val="none"/>
        </w:rPr>
        <w:t>)</w:t>
      </w:r>
      <w:r>
        <w:rPr>
          <w:spacing w:val="29"/>
          <w:u w:val="none"/>
        </w:rPr>
        <w:t xml:space="preserve"> </w:t>
      </w:r>
      <w:r>
        <w:rPr>
          <w:spacing w:val="2"/>
          <w:u w:val="none"/>
        </w:rPr>
        <w:t>m</w:t>
      </w:r>
      <w:r>
        <w:rPr>
          <w:spacing w:val="1"/>
          <w:u w:val="none"/>
        </w:rPr>
        <w:t>on</w:t>
      </w:r>
      <w:r>
        <w:rPr>
          <w:u w:val="none"/>
        </w:rPr>
        <w:t>th</w:t>
      </w:r>
      <w:r>
        <w:rPr>
          <w:spacing w:val="30"/>
          <w:u w:val="none"/>
        </w:rPr>
        <w:t xml:space="preserve"> </w:t>
      </w:r>
      <w:r>
        <w:rPr>
          <w:spacing w:val="1"/>
          <w:u w:val="none"/>
        </w:rPr>
        <w:t>p</w:t>
      </w:r>
      <w:r>
        <w:rPr>
          <w:u w:val="none"/>
        </w:rPr>
        <w:t>eri</w:t>
      </w:r>
      <w:r>
        <w:rPr>
          <w:spacing w:val="1"/>
          <w:u w:val="none"/>
        </w:rPr>
        <w:t>od</w:t>
      </w:r>
      <w:r>
        <w:rPr>
          <w:u w:val="none"/>
        </w:rPr>
        <w:t>,</w:t>
      </w:r>
      <w:r>
        <w:rPr>
          <w:spacing w:val="29"/>
          <w:u w:val="none"/>
        </w:rPr>
        <w:t xml:space="preserve"> </w:t>
      </w:r>
      <w:r>
        <w:rPr>
          <w:u w:val="none"/>
        </w:rPr>
        <w:t>ca</w:t>
      </w:r>
      <w:r>
        <w:rPr>
          <w:spacing w:val="1"/>
          <w:u w:val="none"/>
        </w:rPr>
        <w:t>u</w:t>
      </w:r>
      <w:r>
        <w:rPr>
          <w:u w:val="none"/>
        </w:rPr>
        <w:t>se</w:t>
      </w:r>
      <w:r>
        <w:rPr>
          <w:spacing w:val="29"/>
          <w:u w:val="none"/>
        </w:rPr>
        <w:t xml:space="preserve"> </w:t>
      </w:r>
      <w:r>
        <w:rPr>
          <w:u w:val="none"/>
        </w:rPr>
        <w:t>a</w:t>
      </w:r>
      <w:r>
        <w:rPr>
          <w:spacing w:val="29"/>
          <w:u w:val="none"/>
        </w:rPr>
        <w:t xml:space="preserve"> </w:t>
      </w:r>
      <w:r>
        <w:rPr>
          <w:u w:val="none"/>
        </w:rPr>
        <w:t>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30"/>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1"/>
          <w:u w:val="none"/>
        </w:rPr>
        <w:t>w</w:t>
      </w:r>
      <w:r>
        <w:rPr>
          <w:u w:val="none"/>
        </w:rPr>
        <w:t>it</w:t>
      </w:r>
      <w:r>
        <w:rPr>
          <w:spacing w:val="1"/>
          <w:u w:val="none"/>
        </w:rPr>
        <w:t>h</w:t>
      </w:r>
      <w:r>
        <w:rPr>
          <w:u w:val="none"/>
        </w:rPr>
        <w:t>in</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30"/>
          <w:u w:val="none"/>
        </w:rPr>
        <w:t xml:space="preserve"> </w:t>
      </w:r>
      <w:r>
        <w:rPr>
          <w:spacing w:val="1"/>
          <w:u w:val="none"/>
        </w:rPr>
        <w:t>o</w:t>
      </w:r>
      <w:r>
        <w:rPr>
          <w:u w:val="none"/>
        </w:rPr>
        <w:t>f</w:t>
      </w:r>
      <w:r>
        <w:rPr>
          <w:spacing w:val="29"/>
          <w:u w:val="none"/>
        </w:rPr>
        <w:t xml:space="preserve"> </w:t>
      </w:r>
      <w:r>
        <w:rPr>
          <w:spacing w:val="1"/>
          <w:u w:val="none"/>
        </w:rPr>
        <w:t>Cod</w:t>
      </w:r>
      <w:r>
        <w:rPr>
          <w:u w:val="none"/>
        </w:rPr>
        <w:t>e</w:t>
      </w:r>
      <w:r>
        <w:rPr>
          <w:spacing w:val="29"/>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708</w:t>
      </w:r>
      <w:r>
        <w:rPr>
          <w:u w:val="none"/>
        </w:rPr>
        <w:t>.</w:t>
      </w:r>
      <w:r>
        <w:rPr>
          <w:spacing w:val="28"/>
          <w:u w:val="none"/>
        </w:rPr>
        <w:t xml:space="preserve"> </w:t>
      </w:r>
      <w:r>
        <w:rPr>
          <w:spacing w:val="1"/>
          <w:u w:val="none"/>
        </w:rPr>
        <w:t>An</w:t>
      </w:r>
      <w:r>
        <w:rPr>
          <w:u w:val="none"/>
        </w:rPr>
        <w:t>y</w:t>
      </w:r>
      <w:r>
        <w:rPr>
          <w:spacing w:val="30"/>
          <w:u w:val="none"/>
        </w:rPr>
        <w:t xml:space="preserve"> </w:t>
      </w:r>
      <w:r>
        <w:rPr>
          <w:u w:val="none"/>
        </w:rPr>
        <w:t>s</w:t>
      </w:r>
      <w:r>
        <w:rPr>
          <w:spacing w:val="1"/>
          <w:u w:val="none"/>
        </w:rPr>
        <w:t>u</w:t>
      </w:r>
      <w:r>
        <w:rPr>
          <w:u w:val="none"/>
        </w:rPr>
        <w:t>ch</w:t>
      </w:r>
      <w:r>
        <w:rPr>
          <w:spacing w:val="30"/>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29"/>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30"/>
          <w:u w:val="none"/>
        </w:rPr>
        <w:t xml:space="preserve"> </w:t>
      </w:r>
      <w:r>
        <w:rPr>
          <w:spacing w:val="1"/>
          <w:u w:val="none"/>
        </w:rPr>
        <w:t>vo</w:t>
      </w:r>
      <w:r>
        <w:rPr>
          <w:u w:val="none"/>
        </w:rPr>
        <w:t>id</w:t>
      </w:r>
      <w:r>
        <w:rPr>
          <w:spacing w:val="30"/>
          <w:u w:val="none"/>
        </w:rPr>
        <w:t xml:space="preserve"> </w:t>
      </w:r>
      <w:r>
        <w:rPr>
          <w:u w:val="none"/>
        </w:rPr>
        <w:t>a</w:t>
      </w:r>
      <w:r>
        <w:rPr>
          <w:spacing w:val="1"/>
          <w:u w:val="none"/>
        </w:rPr>
        <w:t>n</w:t>
      </w:r>
      <w:r>
        <w:rPr>
          <w:u w:val="none"/>
        </w:rPr>
        <w:t>d</w:t>
      </w:r>
      <w:r>
        <w:rPr>
          <w:spacing w:val="30"/>
          <w:u w:val="none"/>
        </w:rPr>
        <w:t xml:space="preserve"> </w:t>
      </w:r>
      <w:r>
        <w:rPr>
          <w:spacing w:val="1"/>
          <w:u w:val="none"/>
        </w:rPr>
        <w:t>no</w:t>
      </w:r>
      <w:r>
        <w:rPr>
          <w:u w:val="none"/>
        </w:rPr>
        <w:t>t</w:t>
      </w:r>
      <w:r>
        <w:rPr>
          <w:spacing w:val="29"/>
          <w:u w:val="none"/>
        </w:rPr>
        <w:t xml:space="preserve"> </w:t>
      </w:r>
      <w:r>
        <w:rPr>
          <w:u w:val="none"/>
        </w:rPr>
        <w:t>ca</w:t>
      </w:r>
      <w:r>
        <w:rPr>
          <w:spacing w:val="1"/>
          <w:u w:val="none"/>
        </w:rPr>
        <w:t>u</w:t>
      </w:r>
      <w:r>
        <w:rPr>
          <w:u w:val="none"/>
        </w:rPr>
        <w:t>se</w:t>
      </w:r>
      <w:r>
        <w:rPr>
          <w:spacing w:val="29"/>
          <w:u w:val="none"/>
        </w:rPr>
        <w:t xml:space="preserve"> </w:t>
      </w:r>
      <w:r>
        <w:rPr>
          <w:spacing w:val="1"/>
          <w:u w:val="none"/>
        </w:rPr>
        <w:t>or</w:t>
      </w:r>
      <w:r>
        <w:rPr>
          <w:spacing w:val="2"/>
          <w:w w:val="102"/>
          <w:u w:val="none"/>
        </w:rPr>
        <w:t xml:space="preserve"> </w:t>
      </w:r>
      <w:r>
        <w:rPr>
          <w:u w:val="none"/>
        </w:rPr>
        <w:t>c</w:t>
      </w:r>
      <w:r>
        <w:rPr>
          <w:spacing w:val="1"/>
          <w:u w:val="none"/>
        </w:rPr>
        <w:t>o</w:t>
      </w:r>
      <w:r>
        <w:rPr>
          <w:u w:val="none"/>
        </w:rPr>
        <w:t>nstitute</w:t>
      </w:r>
      <w:r>
        <w:rPr>
          <w:spacing w:val="15"/>
          <w:u w:val="none"/>
        </w:rPr>
        <w:t xml:space="preserve"> </w:t>
      </w:r>
      <w:r>
        <w:rPr>
          <w:u w:val="none"/>
        </w:rPr>
        <w:t>a</w:t>
      </w:r>
      <w:r>
        <w:rPr>
          <w:spacing w:val="15"/>
          <w:u w:val="none"/>
        </w:rPr>
        <w:t xml:space="preserve"> </w:t>
      </w:r>
      <w:r>
        <w:rPr>
          <w:u w:val="none"/>
        </w:rPr>
        <w:t>dissolution</w:t>
      </w:r>
      <w:r>
        <w:rPr>
          <w:spacing w:val="16"/>
          <w:u w:val="none"/>
        </w:rPr>
        <w:t xml:space="preserve"> </w:t>
      </w:r>
      <w:r>
        <w:rPr>
          <w:u w:val="none"/>
        </w:rPr>
        <w:t>of</w:t>
      </w:r>
      <w:r>
        <w:rPr>
          <w:spacing w:val="15"/>
          <w:u w:val="none"/>
        </w:rPr>
        <w:t xml:space="preserve"> </w:t>
      </w:r>
      <w:r>
        <w:rPr>
          <w:u w:val="none"/>
        </w:rPr>
        <w:t>t</w:t>
      </w:r>
      <w:r>
        <w:rPr>
          <w:spacing w:val="1"/>
          <w:u w:val="none"/>
        </w:rPr>
        <w:t>h</w:t>
      </w:r>
      <w:r>
        <w:rPr>
          <w:u w:val="none"/>
        </w:rPr>
        <w:t>e</w:t>
      </w:r>
      <w:r>
        <w:rPr>
          <w:spacing w:val="16"/>
          <w:u w:val="none"/>
        </w:rPr>
        <w:t xml:space="preserve"> </w:t>
      </w:r>
      <w:r>
        <w:rPr>
          <w:spacing w:val="1"/>
          <w:u w:val="none"/>
        </w:rPr>
        <w:t>C</w:t>
      </w:r>
      <w:r>
        <w:rPr>
          <w:u w:val="none"/>
        </w:rPr>
        <w:t>o</w:t>
      </w:r>
      <w:r>
        <w:rPr>
          <w:spacing w:val="2"/>
          <w:u w:val="none"/>
        </w:rPr>
        <w:t>m</w:t>
      </w:r>
      <w:r>
        <w:rPr>
          <w:u w:val="none"/>
        </w:rPr>
        <w:t>pany</w:t>
      </w:r>
      <w:r>
        <w:rPr>
          <w:spacing w:val="15"/>
          <w:u w:val="none"/>
        </w:rPr>
        <w:t xml:space="preserve"> </w:t>
      </w:r>
      <w:r>
        <w:rPr>
          <w:u w:val="none"/>
        </w:rPr>
        <w:t>and</w:t>
      </w:r>
      <w:r>
        <w:rPr>
          <w:spacing w:val="16"/>
          <w:u w:val="none"/>
        </w:rPr>
        <w:t xml:space="preserve"> </w:t>
      </w:r>
      <w:r>
        <w:rPr>
          <w:u w:val="none"/>
        </w:rPr>
        <w:t>t</w:t>
      </w:r>
      <w:r>
        <w:rPr>
          <w:spacing w:val="1"/>
          <w:u w:val="none"/>
        </w:rPr>
        <w:t>h</w:t>
      </w:r>
      <w:r>
        <w:rPr>
          <w:u w:val="none"/>
        </w:rPr>
        <w:t>e</w:t>
      </w:r>
      <w:r>
        <w:rPr>
          <w:spacing w:val="15"/>
          <w:u w:val="none"/>
        </w:rPr>
        <w:t xml:space="preserve"> </w:t>
      </w:r>
      <w:r>
        <w:rPr>
          <w:u w:val="none"/>
        </w:rPr>
        <w:t>purported</w:t>
      </w:r>
      <w:r>
        <w:rPr>
          <w:spacing w:val="16"/>
          <w:u w:val="none"/>
        </w:rPr>
        <w:t xml:space="preserve"> </w:t>
      </w:r>
      <w:r>
        <w:rPr>
          <w:u w:val="none"/>
        </w:rPr>
        <w:t>assi</w:t>
      </w:r>
      <w:r>
        <w:rPr>
          <w:spacing w:val="1"/>
          <w:u w:val="none"/>
        </w:rPr>
        <w:t>g</w:t>
      </w:r>
      <w:r>
        <w:rPr>
          <w:u w:val="none"/>
        </w:rPr>
        <w:t>nee</w:t>
      </w:r>
      <w:r>
        <w:rPr>
          <w:spacing w:val="15"/>
          <w:u w:val="none"/>
        </w:rPr>
        <w:t xml:space="preserve"> </w:t>
      </w:r>
      <w:r>
        <w:rPr>
          <w:u w:val="none"/>
        </w:rPr>
        <w:t>shall</w:t>
      </w:r>
      <w:r>
        <w:rPr>
          <w:spacing w:val="16"/>
          <w:u w:val="none"/>
        </w:rPr>
        <w:t xml:space="preserve"> </w:t>
      </w:r>
      <w:r>
        <w:rPr>
          <w:u w:val="none"/>
        </w:rPr>
        <w:t>recei</w:t>
      </w:r>
      <w:r>
        <w:rPr>
          <w:spacing w:val="1"/>
          <w:u w:val="none"/>
        </w:rPr>
        <w:t>v</w:t>
      </w:r>
      <w:r>
        <w:rPr>
          <w:u w:val="none"/>
        </w:rPr>
        <w:t>e</w:t>
      </w:r>
      <w:r>
        <w:rPr>
          <w:spacing w:val="15"/>
          <w:u w:val="none"/>
        </w:rPr>
        <w:t xml:space="preserve"> </w:t>
      </w:r>
      <w:r>
        <w:rPr>
          <w:u w:val="none"/>
        </w:rPr>
        <w:t>no</w:t>
      </w:r>
      <w:r>
        <w:rPr>
          <w:spacing w:val="16"/>
          <w:u w:val="none"/>
        </w:rPr>
        <w:t xml:space="preserve"> </w:t>
      </w:r>
      <w:r>
        <w:rPr>
          <w:u w:val="none"/>
        </w:rPr>
        <w:t>i</w:t>
      </w:r>
      <w:r>
        <w:rPr>
          <w:spacing w:val="1"/>
          <w:u w:val="none"/>
        </w:rPr>
        <w:t>n</w:t>
      </w:r>
      <w:r>
        <w:rPr>
          <w:u w:val="none"/>
        </w:rPr>
        <w:t>terest</w:t>
      </w:r>
      <w:r>
        <w:rPr>
          <w:spacing w:val="14"/>
          <w:u w:val="none"/>
        </w:rPr>
        <w:t xml:space="preserve"> </w:t>
      </w:r>
      <w:r>
        <w:rPr>
          <w:u w:val="none"/>
        </w:rPr>
        <w:t xml:space="preserve">in </w:t>
      </w:r>
      <w:r>
        <w:rPr>
          <w:spacing w:val="16"/>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2"/>
          <w:u w:val="none"/>
        </w:rPr>
        <w:t xml:space="preserve"> </w:t>
      </w:r>
      <w:r>
        <w:rPr>
          <w:spacing w:val="1"/>
          <w:u w:val="none"/>
        </w:rPr>
        <w:t>o</w:t>
      </w:r>
      <w:r>
        <w:rPr>
          <w:u w:val="none"/>
        </w:rPr>
        <w:t>t</w:t>
      </w:r>
      <w:r>
        <w:rPr>
          <w:spacing w:val="1"/>
          <w:u w:val="none"/>
        </w:rPr>
        <w:t>h</w:t>
      </w:r>
      <w:r>
        <w:rPr>
          <w:u w:val="none"/>
        </w:rPr>
        <w:t>er</w:t>
      </w:r>
      <w:r>
        <w:rPr>
          <w:spacing w:val="22"/>
          <w:u w:val="none"/>
        </w:rPr>
        <w:t xml:space="preserve"> </w:t>
      </w:r>
      <w:r>
        <w:rPr>
          <w:u w:val="none"/>
        </w:rPr>
        <w:t>t</w:t>
      </w:r>
      <w:r>
        <w:rPr>
          <w:spacing w:val="1"/>
          <w:u w:val="none"/>
        </w:rPr>
        <w:t>h</w:t>
      </w:r>
      <w:r>
        <w:rPr>
          <w:u w:val="none"/>
        </w:rPr>
        <w:t>an</w:t>
      </w:r>
      <w:r>
        <w:rPr>
          <w:spacing w:val="24"/>
          <w:u w:val="none"/>
        </w:rPr>
        <w:t xml:space="preserve"> </w:t>
      </w:r>
      <w:r>
        <w:rPr>
          <w:u w:val="none"/>
        </w:rPr>
        <w:t>an</w:t>
      </w:r>
      <w:r>
        <w:rPr>
          <w:spacing w:val="24"/>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3"/>
          <w:u w:val="none"/>
        </w:rPr>
        <w:t xml:space="preserve"> </w:t>
      </w:r>
      <w:r>
        <w:rPr>
          <w:u w:val="none"/>
        </w:rPr>
        <w:t>I</w:t>
      </w:r>
      <w:r>
        <w:rPr>
          <w:spacing w:val="1"/>
          <w:u w:val="none"/>
        </w:rPr>
        <w:t>n</w:t>
      </w:r>
      <w:r>
        <w:rPr>
          <w:u w:val="none"/>
        </w:rPr>
        <w:t>terest.</w:t>
      </w:r>
    </w:p>
    <w:p w14:paraId="4909BFA3" w14:textId="77777777" w:rsidR="000C19C9" w:rsidRDefault="000C19C9">
      <w:pPr>
        <w:spacing w:before="16" w:line="220" w:lineRule="exact"/>
      </w:pPr>
    </w:p>
    <w:p w14:paraId="1609B525" w14:textId="77777777" w:rsidR="000C19C9" w:rsidRDefault="00D3642A">
      <w:pPr>
        <w:pStyle w:val="BodyText"/>
        <w:numPr>
          <w:ilvl w:val="1"/>
          <w:numId w:val="8"/>
        </w:numPr>
        <w:tabs>
          <w:tab w:val="left" w:pos="1544"/>
        </w:tabs>
        <w:spacing w:line="252" w:lineRule="auto"/>
        <w:ind w:right="113" w:firstLine="720"/>
        <w:jc w:val="both"/>
        <w:rPr>
          <w:u w:val="none"/>
        </w:rPr>
      </w:pPr>
      <w:r>
        <w:rPr>
          <w:spacing w:val="1"/>
          <w:u w:color="000000"/>
        </w:rPr>
        <w:t>AD</w:t>
      </w:r>
      <w:r>
        <w:rPr>
          <w:spacing w:val="2"/>
          <w:u w:color="000000"/>
        </w:rPr>
        <w:t>M</w:t>
      </w:r>
      <w:r>
        <w:rPr>
          <w:u w:color="000000"/>
        </w:rPr>
        <w:t>I</w:t>
      </w:r>
      <w:r>
        <w:rPr>
          <w:spacing w:val="1"/>
          <w:u w:color="000000"/>
        </w:rPr>
        <w:t>N</w:t>
      </w:r>
      <w:r>
        <w:rPr>
          <w:u w:color="000000"/>
        </w:rPr>
        <w:t>I</w:t>
      </w:r>
      <w:r>
        <w:rPr>
          <w:spacing w:val="1"/>
          <w:u w:color="000000"/>
        </w:rPr>
        <w:t>STRAT</w:t>
      </w:r>
      <w:r>
        <w:rPr>
          <w:u w:color="000000"/>
        </w:rPr>
        <w:t>I</w:t>
      </w:r>
      <w:r>
        <w:rPr>
          <w:spacing w:val="1"/>
          <w:u w:color="000000"/>
        </w:rPr>
        <w:t>VE</w:t>
      </w:r>
      <w:r>
        <w:rPr>
          <w:u w:color="000000"/>
        </w:rPr>
        <w:t xml:space="preserve"> </w:t>
      </w:r>
      <w:r>
        <w:rPr>
          <w:spacing w:val="1"/>
          <w:u w:color="000000"/>
        </w:rPr>
        <w:t>APPROVAL</w:t>
      </w:r>
      <w:r>
        <w:rPr>
          <w:u w:color="000000"/>
        </w:rPr>
        <w:t>S</w:t>
      </w:r>
      <w:r>
        <w:rPr>
          <w:u w:val="none"/>
        </w:rPr>
        <w:t>.</w:t>
      </w:r>
      <w:r>
        <w:rPr>
          <w:spacing w:val="3"/>
          <w:u w:val="none"/>
        </w:rPr>
        <w:t xml:space="preserve"> </w:t>
      </w:r>
      <w:r>
        <w:rPr>
          <w:spacing w:val="1"/>
          <w:u w:val="none"/>
        </w:rPr>
        <w:t>Th</w:t>
      </w:r>
      <w:r>
        <w:rPr>
          <w:u w:val="none"/>
        </w:rPr>
        <w:t>e</w:t>
      </w:r>
      <w:r>
        <w:rPr>
          <w:spacing w:val="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
          <w:u w:val="none"/>
        </w:rPr>
        <w:t xml:space="preserve"> </w:t>
      </w:r>
      <w:r>
        <w:rPr>
          <w:u w:val="none"/>
        </w:rPr>
        <w:t>a</w:t>
      </w:r>
      <w:r>
        <w:rPr>
          <w:spacing w:val="1"/>
          <w:u w:val="none"/>
        </w:rPr>
        <w:t>g</w:t>
      </w:r>
      <w:r>
        <w:rPr>
          <w:u w:val="none"/>
        </w:rPr>
        <w:t>rees</w:t>
      </w:r>
      <w:r>
        <w:rPr>
          <w:spacing w:val="4"/>
          <w:u w:val="none"/>
        </w:rPr>
        <w:t xml:space="preserve"> </w:t>
      </w:r>
      <w:r>
        <w:rPr>
          <w:u w:val="none"/>
        </w:rPr>
        <w:t>to</w:t>
      </w:r>
      <w:r>
        <w:rPr>
          <w:spacing w:val="4"/>
          <w:u w:val="none"/>
        </w:rPr>
        <w:t xml:space="preserve"> </w:t>
      </w:r>
      <w:r>
        <w:rPr>
          <w:spacing w:val="1"/>
          <w:u w:val="none"/>
        </w:rPr>
        <w:t>p</w:t>
      </w:r>
      <w:r>
        <w:rPr>
          <w:u w:val="none"/>
        </w:rPr>
        <w:t>ay</w:t>
      </w:r>
      <w:r>
        <w:rPr>
          <w:spacing w:val="4"/>
          <w:u w:val="none"/>
        </w:rPr>
        <w:t xml:space="preserve"> </w:t>
      </w:r>
      <w:r>
        <w:rPr>
          <w:u w:val="none"/>
        </w:rPr>
        <w:t>f</w:t>
      </w:r>
      <w:r>
        <w:rPr>
          <w:spacing w:val="1"/>
          <w:u w:val="none"/>
        </w:rPr>
        <w:t>o</w:t>
      </w:r>
      <w:r>
        <w:rPr>
          <w:u w:val="none"/>
        </w:rPr>
        <w:t>r</w:t>
      </w:r>
      <w:r>
        <w:rPr>
          <w:spacing w:val="5"/>
          <w:u w:val="none"/>
        </w:rPr>
        <w:t xml:space="preserve"> </w:t>
      </w:r>
      <w:r>
        <w:rPr>
          <w:u w:val="none"/>
        </w:rPr>
        <w:t>a</w:t>
      </w:r>
      <w:r>
        <w:rPr>
          <w:spacing w:val="1"/>
          <w:u w:val="none"/>
        </w:rPr>
        <w:t>n</w:t>
      </w:r>
      <w:r>
        <w:rPr>
          <w:u w:val="none"/>
        </w:rPr>
        <w:t xml:space="preserve">d </w:t>
      </w:r>
      <w:r>
        <w:rPr>
          <w:spacing w:val="4"/>
          <w:u w:val="none"/>
        </w:rPr>
        <w:t xml:space="preserve"> </w:t>
      </w:r>
      <w:r>
        <w:rPr>
          <w:spacing w:val="1"/>
          <w:u w:val="none"/>
        </w:rPr>
        <w:t>u</w:t>
      </w:r>
      <w:r>
        <w:rPr>
          <w:u w:val="none"/>
        </w:rPr>
        <w:t xml:space="preserve">se </w:t>
      </w:r>
      <w:r>
        <w:rPr>
          <w:spacing w:val="4"/>
          <w:u w:val="none"/>
        </w:rPr>
        <w:t xml:space="preserve"> </w:t>
      </w:r>
      <w:r>
        <w:rPr>
          <w:u w:val="none"/>
        </w:rPr>
        <w:t xml:space="preserve">its </w:t>
      </w:r>
      <w:r>
        <w:rPr>
          <w:spacing w:val="4"/>
          <w:u w:val="none"/>
        </w:rPr>
        <w:t xml:space="preserve"> </w:t>
      </w:r>
      <w:r>
        <w:rPr>
          <w:spacing w:val="1"/>
          <w:u w:val="none"/>
        </w:rPr>
        <w:t>b</w:t>
      </w:r>
      <w:r>
        <w:rPr>
          <w:u w:val="none"/>
        </w:rPr>
        <w:t>est</w:t>
      </w:r>
      <w:r>
        <w:rPr>
          <w:w w:val="102"/>
          <w:u w:val="none"/>
        </w:rPr>
        <w:t xml:space="preserve"> </w:t>
      </w:r>
      <w:r>
        <w:rPr>
          <w:u w:val="none"/>
        </w:rPr>
        <w:t>efforts</w:t>
      </w:r>
      <w:r>
        <w:rPr>
          <w:spacing w:val="29"/>
          <w:u w:val="none"/>
        </w:rPr>
        <w:t xml:space="preserve"> </w:t>
      </w:r>
      <w:r>
        <w:rPr>
          <w:u w:val="none"/>
        </w:rPr>
        <w:t>to</w:t>
      </w:r>
      <w:r>
        <w:rPr>
          <w:spacing w:val="29"/>
          <w:u w:val="none"/>
        </w:rPr>
        <w:t xml:space="preserve"> </w:t>
      </w:r>
      <w:r>
        <w:rPr>
          <w:spacing w:val="1"/>
          <w:u w:val="none"/>
        </w:rPr>
        <w:t>ob</w:t>
      </w:r>
      <w:r>
        <w:rPr>
          <w:u w:val="none"/>
        </w:rPr>
        <w:t>tai</w:t>
      </w:r>
      <w:r>
        <w:rPr>
          <w:spacing w:val="1"/>
          <w:u w:val="none"/>
        </w:rPr>
        <w:t>n</w:t>
      </w:r>
      <w:r>
        <w:rPr>
          <w:u w:val="none"/>
        </w:rPr>
        <w:t>,</w:t>
      </w:r>
      <w:r>
        <w:rPr>
          <w:spacing w:val="28"/>
          <w:u w:val="none"/>
        </w:rPr>
        <w:t xml:space="preserve"> </w:t>
      </w:r>
      <w:r>
        <w:rPr>
          <w:u w:val="none"/>
        </w:rPr>
        <w:t>all</w:t>
      </w:r>
      <w:r>
        <w:rPr>
          <w:spacing w:val="29"/>
          <w:u w:val="none"/>
        </w:rPr>
        <w:t xml:space="preserve"> </w:t>
      </w:r>
      <w:r>
        <w:rPr>
          <w:u w:val="none"/>
        </w:rPr>
        <w:t>govern</w:t>
      </w:r>
      <w:r>
        <w:rPr>
          <w:spacing w:val="2"/>
          <w:u w:val="none"/>
        </w:rPr>
        <w:t>m</w:t>
      </w:r>
      <w:r>
        <w:rPr>
          <w:u w:val="none"/>
        </w:rPr>
        <w:t>e</w:t>
      </w:r>
      <w:r>
        <w:rPr>
          <w:spacing w:val="1"/>
          <w:u w:val="none"/>
        </w:rPr>
        <w:t>n</w:t>
      </w:r>
      <w:r>
        <w:rPr>
          <w:u w:val="none"/>
        </w:rPr>
        <w:t>tal</w:t>
      </w:r>
      <w:r>
        <w:rPr>
          <w:spacing w:val="29"/>
          <w:u w:val="none"/>
        </w:rPr>
        <w:t xml:space="preserve"> </w:t>
      </w:r>
      <w:r>
        <w:rPr>
          <w:u w:val="none"/>
        </w:rPr>
        <w:t>a</w:t>
      </w:r>
      <w:r>
        <w:rPr>
          <w:spacing w:val="1"/>
          <w:u w:val="none"/>
        </w:rPr>
        <w:t>n</w:t>
      </w:r>
      <w:r>
        <w:rPr>
          <w:u w:val="none"/>
        </w:rPr>
        <w:t>d</w:t>
      </w:r>
      <w:r>
        <w:rPr>
          <w:spacing w:val="30"/>
          <w:u w:val="none"/>
        </w:rPr>
        <w:t xml:space="preserve"> </w:t>
      </w:r>
      <w:r>
        <w:rPr>
          <w:u w:val="none"/>
        </w:rPr>
        <w:t>a</w:t>
      </w:r>
      <w:r>
        <w:rPr>
          <w:spacing w:val="1"/>
          <w:u w:val="none"/>
        </w:rPr>
        <w:t>d</w:t>
      </w:r>
      <w:r>
        <w:rPr>
          <w:spacing w:val="2"/>
          <w:u w:val="none"/>
        </w:rPr>
        <w:t>m</w:t>
      </w:r>
      <w:r>
        <w:rPr>
          <w:u w:val="none"/>
        </w:rPr>
        <w:t>inistrative</w:t>
      </w:r>
      <w:r>
        <w:rPr>
          <w:spacing w:val="29"/>
          <w:u w:val="none"/>
        </w:rPr>
        <w:t xml:space="preserve"> </w:t>
      </w:r>
      <w:r>
        <w:rPr>
          <w:u w:val="none"/>
        </w:rPr>
        <w:t>a</w:t>
      </w:r>
      <w:r>
        <w:rPr>
          <w:spacing w:val="1"/>
          <w:u w:val="none"/>
        </w:rPr>
        <w:t>p</w:t>
      </w:r>
      <w:r>
        <w:rPr>
          <w:u w:val="none"/>
        </w:rPr>
        <w:t>provals</w:t>
      </w:r>
      <w:r>
        <w:rPr>
          <w:spacing w:val="29"/>
          <w:u w:val="none"/>
        </w:rPr>
        <w:t xml:space="preserve"> </w:t>
      </w:r>
      <w:r>
        <w:rPr>
          <w:u w:val="none"/>
        </w:rPr>
        <w:t>re</w:t>
      </w:r>
      <w:r>
        <w:rPr>
          <w:spacing w:val="1"/>
          <w:u w:val="none"/>
        </w:rPr>
        <w:t>q</w:t>
      </w:r>
      <w:r>
        <w:rPr>
          <w:u w:val="none"/>
        </w:rPr>
        <w:t>uired</w:t>
      </w:r>
      <w:r>
        <w:rPr>
          <w:spacing w:val="29"/>
          <w:u w:val="none"/>
        </w:rPr>
        <w:t xml:space="preserve"> </w:t>
      </w:r>
      <w:r>
        <w:rPr>
          <w:u w:val="none"/>
        </w:rPr>
        <w:t>in</w:t>
      </w:r>
      <w:r>
        <w:rPr>
          <w:spacing w:val="30"/>
          <w:u w:val="none"/>
        </w:rPr>
        <w:t xml:space="preserve"> </w:t>
      </w:r>
      <w:r>
        <w:rPr>
          <w:u w:val="none"/>
        </w:rPr>
        <w:t>c</w:t>
      </w:r>
      <w:r>
        <w:rPr>
          <w:spacing w:val="1"/>
          <w:u w:val="none"/>
        </w:rPr>
        <w:t>o</w:t>
      </w:r>
      <w:r>
        <w:rPr>
          <w:u w:val="none"/>
        </w:rPr>
        <w:t>nnection</w:t>
      </w:r>
      <w:r>
        <w:rPr>
          <w:spacing w:val="29"/>
          <w:u w:val="none"/>
        </w:rPr>
        <w:t xml:space="preserve"> </w:t>
      </w:r>
      <w:r>
        <w:rPr>
          <w:spacing w:val="1"/>
          <w:u w:val="none"/>
        </w:rPr>
        <w:t>w</w:t>
      </w:r>
      <w:r>
        <w:rPr>
          <w:u w:val="none"/>
        </w:rPr>
        <w:t>ith</w:t>
      </w:r>
      <w:r>
        <w:rPr>
          <w:spacing w:val="29"/>
          <w:u w:val="none"/>
        </w:rPr>
        <w:t xml:space="preserve"> </w:t>
      </w:r>
      <w:r>
        <w:rPr>
          <w:u w:val="none"/>
        </w:rPr>
        <w:t>the</w:t>
      </w:r>
      <w:r>
        <w:rPr>
          <w:spacing w:val="29"/>
          <w:u w:val="none"/>
        </w:rPr>
        <w:t xml:space="preserve"> </w:t>
      </w:r>
      <w:r>
        <w:rPr>
          <w:u w:val="none"/>
        </w:rPr>
        <w:t>purc</w:t>
      </w:r>
      <w:r>
        <w:rPr>
          <w:spacing w:val="1"/>
          <w:u w:val="none"/>
        </w:rPr>
        <w:t>h</w:t>
      </w:r>
      <w:r>
        <w:rPr>
          <w:u w:val="none"/>
        </w:rPr>
        <w:t>ase</w:t>
      </w:r>
      <w:r>
        <w:rPr>
          <w:w w:val="102"/>
          <w:u w:val="none"/>
        </w:rPr>
        <w:t xml:space="preserve"> </w:t>
      </w:r>
      <w:r>
        <w:rPr>
          <w:u w:val="none"/>
        </w:rPr>
        <w:t>a</w:t>
      </w:r>
      <w:r>
        <w:rPr>
          <w:spacing w:val="1"/>
          <w:u w:val="none"/>
        </w:rPr>
        <w:t>n</w:t>
      </w:r>
      <w:r>
        <w:rPr>
          <w:u w:val="none"/>
        </w:rPr>
        <w:t>d</w:t>
      </w:r>
      <w:r>
        <w:rPr>
          <w:spacing w:val="33"/>
          <w:u w:val="none"/>
        </w:rPr>
        <w:t xml:space="preserve"> </w:t>
      </w:r>
      <w:r>
        <w:rPr>
          <w:u w:val="none"/>
        </w:rPr>
        <w:t>sale</w:t>
      </w:r>
      <w:r>
        <w:rPr>
          <w:spacing w:val="33"/>
          <w:u w:val="none"/>
        </w:rPr>
        <w:t xml:space="preserve"> </w:t>
      </w:r>
      <w:r>
        <w:rPr>
          <w:u w:val="none"/>
        </w:rPr>
        <w:t>of</w:t>
      </w:r>
      <w:r>
        <w:rPr>
          <w:spacing w:val="31"/>
          <w:u w:val="none"/>
        </w:rPr>
        <w:t xml:space="preserve"> </w:t>
      </w:r>
      <w:r>
        <w:rPr>
          <w:u w:val="none"/>
        </w:rPr>
        <w:t>a</w:t>
      </w:r>
      <w:r>
        <w:rPr>
          <w:spacing w:val="1"/>
          <w:u w:val="none"/>
        </w:rPr>
        <w:t>n</w:t>
      </w:r>
      <w:r>
        <w:rPr>
          <w:u w:val="none"/>
        </w:rPr>
        <w:t>y</w:t>
      </w:r>
      <w:r>
        <w:rPr>
          <w:spacing w:val="33"/>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3"/>
          <w:u w:val="none"/>
        </w:rPr>
        <w:t xml:space="preserve"> </w:t>
      </w:r>
      <w:r>
        <w:rPr>
          <w:u w:val="none"/>
        </w:rPr>
        <w:t>I</w:t>
      </w:r>
      <w:r>
        <w:rPr>
          <w:spacing w:val="1"/>
          <w:u w:val="none"/>
        </w:rPr>
        <w:t>n</w:t>
      </w:r>
      <w:r>
        <w:rPr>
          <w:u w:val="none"/>
        </w:rPr>
        <w:t>terest</w:t>
      </w:r>
      <w:r>
        <w:rPr>
          <w:spacing w:val="32"/>
          <w:u w:val="none"/>
        </w:rPr>
        <w:t xml:space="preserve"> </w:t>
      </w:r>
      <w:r>
        <w:rPr>
          <w:spacing w:val="1"/>
          <w:u w:val="none"/>
        </w:rPr>
        <w:t>und</w:t>
      </w:r>
      <w:r>
        <w:rPr>
          <w:u w:val="none"/>
        </w:rPr>
        <w:t>er</w:t>
      </w:r>
      <w:r>
        <w:rPr>
          <w:spacing w:val="32"/>
          <w:u w:val="none"/>
        </w:rPr>
        <w:t xml:space="preserve"> </w:t>
      </w:r>
      <w:r>
        <w:rPr>
          <w:u w:val="none"/>
        </w:rPr>
        <w:t>t</w:t>
      </w:r>
      <w:r>
        <w:rPr>
          <w:spacing w:val="1"/>
          <w:u w:val="none"/>
        </w:rPr>
        <w:t>h</w:t>
      </w:r>
      <w:r>
        <w:rPr>
          <w:u w:val="none"/>
        </w:rPr>
        <w:t>is</w:t>
      </w:r>
      <w:r>
        <w:rPr>
          <w:spacing w:val="3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2"/>
          <w:u w:val="none"/>
        </w:rPr>
        <w:t xml:space="preserve"> </w:t>
      </w:r>
      <w:r>
        <w:rPr>
          <w:spacing w:val="1"/>
          <w:u w:val="none"/>
        </w:rPr>
        <w:t>Th</w:t>
      </w:r>
      <w:r>
        <w:rPr>
          <w:u w:val="none"/>
        </w:rPr>
        <w:t>e</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u w:val="none"/>
        </w:rPr>
        <w:t>a</w:t>
      </w:r>
      <w:r>
        <w:rPr>
          <w:spacing w:val="1"/>
          <w:u w:val="none"/>
        </w:rPr>
        <w:t>g</w:t>
      </w:r>
      <w:r>
        <w:rPr>
          <w:u w:val="none"/>
        </w:rPr>
        <w:t>ree</w:t>
      </w:r>
      <w:r>
        <w:rPr>
          <w:spacing w:val="33"/>
          <w:u w:val="none"/>
        </w:rPr>
        <w:t xml:space="preserve"> </w:t>
      </w:r>
      <w:r>
        <w:rPr>
          <w:u w:val="none"/>
        </w:rPr>
        <w:t>to</w:t>
      </w:r>
      <w:r>
        <w:rPr>
          <w:spacing w:val="33"/>
          <w:u w:val="none"/>
        </w:rPr>
        <w:t xml:space="preserve"> </w:t>
      </w:r>
      <w:r>
        <w:rPr>
          <w:u w:val="none"/>
        </w:rPr>
        <w:t>c</w:t>
      </w:r>
      <w:r>
        <w:rPr>
          <w:spacing w:val="1"/>
          <w:u w:val="none"/>
        </w:rPr>
        <w:t>oop</w:t>
      </w:r>
      <w:r>
        <w:rPr>
          <w:u w:val="none"/>
        </w:rPr>
        <w:t>erate</w:t>
      </w:r>
      <w:r>
        <w:rPr>
          <w:spacing w:val="33"/>
          <w:u w:val="none"/>
        </w:rPr>
        <w:t xml:space="preserve"> </w:t>
      </w:r>
      <w:r>
        <w:rPr>
          <w:u w:val="none"/>
        </w:rPr>
        <w:t>in</w:t>
      </w:r>
      <w:r>
        <w:rPr>
          <w:spacing w:val="34"/>
          <w:u w:val="none"/>
        </w:rPr>
        <w:t xml:space="preserve"> </w:t>
      </w:r>
      <w:r>
        <w:rPr>
          <w:spacing w:val="1"/>
          <w:u w:val="none"/>
        </w:rPr>
        <w:t>ob</w:t>
      </w:r>
      <w:r>
        <w:rPr>
          <w:u w:val="none"/>
        </w:rPr>
        <w:t>tai</w:t>
      </w:r>
      <w:r>
        <w:rPr>
          <w:spacing w:val="1"/>
          <w:u w:val="none"/>
        </w:rPr>
        <w:t>n</w:t>
      </w:r>
      <w:r>
        <w:rPr>
          <w:u w:val="none"/>
        </w:rPr>
        <w:t>i</w:t>
      </w:r>
      <w:r>
        <w:rPr>
          <w:spacing w:val="1"/>
          <w:u w:val="none"/>
        </w:rPr>
        <w:t>n</w:t>
      </w:r>
      <w:r>
        <w:rPr>
          <w:u w:val="none"/>
        </w:rPr>
        <w:t>g</w:t>
      </w:r>
      <w:r>
        <w:rPr>
          <w:w w:val="102"/>
          <w:u w:val="none"/>
        </w:rPr>
        <w:t xml:space="preserve"> </w:t>
      </w:r>
      <w:r>
        <w:rPr>
          <w:u w:val="none"/>
        </w:rPr>
        <w:t>t</w:t>
      </w:r>
      <w:r>
        <w:rPr>
          <w:spacing w:val="1"/>
          <w:u w:val="none"/>
        </w:rPr>
        <w:t>h</w:t>
      </w:r>
      <w:r>
        <w:rPr>
          <w:u w:val="none"/>
        </w:rPr>
        <w:t>e</w:t>
      </w:r>
      <w:r>
        <w:rPr>
          <w:spacing w:val="36"/>
          <w:u w:val="none"/>
        </w:rPr>
        <w:t xml:space="preserve"> </w:t>
      </w:r>
      <w:r>
        <w:rPr>
          <w:u w:val="none"/>
        </w:rPr>
        <w:t>approvals</w:t>
      </w:r>
      <w:r>
        <w:rPr>
          <w:spacing w:val="37"/>
          <w:u w:val="none"/>
        </w:rPr>
        <w:t xml:space="preserve"> </w:t>
      </w:r>
      <w:r>
        <w:rPr>
          <w:u w:val="none"/>
        </w:rPr>
        <w:t>and</w:t>
      </w:r>
      <w:r>
        <w:rPr>
          <w:spacing w:val="37"/>
          <w:u w:val="none"/>
        </w:rPr>
        <w:t xml:space="preserve"> </w:t>
      </w:r>
      <w:r>
        <w:rPr>
          <w:u w:val="none"/>
        </w:rPr>
        <w:t>to</w:t>
      </w:r>
      <w:r>
        <w:rPr>
          <w:spacing w:val="38"/>
          <w:u w:val="none"/>
        </w:rPr>
        <w:t xml:space="preserve"> </w:t>
      </w:r>
      <w:r>
        <w:rPr>
          <w:u w:val="none"/>
        </w:rPr>
        <w:t>e</w:t>
      </w:r>
      <w:r>
        <w:rPr>
          <w:spacing w:val="1"/>
          <w:u w:val="none"/>
        </w:rPr>
        <w:t>x</w:t>
      </w:r>
      <w:r>
        <w:rPr>
          <w:u w:val="none"/>
        </w:rPr>
        <w:t>ec</w:t>
      </w:r>
      <w:r>
        <w:rPr>
          <w:spacing w:val="1"/>
          <w:u w:val="none"/>
        </w:rPr>
        <w:t>u</w:t>
      </w:r>
      <w:r>
        <w:rPr>
          <w:u w:val="none"/>
        </w:rPr>
        <w:t>te</w:t>
      </w:r>
      <w:r>
        <w:rPr>
          <w:spacing w:val="37"/>
          <w:u w:val="none"/>
        </w:rPr>
        <w:t xml:space="preserve"> </w:t>
      </w:r>
      <w:r>
        <w:rPr>
          <w:u w:val="none"/>
        </w:rPr>
        <w:t>all</w:t>
      </w:r>
      <w:r>
        <w:rPr>
          <w:spacing w:val="36"/>
          <w:u w:val="none"/>
        </w:rPr>
        <w:t xml:space="preserve"> </w:t>
      </w:r>
      <w:r>
        <w:rPr>
          <w:u w:val="none"/>
        </w:rPr>
        <w:t>doc</w:t>
      </w:r>
      <w:r>
        <w:rPr>
          <w:spacing w:val="1"/>
          <w:u w:val="none"/>
        </w:rPr>
        <w:t>u</w:t>
      </w:r>
      <w:r>
        <w:rPr>
          <w:spacing w:val="2"/>
          <w:u w:val="none"/>
        </w:rPr>
        <w:t>m</w:t>
      </w:r>
      <w:r>
        <w:rPr>
          <w:u w:val="none"/>
        </w:rPr>
        <w:t>e</w:t>
      </w:r>
      <w:r>
        <w:rPr>
          <w:spacing w:val="1"/>
          <w:u w:val="none"/>
        </w:rPr>
        <w:t>n</w:t>
      </w:r>
      <w:r>
        <w:rPr>
          <w:u w:val="none"/>
        </w:rPr>
        <w:t>ts</w:t>
      </w:r>
      <w:r>
        <w:rPr>
          <w:spacing w:val="37"/>
          <w:u w:val="none"/>
        </w:rPr>
        <w:t xml:space="preserve"> </w:t>
      </w:r>
      <w:r>
        <w:rPr>
          <w:u w:val="none"/>
        </w:rPr>
        <w:t>that</w:t>
      </w:r>
      <w:r>
        <w:rPr>
          <w:spacing w:val="36"/>
          <w:u w:val="none"/>
        </w:rPr>
        <w:t xml:space="preserve"> </w:t>
      </w:r>
      <w:r>
        <w:rPr>
          <w:spacing w:val="2"/>
          <w:u w:val="none"/>
        </w:rPr>
        <w:t>m</w:t>
      </w:r>
      <w:r>
        <w:rPr>
          <w:u w:val="none"/>
        </w:rPr>
        <w:t>ay</w:t>
      </w:r>
      <w:r>
        <w:rPr>
          <w:spacing w:val="36"/>
          <w:u w:val="none"/>
        </w:rPr>
        <w:t xml:space="preserve"> </w:t>
      </w:r>
      <w:r>
        <w:rPr>
          <w:u w:val="none"/>
        </w:rPr>
        <w:t>be</w:t>
      </w:r>
      <w:r>
        <w:rPr>
          <w:spacing w:val="37"/>
          <w:u w:val="none"/>
        </w:rPr>
        <w:t xml:space="preserve"> </w:t>
      </w:r>
      <w:r>
        <w:rPr>
          <w:u w:val="none"/>
        </w:rPr>
        <w:t>re</w:t>
      </w:r>
      <w:r>
        <w:rPr>
          <w:spacing w:val="1"/>
          <w:u w:val="none"/>
        </w:rPr>
        <w:t>q</w:t>
      </w:r>
      <w:r>
        <w:rPr>
          <w:u w:val="none"/>
        </w:rPr>
        <w:t>uired</w:t>
      </w:r>
      <w:r>
        <w:rPr>
          <w:spacing w:val="37"/>
          <w:u w:val="none"/>
        </w:rPr>
        <w:t xml:space="preserve"> </w:t>
      </w:r>
      <w:r>
        <w:rPr>
          <w:u w:val="none"/>
        </w:rPr>
        <w:t>to</w:t>
      </w:r>
      <w:r>
        <w:rPr>
          <w:spacing w:val="39"/>
          <w:u w:val="none"/>
        </w:rPr>
        <w:t xml:space="preserve"> </w:t>
      </w:r>
      <w:r>
        <w:rPr>
          <w:spacing w:val="1"/>
          <w:u w:val="none"/>
        </w:rPr>
        <w:t>b</w:t>
      </w:r>
      <w:r>
        <w:rPr>
          <w:u w:val="none"/>
        </w:rPr>
        <w:t>e</w:t>
      </w:r>
      <w:r>
        <w:rPr>
          <w:spacing w:val="37"/>
          <w:u w:val="none"/>
        </w:rPr>
        <w:t xml:space="preserve"> </w:t>
      </w:r>
      <w:r>
        <w:rPr>
          <w:u w:val="none"/>
        </w:rPr>
        <w:t>e</w:t>
      </w:r>
      <w:r>
        <w:rPr>
          <w:spacing w:val="1"/>
          <w:u w:val="none"/>
        </w:rPr>
        <w:t>x</w:t>
      </w:r>
      <w:r>
        <w:rPr>
          <w:u w:val="none"/>
        </w:rPr>
        <w:t>ec</w:t>
      </w:r>
      <w:r>
        <w:rPr>
          <w:spacing w:val="1"/>
          <w:u w:val="none"/>
        </w:rPr>
        <w:t>u</w:t>
      </w:r>
      <w:r>
        <w:rPr>
          <w:u w:val="none"/>
        </w:rPr>
        <w:t>ted</w:t>
      </w:r>
      <w:r>
        <w:rPr>
          <w:spacing w:val="36"/>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em</w:t>
      </w:r>
      <w:r>
        <w:rPr>
          <w:spacing w:val="39"/>
          <w:u w:val="none"/>
        </w:rPr>
        <w:t xml:space="preserve"> </w:t>
      </w:r>
      <w:r>
        <w:rPr>
          <w:u w:val="none"/>
        </w:rPr>
        <w:t>in</w:t>
      </w:r>
      <w:r>
        <w:rPr>
          <w:spacing w:val="37"/>
          <w:u w:val="none"/>
        </w:rPr>
        <w:t xml:space="preserve"> </w:t>
      </w:r>
      <w:r>
        <w:rPr>
          <w:u w:val="none"/>
        </w:rPr>
        <w:t>c</w:t>
      </w:r>
      <w:r>
        <w:rPr>
          <w:spacing w:val="1"/>
          <w:u w:val="none"/>
        </w:rPr>
        <w:t>onn</w:t>
      </w:r>
      <w:r>
        <w:rPr>
          <w:u w:val="none"/>
        </w:rPr>
        <w:t>ecti</w:t>
      </w:r>
      <w:r>
        <w:rPr>
          <w:spacing w:val="1"/>
          <w:u w:val="none"/>
        </w:rPr>
        <w:t>on</w:t>
      </w:r>
      <w:r>
        <w:rPr>
          <w:spacing w:val="2"/>
          <w:w w:val="102"/>
          <w:u w:val="none"/>
        </w:rPr>
        <w:t xml:space="preserve"> </w:t>
      </w:r>
      <w:r>
        <w:rPr>
          <w:spacing w:val="1"/>
          <w:u w:val="none"/>
        </w:rPr>
        <w:t>w</w:t>
      </w:r>
      <w:r>
        <w:rPr>
          <w:u w:val="none"/>
        </w:rPr>
        <w:t>ith</w:t>
      </w:r>
      <w:r>
        <w:rPr>
          <w:spacing w:val="50"/>
          <w:u w:val="none"/>
        </w:rPr>
        <w:t xml:space="preserve"> </w:t>
      </w:r>
      <w:r>
        <w:rPr>
          <w:u w:val="none"/>
        </w:rPr>
        <w:t>t</w:t>
      </w:r>
      <w:r>
        <w:rPr>
          <w:spacing w:val="1"/>
          <w:u w:val="none"/>
        </w:rPr>
        <w:t>h</w:t>
      </w:r>
      <w:r>
        <w:rPr>
          <w:u w:val="none"/>
        </w:rPr>
        <w:t>e</w:t>
      </w:r>
      <w:r>
        <w:rPr>
          <w:spacing w:val="50"/>
          <w:u w:val="none"/>
        </w:rPr>
        <w:t xml:space="preserve"> </w:t>
      </w:r>
      <w:r>
        <w:rPr>
          <w:u w:val="none"/>
        </w:rPr>
        <w:t>a</w:t>
      </w:r>
      <w:r>
        <w:rPr>
          <w:spacing w:val="1"/>
          <w:u w:val="none"/>
        </w:rPr>
        <w:t>pp</w:t>
      </w:r>
      <w:r>
        <w:rPr>
          <w:u w:val="none"/>
        </w:rPr>
        <w:t>r</w:t>
      </w:r>
      <w:r>
        <w:rPr>
          <w:spacing w:val="1"/>
          <w:u w:val="none"/>
        </w:rPr>
        <w:t>ov</w:t>
      </w:r>
      <w:r>
        <w:rPr>
          <w:u w:val="none"/>
        </w:rPr>
        <w:t>als.</w:t>
      </w:r>
      <w:r>
        <w:rPr>
          <w:spacing w:val="49"/>
          <w:u w:val="none"/>
        </w:rPr>
        <w:t xml:space="preserve"> </w:t>
      </w:r>
      <w:r>
        <w:rPr>
          <w:spacing w:val="1"/>
          <w:u w:val="none"/>
        </w:rPr>
        <w:t>Th</w:t>
      </w:r>
      <w:r>
        <w:rPr>
          <w:u w:val="none"/>
        </w:rPr>
        <w:t>e</w:t>
      </w:r>
      <w:r>
        <w:rPr>
          <w:spacing w:val="5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52"/>
          <w:u w:val="none"/>
        </w:rPr>
        <w:t xml:space="preserve"> </w:t>
      </w:r>
      <w:r>
        <w:rPr>
          <w:u w:val="none"/>
        </w:rPr>
        <w:t>s</w:t>
      </w:r>
      <w:r>
        <w:rPr>
          <w:spacing w:val="1"/>
          <w:u w:val="none"/>
        </w:rPr>
        <w:t>h</w:t>
      </w:r>
      <w:r>
        <w:rPr>
          <w:u w:val="none"/>
        </w:rPr>
        <w:t>all</w:t>
      </w:r>
      <w:r>
        <w:rPr>
          <w:spacing w:val="50"/>
          <w:u w:val="none"/>
        </w:rPr>
        <w:t xml:space="preserve"> </w:t>
      </w:r>
      <w:r>
        <w:rPr>
          <w:spacing w:val="1"/>
          <w:u w:val="none"/>
        </w:rPr>
        <w:t>p</w:t>
      </w:r>
      <w:r>
        <w:rPr>
          <w:u w:val="none"/>
        </w:rPr>
        <w:t>ay</w:t>
      </w:r>
      <w:r>
        <w:rPr>
          <w:spacing w:val="51"/>
          <w:u w:val="none"/>
        </w:rPr>
        <w:t xml:space="preserve"> </w:t>
      </w:r>
      <w:r>
        <w:rPr>
          <w:u w:val="none"/>
        </w:rPr>
        <w:t>all</w:t>
      </w:r>
      <w:r>
        <w:rPr>
          <w:spacing w:val="50"/>
          <w:u w:val="none"/>
        </w:rPr>
        <w:t xml:space="preserve"> </w:t>
      </w:r>
      <w:r>
        <w:rPr>
          <w:u w:val="none"/>
        </w:rPr>
        <w:t>c</w:t>
      </w:r>
      <w:r>
        <w:rPr>
          <w:spacing w:val="1"/>
          <w:u w:val="none"/>
        </w:rPr>
        <w:t>o</w:t>
      </w:r>
      <w:r>
        <w:rPr>
          <w:u w:val="none"/>
        </w:rPr>
        <w:t>sts</w:t>
      </w:r>
      <w:r>
        <w:rPr>
          <w:spacing w:val="51"/>
          <w:u w:val="none"/>
        </w:rPr>
        <w:t xml:space="preserve"> </w:t>
      </w:r>
      <w:r>
        <w:rPr>
          <w:u w:val="none"/>
        </w:rPr>
        <w:t>a</w:t>
      </w:r>
      <w:r>
        <w:rPr>
          <w:spacing w:val="1"/>
          <w:u w:val="none"/>
        </w:rPr>
        <w:t>n</w:t>
      </w:r>
      <w:r>
        <w:rPr>
          <w:u w:val="none"/>
        </w:rPr>
        <w:t>d</w:t>
      </w:r>
      <w:r>
        <w:rPr>
          <w:spacing w:val="51"/>
          <w:u w:val="none"/>
        </w:rPr>
        <w:t xml:space="preserve"> </w:t>
      </w:r>
      <w:r>
        <w:rPr>
          <w:u w:val="none"/>
        </w:rPr>
        <w:t>fili</w:t>
      </w:r>
      <w:r>
        <w:rPr>
          <w:spacing w:val="1"/>
          <w:u w:val="none"/>
        </w:rPr>
        <w:t>n</w:t>
      </w:r>
      <w:r>
        <w:rPr>
          <w:u w:val="none"/>
        </w:rPr>
        <w:t>g</w:t>
      </w:r>
      <w:r>
        <w:rPr>
          <w:spacing w:val="51"/>
          <w:u w:val="none"/>
        </w:rPr>
        <w:t xml:space="preserve"> </w:t>
      </w:r>
      <w:r>
        <w:rPr>
          <w:u w:val="none"/>
        </w:rPr>
        <w:t>fees</w:t>
      </w:r>
      <w:r>
        <w:rPr>
          <w:spacing w:val="51"/>
          <w:u w:val="none"/>
        </w:rPr>
        <w:t xml:space="preserve"> </w:t>
      </w:r>
      <w:r>
        <w:rPr>
          <w:u w:val="none"/>
        </w:rPr>
        <w:t>in</w:t>
      </w:r>
      <w:r>
        <w:rPr>
          <w:spacing w:val="51"/>
          <w:u w:val="none"/>
        </w:rPr>
        <w:t xml:space="preserve"> </w:t>
      </w:r>
      <w:r>
        <w:rPr>
          <w:u w:val="none"/>
        </w:rPr>
        <w:t>c</w:t>
      </w:r>
      <w:r>
        <w:rPr>
          <w:spacing w:val="1"/>
          <w:u w:val="none"/>
        </w:rPr>
        <w:t>onn</w:t>
      </w:r>
      <w:r>
        <w:rPr>
          <w:u w:val="none"/>
        </w:rPr>
        <w:t>ecti</w:t>
      </w:r>
      <w:r>
        <w:rPr>
          <w:spacing w:val="1"/>
          <w:u w:val="none"/>
        </w:rPr>
        <w:t>o</w:t>
      </w:r>
      <w:r>
        <w:rPr>
          <w:u w:val="none"/>
        </w:rPr>
        <w:t>n</w:t>
      </w:r>
      <w:r>
        <w:rPr>
          <w:spacing w:val="51"/>
          <w:u w:val="none"/>
        </w:rPr>
        <w:t xml:space="preserve"> </w:t>
      </w:r>
      <w:r>
        <w:rPr>
          <w:spacing w:val="1"/>
          <w:u w:val="none"/>
        </w:rPr>
        <w:t>w</w:t>
      </w:r>
      <w:r>
        <w:rPr>
          <w:u w:val="none"/>
        </w:rPr>
        <w:t>ith</w:t>
      </w:r>
      <w:r>
        <w:rPr>
          <w:spacing w:val="52"/>
          <w:u w:val="none"/>
        </w:rPr>
        <w:t xml:space="preserve"> </w:t>
      </w:r>
      <w:r>
        <w:rPr>
          <w:spacing w:val="1"/>
          <w:u w:val="none"/>
        </w:rPr>
        <w:t>ob</w:t>
      </w:r>
      <w:r>
        <w:rPr>
          <w:u w:val="none"/>
        </w:rPr>
        <w:t>tai</w:t>
      </w:r>
      <w:r>
        <w:rPr>
          <w:spacing w:val="1"/>
          <w:u w:val="none"/>
        </w:rPr>
        <w:t>n</w:t>
      </w:r>
      <w:r>
        <w:rPr>
          <w:u w:val="none"/>
        </w:rPr>
        <w:t>i</w:t>
      </w:r>
      <w:r>
        <w:rPr>
          <w:spacing w:val="1"/>
          <w:u w:val="none"/>
        </w:rPr>
        <w:t>n</w:t>
      </w:r>
      <w:r>
        <w:rPr>
          <w:u w:val="none"/>
        </w:rPr>
        <w:t>g</w:t>
      </w:r>
      <w:r>
        <w:rPr>
          <w:spacing w:val="51"/>
          <w:u w:val="none"/>
        </w:rPr>
        <w:t xml:space="preserve"> </w:t>
      </w:r>
      <w:r>
        <w:rPr>
          <w:u w:val="none"/>
        </w:rPr>
        <w:t>t</w:t>
      </w:r>
      <w:r>
        <w:rPr>
          <w:spacing w:val="1"/>
          <w:u w:val="none"/>
        </w:rPr>
        <w:t>h</w:t>
      </w:r>
      <w:r>
        <w:rPr>
          <w:u w:val="none"/>
        </w:rPr>
        <w:t>e</w:t>
      </w:r>
      <w:r>
        <w:rPr>
          <w:w w:val="102"/>
          <w:u w:val="none"/>
        </w:rPr>
        <w:t xml:space="preserve"> </w:t>
      </w:r>
      <w:r>
        <w:rPr>
          <w:u w:val="none"/>
        </w:rPr>
        <w:t>a</w:t>
      </w:r>
      <w:r>
        <w:rPr>
          <w:spacing w:val="1"/>
          <w:u w:val="none"/>
        </w:rPr>
        <w:t>p</w:t>
      </w:r>
      <w:r>
        <w:rPr>
          <w:u w:val="none"/>
        </w:rPr>
        <w:t>provals.</w:t>
      </w:r>
    </w:p>
    <w:p w14:paraId="0D77199F" w14:textId="77777777" w:rsidR="000C19C9" w:rsidRDefault="000C19C9">
      <w:pPr>
        <w:spacing w:before="1" w:line="240" w:lineRule="exact"/>
        <w:rPr>
          <w:sz w:val="24"/>
          <w:szCs w:val="24"/>
        </w:rPr>
      </w:pPr>
    </w:p>
    <w:p w14:paraId="2D1E9FB0" w14:textId="77777777" w:rsidR="000C19C9" w:rsidRDefault="00D3642A">
      <w:pPr>
        <w:pStyle w:val="Heading1"/>
        <w:ind w:left="0" w:right="12"/>
        <w:jc w:val="center"/>
        <w:rPr>
          <w:b w:val="0"/>
          <w:bCs w:val="0"/>
        </w:rPr>
      </w:pPr>
      <w:r>
        <w:rPr>
          <w:spacing w:val="1"/>
        </w:rPr>
        <w:t>ART</w:t>
      </w:r>
      <w:r>
        <w:t>I</w:t>
      </w:r>
      <w:r>
        <w:rPr>
          <w:spacing w:val="1"/>
        </w:rPr>
        <w:t>CL</w:t>
      </w:r>
      <w:r>
        <w:t>E</w:t>
      </w:r>
      <w:r>
        <w:rPr>
          <w:spacing w:val="35"/>
        </w:rPr>
        <w:t xml:space="preserve"> </w:t>
      </w:r>
      <w:r>
        <w:t>IX</w:t>
      </w:r>
    </w:p>
    <w:p w14:paraId="0AE0DBE3" w14:textId="77777777" w:rsidR="000C19C9" w:rsidRDefault="000C19C9">
      <w:pPr>
        <w:spacing w:before="8" w:line="240" w:lineRule="exact"/>
        <w:rPr>
          <w:sz w:val="24"/>
          <w:szCs w:val="24"/>
        </w:rPr>
      </w:pPr>
    </w:p>
    <w:p w14:paraId="6F6048BC"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TER</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NAT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50"/>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51"/>
          <w:sz w:val="21"/>
          <w:szCs w:val="21"/>
        </w:rPr>
        <w:t xml:space="preserve"> </w:t>
      </w:r>
      <w:r>
        <w:rPr>
          <w:rFonts w:ascii="Times New Roman" w:eastAsia="Times New Roman" w:hAnsi="Times New Roman" w:cs="Times New Roman"/>
          <w:b/>
          <w:bCs/>
          <w:spacing w:val="1"/>
          <w:sz w:val="21"/>
          <w:szCs w:val="21"/>
        </w:rPr>
        <w:t>D</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SS</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LUT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p>
    <w:p w14:paraId="5BD35A1E" w14:textId="77777777" w:rsidR="000C19C9" w:rsidRDefault="000C19C9">
      <w:pPr>
        <w:spacing w:before="13" w:line="240" w:lineRule="exact"/>
        <w:rPr>
          <w:sz w:val="24"/>
          <w:szCs w:val="24"/>
        </w:rPr>
      </w:pPr>
    </w:p>
    <w:p w14:paraId="56351A9F" w14:textId="77777777" w:rsidR="000C19C9" w:rsidRDefault="00D3642A">
      <w:pPr>
        <w:pStyle w:val="BodyText"/>
        <w:numPr>
          <w:ilvl w:val="1"/>
          <w:numId w:val="8"/>
        </w:numPr>
        <w:tabs>
          <w:tab w:val="left" w:pos="1544"/>
        </w:tabs>
        <w:spacing w:line="250" w:lineRule="auto"/>
        <w:ind w:right="114" w:firstLine="720"/>
        <w:jc w:val="both"/>
        <w:rPr>
          <w:u w:val="none"/>
        </w:rPr>
      </w:pPr>
      <w:r>
        <w:rPr>
          <w:spacing w:val="1"/>
          <w:u w:color="000000"/>
        </w:rPr>
        <w:t>D</w:t>
      </w:r>
      <w:r>
        <w:rPr>
          <w:u w:color="000000"/>
        </w:rPr>
        <w:t>I</w:t>
      </w:r>
      <w:r>
        <w:rPr>
          <w:spacing w:val="1"/>
          <w:u w:color="000000"/>
        </w:rPr>
        <w:t>SSOLUT</w:t>
      </w:r>
      <w:r>
        <w:rPr>
          <w:u w:color="000000"/>
        </w:rPr>
        <w:t>I</w:t>
      </w:r>
      <w:r>
        <w:rPr>
          <w:spacing w:val="1"/>
          <w:u w:color="000000"/>
        </w:rPr>
        <w:t>ON</w:t>
      </w:r>
      <w:r>
        <w:rPr>
          <w:u w:val="none"/>
        </w:rPr>
        <w:t>.</w:t>
      </w:r>
      <w:r>
        <w:rPr>
          <w:spacing w:val="49"/>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51"/>
          <w:u w:val="none"/>
        </w:rPr>
        <w:t xml:space="preserve"> </w:t>
      </w:r>
      <w:r>
        <w:rPr>
          <w:u w:val="none"/>
        </w:rPr>
        <w:t>a</w:t>
      </w:r>
      <w:r>
        <w:rPr>
          <w:spacing w:val="1"/>
          <w:u w:val="none"/>
        </w:rPr>
        <w:t>ny</w:t>
      </w:r>
      <w:r>
        <w:rPr>
          <w:u w:val="none"/>
        </w:rPr>
        <w:t>t</w:t>
      </w:r>
      <w:r>
        <w:rPr>
          <w:spacing w:val="1"/>
          <w:u w:val="none"/>
        </w:rPr>
        <w:t>h</w:t>
      </w:r>
      <w:r>
        <w:rPr>
          <w:u w:val="none"/>
        </w:rPr>
        <w:t>i</w:t>
      </w:r>
      <w:r>
        <w:rPr>
          <w:spacing w:val="1"/>
          <w:u w:val="none"/>
        </w:rPr>
        <w:t>n</w:t>
      </w:r>
      <w:r>
        <w:rPr>
          <w:u w:val="none"/>
        </w:rPr>
        <w:t>g</w:t>
      </w:r>
      <w:r>
        <w:rPr>
          <w:spacing w:val="51"/>
          <w:u w:val="none"/>
        </w:rPr>
        <w:t xml:space="preserve"> </w:t>
      </w:r>
      <w:r>
        <w:rPr>
          <w:u w:val="none"/>
        </w:rPr>
        <w:t>to</w:t>
      </w:r>
      <w:r>
        <w:rPr>
          <w:spacing w:val="50"/>
          <w:u w:val="none"/>
        </w:rPr>
        <w:t xml:space="preserve"> </w:t>
      </w:r>
      <w:r>
        <w:rPr>
          <w:u w:val="none"/>
        </w:rPr>
        <w:t>t</w:t>
      </w:r>
      <w:r>
        <w:rPr>
          <w:spacing w:val="1"/>
          <w:u w:val="none"/>
        </w:rPr>
        <w:t>h</w:t>
      </w:r>
      <w:r>
        <w:rPr>
          <w:u w:val="none"/>
        </w:rPr>
        <w:t>e</w:t>
      </w:r>
      <w:r>
        <w:rPr>
          <w:spacing w:val="50"/>
          <w:u w:val="none"/>
        </w:rPr>
        <w:t xml:space="preserve"> </w:t>
      </w:r>
      <w:r>
        <w:rPr>
          <w:u w:val="none"/>
        </w:rPr>
        <w:t>c</w:t>
      </w:r>
      <w:r>
        <w:rPr>
          <w:spacing w:val="1"/>
          <w:u w:val="none"/>
        </w:rPr>
        <w:t>on</w:t>
      </w:r>
      <w:r>
        <w:rPr>
          <w:u w:val="none"/>
        </w:rPr>
        <w:t>trary</w:t>
      </w:r>
      <w:r>
        <w:rPr>
          <w:spacing w:val="51"/>
          <w:u w:val="none"/>
        </w:rPr>
        <w:t xml:space="preserve"> </w:t>
      </w:r>
      <w:r>
        <w:rPr>
          <w:u w:val="none"/>
        </w:rPr>
        <w:t>in</w:t>
      </w:r>
      <w:r>
        <w:rPr>
          <w:spacing w:val="51"/>
          <w:u w:val="none"/>
        </w:rPr>
        <w:t xml:space="preserve"> </w:t>
      </w:r>
      <w:r>
        <w:rPr>
          <w:u w:val="none"/>
        </w:rPr>
        <w:t>t</w:t>
      </w:r>
      <w:r>
        <w:rPr>
          <w:spacing w:val="1"/>
          <w:u w:val="none"/>
        </w:rPr>
        <w:t>h</w:t>
      </w:r>
      <w:r>
        <w:rPr>
          <w:u w:val="none"/>
        </w:rPr>
        <w:t>is</w:t>
      </w:r>
      <w:r>
        <w:rPr>
          <w:spacing w:val="49"/>
          <w:u w:val="none"/>
        </w:rPr>
        <w:t xml:space="preserve"> </w:t>
      </w:r>
      <w:r>
        <w:rPr>
          <w:spacing w:val="1"/>
          <w:u w:val="none"/>
        </w:rPr>
        <w:t>Ag</w:t>
      </w:r>
      <w:r>
        <w:rPr>
          <w:u w:val="none"/>
        </w:rPr>
        <w:t>ree</w:t>
      </w:r>
      <w:r>
        <w:rPr>
          <w:spacing w:val="2"/>
          <w:u w:val="none"/>
        </w:rPr>
        <w:t>m</w:t>
      </w:r>
      <w:r>
        <w:rPr>
          <w:u w:val="none"/>
        </w:rPr>
        <w:t>ent,</w:t>
      </w:r>
      <w:r>
        <w:rPr>
          <w:spacing w:val="50"/>
          <w:u w:val="none"/>
        </w:rPr>
        <w:t xml:space="preserve"> </w:t>
      </w:r>
      <w:r>
        <w:rPr>
          <w:u w:val="none"/>
        </w:rPr>
        <w:t>t</w:t>
      </w:r>
      <w:r>
        <w:rPr>
          <w:spacing w:val="1"/>
          <w:u w:val="none"/>
        </w:rPr>
        <w:t>h</w:t>
      </w:r>
      <w:r>
        <w:rPr>
          <w:u w:val="none"/>
        </w:rPr>
        <w:t>e</w:t>
      </w:r>
      <w:r>
        <w:rPr>
          <w:w w:val="102"/>
          <w:u w:val="none"/>
        </w:rPr>
        <w:t xml:space="preserve"> </w:t>
      </w:r>
      <w:r>
        <w:rPr>
          <w:spacing w:val="1"/>
          <w:u w:val="none"/>
        </w:rPr>
        <w:t>A</w:t>
      </w:r>
      <w:r>
        <w:rPr>
          <w:u w:val="none"/>
        </w:rPr>
        <w:t>rticles</w:t>
      </w:r>
      <w:r>
        <w:rPr>
          <w:spacing w:val="19"/>
          <w:u w:val="none"/>
        </w:rPr>
        <w:t xml:space="preserve"> </w:t>
      </w:r>
      <w:r>
        <w:rPr>
          <w:spacing w:val="1"/>
          <w:u w:val="none"/>
        </w:rPr>
        <w:t>o</w:t>
      </w:r>
      <w:r>
        <w:rPr>
          <w:u w:val="none"/>
        </w:rPr>
        <w:t>f</w:t>
      </w:r>
      <w:r>
        <w:rPr>
          <w:spacing w:val="20"/>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r>
        <w:rPr>
          <w:spacing w:val="20"/>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1"/>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spacing w:val="1"/>
          <w:u w:val="none"/>
        </w:rPr>
        <w:t>gov</w:t>
      </w:r>
      <w:r>
        <w:rPr>
          <w:u w:val="none"/>
        </w:rPr>
        <w:t>er</w:t>
      </w:r>
      <w:r>
        <w:rPr>
          <w:spacing w:val="1"/>
          <w:u w:val="none"/>
        </w:rPr>
        <w:t>n</w:t>
      </w:r>
      <w:r>
        <w:rPr>
          <w:u w:val="none"/>
        </w:rPr>
        <w:t>i</w:t>
      </w:r>
      <w:r>
        <w:rPr>
          <w:spacing w:val="1"/>
          <w:u w:val="none"/>
        </w:rPr>
        <w:t>n</w:t>
      </w:r>
      <w:r>
        <w:rPr>
          <w:u w:val="none"/>
        </w:rPr>
        <w:t>g</w:t>
      </w:r>
      <w:r>
        <w:rPr>
          <w:spacing w:val="21"/>
          <w:u w:val="none"/>
        </w:rPr>
        <w:t xml:space="preserve"> </w:t>
      </w:r>
      <w:r>
        <w:rPr>
          <w:spacing w:val="1"/>
          <w:u w:val="none"/>
        </w:rPr>
        <w:t>o</w:t>
      </w:r>
      <w:r>
        <w:rPr>
          <w:u w:val="none"/>
        </w:rPr>
        <w:t>r</w:t>
      </w:r>
      <w:r>
        <w:rPr>
          <w:spacing w:val="20"/>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al</w:t>
      </w:r>
      <w:r>
        <w:rPr>
          <w:spacing w:val="20"/>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1"/>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1"/>
          <w:u w:val="none"/>
        </w:rPr>
        <w:t xml:space="preserve"> </w:t>
      </w:r>
      <w:r>
        <w:rPr>
          <w:u w:val="none"/>
        </w:rPr>
        <w:t>s</w:t>
      </w:r>
      <w:r>
        <w:rPr>
          <w:spacing w:val="1"/>
          <w:u w:val="none"/>
        </w:rPr>
        <w:t>h</w:t>
      </w:r>
      <w:r>
        <w:rPr>
          <w:u w:val="none"/>
        </w:rPr>
        <w:t>all</w:t>
      </w:r>
      <w:r>
        <w:rPr>
          <w:spacing w:val="30"/>
          <w:u w:val="none"/>
        </w:rPr>
        <w:t xml:space="preserve"> </w:t>
      </w:r>
      <w:r>
        <w:rPr>
          <w:spacing w:val="1"/>
          <w:u w:val="none"/>
        </w:rPr>
        <w:t>gov</w:t>
      </w:r>
      <w:r>
        <w:rPr>
          <w:u w:val="none"/>
        </w:rPr>
        <w:t>er</w:t>
      </w:r>
      <w:r>
        <w:rPr>
          <w:spacing w:val="1"/>
          <w:u w:val="none"/>
        </w:rPr>
        <w:t>n</w:t>
      </w:r>
      <w:r>
        <w:rPr>
          <w:u w:val="none"/>
        </w:rPr>
        <w:t>:</w:t>
      </w:r>
    </w:p>
    <w:p w14:paraId="4E4B2AEA" w14:textId="77777777" w:rsidR="000C19C9" w:rsidRDefault="000C19C9">
      <w:pPr>
        <w:spacing w:before="3" w:line="240" w:lineRule="exact"/>
        <w:rPr>
          <w:sz w:val="24"/>
          <w:szCs w:val="24"/>
        </w:rPr>
      </w:pPr>
    </w:p>
    <w:p w14:paraId="34BA3517" w14:textId="77777777" w:rsidR="000C19C9" w:rsidRDefault="00D3642A">
      <w:pPr>
        <w:pStyle w:val="BodyText"/>
        <w:numPr>
          <w:ilvl w:val="2"/>
          <w:numId w:val="8"/>
        </w:numPr>
        <w:tabs>
          <w:tab w:val="left" w:pos="2264"/>
        </w:tabs>
        <w:spacing w:line="250" w:lineRule="auto"/>
        <w:ind w:right="113" w:firstLine="1440"/>
        <w:jc w:val="both"/>
        <w:rPr>
          <w:u w:val="none"/>
        </w:rPr>
      </w:pPr>
      <w:r>
        <w:rPr>
          <w:spacing w:val="1"/>
          <w:u w:val="none"/>
        </w:rPr>
        <w:t>T</w:t>
      </w:r>
      <w:r>
        <w:rPr>
          <w:u w:val="none"/>
        </w:rPr>
        <w:t>o</w:t>
      </w:r>
      <w:r>
        <w:rPr>
          <w:spacing w:val="45"/>
          <w:u w:val="none"/>
        </w:rPr>
        <w:t xml:space="preserve"> </w:t>
      </w:r>
      <w:r>
        <w:rPr>
          <w:u w:val="none"/>
        </w:rPr>
        <w:t>t</w:t>
      </w:r>
      <w:r>
        <w:rPr>
          <w:spacing w:val="1"/>
          <w:u w:val="none"/>
        </w:rPr>
        <w:t>h</w:t>
      </w:r>
      <w:r>
        <w:rPr>
          <w:u w:val="none"/>
        </w:rPr>
        <w:t>e</w:t>
      </w:r>
      <w:r>
        <w:rPr>
          <w:spacing w:val="45"/>
          <w:u w:val="none"/>
        </w:rPr>
        <w:t xml:space="preserve"> </w:t>
      </w:r>
      <w:r>
        <w:rPr>
          <w:u w:val="none"/>
        </w:rPr>
        <w:t>e</w:t>
      </w:r>
      <w:r>
        <w:rPr>
          <w:spacing w:val="1"/>
          <w:u w:val="none"/>
        </w:rPr>
        <w:t>x</w:t>
      </w:r>
      <w:r>
        <w:rPr>
          <w:u w:val="none"/>
        </w:rPr>
        <w:t>te</w:t>
      </w:r>
      <w:r>
        <w:rPr>
          <w:spacing w:val="1"/>
          <w:u w:val="none"/>
        </w:rPr>
        <w:t>n</w:t>
      </w:r>
      <w:r>
        <w:rPr>
          <w:u w:val="none"/>
        </w:rPr>
        <w:t>t</w:t>
      </w:r>
      <w:r>
        <w:rPr>
          <w:spacing w:val="44"/>
          <w:u w:val="none"/>
        </w:rPr>
        <w:t xml:space="preserve"> </w:t>
      </w:r>
      <w:r>
        <w:rPr>
          <w:spacing w:val="1"/>
          <w:u w:val="none"/>
        </w:rPr>
        <w:t>p</w:t>
      </w:r>
      <w:r>
        <w:rPr>
          <w:u w:val="none"/>
        </w:rPr>
        <w:t>er</w:t>
      </w:r>
      <w:r>
        <w:rPr>
          <w:spacing w:val="2"/>
          <w:u w:val="none"/>
        </w:rPr>
        <w:t>m</w:t>
      </w:r>
      <w:r>
        <w:rPr>
          <w:u w:val="none"/>
        </w:rPr>
        <w:t>issi</w:t>
      </w:r>
      <w:r>
        <w:rPr>
          <w:spacing w:val="1"/>
          <w:u w:val="none"/>
        </w:rPr>
        <w:t>b</w:t>
      </w:r>
      <w:r>
        <w:rPr>
          <w:u w:val="none"/>
        </w:rPr>
        <w:t>le</w:t>
      </w:r>
      <w:r>
        <w:rPr>
          <w:spacing w:val="46"/>
          <w:u w:val="none"/>
        </w:rPr>
        <w:t xml:space="preserve"> </w:t>
      </w:r>
      <w:r>
        <w:rPr>
          <w:spacing w:val="1"/>
          <w:u w:val="none"/>
        </w:rPr>
        <w:t>und</w:t>
      </w:r>
      <w:r>
        <w:rPr>
          <w:u w:val="none"/>
        </w:rPr>
        <w:t>er</w:t>
      </w:r>
      <w:r>
        <w:rPr>
          <w:spacing w:val="45"/>
          <w:u w:val="none"/>
        </w:rPr>
        <w:t xml:space="preserve"> </w:t>
      </w:r>
      <w:r>
        <w:rPr>
          <w:u w:val="none"/>
        </w:rPr>
        <w:t>a</w:t>
      </w:r>
      <w:r>
        <w:rPr>
          <w:spacing w:val="1"/>
          <w:u w:val="none"/>
        </w:rPr>
        <w:t>pp</w:t>
      </w:r>
      <w:r>
        <w:rPr>
          <w:u w:val="none"/>
        </w:rPr>
        <w:t>lica</w:t>
      </w:r>
      <w:r>
        <w:rPr>
          <w:spacing w:val="1"/>
          <w:u w:val="none"/>
        </w:rPr>
        <w:t>b</w:t>
      </w:r>
      <w:r>
        <w:rPr>
          <w:u w:val="none"/>
        </w:rPr>
        <w:t>le</w:t>
      </w:r>
      <w:r>
        <w:rPr>
          <w:spacing w:val="45"/>
          <w:u w:val="none"/>
        </w:rPr>
        <w:t xml:space="preserve"> </w:t>
      </w:r>
      <w:r>
        <w:rPr>
          <w:u w:val="none"/>
        </w:rPr>
        <w:t>fe</w:t>
      </w:r>
      <w:r>
        <w:rPr>
          <w:spacing w:val="1"/>
          <w:u w:val="none"/>
        </w:rPr>
        <w:t>d</w:t>
      </w:r>
      <w:r>
        <w:rPr>
          <w:u w:val="none"/>
        </w:rPr>
        <w:t>eral</w:t>
      </w:r>
      <w:r>
        <w:rPr>
          <w:spacing w:val="44"/>
          <w:u w:val="none"/>
        </w:rPr>
        <w:t xml:space="preserve"> </w:t>
      </w:r>
      <w:r>
        <w:rPr>
          <w:u w:val="none"/>
        </w:rPr>
        <w:t>a</w:t>
      </w:r>
      <w:r>
        <w:rPr>
          <w:spacing w:val="1"/>
          <w:u w:val="none"/>
        </w:rPr>
        <w:t>n</w:t>
      </w:r>
      <w:r>
        <w:rPr>
          <w:u w:val="none"/>
        </w:rPr>
        <w:t>d</w:t>
      </w:r>
      <w:r>
        <w:rPr>
          <w:spacing w:val="46"/>
          <w:u w:val="none"/>
        </w:rPr>
        <w:t xml:space="preserve"> </w:t>
      </w:r>
      <w:r>
        <w:rPr>
          <w:u w:val="none"/>
        </w:rPr>
        <w:t>state</w:t>
      </w:r>
      <w:r>
        <w:rPr>
          <w:spacing w:val="45"/>
          <w:u w:val="none"/>
        </w:rPr>
        <w:t xml:space="preserve"> </w:t>
      </w:r>
      <w:r>
        <w:rPr>
          <w:u w:val="none"/>
        </w:rPr>
        <w:t>tax</w:t>
      </w:r>
      <w:r>
        <w:rPr>
          <w:spacing w:val="45"/>
          <w:u w:val="none"/>
        </w:rPr>
        <w:t xml:space="preserve"> </w:t>
      </w:r>
      <w:r>
        <w:rPr>
          <w:u w:val="none"/>
        </w:rPr>
        <w:t>la</w:t>
      </w:r>
      <w:r>
        <w:rPr>
          <w:spacing w:val="1"/>
          <w:u w:val="none"/>
        </w:rPr>
        <w:t>w</w:t>
      </w:r>
      <w:r>
        <w:rPr>
          <w:u w:val="none"/>
        </w:rPr>
        <w:t>,</w:t>
      </w:r>
      <w:r>
        <w:rPr>
          <w:spacing w:val="45"/>
          <w:u w:val="none"/>
        </w:rPr>
        <w:t xml:space="preserve"> </w:t>
      </w:r>
      <w:r>
        <w:rPr>
          <w:u w:val="none"/>
        </w:rPr>
        <w:t>t</w:t>
      </w:r>
      <w:r>
        <w:rPr>
          <w:spacing w:val="1"/>
          <w:u w:val="none"/>
        </w:rPr>
        <w:t>h</w:t>
      </w:r>
      <w:r>
        <w:rPr>
          <w:u w:val="none"/>
        </w:rPr>
        <w:t>e</w:t>
      </w:r>
      <w:r>
        <w:rPr>
          <w:w w:val="102"/>
          <w:u w:val="none"/>
        </w:rPr>
        <w:t xml:space="preserve"> </w:t>
      </w:r>
      <w:r>
        <w:rPr>
          <w:u w:val="none"/>
        </w:rPr>
        <w:t>affir</w:t>
      </w:r>
      <w:r>
        <w:rPr>
          <w:spacing w:val="2"/>
          <w:u w:val="none"/>
        </w:rPr>
        <w:t>m</w:t>
      </w:r>
      <w:r>
        <w:rPr>
          <w:u w:val="none"/>
        </w:rPr>
        <w:t>ative</w:t>
      </w:r>
      <w:r>
        <w:rPr>
          <w:spacing w:val="11"/>
          <w:u w:val="none"/>
        </w:rPr>
        <w:t xml:space="preserve"> </w:t>
      </w:r>
      <w:r>
        <w:rPr>
          <w:u w:val="none"/>
        </w:rPr>
        <w:t>vote</w:t>
      </w:r>
      <w:r>
        <w:rPr>
          <w:spacing w:val="12"/>
          <w:u w:val="none"/>
        </w:rPr>
        <w:t xml:space="preserve"> </w:t>
      </w:r>
      <w:r>
        <w:rPr>
          <w:spacing w:val="1"/>
          <w:u w:val="none"/>
        </w:rPr>
        <w:t>o</w:t>
      </w:r>
      <w:r>
        <w:rPr>
          <w:u w:val="none"/>
        </w:rPr>
        <w:t>f</w:t>
      </w:r>
      <w:r>
        <w:rPr>
          <w:spacing w:val="12"/>
          <w:u w:val="none"/>
        </w:rPr>
        <w:t xml:space="preserve"> </w:t>
      </w:r>
      <w:r>
        <w:rPr>
          <w:u w:val="none"/>
        </w:rPr>
        <w:t>a</w:t>
      </w:r>
      <w:r>
        <w:rPr>
          <w:spacing w:val="12"/>
          <w:u w:val="none"/>
        </w:rPr>
        <w:t xml:space="preserve"> </w:t>
      </w:r>
      <w:r>
        <w:rPr>
          <w:spacing w:val="2"/>
          <w:u w:val="none"/>
        </w:rPr>
        <w:t>M</w:t>
      </w:r>
      <w:r>
        <w:rPr>
          <w:u w:val="none"/>
        </w:rPr>
        <w:t>ajority</w:t>
      </w:r>
      <w:r>
        <w:rPr>
          <w:spacing w:val="13"/>
          <w:u w:val="none"/>
        </w:rPr>
        <w:t xml:space="preserve"> </w:t>
      </w:r>
      <w:r>
        <w:rPr>
          <w:u w:val="none"/>
        </w:rPr>
        <w:t>In</w:t>
      </w:r>
      <w:r>
        <w:rPr>
          <w:spacing w:val="13"/>
          <w:u w:val="none"/>
        </w:rPr>
        <w:t xml:space="preserve"> </w:t>
      </w:r>
      <w:r>
        <w:rPr>
          <w:u w:val="none"/>
        </w:rPr>
        <w:t>I</w:t>
      </w:r>
      <w:r>
        <w:rPr>
          <w:spacing w:val="1"/>
          <w:u w:val="none"/>
        </w:rPr>
        <w:t>n</w:t>
      </w:r>
      <w:r>
        <w:rPr>
          <w:u w:val="none"/>
        </w:rPr>
        <w:t>terest</w:t>
      </w:r>
      <w:r>
        <w:rPr>
          <w:spacing w:val="12"/>
          <w:u w:val="none"/>
        </w:rPr>
        <w:t xml:space="preserve"> </w:t>
      </w:r>
      <w:r>
        <w:rPr>
          <w:spacing w:val="1"/>
          <w:u w:val="none"/>
        </w:rPr>
        <w:t>o</w:t>
      </w:r>
      <w:r>
        <w:rPr>
          <w:u w:val="none"/>
        </w:rPr>
        <w:t>f</w:t>
      </w:r>
      <w:r>
        <w:rPr>
          <w:spacing w:val="1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2"/>
          <w:u w:val="none"/>
        </w:rPr>
        <w:t xml:space="preserve"> </w:t>
      </w:r>
      <w:r>
        <w:rPr>
          <w:u w:val="none"/>
        </w:rPr>
        <w:t>is</w:t>
      </w:r>
      <w:r>
        <w:rPr>
          <w:spacing w:val="12"/>
          <w:u w:val="none"/>
        </w:rPr>
        <w:t xml:space="preserve"> </w:t>
      </w:r>
      <w:r>
        <w:rPr>
          <w:u w:val="none"/>
        </w:rPr>
        <w:t>s</w:t>
      </w:r>
      <w:r>
        <w:rPr>
          <w:spacing w:val="1"/>
          <w:u w:val="none"/>
        </w:rPr>
        <w:t>u</w:t>
      </w:r>
      <w:r>
        <w:rPr>
          <w:u w:val="none"/>
        </w:rPr>
        <w:t>fficie</w:t>
      </w:r>
      <w:r>
        <w:rPr>
          <w:spacing w:val="1"/>
          <w:u w:val="none"/>
        </w:rPr>
        <w:t>n</w:t>
      </w:r>
      <w:r>
        <w:rPr>
          <w:u w:val="none"/>
        </w:rPr>
        <w:t>t</w:t>
      </w:r>
      <w:r>
        <w:rPr>
          <w:spacing w:val="11"/>
          <w:u w:val="none"/>
        </w:rPr>
        <w:t xml:space="preserve"> </w:t>
      </w:r>
      <w:r>
        <w:rPr>
          <w:u w:val="none"/>
        </w:rPr>
        <w:t>to</w:t>
      </w:r>
      <w:r>
        <w:rPr>
          <w:spacing w:val="13"/>
          <w:u w:val="none"/>
        </w:rPr>
        <w:t xml:space="preserve"> </w:t>
      </w:r>
      <w:r>
        <w:rPr>
          <w:u w:val="none"/>
        </w:rPr>
        <w:t>c</w:t>
      </w:r>
      <w:r>
        <w:rPr>
          <w:spacing w:val="1"/>
          <w:u w:val="none"/>
        </w:rPr>
        <w:t>on</w:t>
      </w:r>
      <w:r>
        <w:rPr>
          <w:u w:val="none"/>
        </w:rPr>
        <w:t>ti</w:t>
      </w:r>
      <w:r>
        <w:rPr>
          <w:spacing w:val="1"/>
          <w:u w:val="none"/>
        </w:rPr>
        <w:t>nu</w:t>
      </w:r>
      <w:r>
        <w:rPr>
          <w:u w:val="none"/>
        </w:rPr>
        <w:t>e</w:t>
      </w:r>
      <w:r>
        <w:rPr>
          <w:spacing w:val="12"/>
          <w:u w:val="none"/>
        </w:rPr>
        <w:t xml:space="preserve"> </w:t>
      </w:r>
      <w:r>
        <w:rPr>
          <w:u w:val="none"/>
        </w:rPr>
        <w:t>t</w:t>
      </w:r>
      <w:r>
        <w:rPr>
          <w:spacing w:val="1"/>
          <w:u w:val="none"/>
        </w:rPr>
        <w:t>h</w:t>
      </w:r>
      <w:r>
        <w:rPr>
          <w:u w:val="none"/>
        </w:rPr>
        <w:t>e</w:t>
      </w:r>
      <w:r>
        <w:rPr>
          <w:spacing w:val="12"/>
          <w:u w:val="none"/>
        </w:rPr>
        <w:t xml:space="preserve"> </w:t>
      </w:r>
      <w:r>
        <w:rPr>
          <w:u w:val="none"/>
        </w:rPr>
        <w:t>e</w:t>
      </w:r>
      <w:r>
        <w:rPr>
          <w:spacing w:val="1"/>
          <w:u w:val="none"/>
        </w:rPr>
        <w:t>x</w:t>
      </w:r>
      <w:r>
        <w:rPr>
          <w:u w:val="none"/>
        </w:rPr>
        <w:t>iste</w:t>
      </w:r>
      <w:r>
        <w:rPr>
          <w:spacing w:val="1"/>
          <w:u w:val="none"/>
        </w:rPr>
        <w:t>n</w:t>
      </w:r>
      <w:r>
        <w:rPr>
          <w:u w:val="none"/>
        </w:rPr>
        <w:t xml:space="preserve">ce </w:t>
      </w:r>
      <w:r>
        <w:rPr>
          <w:spacing w:val="11"/>
          <w:u w:val="none"/>
        </w:rPr>
        <w:t xml:space="preserve"> </w:t>
      </w:r>
      <w:r>
        <w:rPr>
          <w:spacing w:val="1"/>
          <w:u w:val="none"/>
        </w:rPr>
        <w:t>o</w:t>
      </w:r>
      <w:r>
        <w:rPr>
          <w:u w:val="none"/>
        </w:rPr>
        <w:t xml:space="preserve">f </w:t>
      </w:r>
      <w:r>
        <w:rPr>
          <w:spacing w:val="12"/>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
    <w:p w14:paraId="66938447" w14:textId="77777777" w:rsidR="000C19C9" w:rsidRDefault="000C19C9">
      <w:pPr>
        <w:spacing w:before="3" w:line="240" w:lineRule="exact"/>
        <w:rPr>
          <w:sz w:val="24"/>
          <w:szCs w:val="24"/>
        </w:rPr>
      </w:pPr>
    </w:p>
    <w:p w14:paraId="4446783A" w14:textId="77777777" w:rsidR="000C19C9" w:rsidRDefault="00D3642A">
      <w:pPr>
        <w:pStyle w:val="BodyText"/>
        <w:numPr>
          <w:ilvl w:val="2"/>
          <w:numId w:val="8"/>
        </w:numPr>
        <w:tabs>
          <w:tab w:val="left" w:pos="2264"/>
        </w:tabs>
        <w:spacing w:line="252" w:lineRule="auto"/>
        <w:ind w:right="115" w:firstLine="1440"/>
        <w:jc w:val="both"/>
        <w:rPr>
          <w:u w:val="none"/>
        </w:rPr>
      </w:pPr>
      <w:r>
        <w:rPr>
          <w:spacing w:val="1"/>
          <w:u w:val="none"/>
        </w:rPr>
        <w:t>Th</w:t>
      </w:r>
      <w:r>
        <w:rPr>
          <w:u w:val="none"/>
        </w:rPr>
        <w:t>e</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y</w:t>
      </w:r>
      <w:r>
        <w:rPr>
          <w:spacing w:val="2"/>
          <w:u w:val="none"/>
        </w:rPr>
        <w:t xml:space="preserve"> </w:t>
      </w:r>
      <w:r>
        <w:rPr>
          <w:u w:val="none"/>
        </w:rPr>
        <w:t>s</w:t>
      </w:r>
      <w:r>
        <w:rPr>
          <w:spacing w:val="1"/>
          <w:u w:val="none"/>
        </w:rPr>
        <w:t>h</w:t>
      </w:r>
      <w:r>
        <w:rPr>
          <w:u w:val="none"/>
        </w:rPr>
        <w:t>all</w:t>
      </w:r>
      <w:r>
        <w:rPr>
          <w:spacing w:val="1"/>
          <w:u w:val="none"/>
        </w:rPr>
        <w:t xml:space="preserve"> </w:t>
      </w:r>
      <w:r>
        <w:rPr>
          <w:u w:val="none"/>
        </w:rPr>
        <w:t>c</w:t>
      </w:r>
      <w:r>
        <w:rPr>
          <w:spacing w:val="1"/>
          <w:u w:val="none"/>
        </w:rPr>
        <w:t>on</w:t>
      </w:r>
      <w:r>
        <w:rPr>
          <w:u w:val="none"/>
        </w:rPr>
        <w:t>ti</w:t>
      </w:r>
      <w:r>
        <w:rPr>
          <w:spacing w:val="1"/>
          <w:u w:val="none"/>
        </w:rPr>
        <w:t>nu</w:t>
      </w:r>
      <w:r>
        <w:rPr>
          <w:u w:val="none"/>
        </w:rPr>
        <w:t>e</w:t>
      </w:r>
      <w:r>
        <w:rPr>
          <w:spacing w:val="2"/>
          <w:u w:val="none"/>
        </w:rPr>
        <w:t xml:space="preserve"> </w:t>
      </w:r>
      <w:r>
        <w:rPr>
          <w:u w:val="none"/>
        </w:rPr>
        <w:t>its</w:t>
      </w:r>
      <w:r>
        <w:rPr>
          <w:spacing w:val="1"/>
          <w:u w:val="none"/>
        </w:rPr>
        <w:t xml:space="preserve"> </w:t>
      </w:r>
      <w:r>
        <w:rPr>
          <w:u w:val="none"/>
        </w:rPr>
        <w:t>e</w:t>
      </w:r>
      <w:r>
        <w:rPr>
          <w:spacing w:val="1"/>
          <w:u w:val="none"/>
        </w:rPr>
        <w:t>x</w:t>
      </w:r>
      <w:r>
        <w:rPr>
          <w:u w:val="none"/>
        </w:rPr>
        <w:t>iste</w:t>
      </w:r>
      <w:r>
        <w:rPr>
          <w:spacing w:val="1"/>
          <w:u w:val="none"/>
        </w:rPr>
        <w:t>n</w:t>
      </w:r>
      <w:r>
        <w:rPr>
          <w:u w:val="none"/>
        </w:rPr>
        <w:t>ce</w:t>
      </w:r>
      <w:r>
        <w:rPr>
          <w:spacing w:val="2"/>
          <w:u w:val="none"/>
        </w:rPr>
        <w:t xml:space="preserve"> </w:t>
      </w:r>
      <w:r>
        <w:rPr>
          <w:u w:val="none"/>
        </w:rPr>
        <w:t>(a</w:t>
      </w:r>
      <w:r>
        <w:rPr>
          <w:spacing w:val="1"/>
          <w:u w:val="none"/>
        </w:rPr>
        <w:t>n</w:t>
      </w:r>
      <w:r>
        <w:rPr>
          <w:u w:val="none"/>
        </w:rPr>
        <w:t>d</w:t>
      </w:r>
      <w:r>
        <w:rPr>
          <w:spacing w:val="2"/>
          <w:u w:val="none"/>
        </w:rPr>
        <w:t xml:space="preserve"> </w:t>
      </w:r>
      <w:r>
        <w:rPr>
          <w:spacing w:val="1"/>
          <w:u w:val="none"/>
        </w:rPr>
        <w:t>no</w:t>
      </w:r>
      <w:r>
        <w:rPr>
          <w:u w:val="none"/>
        </w:rPr>
        <w:t>t</w:t>
      </w:r>
      <w:r>
        <w:rPr>
          <w:spacing w:val="1"/>
          <w:u w:val="none"/>
        </w:rPr>
        <w:t xml:space="preserve"> d</w:t>
      </w:r>
      <w:r>
        <w:rPr>
          <w:u w:val="none"/>
        </w:rPr>
        <w:t>iss</w:t>
      </w:r>
      <w:r>
        <w:rPr>
          <w:spacing w:val="1"/>
          <w:u w:val="none"/>
        </w:rPr>
        <w:t>o</w:t>
      </w:r>
      <w:r>
        <w:rPr>
          <w:u w:val="none"/>
        </w:rPr>
        <w:t>l</w:t>
      </w:r>
      <w:r>
        <w:rPr>
          <w:spacing w:val="1"/>
          <w:u w:val="none"/>
        </w:rPr>
        <w:t>v</w:t>
      </w:r>
      <w:r>
        <w:rPr>
          <w:u w:val="none"/>
        </w:rPr>
        <w:t>e)</w:t>
      </w:r>
      <w:r>
        <w:rPr>
          <w:spacing w:val="1"/>
          <w:u w:val="none"/>
        </w:rPr>
        <w:t xml:space="preserve"> </w:t>
      </w:r>
      <w:r>
        <w:rPr>
          <w:u w:val="none"/>
        </w:rPr>
        <w:t>f</w:t>
      </w:r>
      <w:r>
        <w:rPr>
          <w:spacing w:val="1"/>
          <w:u w:val="none"/>
        </w:rPr>
        <w:t>o</w:t>
      </w:r>
      <w:r>
        <w:rPr>
          <w:u w:val="none"/>
        </w:rPr>
        <w:t xml:space="preserve">r so </w:t>
      </w:r>
      <w:r>
        <w:rPr>
          <w:spacing w:val="2"/>
          <w:u w:val="none"/>
        </w:rPr>
        <w:t xml:space="preserve"> </w:t>
      </w:r>
      <w:r>
        <w:rPr>
          <w:u w:val="none"/>
        </w:rPr>
        <w:t>l</w:t>
      </w:r>
      <w:r>
        <w:rPr>
          <w:spacing w:val="1"/>
          <w:u w:val="none"/>
        </w:rPr>
        <w:t>on</w:t>
      </w:r>
      <w:r>
        <w:rPr>
          <w:u w:val="none"/>
        </w:rPr>
        <w:t xml:space="preserve">g </w:t>
      </w:r>
      <w:r>
        <w:rPr>
          <w:spacing w:val="2"/>
          <w:u w:val="none"/>
        </w:rPr>
        <w:t xml:space="preserve"> </w:t>
      </w:r>
      <w:r>
        <w:rPr>
          <w:u w:val="none"/>
        </w:rPr>
        <w:t xml:space="preserve">as </w:t>
      </w:r>
      <w:r>
        <w:rPr>
          <w:spacing w:val="1"/>
          <w:u w:val="none"/>
        </w:rPr>
        <w:t xml:space="preserve"> </w:t>
      </w:r>
      <w:r>
        <w:rPr>
          <w:u w:val="none"/>
        </w:rPr>
        <w:t>a</w:t>
      </w:r>
      <w:r>
        <w:rPr>
          <w:w w:val="102"/>
          <w:u w:val="none"/>
        </w:rPr>
        <w:t xml:space="preserve"> </w:t>
      </w:r>
      <w:r>
        <w:rPr>
          <w:u w:val="none"/>
        </w:rPr>
        <w:t>s</w:t>
      </w:r>
      <w:r>
        <w:rPr>
          <w:spacing w:val="1"/>
          <w:u w:val="none"/>
        </w:rPr>
        <w:t>o</w:t>
      </w:r>
      <w:r>
        <w:rPr>
          <w:u w:val="none"/>
        </w:rPr>
        <w:t>l</w:t>
      </w:r>
      <w:r>
        <w:rPr>
          <w:spacing w:val="1"/>
          <w:u w:val="none"/>
        </w:rPr>
        <w:t>v</w:t>
      </w:r>
      <w:r>
        <w:rPr>
          <w:u w:val="none"/>
        </w:rPr>
        <w:t>e</w:t>
      </w:r>
      <w:r>
        <w:rPr>
          <w:spacing w:val="1"/>
          <w:u w:val="none"/>
        </w:rPr>
        <w:t>n</w:t>
      </w:r>
      <w:r>
        <w:rPr>
          <w:u w:val="none"/>
        </w:rPr>
        <w:t>t</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e</w:t>
      </w:r>
      <w:r>
        <w:rPr>
          <w:spacing w:val="1"/>
          <w:u w:val="none"/>
        </w:rPr>
        <w:t>x</w:t>
      </w:r>
      <w:r>
        <w:rPr>
          <w:u w:val="none"/>
        </w:rPr>
        <w:t>ists.</w:t>
      </w:r>
    </w:p>
    <w:p w14:paraId="5E7F1A24" w14:textId="77777777" w:rsidR="000C19C9" w:rsidRDefault="000C19C9">
      <w:pPr>
        <w:spacing w:line="252" w:lineRule="auto"/>
        <w:jc w:val="both"/>
        <w:sectPr w:rsidR="000C19C9">
          <w:footerReference w:type="default" r:id="rId9"/>
          <w:pgSz w:w="12240" w:h="15840"/>
          <w:pgMar w:top="1380" w:right="1320" w:bottom="940" w:left="1340" w:header="0" w:footer="742" w:gutter="0"/>
          <w:pgNumType w:start="10"/>
          <w:cols w:space="720"/>
        </w:sectPr>
      </w:pPr>
    </w:p>
    <w:p w14:paraId="4D1AC572" w14:textId="77777777" w:rsidR="000C19C9" w:rsidRDefault="00D3642A">
      <w:pPr>
        <w:pStyle w:val="BodyText"/>
        <w:numPr>
          <w:ilvl w:val="2"/>
          <w:numId w:val="8"/>
        </w:numPr>
        <w:tabs>
          <w:tab w:val="left" w:pos="2264"/>
        </w:tabs>
        <w:spacing w:before="70" w:line="250" w:lineRule="auto"/>
        <w:ind w:right="111" w:firstLine="1440"/>
        <w:jc w:val="both"/>
        <w:rPr>
          <w:u w:val="none"/>
        </w:rPr>
      </w:pPr>
      <w:r>
        <w:rPr>
          <w:spacing w:val="1"/>
          <w:u w:val="none"/>
        </w:rPr>
        <w:lastRenderedPageBreak/>
        <w:t>Th</w:t>
      </w:r>
      <w:r>
        <w:rPr>
          <w:u w:val="none"/>
        </w:rPr>
        <w:t>e</w:t>
      </w:r>
      <w:r>
        <w:rPr>
          <w:spacing w:val="19"/>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20"/>
          <w:u w:val="none"/>
        </w:rPr>
        <w:t xml:space="preserve"> </w:t>
      </w:r>
      <w:r>
        <w:rPr>
          <w:spacing w:val="1"/>
          <w:u w:val="none"/>
        </w:rPr>
        <w:t>o</w:t>
      </w:r>
      <w:r>
        <w:rPr>
          <w:u w:val="none"/>
        </w:rPr>
        <w:t>f</w:t>
      </w:r>
      <w:r>
        <w:rPr>
          <w:spacing w:val="19"/>
          <w:u w:val="none"/>
        </w:rPr>
        <w:t xml:space="preserve"> </w:t>
      </w:r>
      <w:r>
        <w:rPr>
          <w:u w:val="none"/>
        </w:rPr>
        <w:t>a</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no</w:t>
      </w:r>
      <w:r>
        <w:rPr>
          <w:u w:val="none"/>
        </w:rPr>
        <w:t>t</w:t>
      </w:r>
      <w:r>
        <w:rPr>
          <w:spacing w:val="19"/>
          <w:u w:val="none"/>
        </w:rPr>
        <w:t xml:space="preserve"> </w:t>
      </w:r>
      <w:r>
        <w:rPr>
          <w:u w:val="none"/>
        </w:rPr>
        <w:t>ca</w:t>
      </w:r>
      <w:r>
        <w:rPr>
          <w:spacing w:val="1"/>
          <w:u w:val="none"/>
        </w:rPr>
        <w:t>u</w:t>
      </w:r>
      <w:r>
        <w:rPr>
          <w:u w:val="none"/>
        </w:rPr>
        <w:t>se</w:t>
      </w:r>
      <w:r>
        <w:rPr>
          <w:spacing w:val="19"/>
          <w:u w:val="none"/>
        </w:rPr>
        <w:t xml:space="preserve"> </w:t>
      </w:r>
      <w:r>
        <w:rPr>
          <w:u w:val="none"/>
        </w:rPr>
        <w:t>a</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to</w:t>
      </w:r>
      <w:r>
        <w:rPr>
          <w:spacing w:val="20"/>
          <w:u w:val="none"/>
        </w:rPr>
        <w:t xml:space="preserve"> </w:t>
      </w:r>
      <w:r>
        <w:rPr>
          <w:u w:val="none"/>
        </w:rPr>
        <w:t>cease</w:t>
      </w:r>
      <w:r>
        <w:rPr>
          <w:spacing w:val="19"/>
          <w:u w:val="none"/>
        </w:rPr>
        <w:t xml:space="preserve"> </w:t>
      </w:r>
      <w:r>
        <w:rPr>
          <w:u w:val="none"/>
        </w:rPr>
        <w:t>to</w:t>
      </w:r>
      <w:r>
        <w:rPr>
          <w:spacing w:val="20"/>
          <w:u w:val="none"/>
        </w:rPr>
        <w:t xml:space="preserve"> </w:t>
      </w:r>
      <w:r>
        <w:rPr>
          <w:spacing w:val="1"/>
          <w:u w:val="none"/>
        </w:rPr>
        <w:t>b</w:t>
      </w:r>
      <w:r>
        <w:rPr>
          <w:u w:val="none"/>
        </w:rPr>
        <w:t>e</w:t>
      </w:r>
      <w:r>
        <w:rPr>
          <w:spacing w:val="19"/>
          <w:u w:val="none"/>
        </w:rPr>
        <w:t xml:space="preserve"> </w:t>
      </w:r>
      <w:r>
        <w:rPr>
          <w:u w:val="none"/>
        </w:rPr>
        <w:t>a</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any</w:t>
      </w:r>
      <w:r>
        <w:rPr>
          <w:spacing w:val="27"/>
          <w:u w:val="none"/>
        </w:rPr>
        <w:t xml:space="preserve"> </w:t>
      </w:r>
      <w:r>
        <w:rPr>
          <w:u w:val="none"/>
        </w:rPr>
        <w:t>a</w:t>
      </w:r>
      <w:r>
        <w:rPr>
          <w:spacing w:val="1"/>
          <w:u w:val="none"/>
        </w:rPr>
        <w:t>n</w:t>
      </w:r>
      <w:r>
        <w:rPr>
          <w:u w:val="none"/>
        </w:rPr>
        <w:t>d</w:t>
      </w:r>
      <w:r>
        <w:rPr>
          <w:spacing w:val="27"/>
          <w:u w:val="none"/>
        </w:rPr>
        <w:t xml:space="preserve"> </w:t>
      </w:r>
      <w:r>
        <w:rPr>
          <w:spacing w:val="1"/>
          <w:u w:val="none"/>
        </w:rPr>
        <w:t>upo</w:t>
      </w:r>
      <w:r>
        <w:rPr>
          <w:u w:val="none"/>
        </w:rPr>
        <w:t>n</w:t>
      </w:r>
      <w:r>
        <w:rPr>
          <w:spacing w:val="27"/>
          <w:u w:val="none"/>
        </w:rPr>
        <w:t xml:space="preserve"> </w:t>
      </w:r>
      <w:r>
        <w:rPr>
          <w:u w:val="none"/>
        </w:rPr>
        <w:t>t</w:t>
      </w:r>
      <w:r>
        <w:rPr>
          <w:spacing w:val="1"/>
          <w:u w:val="none"/>
        </w:rPr>
        <w:t>h</w:t>
      </w:r>
      <w:r>
        <w:rPr>
          <w:u w:val="none"/>
        </w:rPr>
        <w:t>e</w:t>
      </w:r>
      <w:r>
        <w:rPr>
          <w:spacing w:val="27"/>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ce</w:t>
      </w:r>
      <w:r>
        <w:rPr>
          <w:spacing w:val="27"/>
          <w:u w:val="none"/>
        </w:rPr>
        <w:t xml:space="preserve"> </w:t>
      </w:r>
      <w:r>
        <w:rPr>
          <w:spacing w:val="1"/>
          <w:u w:val="none"/>
        </w:rPr>
        <w:t>o</w:t>
      </w:r>
      <w:r>
        <w:rPr>
          <w:u w:val="none"/>
        </w:rPr>
        <w:t>f</w:t>
      </w:r>
      <w:r>
        <w:rPr>
          <w:spacing w:val="27"/>
          <w:u w:val="none"/>
        </w:rPr>
        <w:t xml:space="preserve"> </w:t>
      </w:r>
      <w:r>
        <w:rPr>
          <w:u w:val="none"/>
        </w:rPr>
        <w:t>s</w:t>
      </w:r>
      <w:r>
        <w:rPr>
          <w:spacing w:val="1"/>
          <w:u w:val="none"/>
        </w:rPr>
        <w:t>u</w:t>
      </w:r>
      <w:r>
        <w:rPr>
          <w:u w:val="none"/>
        </w:rPr>
        <w:t>ch</w:t>
      </w:r>
      <w:r>
        <w:rPr>
          <w:spacing w:val="27"/>
          <w:u w:val="none"/>
        </w:rPr>
        <w:t xml:space="preserve"> </w:t>
      </w:r>
      <w:r>
        <w:rPr>
          <w:u w:val="none"/>
        </w:rPr>
        <w:t>an</w:t>
      </w:r>
      <w:r>
        <w:rPr>
          <w:spacing w:val="27"/>
          <w:u w:val="none"/>
        </w:rPr>
        <w:t xml:space="preserve"> </w:t>
      </w:r>
      <w:r>
        <w:rPr>
          <w:u w:val="none"/>
        </w:rPr>
        <w:t>e</w:t>
      </w:r>
      <w:r>
        <w:rPr>
          <w:spacing w:val="1"/>
          <w:u w:val="none"/>
        </w:rPr>
        <w:t>v</w:t>
      </w:r>
      <w:r>
        <w:rPr>
          <w:u w:val="none"/>
        </w:rPr>
        <w:t>e</w:t>
      </w:r>
      <w:r>
        <w:rPr>
          <w:spacing w:val="1"/>
          <w:u w:val="none"/>
        </w:rPr>
        <w:t>n</w:t>
      </w:r>
      <w:r>
        <w:rPr>
          <w:u w:val="none"/>
        </w:rPr>
        <w:t>t,</w:t>
      </w:r>
      <w:r>
        <w:rPr>
          <w:spacing w:val="26"/>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8"/>
          <w:u w:val="none"/>
        </w:rPr>
        <w:t xml:space="preserve"> </w:t>
      </w:r>
      <w:r>
        <w:rPr>
          <w:u w:val="none"/>
        </w:rPr>
        <w:t>s</w:t>
      </w:r>
      <w:r>
        <w:rPr>
          <w:spacing w:val="1"/>
          <w:u w:val="none"/>
        </w:rPr>
        <w:t>h</w:t>
      </w:r>
      <w:r>
        <w:rPr>
          <w:u w:val="none"/>
        </w:rPr>
        <w:t>all</w:t>
      </w:r>
      <w:r>
        <w:rPr>
          <w:spacing w:val="25"/>
          <w:u w:val="none"/>
        </w:rPr>
        <w:t xml:space="preserve"> </w:t>
      </w:r>
      <w:r>
        <w:rPr>
          <w:u w:val="none"/>
        </w:rPr>
        <w:t>c</w:t>
      </w:r>
      <w:r>
        <w:rPr>
          <w:spacing w:val="1"/>
          <w:u w:val="none"/>
        </w:rPr>
        <w:t>on</w:t>
      </w:r>
      <w:r>
        <w:rPr>
          <w:u w:val="none"/>
        </w:rPr>
        <w:t>ti</w:t>
      </w:r>
      <w:r>
        <w:rPr>
          <w:spacing w:val="1"/>
          <w:u w:val="none"/>
        </w:rPr>
        <w:t>nu</w:t>
      </w:r>
      <w:r>
        <w:rPr>
          <w:u w:val="none"/>
        </w:rPr>
        <w:t>e</w:t>
      </w:r>
      <w:r>
        <w:rPr>
          <w:spacing w:val="28"/>
          <w:u w:val="none"/>
        </w:rPr>
        <w:t xml:space="preserve"> </w:t>
      </w:r>
      <w:r>
        <w:rPr>
          <w:spacing w:val="1"/>
          <w:u w:val="none"/>
        </w:rPr>
        <w:t>w</w:t>
      </w:r>
      <w:r>
        <w:rPr>
          <w:u w:val="none"/>
        </w:rPr>
        <w:t>it</w:t>
      </w:r>
      <w:r>
        <w:rPr>
          <w:spacing w:val="1"/>
          <w:u w:val="none"/>
        </w:rPr>
        <w:t>hout</w:t>
      </w:r>
      <w:r>
        <w:rPr>
          <w:spacing w:val="2"/>
          <w:w w:val="102"/>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on.</w:t>
      </w:r>
    </w:p>
    <w:p w14:paraId="1715959C" w14:textId="77777777" w:rsidR="000C19C9" w:rsidRDefault="000C19C9">
      <w:pPr>
        <w:spacing w:before="3" w:line="240" w:lineRule="exact"/>
        <w:rPr>
          <w:sz w:val="24"/>
          <w:szCs w:val="24"/>
        </w:rPr>
      </w:pPr>
    </w:p>
    <w:p w14:paraId="32194A6E" w14:textId="77777777" w:rsidR="000C19C9" w:rsidRDefault="00D3642A">
      <w:pPr>
        <w:pStyle w:val="BodyText"/>
        <w:numPr>
          <w:ilvl w:val="2"/>
          <w:numId w:val="8"/>
        </w:numPr>
        <w:tabs>
          <w:tab w:val="left" w:pos="2264"/>
        </w:tabs>
        <w:spacing w:line="252" w:lineRule="auto"/>
        <w:ind w:right="117" w:firstLine="1440"/>
        <w:jc w:val="both"/>
        <w:rPr>
          <w:u w:val="none"/>
        </w:rPr>
      </w:pPr>
      <w:r>
        <w:rPr>
          <w:spacing w:val="1"/>
          <w:u w:val="none"/>
        </w:rPr>
        <w:t>E</w:t>
      </w:r>
      <w:r>
        <w:rPr>
          <w:u w:val="none"/>
        </w:rPr>
        <w:t>ach</w:t>
      </w:r>
      <w:r>
        <w:rPr>
          <w:spacing w:val="42"/>
          <w:u w:val="none"/>
        </w:rPr>
        <w:t xml:space="preserve"> </w:t>
      </w:r>
      <w:r>
        <w:rPr>
          <w:spacing w:val="1"/>
          <w:u w:val="none"/>
        </w:rPr>
        <w:t>o</w:t>
      </w:r>
      <w:r>
        <w:rPr>
          <w:u w:val="none"/>
        </w:rPr>
        <w:t>f</w:t>
      </w:r>
      <w:r>
        <w:rPr>
          <w:spacing w:val="42"/>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2"/>
          <w:u w:val="none"/>
        </w:rPr>
        <w:t xml:space="preserve"> </w:t>
      </w:r>
      <w:r>
        <w:rPr>
          <w:spacing w:val="1"/>
          <w:u w:val="none"/>
        </w:rPr>
        <w:t>w</w:t>
      </w:r>
      <w:r>
        <w:rPr>
          <w:u w:val="none"/>
        </w:rPr>
        <w:t>ai</w:t>
      </w:r>
      <w:r>
        <w:rPr>
          <w:spacing w:val="1"/>
          <w:u w:val="none"/>
        </w:rPr>
        <w:t>v</w:t>
      </w:r>
      <w:r>
        <w:rPr>
          <w:u w:val="none"/>
        </w:rPr>
        <w:t>es</w:t>
      </w:r>
      <w:r>
        <w:rPr>
          <w:spacing w:val="42"/>
          <w:u w:val="none"/>
        </w:rPr>
        <w:t xml:space="preserve"> </w:t>
      </w:r>
      <w:r>
        <w:rPr>
          <w:u w:val="none"/>
        </w:rPr>
        <w:t>a</w:t>
      </w:r>
      <w:r>
        <w:rPr>
          <w:spacing w:val="1"/>
          <w:u w:val="none"/>
        </w:rPr>
        <w:t>n</w:t>
      </w:r>
      <w:r>
        <w:rPr>
          <w:u w:val="none"/>
        </w:rPr>
        <w:t>y</w:t>
      </w:r>
      <w:r>
        <w:rPr>
          <w:spacing w:val="43"/>
          <w:u w:val="none"/>
        </w:rPr>
        <w:t xml:space="preserve"> </w:t>
      </w:r>
      <w:r>
        <w:rPr>
          <w:u w:val="none"/>
        </w:rPr>
        <w:t>ri</w:t>
      </w:r>
      <w:r>
        <w:rPr>
          <w:spacing w:val="1"/>
          <w:u w:val="none"/>
        </w:rPr>
        <w:t>gh</w:t>
      </w:r>
      <w:r>
        <w:rPr>
          <w:u w:val="none"/>
        </w:rPr>
        <w:t>t</w:t>
      </w:r>
      <w:r>
        <w:rPr>
          <w:spacing w:val="42"/>
          <w:u w:val="none"/>
        </w:rPr>
        <w:t xml:space="preserve"> </w:t>
      </w:r>
      <w:r>
        <w:rPr>
          <w:u w:val="none"/>
        </w:rPr>
        <w:t>it</w:t>
      </w:r>
      <w:r>
        <w:rPr>
          <w:spacing w:val="42"/>
          <w:u w:val="none"/>
        </w:rPr>
        <w:t xml:space="preserve"> </w:t>
      </w:r>
      <w:r>
        <w:rPr>
          <w:spacing w:val="2"/>
          <w:u w:val="none"/>
        </w:rPr>
        <w:t>m</w:t>
      </w:r>
      <w:r>
        <w:rPr>
          <w:u w:val="none"/>
        </w:rPr>
        <w:t>i</w:t>
      </w:r>
      <w:r>
        <w:rPr>
          <w:spacing w:val="1"/>
          <w:u w:val="none"/>
        </w:rPr>
        <w:t>gh</w:t>
      </w:r>
      <w:r>
        <w:rPr>
          <w:u w:val="none"/>
        </w:rPr>
        <w:t>t</w:t>
      </w:r>
      <w:r>
        <w:rPr>
          <w:spacing w:val="43"/>
          <w:u w:val="none"/>
        </w:rPr>
        <w:t xml:space="preserve"> </w:t>
      </w:r>
      <w:r>
        <w:rPr>
          <w:spacing w:val="1"/>
          <w:u w:val="none"/>
        </w:rPr>
        <w:t>h</w:t>
      </w:r>
      <w:r>
        <w:rPr>
          <w:u w:val="none"/>
        </w:rPr>
        <w:t>a</w:t>
      </w:r>
      <w:r>
        <w:rPr>
          <w:spacing w:val="1"/>
          <w:u w:val="none"/>
        </w:rPr>
        <w:t>v</w:t>
      </w:r>
      <w:r>
        <w:rPr>
          <w:u w:val="none"/>
        </w:rPr>
        <w:t>e</w:t>
      </w:r>
      <w:r>
        <w:rPr>
          <w:spacing w:val="42"/>
          <w:u w:val="none"/>
        </w:rPr>
        <w:t xml:space="preserve"> </w:t>
      </w:r>
      <w:r>
        <w:rPr>
          <w:u w:val="none"/>
        </w:rPr>
        <w:t>to</w:t>
      </w:r>
      <w:r>
        <w:rPr>
          <w:spacing w:val="42"/>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43"/>
          <w:u w:val="none"/>
        </w:rPr>
        <w:t xml:space="preserve"> </w:t>
      </w:r>
      <w:r>
        <w:rPr>
          <w:u w:val="none"/>
        </w:rPr>
        <w:t>t</w:t>
      </w:r>
      <w:r>
        <w:rPr>
          <w:spacing w:val="1"/>
          <w:u w:val="none"/>
        </w:rPr>
        <w:t>h</w:t>
      </w:r>
      <w:r>
        <w:rPr>
          <w:u w:val="none"/>
        </w:rPr>
        <w:t>e</w:t>
      </w:r>
      <w:r>
        <w:rPr>
          <w:spacing w:val="4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spacing w:val="1"/>
          <w:u w:val="none"/>
        </w:rPr>
        <w:t>upo</w:t>
      </w:r>
      <w:r>
        <w:rPr>
          <w:u w:val="none"/>
        </w:rPr>
        <w:t>n</w:t>
      </w:r>
      <w:r>
        <w:rPr>
          <w:spacing w:val="27"/>
          <w:u w:val="none"/>
        </w:rPr>
        <w:t xml:space="preserve"> </w:t>
      </w:r>
      <w:r>
        <w:rPr>
          <w:u w:val="none"/>
        </w:rPr>
        <w:t>t</w:t>
      </w:r>
      <w:r>
        <w:rPr>
          <w:spacing w:val="1"/>
          <w:u w:val="none"/>
        </w:rPr>
        <w:t>h</w:t>
      </w:r>
      <w:r>
        <w:rPr>
          <w:u w:val="none"/>
        </w:rPr>
        <w:t>e</w:t>
      </w:r>
      <w:r>
        <w:rPr>
          <w:spacing w:val="28"/>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28"/>
          <w:u w:val="none"/>
        </w:rPr>
        <w:t xml:space="preserve"> </w:t>
      </w:r>
      <w:r>
        <w:rPr>
          <w:spacing w:val="1"/>
          <w:u w:val="none"/>
        </w:rPr>
        <w:t>o</w:t>
      </w:r>
      <w:r>
        <w:rPr>
          <w:u w:val="none"/>
        </w:rPr>
        <w:t>f</w:t>
      </w:r>
      <w:r>
        <w:rPr>
          <w:spacing w:val="28"/>
          <w:u w:val="none"/>
        </w:rPr>
        <w:t xml:space="preserve"> </w:t>
      </w:r>
      <w:r>
        <w:rPr>
          <w:u w:val="none"/>
        </w:rPr>
        <w:t>a</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spacing w:val="1"/>
          <w:u w:val="none"/>
        </w:rPr>
        <w:t>o</w:t>
      </w:r>
      <w:r>
        <w:rPr>
          <w:u w:val="none"/>
        </w:rPr>
        <w:t>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ce</w:t>
      </w:r>
      <w:r>
        <w:rPr>
          <w:spacing w:val="28"/>
          <w:u w:val="none"/>
        </w:rPr>
        <w:t xml:space="preserve"> </w:t>
      </w:r>
      <w:r>
        <w:rPr>
          <w:spacing w:val="1"/>
          <w:u w:val="none"/>
        </w:rPr>
        <w:t>o</w:t>
      </w:r>
      <w:r>
        <w:rPr>
          <w:u w:val="none"/>
        </w:rPr>
        <w:t>f</w:t>
      </w:r>
      <w:r>
        <w:rPr>
          <w:spacing w:val="28"/>
          <w:u w:val="none"/>
        </w:rPr>
        <w:t xml:space="preserve"> </w:t>
      </w:r>
      <w:r>
        <w:rPr>
          <w:u w:val="none"/>
        </w:rPr>
        <w:t>an</w:t>
      </w:r>
      <w:r>
        <w:rPr>
          <w:spacing w:val="27"/>
          <w:u w:val="none"/>
        </w:rPr>
        <w:t xml:space="preserve"> </w:t>
      </w:r>
      <w:r>
        <w:rPr>
          <w:u w:val="none"/>
        </w:rPr>
        <w:t>e</w:t>
      </w:r>
      <w:r>
        <w:rPr>
          <w:spacing w:val="1"/>
          <w:u w:val="none"/>
        </w:rPr>
        <w:t>v</w:t>
      </w:r>
      <w:r>
        <w:rPr>
          <w:u w:val="none"/>
        </w:rPr>
        <w:t>e</w:t>
      </w:r>
      <w:r>
        <w:rPr>
          <w:spacing w:val="1"/>
          <w:u w:val="none"/>
        </w:rPr>
        <w:t>n</w:t>
      </w:r>
      <w:r>
        <w:rPr>
          <w:u w:val="none"/>
        </w:rPr>
        <w:t>t</w:t>
      </w:r>
      <w:r>
        <w:rPr>
          <w:spacing w:val="28"/>
          <w:u w:val="none"/>
        </w:rPr>
        <w:t xml:space="preserve"> </w:t>
      </w:r>
      <w:r>
        <w:rPr>
          <w:u w:val="none"/>
        </w:rPr>
        <w:t>t</w:t>
      </w:r>
      <w:r>
        <w:rPr>
          <w:spacing w:val="1"/>
          <w:u w:val="none"/>
        </w:rPr>
        <w:t>h</w:t>
      </w:r>
      <w:r>
        <w:rPr>
          <w:u w:val="none"/>
        </w:rPr>
        <w:t>at</w:t>
      </w:r>
      <w:r>
        <w:rPr>
          <w:spacing w:val="28"/>
          <w:u w:val="none"/>
        </w:rPr>
        <w:t xml:space="preserve"> </w:t>
      </w:r>
      <w:r>
        <w:rPr>
          <w:u w:val="none"/>
        </w:rPr>
        <w:t>ca</w:t>
      </w:r>
      <w:r>
        <w:rPr>
          <w:spacing w:val="1"/>
          <w:u w:val="none"/>
        </w:rPr>
        <w:t>u</w:t>
      </w:r>
      <w:r>
        <w:rPr>
          <w:u w:val="none"/>
        </w:rPr>
        <w:t>ses</w:t>
      </w:r>
      <w:r>
        <w:rPr>
          <w:spacing w:val="28"/>
          <w:u w:val="none"/>
        </w:rPr>
        <w:t xml:space="preserve"> </w:t>
      </w:r>
      <w:r>
        <w:rPr>
          <w:u w:val="none"/>
        </w:rPr>
        <w:t>a</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to</w:t>
      </w:r>
      <w:r>
        <w:rPr>
          <w:spacing w:val="27"/>
          <w:u w:val="none"/>
        </w:rPr>
        <w:t xml:space="preserve"> </w:t>
      </w:r>
      <w:r>
        <w:rPr>
          <w:u w:val="none"/>
        </w:rPr>
        <w:t>cease</w:t>
      </w:r>
      <w:r>
        <w:rPr>
          <w:spacing w:val="28"/>
          <w:u w:val="none"/>
        </w:rPr>
        <w:t xml:space="preserve"> </w:t>
      </w:r>
      <w:r>
        <w:rPr>
          <w:u w:val="none"/>
        </w:rPr>
        <w:t>to</w:t>
      </w:r>
      <w:r>
        <w:rPr>
          <w:spacing w:val="28"/>
          <w:u w:val="none"/>
        </w:rPr>
        <w:t xml:space="preserve"> </w:t>
      </w:r>
      <w:r>
        <w:rPr>
          <w:u w:val="none"/>
        </w:rPr>
        <w:t>be</w:t>
      </w:r>
      <w:r>
        <w:rPr>
          <w:spacing w:val="28"/>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0F491FC0" w14:textId="77777777" w:rsidR="000C19C9" w:rsidRDefault="000C19C9">
      <w:pPr>
        <w:spacing w:before="16" w:line="220" w:lineRule="exact"/>
      </w:pPr>
    </w:p>
    <w:p w14:paraId="0353CEAA" w14:textId="77777777" w:rsidR="000C19C9" w:rsidRDefault="00D3642A">
      <w:pPr>
        <w:pStyle w:val="BodyText"/>
        <w:numPr>
          <w:ilvl w:val="2"/>
          <w:numId w:val="8"/>
        </w:numPr>
        <w:tabs>
          <w:tab w:val="left" w:pos="2264"/>
        </w:tabs>
        <w:spacing w:line="252" w:lineRule="auto"/>
        <w:ind w:right="116" w:firstLine="1440"/>
        <w:jc w:val="both"/>
        <w:rPr>
          <w:u w:val="none"/>
        </w:rPr>
      </w:pPr>
      <w:r>
        <w:rPr>
          <w:spacing w:val="1"/>
          <w:u w:val="none"/>
        </w:rPr>
        <w:t>T</w:t>
      </w:r>
      <w:r>
        <w:rPr>
          <w:u w:val="none"/>
        </w:rPr>
        <w:t>o</w:t>
      </w:r>
      <w:r>
        <w:rPr>
          <w:spacing w:val="32"/>
          <w:u w:val="none"/>
        </w:rPr>
        <w:t xml:space="preserve"> </w:t>
      </w:r>
      <w:r>
        <w:rPr>
          <w:u w:val="none"/>
        </w:rPr>
        <w:t>t</w:t>
      </w:r>
      <w:r>
        <w:rPr>
          <w:spacing w:val="1"/>
          <w:u w:val="none"/>
        </w:rPr>
        <w:t>h</w:t>
      </w:r>
      <w:r>
        <w:rPr>
          <w:u w:val="none"/>
        </w:rPr>
        <w:t>e</w:t>
      </w:r>
      <w:r>
        <w:rPr>
          <w:spacing w:val="32"/>
          <w:u w:val="none"/>
        </w:rPr>
        <w:t xml:space="preserve"> </w:t>
      </w:r>
      <w:r>
        <w:rPr>
          <w:u w:val="none"/>
        </w:rPr>
        <w:t>f</w:t>
      </w:r>
      <w:r>
        <w:rPr>
          <w:spacing w:val="1"/>
          <w:u w:val="none"/>
        </w:rPr>
        <w:t>u</w:t>
      </w:r>
      <w:r>
        <w:rPr>
          <w:u w:val="none"/>
        </w:rPr>
        <w:t>llest</w:t>
      </w:r>
      <w:r>
        <w:rPr>
          <w:spacing w:val="31"/>
          <w:u w:val="none"/>
        </w:rPr>
        <w:t xml:space="preserve"> </w:t>
      </w:r>
      <w:r>
        <w:rPr>
          <w:u w:val="none"/>
        </w:rPr>
        <w:t>e</w:t>
      </w:r>
      <w:r>
        <w:rPr>
          <w:spacing w:val="1"/>
          <w:u w:val="none"/>
        </w:rPr>
        <w:t>x</w:t>
      </w:r>
      <w:r>
        <w:rPr>
          <w:u w:val="none"/>
        </w:rPr>
        <w:t>te</w:t>
      </w:r>
      <w:r>
        <w:rPr>
          <w:spacing w:val="1"/>
          <w:u w:val="none"/>
        </w:rPr>
        <w:t>n</w:t>
      </w:r>
      <w:r>
        <w:rPr>
          <w:u w:val="none"/>
        </w:rPr>
        <w:t>t</w:t>
      </w:r>
      <w:r>
        <w:rPr>
          <w:spacing w:val="31"/>
          <w:u w:val="none"/>
        </w:rPr>
        <w:t xml:space="preserve"> </w:t>
      </w:r>
      <w:r>
        <w:rPr>
          <w:spacing w:val="1"/>
          <w:u w:val="none"/>
        </w:rPr>
        <w:t>p</w:t>
      </w:r>
      <w:r>
        <w:rPr>
          <w:u w:val="none"/>
        </w:rPr>
        <w:t>er</w:t>
      </w:r>
      <w:r>
        <w:rPr>
          <w:spacing w:val="2"/>
          <w:u w:val="none"/>
        </w:rPr>
        <w:t>m</w:t>
      </w:r>
      <w:r>
        <w:rPr>
          <w:u w:val="none"/>
        </w:rPr>
        <w:t>itted</w:t>
      </w:r>
      <w:r>
        <w:rPr>
          <w:spacing w:val="32"/>
          <w:u w:val="none"/>
        </w:rPr>
        <w:t xml:space="preserve"> </w:t>
      </w:r>
      <w:r>
        <w:rPr>
          <w:spacing w:val="1"/>
          <w:u w:val="none"/>
        </w:rPr>
        <w:t>b</w:t>
      </w:r>
      <w:r>
        <w:rPr>
          <w:u w:val="none"/>
        </w:rPr>
        <w:t>y</w:t>
      </w:r>
      <w:r>
        <w:rPr>
          <w:spacing w:val="33"/>
          <w:u w:val="none"/>
        </w:rPr>
        <w:t xml:space="preserve"> </w:t>
      </w:r>
      <w:r>
        <w:rPr>
          <w:u w:val="none"/>
        </w:rPr>
        <w:t>la</w:t>
      </w:r>
      <w:r>
        <w:rPr>
          <w:spacing w:val="1"/>
          <w:u w:val="none"/>
        </w:rPr>
        <w:t>w</w:t>
      </w:r>
      <w:r>
        <w:rPr>
          <w:u w:val="none"/>
        </w:rPr>
        <w:t>,</w:t>
      </w:r>
      <w:r>
        <w:rPr>
          <w:spacing w:val="31"/>
          <w:u w:val="none"/>
        </w:rPr>
        <w:t xml:space="preserve"> </w:t>
      </w:r>
      <w:r>
        <w:rPr>
          <w:u w:val="none"/>
        </w:rPr>
        <w:t>each</w:t>
      </w:r>
      <w:r>
        <w:rPr>
          <w:spacing w:val="32"/>
          <w:u w:val="none"/>
        </w:rPr>
        <w:t xml:space="preserve"> </w:t>
      </w:r>
      <w:r>
        <w:rPr>
          <w:spacing w:val="1"/>
          <w:u w:val="none"/>
        </w:rPr>
        <w:t>o</w:t>
      </w:r>
      <w:r>
        <w:rPr>
          <w:u w:val="none"/>
        </w:rPr>
        <w:t>f</w:t>
      </w:r>
      <w:r>
        <w:rPr>
          <w:spacing w:val="32"/>
          <w:u w:val="none"/>
        </w:rPr>
        <w:t xml:space="preserve"> </w:t>
      </w:r>
      <w:r>
        <w:rPr>
          <w:u w:val="none"/>
        </w:rPr>
        <w:t>t</w:t>
      </w:r>
      <w:r>
        <w:rPr>
          <w:spacing w:val="1"/>
          <w:u w:val="none"/>
        </w:rPr>
        <w:t>h</w:t>
      </w:r>
      <w:r>
        <w:rPr>
          <w:u w:val="none"/>
        </w:rPr>
        <w:t>e</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2"/>
          <w:u w:val="none"/>
        </w:rPr>
        <w:t xml:space="preserve"> </w:t>
      </w:r>
      <w:r>
        <w:rPr>
          <w:spacing w:val="1"/>
          <w:u w:val="none"/>
        </w:rPr>
        <w:t>w</w:t>
      </w:r>
      <w:r>
        <w:rPr>
          <w:u w:val="none"/>
        </w:rPr>
        <w:t>ai</w:t>
      </w:r>
      <w:r>
        <w:rPr>
          <w:spacing w:val="1"/>
          <w:u w:val="none"/>
        </w:rPr>
        <w:t>v</w:t>
      </w:r>
      <w:r>
        <w:rPr>
          <w:u w:val="none"/>
        </w:rPr>
        <w:t>es</w:t>
      </w:r>
      <w:r>
        <w:rPr>
          <w:spacing w:val="33"/>
          <w:u w:val="none"/>
        </w:rPr>
        <w:t xml:space="preserve"> </w:t>
      </w:r>
      <w:r>
        <w:rPr>
          <w:u w:val="none"/>
        </w:rPr>
        <w:t>a</w:t>
      </w:r>
      <w:r>
        <w:rPr>
          <w:spacing w:val="1"/>
          <w:u w:val="none"/>
        </w:rPr>
        <w:t>n</w:t>
      </w:r>
      <w:r>
        <w:rPr>
          <w:u w:val="none"/>
        </w:rPr>
        <w:t>y</w:t>
      </w:r>
      <w:r>
        <w:rPr>
          <w:spacing w:val="32"/>
          <w:u w:val="none"/>
        </w:rPr>
        <w:t xml:space="preserve"> </w:t>
      </w:r>
      <w:r>
        <w:rPr>
          <w:u w:val="none"/>
        </w:rPr>
        <w:t>ri</w:t>
      </w:r>
      <w:r>
        <w:rPr>
          <w:spacing w:val="1"/>
          <w:u w:val="none"/>
        </w:rPr>
        <w:t>gh</w:t>
      </w:r>
      <w:r>
        <w:rPr>
          <w:u w:val="none"/>
        </w:rPr>
        <w:t>t</w:t>
      </w:r>
      <w:r>
        <w:rPr>
          <w:spacing w:val="31"/>
          <w:u w:val="none"/>
        </w:rPr>
        <w:t xml:space="preserve"> </w:t>
      </w:r>
      <w:r>
        <w:rPr>
          <w:u w:val="none"/>
        </w:rPr>
        <w:t>it</w:t>
      </w:r>
      <w:r>
        <w:rPr>
          <w:w w:val="102"/>
          <w:u w:val="none"/>
        </w:rPr>
        <w:t xml:space="preserve"> </w:t>
      </w:r>
      <w:r>
        <w:rPr>
          <w:spacing w:val="2"/>
          <w:u w:val="none"/>
        </w:rPr>
        <w:t>m</w:t>
      </w:r>
      <w:r>
        <w:rPr>
          <w:u w:val="none"/>
        </w:rPr>
        <w:t>ay</w:t>
      </w:r>
      <w:r>
        <w:rPr>
          <w:spacing w:val="18"/>
          <w:u w:val="none"/>
        </w:rPr>
        <w:t xml:space="preserve"> </w:t>
      </w:r>
      <w:r>
        <w:rPr>
          <w:spacing w:val="1"/>
          <w:u w:val="none"/>
        </w:rPr>
        <w:t>h</w:t>
      </w:r>
      <w:r>
        <w:rPr>
          <w:u w:val="none"/>
        </w:rPr>
        <w:t>a</w:t>
      </w:r>
      <w:r>
        <w:rPr>
          <w:spacing w:val="1"/>
          <w:u w:val="none"/>
        </w:rPr>
        <w:t>v</w:t>
      </w:r>
      <w:r>
        <w:rPr>
          <w:u w:val="none"/>
        </w:rPr>
        <w:t>e</w:t>
      </w:r>
      <w:r>
        <w:rPr>
          <w:spacing w:val="18"/>
          <w:u w:val="none"/>
        </w:rPr>
        <w:t xml:space="preserve"> </w:t>
      </w:r>
      <w:r>
        <w:rPr>
          <w:u w:val="none"/>
        </w:rPr>
        <w:t>to</w:t>
      </w:r>
      <w:r>
        <w:rPr>
          <w:spacing w:val="19"/>
          <w:u w:val="none"/>
        </w:rPr>
        <w:t xml:space="preserve"> </w:t>
      </w:r>
      <w:r>
        <w:rPr>
          <w:u w:val="none"/>
        </w:rPr>
        <w:t>seek</w:t>
      </w:r>
      <w:r>
        <w:rPr>
          <w:spacing w:val="18"/>
          <w:u w:val="none"/>
        </w:rPr>
        <w:t xml:space="preserve"> </w:t>
      </w:r>
      <w:r>
        <w:rPr>
          <w:u w:val="none"/>
        </w:rPr>
        <w:t>a</w:t>
      </w:r>
      <w:r>
        <w:rPr>
          <w:spacing w:val="19"/>
          <w:u w:val="none"/>
        </w:rPr>
        <w:t xml:space="preserve"> </w:t>
      </w:r>
      <w:r>
        <w:rPr>
          <w:u w:val="none"/>
        </w:rPr>
        <w:t>judicial</w:t>
      </w:r>
      <w:r>
        <w:rPr>
          <w:spacing w:val="17"/>
          <w:u w:val="none"/>
        </w:rPr>
        <w:t xml:space="preserve"> </w:t>
      </w:r>
      <w:r>
        <w:rPr>
          <w:u w:val="none"/>
        </w:rPr>
        <w:t>decree</w:t>
      </w:r>
      <w:r>
        <w:rPr>
          <w:spacing w:val="19"/>
          <w:u w:val="none"/>
        </w:rPr>
        <w:t xml:space="preserve"> </w:t>
      </w:r>
      <w:r>
        <w:rPr>
          <w:u w:val="none"/>
        </w:rPr>
        <w:t>dissol</w:t>
      </w:r>
      <w:r>
        <w:rPr>
          <w:spacing w:val="1"/>
          <w:u w:val="none"/>
        </w:rPr>
        <w:t>v</w:t>
      </w:r>
      <w:r>
        <w:rPr>
          <w:u w:val="none"/>
        </w:rPr>
        <w:t>i</w:t>
      </w:r>
      <w:r>
        <w:rPr>
          <w:spacing w:val="1"/>
          <w:u w:val="none"/>
        </w:rPr>
        <w:t>n</w:t>
      </w:r>
      <w:r>
        <w:rPr>
          <w:u w:val="none"/>
        </w:rPr>
        <w:t>g</w:t>
      </w:r>
      <w:r>
        <w:rPr>
          <w:spacing w:val="18"/>
          <w:u w:val="none"/>
        </w:rPr>
        <w:t xml:space="preserve"> </w:t>
      </w:r>
      <w:r>
        <w:rPr>
          <w:u w:val="none"/>
        </w:rPr>
        <w:t>t</w:t>
      </w:r>
      <w:r>
        <w:rPr>
          <w:spacing w:val="1"/>
          <w:u w:val="none"/>
        </w:rPr>
        <w:t>h</w:t>
      </w:r>
      <w:r>
        <w:rPr>
          <w:u w:val="none"/>
        </w:rPr>
        <w:t>e</w:t>
      </w:r>
      <w:r>
        <w:rPr>
          <w:spacing w:val="19"/>
          <w:u w:val="none"/>
        </w:rPr>
        <w:t xml:space="preserve"> </w:t>
      </w:r>
      <w:r>
        <w:rPr>
          <w:spacing w:val="1"/>
          <w:u w:val="none"/>
        </w:rPr>
        <w:t>C</w:t>
      </w:r>
      <w:r>
        <w:rPr>
          <w:u w:val="none"/>
        </w:rPr>
        <w:t>o</w:t>
      </w:r>
      <w:r>
        <w:rPr>
          <w:spacing w:val="2"/>
          <w:u w:val="none"/>
        </w:rPr>
        <w:t>m</w:t>
      </w:r>
      <w:r>
        <w:rPr>
          <w:u w:val="none"/>
        </w:rPr>
        <w:t>pany.</w:t>
      </w:r>
    </w:p>
    <w:p w14:paraId="412BEEEE" w14:textId="77777777" w:rsidR="000C19C9" w:rsidRDefault="000C19C9">
      <w:pPr>
        <w:spacing w:line="240" w:lineRule="exact"/>
        <w:rPr>
          <w:sz w:val="24"/>
          <w:szCs w:val="24"/>
        </w:rPr>
      </w:pPr>
    </w:p>
    <w:p w14:paraId="4D79E985" w14:textId="77777777" w:rsidR="000C19C9" w:rsidRDefault="00D3642A">
      <w:pPr>
        <w:pStyle w:val="BodyText"/>
        <w:numPr>
          <w:ilvl w:val="1"/>
          <w:numId w:val="8"/>
        </w:numPr>
        <w:tabs>
          <w:tab w:val="left" w:pos="1544"/>
        </w:tabs>
        <w:spacing w:line="248" w:lineRule="auto"/>
        <w:ind w:right="112" w:firstLine="720"/>
        <w:rPr>
          <w:u w:val="none"/>
        </w:rPr>
      </w:pPr>
      <w:r>
        <w:rPr>
          <w:spacing w:val="1"/>
          <w:u w:color="000000"/>
        </w:rPr>
        <w:t>D</w:t>
      </w:r>
      <w:r>
        <w:rPr>
          <w:u w:color="000000"/>
        </w:rPr>
        <w:t>I</w:t>
      </w:r>
      <w:r>
        <w:rPr>
          <w:spacing w:val="1"/>
          <w:u w:color="000000"/>
        </w:rPr>
        <w:t>SSOLUT</w:t>
      </w:r>
      <w:r>
        <w:rPr>
          <w:u w:color="000000"/>
        </w:rPr>
        <w:t>I</w:t>
      </w:r>
      <w:r>
        <w:rPr>
          <w:spacing w:val="1"/>
          <w:u w:color="000000"/>
        </w:rPr>
        <w:t>ON</w:t>
      </w:r>
      <w:r>
        <w:rPr>
          <w:u w:val="none"/>
        </w:rPr>
        <w:t xml:space="preserve">. </w:t>
      </w:r>
      <w:r>
        <w:rPr>
          <w:spacing w:val="5"/>
          <w:u w:val="none"/>
        </w:rPr>
        <w:t xml:space="preserve"> </w:t>
      </w:r>
      <w:r>
        <w:rPr>
          <w:spacing w:val="1"/>
          <w:u w:val="none"/>
        </w:rPr>
        <w:t>Th</w:t>
      </w:r>
      <w:r>
        <w:rPr>
          <w:u w:val="none"/>
        </w:rPr>
        <w:t xml:space="preserve">e </w:t>
      </w:r>
      <w:r>
        <w:rPr>
          <w:spacing w:val="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6"/>
          <w:u w:val="none"/>
        </w:rPr>
        <w:t xml:space="preserve"> </w:t>
      </w:r>
      <w:r>
        <w:rPr>
          <w:u w:val="none"/>
        </w:rPr>
        <w:t>s</w:t>
      </w:r>
      <w:r>
        <w:rPr>
          <w:spacing w:val="1"/>
          <w:u w:val="none"/>
        </w:rPr>
        <w:t>h</w:t>
      </w:r>
      <w:r>
        <w:rPr>
          <w:u w:val="none"/>
        </w:rPr>
        <w:t xml:space="preserve">all </w:t>
      </w:r>
      <w:r>
        <w:rPr>
          <w:spacing w:val="5"/>
          <w:u w:val="none"/>
        </w:rPr>
        <w:t xml:space="preserve"> </w:t>
      </w:r>
      <w:r>
        <w:rPr>
          <w:spacing w:val="1"/>
          <w:u w:val="none"/>
        </w:rPr>
        <w:t>b</w:t>
      </w:r>
      <w:r>
        <w:rPr>
          <w:u w:val="none"/>
        </w:rPr>
        <w:t xml:space="preserve">e </w:t>
      </w:r>
      <w:r>
        <w:rPr>
          <w:spacing w:val="7"/>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 xml:space="preserve">ed </w:t>
      </w:r>
      <w:r>
        <w:rPr>
          <w:spacing w:val="6"/>
          <w:u w:val="none"/>
        </w:rPr>
        <w:t xml:space="preserve"> </w:t>
      </w:r>
      <w:r>
        <w:rPr>
          <w:spacing w:val="1"/>
          <w:u w:val="none"/>
        </w:rPr>
        <w:t>upo</w:t>
      </w:r>
      <w:r>
        <w:rPr>
          <w:u w:val="none"/>
        </w:rPr>
        <w:t xml:space="preserve">n </w:t>
      </w:r>
      <w:r>
        <w:rPr>
          <w:spacing w:val="6"/>
          <w:u w:val="none"/>
        </w:rPr>
        <w:t xml:space="preserve"> </w:t>
      </w:r>
      <w:r>
        <w:rPr>
          <w:u w:val="none"/>
        </w:rPr>
        <w:t>t</w:t>
      </w:r>
      <w:r>
        <w:rPr>
          <w:spacing w:val="1"/>
          <w:u w:val="none"/>
        </w:rPr>
        <w:t>h</w:t>
      </w:r>
      <w:r>
        <w:rPr>
          <w:u w:val="none"/>
        </w:rPr>
        <w:t xml:space="preserve">e </w:t>
      </w:r>
      <w:r>
        <w:rPr>
          <w:spacing w:val="6"/>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 xml:space="preserve">ce </w:t>
      </w:r>
      <w:r>
        <w:rPr>
          <w:spacing w:val="7"/>
          <w:u w:val="none"/>
        </w:rPr>
        <w:t xml:space="preserve"> </w:t>
      </w:r>
      <w:r>
        <w:rPr>
          <w:spacing w:val="1"/>
          <w:u w:val="none"/>
        </w:rPr>
        <w:t>o</w:t>
      </w:r>
      <w:r>
        <w:rPr>
          <w:u w:val="none"/>
        </w:rPr>
        <w:t xml:space="preserve">f </w:t>
      </w:r>
      <w:r>
        <w:rPr>
          <w:spacing w:val="5"/>
          <w:u w:val="none"/>
        </w:rPr>
        <w:t xml:space="preserve"> </w:t>
      </w:r>
      <w:r>
        <w:rPr>
          <w:u w:val="none"/>
        </w:rPr>
        <w:t>a</w:t>
      </w:r>
      <w:r>
        <w:rPr>
          <w:spacing w:val="1"/>
          <w:u w:val="none"/>
        </w:rPr>
        <w:t>n</w:t>
      </w:r>
      <w:r>
        <w:rPr>
          <w:u w:val="none"/>
        </w:rPr>
        <w:t xml:space="preserve">y </w:t>
      </w:r>
      <w:r>
        <w:rPr>
          <w:spacing w:val="6"/>
          <w:u w:val="none"/>
        </w:rPr>
        <w:t xml:space="preserve"> </w:t>
      </w:r>
      <w:r>
        <w:rPr>
          <w:spacing w:val="1"/>
          <w:u w:val="none"/>
        </w:rPr>
        <w:t>o</w:t>
      </w:r>
      <w:r>
        <w:rPr>
          <w:u w:val="none"/>
        </w:rPr>
        <w:t xml:space="preserve">f </w:t>
      </w:r>
      <w:r>
        <w:rPr>
          <w:spacing w:val="5"/>
          <w:u w:val="none"/>
        </w:rPr>
        <w:t xml:space="preserve"> </w:t>
      </w:r>
      <w:r>
        <w:rPr>
          <w:u w:val="none"/>
        </w:rPr>
        <w:t>t</w:t>
      </w:r>
      <w:r>
        <w:rPr>
          <w:spacing w:val="1"/>
          <w:u w:val="none"/>
        </w:rPr>
        <w:t>he</w:t>
      </w:r>
      <w:r>
        <w:rPr>
          <w:spacing w:val="2"/>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46"/>
          <w:u w:val="none"/>
        </w:rPr>
        <w:t xml:space="preserve"> </w:t>
      </w:r>
      <w:r>
        <w:rPr>
          <w:u w:val="none"/>
        </w:rPr>
        <w:t>e</w:t>
      </w:r>
      <w:r>
        <w:rPr>
          <w:spacing w:val="1"/>
          <w:u w:val="none"/>
        </w:rPr>
        <w:t>v</w:t>
      </w:r>
      <w:r>
        <w:rPr>
          <w:u w:val="none"/>
        </w:rPr>
        <w:t>e</w:t>
      </w:r>
      <w:r>
        <w:rPr>
          <w:spacing w:val="1"/>
          <w:u w:val="none"/>
        </w:rPr>
        <w:t>n</w:t>
      </w:r>
      <w:r>
        <w:rPr>
          <w:u w:val="none"/>
        </w:rPr>
        <w:t>ts:</w:t>
      </w:r>
    </w:p>
    <w:p w14:paraId="5900619E" w14:textId="77777777" w:rsidR="000C19C9" w:rsidRDefault="000C19C9">
      <w:pPr>
        <w:spacing w:before="7" w:line="160" w:lineRule="exact"/>
        <w:rPr>
          <w:sz w:val="16"/>
          <w:szCs w:val="16"/>
        </w:rPr>
      </w:pPr>
    </w:p>
    <w:p w14:paraId="7EADBD1E" w14:textId="77777777" w:rsidR="000C19C9" w:rsidRDefault="000C19C9">
      <w:pPr>
        <w:spacing w:line="160" w:lineRule="exact"/>
        <w:rPr>
          <w:sz w:val="16"/>
          <w:szCs w:val="16"/>
        </w:rPr>
        <w:sectPr w:rsidR="000C19C9">
          <w:pgSz w:w="12240" w:h="15840"/>
          <w:pgMar w:top="1380" w:right="1320" w:bottom="940" w:left="1340" w:header="0" w:footer="742" w:gutter="0"/>
          <w:cols w:space="720"/>
        </w:sectPr>
      </w:pPr>
    </w:p>
    <w:p w14:paraId="6A3D161E" w14:textId="77777777" w:rsidR="000C19C9" w:rsidRDefault="000C19C9">
      <w:pPr>
        <w:spacing w:before="2" w:line="130" w:lineRule="exact"/>
        <w:rPr>
          <w:sz w:val="13"/>
          <w:szCs w:val="13"/>
        </w:rPr>
      </w:pPr>
    </w:p>
    <w:p w14:paraId="44865E3B" w14:textId="77777777" w:rsidR="000C19C9" w:rsidRDefault="000C19C9">
      <w:pPr>
        <w:spacing w:line="200" w:lineRule="exact"/>
        <w:rPr>
          <w:sz w:val="20"/>
          <w:szCs w:val="20"/>
        </w:rPr>
      </w:pPr>
    </w:p>
    <w:p w14:paraId="71D9D566" w14:textId="77777777" w:rsidR="000C19C9" w:rsidRDefault="00D3642A">
      <w:pPr>
        <w:pStyle w:val="BodyText"/>
        <w:ind w:firstLine="0"/>
        <w:rPr>
          <w:u w:val="none"/>
        </w:rPr>
      </w:pPr>
      <w:r>
        <w:rPr>
          <w:spacing w:val="2"/>
          <w:u w:val="none"/>
        </w:rPr>
        <w:t>M</w:t>
      </w:r>
      <w:r>
        <w:rPr>
          <w:u w:val="none"/>
        </w:rPr>
        <w:t>e</w:t>
      </w:r>
      <w:r>
        <w:rPr>
          <w:spacing w:val="2"/>
          <w:u w:val="none"/>
        </w:rPr>
        <w:t>m</w:t>
      </w:r>
      <w:r>
        <w:rPr>
          <w:spacing w:val="1"/>
          <w:u w:val="none"/>
        </w:rPr>
        <w:t>b</w:t>
      </w:r>
      <w:r>
        <w:rPr>
          <w:u w:val="none"/>
        </w:rPr>
        <w:t>ers;</w:t>
      </w:r>
    </w:p>
    <w:p w14:paraId="4CDC8D56" w14:textId="77777777" w:rsidR="000C19C9" w:rsidRDefault="00D3642A">
      <w:pPr>
        <w:pStyle w:val="BodyText"/>
        <w:numPr>
          <w:ilvl w:val="2"/>
          <w:numId w:val="5"/>
        </w:numPr>
        <w:tabs>
          <w:tab w:val="left" w:pos="824"/>
        </w:tabs>
        <w:spacing w:before="77"/>
        <w:ind w:firstLine="0"/>
        <w:jc w:val="left"/>
        <w:rPr>
          <w:u w:val="none"/>
        </w:rPr>
      </w:pPr>
      <w:r>
        <w:rPr>
          <w:u w:val="none"/>
        </w:rPr>
        <w:br w:type="column"/>
      </w:r>
      <w:r>
        <w:rPr>
          <w:spacing w:val="1"/>
          <w:u w:val="none"/>
        </w:rPr>
        <w:lastRenderedPageBreak/>
        <w:t>Th</w:t>
      </w:r>
      <w:r>
        <w:rPr>
          <w:u w:val="none"/>
        </w:rPr>
        <w:t>e</w:t>
      </w:r>
      <w:r>
        <w:rPr>
          <w:spacing w:val="20"/>
          <w:u w:val="none"/>
        </w:rPr>
        <w:t xml:space="preserve"> </w:t>
      </w:r>
      <w:r>
        <w:rPr>
          <w:spacing w:val="1"/>
          <w:u w:val="none"/>
        </w:rPr>
        <w:t>w</w:t>
      </w:r>
      <w:r>
        <w:rPr>
          <w:u w:val="none"/>
        </w:rPr>
        <w:t>ritten</w:t>
      </w:r>
      <w:r>
        <w:rPr>
          <w:spacing w:val="21"/>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u w:val="none"/>
        </w:rPr>
        <w:t>a</w:t>
      </w:r>
      <w:r>
        <w:rPr>
          <w:spacing w:val="1"/>
          <w:u w:val="none"/>
        </w:rPr>
        <w:t>n</w:t>
      </w:r>
      <w:r>
        <w:rPr>
          <w:u w:val="none"/>
        </w:rPr>
        <w:t>d</w:t>
      </w:r>
      <w:r>
        <w:rPr>
          <w:spacing w:val="22"/>
          <w:u w:val="none"/>
        </w:rPr>
        <w:t xml:space="preserve"> </w:t>
      </w:r>
      <w:r>
        <w:rPr>
          <w:u w:val="none"/>
        </w:rPr>
        <w:t>a</w:t>
      </w:r>
      <w:r>
        <w:rPr>
          <w:spacing w:val="20"/>
          <w:u w:val="none"/>
        </w:rPr>
        <w:t xml:space="preserve"> </w:t>
      </w:r>
      <w:r>
        <w:rPr>
          <w:spacing w:val="2"/>
          <w:u w:val="none"/>
        </w:rPr>
        <w:t>M</w:t>
      </w:r>
      <w:r>
        <w:rPr>
          <w:u w:val="none"/>
        </w:rPr>
        <w:t>ajority</w:t>
      </w:r>
      <w:r>
        <w:rPr>
          <w:spacing w:val="21"/>
          <w:u w:val="none"/>
        </w:rPr>
        <w:t xml:space="preserve"> </w:t>
      </w:r>
      <w:r>
        <w:rPr>
          <w:u w:val="none"/>
        </w:rPr>
        <w:t>in</w:t>
      </w:r>
      <w:r>
        <w:rPr>
          <w:spacing w:val="22"/>
          <w:u w:val="none"/>
        </w:rPr>
        <w:t xml:space="preserve"> </w:t>
      </w:r>
      <w:r>
        <w:rPr>
          <w:u w:val="none"/>
        </w:rPr>
        <w:t>Interest</w:t>
      </w:r>
      <w:r>
        <w:rPr>
          <w:spacing w:val="20"/>
          <w:u w:val="none"/>
        </w:rPr>
        <w:t xml:space="preserve"> </w:t>
      </w:r>
      <w:r>
        <w:rPr>
          <w:u w:val="none"/>
        </w:rPr>
        <w:t>of</w:t>
      </w:r>
      <w:r>
        <w:rPr>
          <w:spacing w:val="20"/>
          <w:u w:val="none"/>
        </w:rPr>
        <w:t xml:space="preserve"> </w:t>
      </w:r>
      <w:r>
        <w:rPr>
          <w:u w:val="none"/>
        </w:rPr>
        <w:t>the</w:t>
      </w:r>
    </w:p>
    <w:p w14:paraId="4426E9A5" w14:textId="77777777" w:rsidR="000C19C9" w:rsidRDefault="000C19C9">
      <w:pPr>
        <w:sectPr w:rsidR="000C19C9">
          <w:type w:val="continuous"/>
          <w:pgSz w:w="12240" w:h="15840"/>
          <w:pgMar w:top="1380" w:right="1320" w:bottom="940" w:left="1340" w:header="720" w:footer="720" w:gutter="0"/>
          <w:cols w:num="2" w:space="720" w:equalWidth="0">
            <w:col w:w="996" w:space="444"/>
            <w:col w:w="8140"/>
          </w:cols>
        </w:sectPr>
      </w:pPr>
    </w:p>
    <w:p w14:paraId="23DE2AC5" w14:textId="77777777" w:rsidR="000C19C9" w:rsidRDefault="000C19C9">
      <w:pPr>
        <w:spacing w:line="170" w:lineRule="exact"/>
        <w:rPr>
          <w:sz w:val="17"/>
          <w:szCs w:val="17"/>
        </w:rPr>
      </w:pPr>
    </w:p>
    <w:p w14:paraId="1D1B9A84" w14:textId="77777777" w:rsidR="000C19C9" w:rsidRDefault="00D3642A">
      <w:pPr>
        <w:pStyle w:val="BodyText"/>
        <w:numPr>
          <w:ilvl w:val="2"/>
          <w:numId w:val="5"/>
        </w:numPr>
        <w:tabs>
          <w:tab w:val="left" w:pos="2264"/>
        </w:tabs>
        <w:spacing w:before="77"/>
        <w:ind w:left="2264"/>
        <w:jc w:val="left"/>
        <w:rPr>
          <w:u w:val="none"/>
        </w:rPr>
      </w:pPr>
      <w:r>
        <w:rPr>
          <w:spacing w:val="1"/>
          <w:u w:val="none"/>
        </w:rPr>
        <w:t>Th</w:t>
      </w:r>
      <w:r>
        <w:rPr>
          <w:u w:val="none"/>
        </w:rPr>
        <w:t>e</w:t>
      </w:r>
      <w:r>
        <w:rPr>
          <w:spacing w:val="15"/>
          <w:u w:val="none"/>
        </w:rPr>
        <w:t xml:space="preserve"> </w:t>
      </w:r>
      <w:r>
        <w:rPr>
          <w:u w:val="none"/>
        </w:rPr>
        <w:t>sale</w:t>
      </w:r>
      <w:r>
        <w:rPr>
          <w:spacing w:val="16"/>
          <w:u w:val="none"/>
        </w:rPr>
        <w:t xml:space="preserve"> </w:t>
      </w:r>
      <w:r>
        <w:rPr>
          <w:spacing w:val="1"/>
          <w:u w:val="none"/>
        </w:rPr>
        <w:t>o</w:t>
      </w:r>
      <w:r>
        <w:rPr>
          <w:u w:val="none"/>
        </w:rPr>
        <w:t>r</w:t>
      </w:r>
      <w:r>
        <w:rPr>
          <w:spacing w:val="14"/>
          <w:u w:val="none"/>
        </w:rPr>
        <w:t xml:space="preserve"> </w:t>
      </w:r>
      <w:r>
        <w:rPr>
          <w:spacing w:val="1"/>
          <w:u w:val="none"/>
        </w:rPr>
        <w:t>o</w:t>
      </w:r>
      <w:r>
        <w:rPr>
          <w:u w:val="none"/>
        </w:rPr>
        <w:t>t</w:t>
      </w:r>
      <w:r>
        <w:rPr>
          <w:spacing w:val="1"/>
          <w:u w:val="none"/>
        </w:rPr>
        <w:t>h</w:t>
      </w:r>
      <w:r>
        <w:rPr>
          <w:u w:val="none"/>
        </w:rPr>
        <w:t>er</w:t>
      </w:r>
      <w:r>
        <w:rPr>
          <w:spacing w:val="14"/>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16"/>
          <w:u w:val="none"/>
        </w:rPr>
        <w:t xml:space="preserve"> </w:t>
      </w:r>
      <w:r>
        <w:rPr>
          <w:spacing w:val="1"/>
          <w:u w:val="none"/>
        </w:rPr>
        <w:t>o</w:t>
      </w:r>
      <w:r>
        <w:rPr>
          <w:u w:val="none"/>
        </w:rPr>
        <w:t>f</w:t>
      </w:r>
      <w:r>
        <w:rPr>
          <w:spacing w:val="14"/>
          <w:u w:val="none"/>
        </w:rPr>
        <w:t xml:space="preserve"> </w:t>
      </w:r>
      <w:r>
        <w:rPr>
          <w:u w:val="none"/>
        </w:rPr>
        <w:t>all</w:t>
      </w:r>
      <w:r>
        <w:rPr>
          <w:spacing w:val="14"/>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5"/>
          <w:u w:val="none"/>
        </w:rPr>
        <w:t xml:space="preserve"> </w:t>
      </w:r>
      <w:r>
        <w:rPr>
          <w:spacing w:val="1"/>
          <w:u w:val="none"/>
        </w:rPr>
        <w:t>P</w:t>
      </w:r>
      <w:r>
        <w:rPr>
          <w:u w:val="none"/>
        </w:rPr>
        <w:t>r</w:t>
      </w:r>
      <w:r>
        <w:rPr>
          <w:spacing w:val="1"/>
          <w:u w:val="none"/>
        </w:rPr>
        <w:t>op</w:t>
      </w:r>
      <w:r>
        <w:rPr>
          <w:u w:val="none"/>
        </w:rPr>
        <w:t>ert</w:t>
      </w:r>
      <w:r>
        <w:rPr>
          <w:spacing w:val="1"/>
          <w:u w:val="none"/>
        </w:rPr>
        <w:t>y</w:t>
      </w:r>
      <w:r>
        <w:rPr>
          <w:u w:val="none"/>
        </w:rPr>
        <w:t>;</w:t>
      </w:r>
      <w:r>
        <w:rPr>
          <w:spacing w:val="15"/>
          <w:u w:val="none"/>
        </w:rPr>
        <w:t xml:space="preserve"> </w:t>
      </w:r>
      <w:r>
        <w:rPr>
          <w:spacing w:val="1"/>
          <w:u w:val="none"/>
        </w:rPr>
        <w:t>o</w:t>
      </w:r>
      <w:r>
        <w:rPr>
          <w:u w:val="none"/>
        </w:rPr>
        <w:t>r</w:t>
      </w:r>
    </w:p>
    <w:p w14:paraId="4703705A" w14:textId="77777777" w:rsidR="000C19C9" w:rsidRDefault="000C19C9">
      <w:pPr>
        <w:spacing w:before="13" w:line="240" w:lineRule="exact"/>
        <w:rPr>
          <w:sz w:val="24"/>
          <w:szCs w:val="24"/>
        </w:rPr>
      </w:pPr>
    </w:p>
    <w:p w14:paraId="69FA0196" w14:textId="77777777" w:rsidR="000C19C9" w:rsidRDefault="00D3642A">
      <w:pPr>
        <w:pStyle w:val="BodyText"/>
        <w:numPr>
          <w:ilvl w:val="2"/>
          <w:numId w:val="5"/>
        </w:numPr>
        <w:tabs>
          <w:tab w:val="left" w:pos="2264"/>
        </w:tabs>
        <w:spacing w:line="252" w:lineRule="auto"/>
        <w:ind w:right="116" w:firstLine="1440"/>
        <w:jc w:val="both"/>
        <w:rPr>
          <w:u w:val="none"/>
        </w:rPr>
      </w:pPr>
      <w:r>
        <w:rPr>
          <w:spacing w:val="1"/>
          <w:u w:val="none"/>
        </w:rPr>
        <w:t>Th</w:t>
      </w:r>
      <w:r>
        <w:rPr>
          <w:u w:val="none"/>
        </w:rPr>
        <w:t>e</w:t>
      </w:r>
      <w:r>
        <w:rPr>
          <w:spacing w:val="3"/>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al</w:t>
      </w:r>
      <w:r>
        <w:rPr>
          <w:spacing w:val="1"/>
          <w:u w:val="none"/>
        </w:rPr>
        <w:t xml:space="preserve"> o</w:t>
      </w:r>
      <w:r>
        <w:rPr>
          <w:u w:val="none"/>
        </w:rPr>
        <w:t>r</w:t>
      </w:r>
      <w:r>
        <w:rPr>
          <w:spacing w:val="2"/>
          <w:u w:val="none"/>
        </w:rPr>
        <w:t xml:space="preserve"> </w:t>
      </w:r>
      <w:r>
        <w:rPr>
          <w:u w:val="none"/>
        </w:rPr>
        <w:t>re</w:t>
      </w:r>
      <w:r>
        <w:rPr>
          <w:spacing w:val="2"/>
          <w:u w:val="none"/>
        </w:rPr>
        <w:t>m</w:t>
      </w:r>
      <w:r>
        <w:rPr>
          <w:spacing w:val="1"/>
          <w:u w:val="none"/>
        </w:rPr>
        <w:t>ov</w:t>
      </w:r>
      <w:r>
        <w:rPr>
          <w:u w:val="none"/>
        </w:rPr>
        <w:t>al</w:t>
      </w:r>
      <w:r>
        <w:rPr>
          <w:spacing w:val="2"/>
          <w:u w:val="none"/>
        </w:rPr>
        <w:t xml:space="preserve"> </w:t>
      </w:r>
      <w:r>
        <w:rPr>
          <w:spacing w:val="1"/>
          <w:u w:val="none"/>
        </w:rPr>
        <w:t>o</w:t>
      </w:r>
      <w:r>
        <w:rPr>
          <w:u w:val="none"/>
        </w:rPr>
        <w:t>f</w:t>
      </w:r>
      <w:r>
        <w:rPr>
          <w:spacing w:val="2"/>
          <w:u w:val="none"/>
        </w:rPr>
        <w:t xml:space="preserve"> </w:t>
      </w:r>
      <w:r>
        <w:rPr>
          <w:u w:val="none"/>
        </w:rPr>
        <w:t>all</w:t>
      </w:r>
      <w:r>
        <w:rPr>
          <w:spacing w:val="2"/>
          <w:u w:val="none"/>
        </w:rPr>
        <w:t xml:space="preserve"> 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
          <w:u w:val="none"/>
        </w:rPr>
        <w:t xml:space="preserve"> </w:t>
      </w:r>
      <w:r>
        <w:rPr>
          <w:u w:val="none"/>
        </w:rPr>
        <w:t>a</w:t>
      </w:r>
      <w:r>
        <w:rPr>
          <w:spacing w:val="1"/>
          <w:u w:val="none"/>
        </w:rPr>
        <w:t>n</w:t>
      </w:r>
      <w:r>
        <w:rPr>
          <w:u w:val="none"/>
        </w:rPr>
        <w:t>d</w:t>
      </w:r>
      <w:r>
        <w:rPr>
          <w:spacing w:val="3"/>
          <w:u w:val="none"/>
        </w:rPr>
        <w:t xml:space="preserve"> </w:t>
      </w:r>
      <w:r>
        <w:rPr>
          <w:u w:val="none"/>
        </w:rPr>
        <w:t>a</w:t>
      </w:r>
      <w:r>
        <w:rPr>
          <w:spacing w:val="3"/>
          <w:u w:val="none"/>
        </w:rPr>
        <w:t xml:space="preserve"> </w:t>
      </w:r>
      <w:r>
        <w:rPr>
          <w:spacing w:val="1"/>
          <w:u w:val="none"/>
        </w:rPr>
        <w:t>n</w:t>
      </w:r>
      <w:r>
        <w:rPr>
          <w:u w:val="none"/>
        </w:rPr>
        <w:t>ew</w:t>
      </w:r>
      <w:r>
        <w:rPr>
          <w:spacing w:val="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7"/>
          <w:u w:val="none"/>
        </w:rPr>
        <w:t xml:space="preserve"> </w:t>
      </w:r>
      <w:r>
        <w:rPr>
          <w:u w:val="none"/>
        </w:rPr>
        <w:t>is</w:t>
      </w:r>
      <w:r>
        <w:rPr>
          <w:spacing w:val="38"/>
          <w:u w:val="none"/>
        </w:rPr>
        <w:t xml:space="preserve"> </w:t>
      </w:r>
      <w:r>
        <w:rPr>
          <w:u w:val="none"/>
        </w:rPr>
        <w:t>not</w:t>
      </w:r>
      <w:r>
        <w:rPr>
          <w:spacing w:val="38"/>
          <w:u w:val="none"/>
        </w:rPr>
        <w:t xml:space="preserve"> </w:t>
      </w:r>
      <w:r>
        <w:rPr>
          <w:u w:val="none"/>
        </w:rPr>
        <w:t>approved</w:t>
      </w:r>
      <w:r>
        <w:rPr>
          <w:spacing w:val="38"/>
          <w:u w:val="none"/>
        </w:rPr>
        <w:t xml:space="preserve"> </w:t>
      </w:r>
      <w:r>
        <w:rPr>
          <w:u w:val="none"/>
        </w:rPr>
        <w:t>and</w:t>
      </w:r>
      <w:r>
        <w:rPr>
          <w:spacing w:val="40"/>
          <w:u w:val="none"/>
        </w:rPr>
        <w:t xml:space="preserve"> </w:t>
      </w:r>
      <w:r>
        <w:rPr>
          <w:u w:val="none"/>
        </w:rPr>
        <w:t>elected</w:t>
      </w:r>
      <w:r>
        <w:rPr>
          <w:spacing w:val="38"/>
          <w:u w:val="none"/>
        </w:rPr>
        <w:t xml:space="preserve"> </w:t>
      </w:r>
      <w:r>
        <w:rPr>
          <w:u w:val="none"/>
        </w:rPr>
        <w:t>in</w:t>
      </w:r>
      <w:r>
        <w:rPr>
          <w:spacing w:val="39"/>
          <w:u w:val="none"/>
        </w:rPr>
        <w:t xml:space="preserve"> </w:t>
      </w:r>
      <w:r>
        <w:rPr>
          <w:spacing w:val="1"/>
          <w:u w:val="none"/>
        </w:rPr>
        <w:t>w</w:t>
      </w:r>
      <w:r>
        <w:rPr>
          <w:u w:val="none"/>
        </w:rPr>
        <w:t>riting</w:t>
      </w:r>
      <w:r>
        <w:rPr>
          <w:spacing w:val="38"/>
          <w:u w:val="none"/>
        </w:rPr>
        <w:t xml:space="preserve"> </w:t>
      </w:r>
      <w:r>
        <w:rPr>
          <w:u w:val="none"/>
        </w:rPr>
        <w:t>by</w:t>
      </w:r>
      <w:r>
        <w:rPr>
          <w:spacing w:val="38"/>
          <w:u w:val="none"/>
        </w:rPr>
        <w:t xml:space="preserve"> </w:t>
      </w:r>
      <w:r>
        <w:rPr>
          <w:u w:val="none"/>
        </w:rPr>
        <w:t>a</w:t>
      </w:r>
      <w:r>
        <w:rPr>
          <w:spacing w:val="39"/>
          <w:u w:val="none"/>
        </w:rPr>
        <w:t xml:space="preserve"> </w:t>
      </w:r>
      <w:r>
        <w:rPr>
          <w:spacing w:val="2"/>
          <w:u w:val="none"/>
        </w:rPr>
        <w:t>M</w:t>
      </w:r>
      <w:r>
        <w:rPr>
          <w:u w:val="none"/>
        </w:rPr>
        <w:t>ajority</w:t>
      </w:r>
      <w:r>
        <w:rPr>
          <w:spacing w:val="39"/>
          <w:u w:val="none"/>
        </w:rPr>
        <w:t xml:space="preserve"> </w:t>
      </w:r>
      <w:r>
        <w:rPr>
          <w:u w:val="none"/>
        </w:rPr>
        <w:t>in</w:t>
      </w:r>
      <w:r>
        <w:rPr>
          <w:spacing w:val="38"/>
          <w:u w:val="none"/>
        </w:rPr>
        <w:t xml:space="preserve"> </w:t>
      </w:r>
      <w:r>
        <w:rPr>
          <w:u w:val="none"/>
        </w:rPr>
        <w:t>Interest</w:t>
      </w:r>
      <w:r>
        <w:rPr>
          <w:spacing w:val="38"/>
          <w:u w:val="none"/>
        </w:rPr>
        <w:t xml:space="preserve"> </w:t>
      </w:r>
      <w:r>
        <w:rPr>
          <w:u w:val="none"/>
        </w:rPr>
        <w:t>of</w:t>
      </w:r>
      <w:r>
        <w:rPr>
          <w:spacing w:val="38"/>
          <w:u w:val="none"/>
        </w:rPr>
        <w:t xml:space="preserve"> </w:t>
      </w:r>
      <w:r>
        <w:rPr>
          <w:u w:val="none"/>
        </w:rPr>
        <w:t>the</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spacing w:val="1"/>
          <w:u w:val="none"/>
        </w:rPr>
        <w:t>w</w:t>
      </w:r>
      <w:r>
        <w:rPr>
          <w:u w:val="none"/>
        </w:rPr>
        <w:t>ithin</w:t>
      </w:r>
      <w:r>
        <w:rPr>
          <w:spacing w:val="38"/>
          <w:u w:val="none"/>
        </w:rPr>
        <w:t xml:space="preserve"> </w:t>
      </w:r>
      <w:r>
        <w:rPr>
          <w:spacing w:val="1"/>
          <w:u w:val="none"/>
        </w:rPr>
        <w:t>n</w:t>
      </w:r>
      <w:r>
        <w:rPr>
          <w:u w:val="none"/>
        </w:rPr>
        <w:t>i</w:t>
      </w:r>
      <w:r>
        <w:rPr>
          <w:spacing w:val="1"/>
          <w:u w:val="none"/>
        </w:rPr>
        <w:t>n</w:t>
      </w:r>
      <w:r>
        <w:rPr>
          <w:u w:val="none"/>
        </w:rPr>
        <w:t>ety</w:t>
      </w:r>
    </w:p>
    <w:p w14:paraId="371BCFFA" w14:textId="77777777" w:rsidR="000C19C9" w:rsidRDefault="00D3642A">
      <w:pPr>
        <w:pStyle w:val="BodyText"/>
        <w:ind w:left="134" w:right="1312" w:firstLine="0"/>
        <w:jc w:val="center"/>
        <w:rPr>
          <w:u w:val="none"/>
        </w:rPr>
      </w:pPr>
      <w:r>
        <w:rPr>
          <w:u w:val="none"/>
        </w:rPr>
        <w:t>(</w:t>
      </w:r>
      <w:r>
        <w:rPr>
          <w:spacing w:val="1"/>
          <w:u w:val="none"/>
        </w:rPr>
        <w:t>90</w:t>
      </w:r>
      <w:r>
        <w:rPr>
          <w:u w:val="none"/>
        </w:rPr>
        <w:t>)</w:t>
      </w:r>
      <w:r>
        <w:rPr>
          <w:spacing w:val="17"/>
          <w:u w:val="none"/>
        </w:rPr>
        <w:t xml:space="preserve"> </w:t>
      </w:r>
      <w:r>
        <w:rPr>
          <w:u w:val="none"/>
        </w:rPr>
        <w:t>cale</w:t>
      </w:r>
      <w:r>
        <w:rPr>
          <w:spacing w:val="1"/>
          <w:u w:val="none"/>
        </w:rPr>
        <w:t>n</w:t>
      </w:r>
      <w:r>
        <w:rPr>
          <w:u w:val="none"/>
        </w:rPr>
        <w:t>dar</w:t>
      </w:r>
      <w:r>
        <w:rPr>
          <w:spacing w:val="17"/>
          <w:u w:val="none"/>
        </w:rPr>
        <w:t xml:space="preserve"> </w:t>
      </w:r>
      <w:r>
        <w:rPr>
          <w:u w:val="none"/>
        </w:rPr>
        <w:t>da</w:t>
      </w:r>
      <w:r>
        <w:rPr>
          <w:spacing w:val="1"/>
          <w:u w:val="none"/>
        </w:rPr>
        <w:t>y</w:t>
      </w:r>
      <w:r>
        <w:rPr>
          <w:u w:val="none"/>
        </w:rPr>
        <w:t>s</w:t>
      </w:r>
      <w:r>
        <w:rPr>
          <w:spacing w:val="17"/>
          <w:u w:val="none"/>
        </w:rPr>
        <w:t xml:space="preserve"> </w:t>
      </w:r>
      <w:r>
        <w:rPr>
          <w:u w:val="none"/>
        </w:rPr>
        <w:t>of</w:t>
      </w:r>
      <w:r>
        <w:rPr>
          <w:spacing w:val="17"/>
          <w:u w:val="none"/>
        </w:rPr>
        <w:t xml:space="preserve"> </w:t>
      </w:r>
      <w:r>
        <w:rPr>
          <w:u w:val="none"/>
        </w:rPr>
        <w:t>such</w:t>
      </w:r>
      <w:r>
        <w:rPr>
          <w:spacing w:val="18"/>
          <w:u w:val="none"/>
        </w:rPr>
        <w:t xml:space="preserve"> </w:t>
      </w:r>
      <w:r>
        <w:rPr>
          <w:u w:val="none"/>
        </w:rPr>
        <w:t>date</w:t>
      </w:r>
      <w:r>
        <w:rPr>
          <w:spacing w:val="18"/>
          <w:u w:val="none"/>
        </w:rPr>
        <w:t xml:space="preserve"> </w:t>
      </w:r>
      <w:r>
        <w:rPr>
          <w:spacing w:val="1"/>
          <w:u w:val="none"/>
        </w:rPr>
        <w:t>w</w:t>
      </w:r>
      <w:r>
        <w:rPr>
          <w:u w:val="none"/>
        </w:rPr>
        <w:t>hen</w:t>
      </w:r>
      <w:r>
        <w:rPr>
          <w:spacing w:val="19"/>
          <w:u w:val="none"/>
        </w:rPr>
        <w:t xml:space="preserve"> </w:t>
      </w:r>
      <w:r>
        <w:rPr>
          <w:u w:val="none"/>
        </w:rPr>
        <w:t>the</w:t>
      </w:r>
      <w:r>
        <w:rPr>
          <w:spacing w:val="18"/>
          <w:u w:val="none"/>
        </w:rPr>
        <w:t xml:space="preserve"> </w:t>
      </w:r>
      <w:r>
        <w:rPr>
          <w:u w:val="none"/>
        </w:rPr>
        <w:t>last</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7"/>
          <w:u w:val="none"/>
        </w:rPr>
        <w:t xml:space="preserve"> </w:t>
      </w:r>
      <w:r>
        <w:rPr>
          <w:spacing w:val="1"/>
          <w:u w:val="none"/>
        </w:rPr>
        <w:t>w</w:t>
      </w:r>
      <w:r>
        <w:rPr>
          <w:u w:val="none"/>
        </w:rPr>
        <w:t>as</w:t>
      </w:r>
      <w:r>
        <w:rPr>
          <w:spacing w:val="18"/>
          <w:u w:val="none"/>
        </w:rPr>
        <w:t xml:space="preserve"> </w:t>
      </w:r>
      <w:r>
        <w:rPr>
          <w:u w:val="none"/>
        </w:rPr>
        <w:t>re</w:t>
      </w:r>
      <w:r>
        <w:rPr>
          <w:spacing w:val="2"/>
          <w:u w:val="none"/>
        </w:rPr>
        <w:t>m</w:t>
      </w:r>
      <w:r>
        <w:rPr>
          <w:spacing w:val="1"/>
          <w:u w:val="none"/>
        </w:rPr>
        <w:t>ov</w:t>
      </w:r>
      <w:r>
        <w:rPr>
          <w:u w:val="none"/>
        </w:rPr>
        <w:t>ed</w:t>
      </w:r>
      <w:r>
        <w:rPr>
          <w:spacing w:val="18"/>
          <w:u w:val="none"/>
        </w:rPr>
        <w:t xml:space="preserve"> </w:t>
      </w:r>
      <w:r>
        <w:rPr>
          <w:spacing w:val="1"/>
          <w:u w:val="none"/>
        </w:rPr>
        <w:t>o</w:t>
      </w:r>
      <w:r>
        <w:rPr>
          <w:u w:val="none"/>
        </w:rPr>
        <w:t>r</w:t>
      </w:r>
      <w:r>
        <w:rPr>
          <w:spacing w:val="17"/>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s.</w:t>
      </w:r>
    </w:p>
    <w:p w14:paraId="410686A8" w14:textId="77777777" w:rsidR="000C19C9" w:rsidRDefault="000C19C9">
      <w:pPr>
        <w:spacing w:before="8" w:line="240" w:lineRule="exact"/>
        <w:rPr>
          <w:sz w:val="24"/>
          <w:szCs w:val="24"/>
        </w:rPr>
      </w:pPr>
    </w:p>
    <w:p w14:paraId="3268B6E5" w14:textId="77777777" w:rsidR="000C19C9" w:rsidRDefault="00D3642A">
      <w:pPr>
        <w:pStyle w:val="BodyText"/>
        <w:numPr>
          <w:ilvl w:val="1"/>
          <w:numId w:val="4"/>
        </w:numPr>
        <w:tabs>
          <w:tab w:val="left" w:pos="1544"/>
        </w:tabs>
        <w:spacing w:line="252" w:lineRule="auto"/>
        <w:ind w:right="114" w:firstLine="720"/>
        <w:jc w:val="both"/>
        <w:rPr>
          <w:u w:val="none"/>
        </w:rPr>
      </w:pPr>
      <w:r>
        <w:rPr>
          <w:spacing w:val="1"/>
          <w:u w:color="000000"/>
        </w:rPr>
        <w:t>STATE</w:t>
      </w:r>
      <w:r>
        <w:rPr>
          <w:spacing w:val="2"/>
          <w:u w:color="000000"/>
        </w:rPr>
        <w:t>M</w:t>
      </w:r>
      <w:r>
        <w:rPr>
          <w:spacing w:val="1"/>
          <w:u w:color="000000"/>
        </w:rPr>
        <w:t>EN</w:t>
      </w:r>
      <w:r>
        <w:rPr>
          <w:u w:color="000000"/>
        </w:rPr>
        <w:t>T</w:t>
      </w:r>
      <w:r>
        <w:rPr>
          <w:spacing w:val="25"/>
          <w:u w:color="000000"/>
        </w:rPr>
        <w:t xml:space="preserve"> </w:t>
      </w:r>
      <w:r>
        <w:rPr>
          <w:spacing w:val="1"/>
          <w:u w:color="000000"/>
        </w:rPr>
        <w:t>O</w:t>
      </w:r>
      <w:r>
        <w:rPr>
          <w:u w:color="000000"/>
        </w:rPr>
        <w:t>F</w:t>
      </w:r>
      <w:r>
        <w:rPr>
          <w:spacing w:val="24"/>
          <w:u w:color="000000"/>
        </w:rPr>
        <w:t xml:space="preserve"> </w:t>
      </w:r>
      <w:r>
        <w:rPr>
          <w:u w:color="000000"/>
        </w:rPr>
        <w:t>I</w:t>
      </w:r>
      <w:r>
        <w:rPr>
          <w:spacing w:val="1"/>
          <w:u w:color="000000"/>
        </w:rPr>
        <w:t>NTEN</w:t>
      </w:r>
      <w:r>
        <w:rPr>
          <w:u w:color="000000"/>
        </w:rPr>
        <w:t>T</w:t>
      </w:r>
      <w:r>
        <w:rPr>
          <w:spacing w:val="25"/>
          <w:u w:color="000000"/>
        </w:rPr>
        <w:t xml:space="preserve"> </w:t>
      </w:r>
      <w:r>
        <w:rPr>
          <w:spacing w:val="1"/>
          <w:u w:color="000000"/>
        </w:rPr>
        <w:t>T</w:t>
      </w:r>
      <w:r>
        <w:rPr>
          <w:u w:color="000000"/>
        </w:rPr>
        <w:t>O</w:t>
      </w:r>
      <w:r>
        <w:rPr>
          <w:spacing w:val="25"/>
          <w:u w:color="000000"/>
        </w:rPr>
        <w:t xml:space="preserve"> </w:t>
      </w:r>
      <w:r>
        <w:rPr>
          <w:spacing w:val="1"/>
          <w:u w:color="000000"/>
        </w:rPr>
        <w:t>D</w:t>
      </w:r>
      <w:r>
        <w:rPr>
          <w:u w:color="000000"/>
        </w:rPr>
        <w:t>I</w:t>
      </w:r>
      <w:r>
        <w:rPr>
          <w:spacing w:val="1"/>
          <w:u w:color="000000"/>
        </w:rPr>
        <w:t>SSOLV</w:t>
      </w:r>
      <w:r>
        <w:rPr>
          <w:u w:color="000000"/>
        </w:rPr>
        <w:t>E</w:t>
      </w:r>
      <w:r>
        <w:rPr>
          <w:u w:val="none"/>
        </w:rPr>
        <w:t>.</w:t>
      </w:r>
      <w:r>
        <w:rPr>
          <w:spacing w:val="24"/>
          <w:u w:val="none"/>
        </w:rPr>
        <w:t xml:space="preserve"> </w:t>
      </w:r>
      <w:r>
        <w:rPr>
          <w:spacing w:val="1"/>
          <w:u w:val="none"/>
        </w:rPr>
        <w:t>A</w:t>
      </w:r>
      <w:r>
        <w:rPr>
          <w:u w:val="none"/>
        </w:rPr>
        <w:t>s</w:t>
      </w:r>
      <w:r>
        <w:rPr>
          <w:spacing w:val="23"/>
          <w:u w:val="none"/>
        </w:rPr>
        <w:t xml:space="preserve"> </w:t>
      </w:r>
      <w:r>
        <w:rPr>
          <w:u w:val="none"/>
        </w:rPr>
        <w:t>s</w:t>
      </w:r>
      <w:r>
        <w:rPr>
          <w:spacing w:val="1"/>
          <w:u w:val="none"/>
        </w:rPr>
        <w:t>oo</w:t>
      </w:r>
      <w:r>
        <w:rPr>
          <w:u w:val="none"/>
        </w:rPr>
        <w:t>n</w:t>
      </w:r>
      <w:r>
        <w:rPr>
          <w:spacing w:val="26"/>
          <w:u w:val="none"/>
        </w:rPr>
        <w:t xml:space="preserve"> </w:t>
      </w:r>
      <w:r>
        <w:rPr>
          <w:u w:val="none"/>
        </w:rPr>
        <w:t>as</w:t>
      </w:r>
      <w:r>
        <w:rPr>
          <w:spacing w:val="23"/>
          <w:u w:val="none"/>
        </w:rPr>
        <w:t xml:space="preserve"> </w:t>
      </w:r>
      <w:r>
        <w:rPr>
          <w:spacing w:val="1"/>
          <w:u w:val="none"/>
        </w:rPr>
        <w:t>po</w:t>
      </w:r>
      <w:r>
        <w:rPr>
          <w:u w:val="none"/>
        </w:rPr>
        <w:t>ssi</w:t>
      </w:r>
      <w:r>
        <w:rPr>
          <w:spacing w:val="1"/>
          <w:u w:val="none"/>
        </w:rPr>
        <w:t>b</w:t>
      </w:r>
      <w:r>
        <w:rPr>
          <w:u w:val="none"/>
        </w:rPr>
        <w:t>le</w:t>
      </w:r>
      <w:r>
        <w:rPr>
          <w:spacing w:val="25"/>
          <w:u w:val="none"/>
        </w:rPr>
        <w:t xml:space="preserve"> </w:t>
      </w:r>
      <w:r>
        <w:rPr>
          <w:u w:val="none"/>
        </w:rPr>
        <w:t>after</w:t>
      </w:r>
      <w:r>
        <w:rPr>
          <w:spacing w:val="24"/>
          <w:u w:val="none"/>
        </w:rPr>
        <w:t xml:space="preserve"> </w:t>
      </w:r>
      <w:r>
        <w:rPr>
          <w:u w:val="none"/>
        </w:rPr>
        <w:t>t</w:t>
      </w:r>
      <w:r>
        <w:rPr>
          <w:spacing w:val="1"/>
          <w:u w:val="none"/>
        </w:rPr>
        <w:t>h</w:t>
      </w:r>
      <w:r>
        <w:rPr>
          <w:u w:val="none"/>
        </w:rPr>
        <w:t>e</w:t>
      </w:r>
      <w:r>
        <w:rPr>
          <w:spacing w:val="25"/>
          <w:u w:val="none"/>
        </w:rPr>
        <w:t xml:space="preserve"> </w:t>
      </w:r>
      <w:r>
        <w:rPr>
          <w:spacing w:val="1"/>
          <w:u w:val="none"/>
        </w:rPr>
        <w:t>o</w:t>
      </w:r>
      <w:r>
        <w:rPr>
          <w:u w:val="none"/>
        </w:rPr>
        <w:t>cc</w:t>
      </w:r>
      <w:r>
        <w:rPr>
          <w:spacing w:val="1"/>
          <w:u w:val="none"/>
        </w:rPr>
        <w:t>u</w:t>
      </w:r>
      <w:r>
        <w:rPr>
          <w:u w:val="none"/>
        </w:rPr>
        <w:t>rre</w:t>
      </w:r>
      <w:r>
        <w:rPr>
          <w:spacing w:val="1"/>
          <w:u w:val="none"/>
        </w:rPr>
        <w:t>n</w:t>
      </w:r>
      <w:r>
        <w:rPr>
          <w:u w:val="none"/>
        </w:rPr>
        <w:t>ce</w:t>
      </w:r>
      <w:r>
        <w:rPr>
          <w:spacing w:val="25"/>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25"/>
          <w:u w:val="none"/>
        </w:rPr>
        <w:t xml:space="preserve"> </w:t>
      </w:r>
      <w:r>
        <w:rPr>
          <w:u w:val="none"/>
        </w:rPr>
        <w:t>of</w:t>
      </w:r>
      <w:r>
        <w:rPr>
          <w:spacing w:val="24"/>
          <w:u w:val="none"/>
        </w:rPr>
        <w:t xml:space="preserve"> </w:t>
      </w:r>
      <w:r>
        <w:rPr>
          <w:u w:val="none"/>
        </w:rPr>
        <w:t>the</w:t>
      </w:r>
      <w:r>
        <w:rPr>
          <w:spacing w:val="24"/>
          <w:u w:val="none"/>
        </w:rPr>
        <w:t xml:space="preserve"> </w:t>
      </w:r>
      <w:r>
        <w:rPr>
          <w:u w:val="none"/>
        </w:rPr>
        <w:t>e</w:t>
      </w:r>
      <w:r>
        <w:rPr>
          <w:spacing w:val="1"/>
          <w:u w:val="none"/>
        </w:rPr>
        <w:t>v</w:t>
      </w:r>
      <w:r>
        <w:rPr>
          <w:u w:val="none"/>
        </w:rPr>
        <w:t>e</w:t>
      </w:r>
      <w:r>
        <w:rPr>
          <w:spacing w:val="1"/>
          <w:u w:val="none"/>
        </w:rPr>
        <w:t>n</w:t>
      </w:r>
      <w:r>
        <w:rPr>
          <w:u w:val="none"/>
        </w:rPr>
        <w:t>ts</w:t>
      </w:r>
      <w:r>
        <w:rPr>
          <w:spacing w:val="24"/>
          <w:u w:val="none"/>
        </w:rPr>
        <w:t xml:space="preserve"> </w:t>
      </w:r>
      <w:r>
        <w:rPr>
          <w:u w:val="none"/>
        </w:rPr>
        <w:t>s</w:t>
      </w:r>
      <w:r>
        <w:rPr>
          <w:spacing w:val="1"/>
          <w:u w:val="none"/>
        </w:rPr>
        <w:t>p</w:t>
      </w:r>
      <w:r>
        <w:rPr>
          <w:u w:val="none"/>
        </w:rPr>
        <w:t>ecified</w:t>
      </w:r>
      <w:r>
        <w:rPr>
          <w:spacing w:val="25"/>
          <w:u w:val="none"/>
        </w:rPr>
        <w:t xml:space="preserve"> </w:t>
      </w:r>
      <w:r>
        <w:rPr>
          <w:u w:val="none"/>
        </w:rPr>
        <w:t>in</w:t>
      </w:r>
      <w:r>
        <w:rPr>
          <w:spacing w:val="26"/>
          <w:u w:val="none"/>
        </w:rPr>
        <w:t xml:space="preserve"> </w:t>
      </w:r>
      <w:r>
        <w:rPr>
          <w:spacing w:val="1"/>
          <w:u w:val="none"/>
        </w:rPr>
        <w:t>S</w:t>
      </w:r>
      <w:r>
        <w:rPr>
          <w:u w:val="none"/>
        </w:rPr>
        <w:t>ecti</w:t>
      </w:r>
      <w:r>
        <w:rPr>
          <w:spacing w:val="1"/>
          <w:u w:val="none"/>
        </w:rPr>
        <w:t>o</w:t>
      </w:r>
      <w:r>
        <w:rPr>
          <w:u w:val="none"/>
        </w:rPr>
        <w:t>n</w:t>
      </w:r>
      <w:r>
        <w:rPr>
          <w:spacing w:val="25"/>
          <w:u w:val="none"/>
        </w:rPr>
        <w:t xml:space="preserve"> </w:t>
      </w:r>
      <w:r>
        <w:rPr>
          <w:spacing w:val="1"/>
          <w:u w:val="none"/>
        </w:rPr>
        <w:t>9</w:t>
      </w:r>
      <w:r>
        <w:rPr>
          <w:u w:val="none"/>
        </w:rPr>
        <w:t>.</w:t>
      </w:r>
      <w:r>
        <w:rPr>
          <w:spacing w:val="1"/>
          <w:u w:val="none"/>
        </w:rPr>
        <w:t>2</w:t>
      </w:r>
      <w:r>
        <w:rPr>
          <w:u w:val="none"/>
        </w:rPr>
        <w:t>,</w:t>
      </w:r>
      <w:r>
        <w:rPr>
          <w:spacing w:val="24"/>
          <w:u w:val="none"/>
        </w:rPr>
        <w:t xml:space="preserve"> </w:t>
      </w:r>
      <w:r>
        <w:rPr>
          <w:u w:val="none"/>
        </w:rPr>
        <w:t>a</w:t>
      </w:r>
      <w:r>
        <w:rPr>
          <w:spacing w:val="1"/>
          <w:u w:val="none"/>
        </w:rPr>
        <w:t>bov</w:t>
      </w:r>
      <w:r>
        <w:rPr>
          <w:u w:val="none"/>
        </w:rPr>
        <w:t>e,</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6"/>
          <w:u w:val="none"/>
        </w:rPr>
        <w:t xml:space="preserve"> </w:t>
      </w:r>
      <w:r>
        <w:rPr>
          <w:u w:val="none"/>
        </w:rPr>
        <w:t>s</w:t>
      </w:r>
      <w:r>
        <w:rPr>
          <w:spacing w:val="1"/>
          <w:u w:val="none"/>
        </w:rPr>
        <w:t>h</w:t>
      </w:r>
      <w:r>
        <w:rPr>
          <w:u w:val="none"/>
        </w:rPr>
        <w:t>all</w:t>
      </w:r>
      <w:r>
        <w:rPr>
          <w:spacing w:val="24"/>
          <w:u w:val="none"/>
        </w:rPr>
        <w:t xml:space="preserve"> </w:t>
      </w:r>
      <w:r>
        <w:rPr>
          <w:u w:val="none"/>
        </w:rPr>
        <w:t>e</w:t>
      </w:r>
      <w:r>
        <w:rPr>
          <w:spacing w:val="1"/>
          <w:u w:val="none"/>
        </w:rPr>
        <w:t>x</w:t>
      </w:r>
      <w:r>
        <w:rPr>
          <w:u w:val="none"/>
        </w:rPr>
        <w:t>ec</w:t>
      </w:r>
      <w:r>
        <w:rPr>
          <w:spacing w:val="1"/>
          <w:u w:val="none"/>
        </w:rPr>
        <w:t>u</w:t>
      </w:r>
      <w:r>
        <w:rPr>
          <w:u w:val="none"/>
        </w:rPr>
        <w:t>te</w:t>
      </w:r>
      <w:r>
        <w:rPr>
          <w:spacing w:val="23"/>
          <w:u w:val="none"/>
        </w:rPr>
        <w:t xml:space="preserve"> </w:t>
      </w:r>
      <w:r>
        <w:rPr>
          <w:u w:val="none"/>
        </w:rPr>
        <w:t>a</w:t>
      </w:r>
      <w:r>
        <w:rPr>
          <w:spacing w:val="1"/>
          <w:u w:val="none"/>
        </w:rPr>
        <w:t>n</w:t>
      </w:r>
      <w:r>
        <w:rPr>
          <w:u w:val="none"/>
        </w:rPr>
        <w:t>d</w:t>
      </w:r>
      <w:r>
        <w:rPr>
          <w:spacing w:val="25"/>
          <w:u w:val="none"/>
        </w:rPr>
        <w:t xml:space="preserve"> </w:t>
      </w:r>
      <w:r>
        <w:rPr>
          <w:u w:val="none"/>
        </w:rPr>
        <w:t>file</w:t>
      </w:r>
      <w:r>
        <w:rPr>
          <w:spacing w:val="24"/>
          <w:u w:val="none"/>
        </w:rPr>
        <w:t xml:space="preserve"> </w:t>
      </w:r>
      <w:r>
        <w:rPr>
          <w:u w:val="none"/>
        </w:rPr>
        <w:t>all</w:t>
      </w:r>
      <w:r>
        <w:rPr>
          <w:spacing w:val="24"/>
          <w:u w:val="none"/>
        </w:rPr>
        <w:t xml:space="preserve"> </w:t>
      </w:r>
      <w:r>
        <w:rPr>
          <w:u w:val="none"/>
        </w:rPr>
        <w:t>necessary</w:t>
      </w:r>
      <w:r>
        <w:rPr>
          <w:spacing w:val="26"/>
          <w:u w:val="none"/>
        </w:rPr>
        <w:t xml:space="preserve"> </w:t>
      </w:r>
      <w:r>
        <w:rPr>
          <w:u w:val="none"/>
        </w:rPr>
        <w:t>for</w:t>
      </w:r>
      <w:r>
        <w:rPr>
          <w:spacing w:val="2"/>
          <w:u w:val="none"/>
        </w:rPr>
        <w:t>m</w:t>
      </w:r>
      <w:r>
        <w:rPr>
          <w:u w:val="none"/>
        </w:rPr>
        <w:t>s</w:t>
      </w:r>
      <w:r>
        <w:rPr>
          <w:w w:val="102"/>
          <w:u w:val="none"/>
        </w:rPr>
        <w:t xml:space="preserve"> </w:t>
      </w:r>
      <w:r>
        <w:rPr>
          <w:u w:val="none"/>
        </w:rPr>
        <w:t>f</w:t>
      </w:r>
      <w:r>
        <w:rPr>
          <w:spacing w:val="1"/>
          <w:u w:val="none"/>
        </w:rPr>
        <w:t>o</w:t>
      </w:r>
      <w:r>
        <w:rPr>
          <w:u w:val="none"/>
        </w:rPr>
        <w:t>r</w:t>
      </w:r>
      <w:r>
        <w:rPr>
          <w:spacing w:val="20"/>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23"/>
          <w:u w:val="none"/>
        </w:rPr>
        <w:t xml:space="preserve"> </w:t>
      </w:r>
      <w:r>
        <w:rPr>
          <w:u w:val="none"/>
        </w:rPr>
        <w:t>as</w:t>
      </w:r>
      <w:r>
        <w:rPr>
          <w:spacing w:val="21"/>
          <w:u w:val="none"/>
        </w:rPr>
        <w:t xml:space="preserve"> </w:t>
      </w:r>
      <w:r>
        <w:rPr>
          <w:u w:val="none"/>
        </w:rPr>
        <w:t>prescribed</w:t>
      </w:r>
      <w:r>
        <w:rPr>
          <w:spacing w:val="22"/>
          <w:u w:val="none"/>
        </w:rPr>
        <w:t xml:space="preserve"> </w:t>
      </w:r>
      <w:r>
        <w:rPr>
          <w:spacing w:val="1"/>
          <w:u w:val="none"/>
        </w:rPr>
        <w:t>und</w:t>
      </w:r>
      <w:r>
        <w:rPr>
          <w:u w:val="none"/>
        </w:rPr>
        <w:t>er</w:t>
      </w:r>
      <w:r>
        <w:rPr>
          <w:spacing w:val="21"/>
          <w:u w:val="none"/>
        </w:rPr>
        <w:t xml:space="preserve"> </w:t>
      </w:r>
      <w:r w:rsidR="005D0AFF">
        <w:rPr>
          <w:u w:val="none"/>
        </w:rPr>
        <w:t>Michigan</w:t>
      </w:r>
      <w:r>
        <w:rPr>
          <w:spacing w:val="22"/>
          <w:u w:val="none"/>
        </w:rPr>
        <w:t xml:space="preserve"> </w:t>
      </w:r>
      <w:r>
        <w:rPr>
          <w:u w:val="none"/>
        </w:rPr>
        <w:t>la</w:t>
      </w:r>
      <w:r>
        <w:rPr>
          <w:spacing w:val="2"/>
          <w:u w:val="none"/>
        </w:rPr>
        <w:t>w</w:t>
      </w:r>
      <w:r>
        <w:rPr>
          <w:u w:val="none"/>
        </w:rPr>
        <w:t>.</w:t>
      </w:r>
    </w:p>
    <w:p w14:paraId="763D3D30" w14:textId="77777777" w:rsidR="000C19C9" w:rsidRDefault="000C19C9">
      <w:pPr>
        <w:spacing w:before="16" w:line="220" w:lineRule="exact"/>
      </w:pPr>
    </w:p>
    <w:p w14:paraId="26615E03" w14:textId="77777777" w:rsidR="000C19C9" w:rsidRDefault="00D3642A">
      <w:pPr>
        <w:pStyle w:val="BodyText"/>
        <w:numPr>
          <w:ilvl w:val="1"/>
          <w:numId w:val="4"/>
        </w:numPr>
        <w:tabs>
          <w:tab w:val="left" w:pos="1544"/>
        </w:tabs>
        <w:spacing w:line="251" w:lineRule="auto"/>
        <w:ind w:right="114" w:firstLine="720"/>
        <w:jc w:val="both"/>
        <w:rPr>
          <w:u w:val="none"/>
        </w:rPr>
      </w:pPr>
      <w:r>
        <w:rPr>
          <w:spacing w:val="1"/>
          <w:u w:color="000000"/>
        </w:rPr>
        <w:t>CONDUCT</w:t>
      </w:r>
      <w:r>
        <w:rPr>
          <w:spacing w:val="38"/>
          <w:u w:color="000000"/>
        </w:rPr>
        <w:t xml:space="preserve"> </w:t>
      </w:r>
      <w:r>
        <w:rPr>
          <w:spacing w:val="1"/>
          <w:u w:color="000000"/>
        </w:rPr>
        <w:t>O</w:t>
      </w:r>
      <w:r>
        <w:rPr>
          <w:u w:color="000000"/>
        </w:rPr>
        <w:t>F</w:t>
      </w:r>
      <w:r>
        <w:rPr>
          <w:spacing w:val="42"/>
          <w:u w:color="000000"/>
        </w:rPr>
        <w:t xml:space="preserve"> </w:t>
      </w:r>
      <w:r>
        <w:rPr>
          <w:spacing w:val="1"/>
          <w:u w:color="000000"/>
        </w:rPr>
        <w:t>BUS</w:t>
      </w:r>
      <w:r>
        <w:rPr>
          <w:u w:color="000000"/>
        </w:rPr>
        <w:t>I</w:t>
      </w:r>
      <w:r>
        <w:rPr>
          <w:spacing w:val="1"/>
          <w:u w:color="000000"/>
        </w:rPr>
        <w:t>NESS</w:t>
      </w:r>
      <w:r>
        <w:rPr>
          <w:u w:val="none"/>
        </w:rPr>
        <w:t>.</w:t>
      </w:r>
      <w:r>
        <w:rPr>
          <w:spacing w:val="40"/>
          <w:u w:val="none"/>
        </w:rPr>
        <w:t xml:space="preserve"> </w:t>
      </w:r>
      <w:r>
        <w:rPr>
          <w:spacing w:val="1"/>
          <w:u w:val="none"/>
        </w:rPr>
        <w:t>Upo</w:t>
      </w:r>
      <w:r>
        <w:rPr>
          <w:u w:val="none"/>
        </w:rPr>
        <w:t>n</w:t>
      </w:r>
      <w:r>
        <w:rPr>
          <w:spacing w:val="42"/>
          <w:u w:val="none"/>
        </w:rPr>
        <w:t xml:space="preserve"> </w:t>
      </w:r>
      <w:r>
        <w:rPr>
          <w:u w:val="none"/>
        </w:rPr>
        <w:t>t</w:t>
      </w:r>
      <w:r>
        <w:rPr>
          <w:spacing w:val="1"/>
          <w:u w:val="none"/>
        </w:rPr>
        <w:t>h</w:t>
      </w:r>
      <w:r>
        <w:rPr>
          <w:u w:val="none"/>
        </w:rPr>
        <w:t>e</w:t>
      </w:r>
      <w:r>
        <w:rPr>
          <w:spacing w:val="42"/>
          <w:u w:val="none"/>
        </w:rPr>
        <w:t xml:space="preserve"> </w:t>
      </w:r>
      <w:r>
        <w:rPr>
          <w:u w:val="none"/>
        </w:rPr>
        <w:t>fili</w:t>
      </w:r>
      <w:r>
        <w:rPr>
          <w:spacing w:val="1"/>
          <w:u w:val="none"/>
        </w:rPr>
        <w:t>n</w:t>
      </w:r>
      <w:r>
        <w:rPr>
          <w:u w:val="none"/>
        </w:rPr>
        <w:t>g</w:t>
      </w:r>
      <w:r>
        <w:rPr>
          <w:spacing w:val="42"/>
          <w:u w:val="none"/>
        </w:rPr>
        <w:t xml:space="preserve"> </w:t>
      </w:r>
      <w:r>
        <w:rPr>
          <w:spacing w:val="1"/>
          <w:u w:val="none"/>
        </w:rPr>
        <w:t>o</w:t>
      </w:r>
      <w:r>
        <w:rPr>
          <w:u w:val="none"/>
        </w:rPr>
        <w:t>f</w:t>
      </w:r>
      <w:r>
        <w:rPr>
          <w:spacing w:val="40"/>
          <w:u w:val="none"/>
        </w:rPr>
        <w:t xml:space="preserve"> </w:t>
      </w:r>
      <w:r>
        <w:rPr>
          <w:u w:val="none"/>
        </w:rPr>
        <w:t>all</w:t>
      </w:r>
      <w:r>
        <w:rPr>
          <w:spacing w:val="41"/>
          <w:u w:val="none"/>
        </w:rPr>
        <w:t xml:space="preserve"> </w:t>
      </w:r>
      <w:r>
        <w:rPr>
          <w:u w:val="none"/>
        </w:rPr>
        <w:t>necessary</w:t>
      </w:r>
      <w:r>
        <w:rPr>
          <w:spacing w:val="42"/>
          <w:u w:val="none"/>
        </w:rPr>
        <w:t xml:space="preserve"> </w:t>
      </w:r>
      <w:r>
        <w:rPr>
          <w:u w:val="none"/>
        </w:rPr>
        <w:t>for</w:t>
      </w:r>
      <w:r>
        <w:rPr>
          <w:spacing w:val="2"/>
          <w:u w:val="none"/>
        </w:rPr>
        <w:t>m</w:t>
      </w:r>
      <w:r>
        <w:rPr>
          <w:u w:val="none"/>
        </w:rPr>
        <w:t>s</w:t>
      </w:r>
      <w:r>
        <w:rPr>
          <w:spacing w:val="40"/>
          <w:u w:val="none"/>
        </w:rPr>
        <w:t xml:space="preserve"> </w:t>
      </w:r>
      <w:r>
        <w:rPr>
          <w:u w:val="none"/>
        </w:rPr>
        <w:t>under</w:t>
      </w:r>
      <w:r>
        <w:rPr>
          <w:spacing w:val="42"/>
          <w:u w:val="none"/>
        </w:rPr>
        <w:t xml:space="preserve"> </w:t>
      </w:r>
      <w:r w:rsidR="005D0AFF">
        <w:rPr>
          <w:u w:val="none"/>
        </w:rPr>
        <w:t>Michigan</w:t>
      </w:r>
      <w:r>
        <w:rPr>
          <w:spacing w:val="42"/>
          <w:u w:val="none"/>
        </w:rPr>
        <w:t xml:space="preserve"> </w:t>
      </w:r>
      <w:r>
        <w:rPr>
          <w:u w:val="none"/>
        </w:rPr>
        <w:t>la</w:t>
      </w:r>
      <w:r>
        <w:rPr>
          <w:spacing w:val="1"/>
          <w:u w:val="none"/>
        </w:rPr>
        <w:t>w</w:t>
      </w:r>
      <w:r>
        <w:rPr>
          <w:u w:val="none"/>
        </w:rPr>
        <w:t>,</w:t>
      </w:r>
      <w:r>
        <w:rPr>
          <w:w w:val="102"/>
          <w:u w:val="none"/>
        </w:rPr>
        <w:t xml:space="preserve"> </w:t>
      </w:r>
      <w:r>
        <w:rPr>
          <w:u w:val="none"/>
        </w:rPr>
        <w:t>t</w:t>
      </w:r>
      <w:r>
        <w:rPr>
          <w:spacing w:val="1"/>
          <w:u w:val="none"/>
        </w:rPr>
        <w:t>h</w:t>
      </w:r>
      <w:r>
        <w:rPr>
          <w:u w:val="none"/>
        </w:rPr>
        <w:t>e</w:t>
      </w:r>
      <w:r>
        <w:rPr>
          <w:spacing w:val="27"/>
          <w:u w:val="none"/>
        </w:rPr>
        <w:t xml:space="preserve"> </w:t>
      </w:r>
      <w:r>
        <w:rPr>
          <w:spacing w:val="1"/>
          <w:u w:val="none"/>
        </w:rPr>
        <w:t>C</w:t>
      </w:r>
      <w:r>
        <w:rPr>
          <w:u w:val="none"/>
        </w:rPr>
        <w:t>o</w:t>
      </w:r>
      <w:r>
        <w:rPr>
          <w:spacing w:val="2"/>
          <w:u w:val="none"/>
        </w:rPr>
        <w:t>m</w:t>
      </w:r>
      <w:r>
        <w:rPr>
          <w:u w:val="none"/>
        </w:rPr>
        <w:t>pany</w:t>
      </w:r>
      <w:r>
        <w:rPr>
          <w:spacing w:val="28"/>
          <w:u w:val="none"/>
        </w:rPr>
        <w:t xml:space="preserve"> </w:t>
      </w:r>
      <w:r>
        <w:rPr>
          <w:u w:val="none"/>
        </w:rPr>
        <w:t>shall</w:t>
      </w:r>
      <w:r>
        <w:rPr>
          <w:spacing w:val="28"/>
          <w:u w:val="none"/>
        </w:rPr>
        <w:t xml:space="preserve"> </w:t>
      </w:r>
      <w:r>
        <w:rPr>
          <w:u w:val="none"/>
        </w:rPr>
        <w:t>cease</w:t>
      </w:r>
      <w:r>
        <w:rPr>
          <w:spacing w:val="27"/>
          <w:u w:val="none"/>
        </w:rPr>
        <w:t xml:space="preserve"> </w:t>
      </w:r>
      <w:r>
        <w:rPr>
          <w:u w:val="none"/>
        </w:rPr>
        <w:t>to</w:t>
      </w:r>
      <w:r>
        <w:rPr>
          <w:spacing w:val="28"/>
          <w:u w:val="none"/>
        </w:rPr>
        <w:t xml:space="preserve"> </w:t>
      </w:r>
      <w:r>
        <w:rPr>
          <w:u w:val="none"/>
        </w:rPr>
        <w:t>carry</w:t>
      </w:r>
      <w:r>
        <w:rPr>
          <w:spacing w:val="29"/>
          <w:u w:val="none"/>
        </w:rPr>
        <w:t xml:space="preserve"> </w:t>
      </w:r>
      <w:r>
        <w:rPr>
          <w:u w:val="none"/>
        </w:rPr>
        <w:t>on</w:t>
      </w:r>
      <w:r>
        <w:rPr>
          <w:spacing w:val="28"/>
          <w:u w:val="none"/>
        </w:rPr>
        <w:t xml:space="preserve"> </w:t>
      </w:r>
      <w:r>
        <w:rPr>
          <w:u w:val="none"/>
        </w:rPr>
        <w:t>its</w:t>
      </w:r>
      <w:r>
        <w:rPr>
          <w:spacing w:val="28"/>
          <w:u w:val="none"/>
        </w:rPr>
        <w:t xml:space="preserve"> </w:t>
      </w:r>
      <w:r>
        <w:rPr>
          <w:u w:val="none"/>
        </w:rPr>
        <w:t>busi</w:t>
      </w:r>
      <w:r>
        <w:rPr>
          <w:spacing w:val="1"/>
          <w:u w:val="none"/>
        </w:rPr>
        <w:t>n</w:t>
      </w:r>
      <w:r>
        <w:rPr>
          <w:u w:val="none"/>
        </w:rPr>
        <w:t>ess,</w:t>
      </w:r>
      <w:r>
        <w:rPr>
          <w:spacing w:val="27"/>
          <w:u w:val="none"/>
        </w:rPr>
        <w:t xml:space="preserve"> </w:t>
      </w:r>
      <w:r>
        <w:rPr>
          <w:u w:val="none"/>
        </w:rPr>
        <w:t>except</w:t>
      </w:r>
      <w:r>
        <w:rPr>
          <w:spacing w:val="27"/>
          <w:u w:val="none"/>
        </w:rPr>
        <w:t xml:space="preserve"> </w:t>
      </w:r>
      <w:r>
        <w:rPr>
          <w:u w:val="none"/>
        </w:rPr>
        <w:t>i</w:t>
      </w:r>
      <w:r>
        <w:rPr>
          <w:spacing w:val="1"/>
          <w:u w:val="none"/>
        </w:rPr>
        <w:t>n</w:t>
      </w:r>
      <w:r>
        <w:rPr>
          <w:u w:val="none"/>
        </w:rPr>
        <w:t>sofar</w:t>
      </w:r>
      <w:r>
        <w:rPr>
          <w:spacing w:val="28"/>
          <w:u w:val="none"/>
        </w:rPr>
        <w:t xml:space="preserve"> </w:t>
      </w:r>
      <w:r>
        <w:rPr>
          <w:u w:val="none"/>
        </w:rPr>
        <w:t>as</w:t>
      </w:r>
      <w:r>
        <w:rPr>
          <w:spacing w:val="27"/>
          <w:u w:val="none"/>
        </w:rPr>
        <w:t xml:space="preserve"> </w:t>
      </w:r>
      <w:r>
        <w:rPr>
          <w:spacing w:val="2"/>
          <w:u w:val="none"/>
        </w:rPr>
        <w:t>m</w:t>
      </w:r>
      <w:r>
        <w:rPr>
          <w:u w:val="none"/>
        </w:rPr>
        <w:t>ay</w:t>
      </w:r>
      <w:r>
        <w:rPr>
          <w:spacing w:val="28"/>
          <w:u w:val="none"/>
        </w:rPr>
        <w:t xml:space="preserve"> </w:t>
      </w:r>
      <w:r>
        <w:rPr>
          <w:u w:val="none"/>
        </w:rPr>
        <w:t>be</w:t>
      </w:r>
      <w:r>
        <w:rPr>
          <w:spacing w:val="29"/>
          <w:u w:val="none"/>
        </w:rPr>
        <w:t xml:space="preserve"> </w:t>
      </w:r>
      <w:r>
        <w:rPr>
          <w:spacing w:val="1"/>
          <w:u w:val="none"/>
        </w:rPr>
        <w:t>n</w:t>
      </w:r>
      <w:r>
        <w:rPr>
          <w:u w:val="none"/>
        </w:rPr>
        <w:t>ecessary</w:t>
      </w:r>
      <w:r>
        <w:rPr>
          <w:spacing w:val="28"/>
          <w:u w:val="none"/>
        </w:rPr>
        <w:t xml:space="preserve"> </w:t>
      </w:r>
      <w:r>
        <w:rPr>
          <w:u w:val="none"/>
        </w:rPr>
        <w:t>f</w:t>
      </w:r>
      <w:r>
        <w:rPr>
          <w:spacing w:val="1"/>
          <w:u w:val="none"/>
        </w:rPr>
        <w:t>o</w:t>
      </w:r>
      <w:r>
        <w:rPr>
          <w:u w:val="none"/>
        </w:rPr>
        <w:t>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w</w:t>
      </w:r>
      <w:r>
        <w:rPr>
          <w:u w:val="none"/>
        </w:rPr>
        <w:t>i</w:t>
      </w:r>
      <w:r>
        <w:rPr>
          <w:spacing w:val="1"/>
          <w:u w:val="none"/>
        </w:rPr>
        <w:t>nd</w:t>
      </w:r>
      <w:r>
        <w:rPr>
          <w:u w:val="none"/>
        </w:rPr>
        <w:t>i</w:t>
      </w:r>
      <w:r>
        <w:rPr>
          <w:spacing w:val="1"/>
          <w:u w:val="none"/>
        </w:rPr>
        <w:t>n</w:t>
      </w:r>
      <w:r>
        <w:rPr>
          <w:u w:val="none"/>
        </w:rPr>
        <w:t>g</w:t>
      </w:r>
      <w:r>
        <w:rPr>
          <w:spacing w:val="28"/>
          <w:u w:val="none"/>
        </w:rPr>
        <w:t xml:space="preserve"> </w:t>
      </w:r>
      <w:r>
        <w:rPr>
          <w:spacing w:val="1"/>
          <w:u w:val="none"/>
        </w:rPr>
        <w:t>up</w:t>
      </w:r>
      <w:r>
        <w:rPr>
          <w:spacing w:val="2"/>
          <w:w w:val="102"/>
          <w:u w:val="none"/>
        </w:rPr>
        <w:t xml:space="preserve"> </w:t>
      </w:r>
      <w:r>
        <w:rPr>
          <w:spacing w:val="1"/>
          <w:u w:val="none"/>
        </w:rPr>
        <w:t>o</w:t>
      </w:r>
      <w:r>
        <w:rPr>
          <w:u w:val="none"/>
        </w:rPr>
        <w:t>f</w:t>
      </w:r>
      <w:r>
        <w:rPr>
          <w:spacing w:val="39"/>
          <w:u w:val="none"/>
        </w:rPr>
        <w:t xml:space="preserve"> </w:t>
      </w:r>
      <w:r>
        <w:rPr>
          <w:u w:val="none"/>
        </w:rPr>
        <w:t>its</w:t>
      </w:r>
      <w:r>
        <w:rPr>
          <w:spacing w:val="40"/>
          <w:u w:val="none"/>
        </w:rPr>
        <w:t xml:space="preserve"> </w:t>
      </w:r>
      <w:r>
        <w:rPr>
          <w:spacing w:val="1"/>
          <w:u w:val="none"/>
        </w:rPr>
        <w:t>bu</w:t>
      </w:r>
      <w:r>
        <w:rPr>
          <w:u w:val="none"/>
        </w:rPr>
        <w:t>si</w:t>
      </w:r>
      <w:r>
        <w:rPr>
          <w:spacing w:val="1"/>
          <w:u w:val="none"/>
        </w:rPr>
        <w:t>n</w:t>
      </w:r>
      <w:r>
        <w:rPr>
          <w:u w:val="none"/>
        </w:rPr>
        <w:t>ess,</w:t>
      </w:r>
      <w:r>
        <w:rPr>
          <w:spacing w:val="39"/>
          <w:u w:val="none"/>
        </w:rPr>
        <w:t xml:space="preserve"> </w:t>
      </w:r>
      <w:r>
        <w:rPr>
          <w:spacing w:val="1"/>
          <w:u w:val="none"/>
        </w:rPr>
        <w:t>bu</w:t>
      </w:r>
      <w:r>
        <w:rPr>
          <w:u w:val="none"/>
        </w:rPr>
        <w:t>t</w:t>
      </w:r>
      <w:r>
        <w:rPr>
          <w:spacing w:val="39"/>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40"/>
          <w:u w:val="none"/>
        </w:rPr>
        <w:t xml:space="preserve"> </w:t>
      </w:r>
      <w:r>
        <w:rPr>
          <w:u w:val="none"/>
        </w:rPr>
        <w:t>se</w:t>
      </w:r>
      <w:r>
        <w:rPr>
          <w:spacing w:val="1"/>
          <w:u w:val="none"/>
        </w:rPr>
        <w:t>p</w:t>
      </w:r>
      <w:r>
        <w:rPr>
          <w:u w:val="none"/>
        </w:rPr>
        <w:t>arate</w:t>
      </w:r>
      <w:r>
        <w:rPr>
          <w:spacing w:val="40"/>
          <w:u w:val="none"/>
        </w:rPr>
        <w:t xml:space="preserve"> </w:t>
      </w:r>
      <w:r>
        <w:rPr>
          <w:u w:val="none"/>
        </w:rPr>
        <w:t>e</w:t>
      </w:r>
      <w:r>
        <w:rPr>
          <w:spacing w:val="1"/>
          <w:u w:val="none"/>
        </w:rPr>
        <w:t>x</w:t>
      </w:r>
      <w:r>
        <w:rPr>
          <w:u w:val="none"/>
        </w:rPr>
        <w:t>iste</w:t>
      </w:r>
      <w:r>
        <w:rPr>
          <w:spacing w:val="1"/>
          <w:u w:val="none"/>
        </w:rPr>
        <w:t>n</w:t>
      </w:r>
      <w:r>
        <w:rPr>
          <w:u w:val="none"/>
        </w:rPr>
        <w:t>ce</w:t>
      </w:r>
      <w:r>
        <w:rPr>
          <w:spacing w:val="39"/>
          <w:u w:val="none"/>
        </w:rPr>
        <w:t xml:space="preserve"> </w:t>
      </w:r>
      <w:r>
        <w:rPr>
          <w:u w:val="none"/>
        </w:rPr>
        <w:t>s</w:t>
      </w:r>
      <w:r>
        <w:rPr>
          <w:spacing w:val="1"/>
          <w:u w:val="none"/>
        </w:rPr>
        <w:t>h</w:t>
      </w:r>
      <w:r>
        <w:rPr>
          <w:u w:val="none"/>
        </w:rPr>
        <w:t>all</w:t>
      </w:r>
      <w:r>
        <w:rPr>
          <w:spacing w:val="39"/>
          <w:u w:val="none"/>
        </w:rPr>
        <w:t xml:space="preserve"> </w:t>
      </w:r>
      <w:r>
        <w:rPr>
          <w:u w:val="none"/>
        </w:rPr>
        <w:t>c</w:t>
      </w:r>
      <w:r>
        <w:rPr>
          <w:spacing w:val="1"/>
          <w:u w:val="none"/>
        </w:rPr>
        <w:t>on</w:t>
      </w:r>
      <w:r>
        <w:rPr>
          <w:u w:val="none"/>
        </w:rPr>
        <w:t>ti</w:t>
      </w:r>
      <w:r>
        <w:rPr>
          <w:spacing w:val="1"/>
          <w:u w:val="none"/>
        </w:rPr>
        <w:t>nu</w:t>
      </w:r>
      <w:r>
        <w:rPr>
          <w:u w:val="none"/>
        </w:rPr>
        <w:t>e</w:t>
      </w:r>
      <w:r>
        <w:rPr>
          <w:spacing w:val="40"/>
          <w:u w:val="none"/>
        </w:rPr>
        <w:t xml:space="preserve"> </w:t>
      </w:r>
      <w:r>
        <w:rPr>
          <w:spacing w:val="1"/>
          <w:u w:val="none"/>
        </w:rPr>
        <w:t>un</w:t>
      </w:r>
      <w:r>
        <w:rPr>
          <w:u w:val="none"/>
        </w:rPr>
        <w:t>til</w:t>
      </w:r>
      <w:r>
        <w:rPr>
          <w:spacing w:val="39"/>
          <w:u w:val="none"/>
        </w:rPr>
        <w:t xml:space="preserve"> </w:t>
      </w:r>
      <w:r>
        <w:rPr>
          <w:u w:val="none"/>
        </w:rPr>
        <w:t>t</w:t>
      </w:r>
      <w:r>
        <w:rPr>
          <w:spacing w:val="1"/>
          <w:u w:val="none"/>
        </w:rPr>
        <w:t>h</w:t>
      </w:r>
      <w:r>
        <w:rPr>
          <w:u w:val="none"/>
        </w:rPr>
        <w:t>e</w:t>
      </w:r>
      <w:r>
        <w:rPr>
          <w:spacing w:val="37"/>
          <w:u w:val="none"/>
        </w:rPr>
        <w:t xml:space="preserve"> </w:t>
      </w:r>
      <w:r>
        <w:rPr>
          <w:u w:val="none"/>
        </w:rPr>
        <w:t>dissol</w:t>
      </w:r>
      <w:r>
        <w:rPr>
          <w:spacing w:val="1"/>
          <w:u w:val="none"/>
        </w:rPr>
        <w:t>u</w:t>
      </w:r>
      <w:r>
        <w:rPr>
          <w:u w:val="none"/>
        </w:rPr>
        <w:t>ti</w:t>
      </w:r>
      <w:r>
        <w:rPr>
          <w:spacing w:val="1"/>
          <w:u w:val="none"/>
        </w:rPr>
        <w:t>o</w:t>
      </w:r>
      <w:r>
        <w:rPr>
          <w:u w:val="none"/>
        </w:rPr>
        <w:t>n</w:t>
      </w:r>
      <w:r>
        <w:rPr>
          <w:spacing w:val="40"/>
          <w:u w:val="none"/>
        </w:rPr>
        <w:t xml:space="preserve"> </w:t>
      </w:r>
      <w:r>
        <w:rPr>
          <w:u w:val="none"/>
        </w:rPr>
        <w:t>shall</w:t>
      </w:r>
      <w:r>
        <w:rPr>
          <w:spacing w:val="39"/>
          <w:u w:val="none"/>
        </w:rPr>
        <w:t xml:space="preserve"> </w:t>
      </w:r>
      <w:r>
        <w:rPr>
          <w:u w:val="none"/>
        </w:rPr>
        <w:t>have</w:t>
      </w:r>
      <w:r>
        <w:rPr>
          <w:w w:val="102"/>
          <w:u w:val="none"/>
        </w:rPr>
        <w:t xml:space="preserve"> </w:t>
      </w:r>
      <w:r>
        <w:rPr>
          <w:spacing w:val="1"/>
          <w:u w:val="none"/>
        </w:rPr>
        <w:t>b</w:t>
      </w:r>
      <w:r>
        <w:rPr>
          <w:u w:val="none"/>
        </w:rPr>
        <w:t>een</w:t>
      </w:r>
      <w:r>
        <w:rPr>
          <w:spacing w:val="3"/>
          <w:u w:val="none"/>
        </w:rPr>
        <w:t xml:space="preserve"> </w:t>
      </w:r>
      <w:r>
        <w:rPr>
          <w:u w:val="none"/>
        </w:rPr>
        <w:t>c</w:t>
      </w:r>
      <w:r>
        <w:rPr>
          <w:spacing w:val="1"/>
          <w:u w:val="none"/>
        </w:rPr>
        <w:t>o</w:t>
      </w:r>
      <w:r>
        <w:rPr>
          <w:spacing w:val="2"/>
          <w:u w:val="none"/>
        </w:rPr>
        <w:t>m</w:t>
      </w:r>
      <w:r>
        <w:rPr>
          <w:spacing w:val="1"/>
          <w:u w:val="none"/>
        </w:rPr>
        <w:t>p</w:t>
      </w:r>
      <w:r>
        <w:rPr>
          <w:u w:val="none"/>
        </w:rPr>
        <w:t>leted</w:t>
      </w:r>
      <w:r>
        <w:rPr>
          <w:spacing w:val="4"/>
          <w:u w:val="none"/>
        </w:rPr>
        <w:t xml:space="preserve"> </w:t>
      </w:r>
      <w:r>
        <w:rPr>
          <w:spacing w:val="1"/>
          <w:u w:val="none"/>
        </w:rPr>
        <w:t>o</w:t>
      </w:r>
      <w:r>
        <w:rPr>
          <w:u w:val="none"/>
        </w:rPr>
        <w:t>r</w:t>
      </w:r>
      <w:r>
        <w:rPr>
          <w:spacing w:val="3"/>
          <w:u w:val="none"/>
        </w:rPr>
        <w:t xml:space="preserve"> </w:t>
      </w:r>
      <w:r>
        <w:rPr>
          <w:spacing w:val="1"/>
          <w:u w:val="none"/>
        </w:rPr>
        <w:t>un</w:t>
      </w:r>
      <w:r>
        <w:rPr>
          <w:u w:val="none"/>
        </w:rPr>
        <w:t>til</w:t>
      </w:r>
      <w:r>
        <w:rPr>
          <w:spacing w:val="2"/>
          <w:u w:val="none"/>
        </w:rPr>
        <w:t xml:space="preserve"> </w:t>
      </w:r>
      <w:r>
        <w:rPr>
          <w:u w:val="none"/>
        </w:rPr>
        <w:t>a</w:t>
      </w:r>
      <w:r>
        <w:rPr>
          <w:spacing w:val="4"/>
          <w:u w:val="none"/>
        </w:rPr>
        <w:t xml:space="preserve"> </w:t>
      </w:r>
      <w:r>
        <w:rPr>
          <w:spacing w:val="1"/>
          <w:u w:val="none"/>
        </w:rPr>
        <w:t>d</w:t>
      </w:r>
      <w:r>
        <w:rPr>
          <w:u w:val="none"/>
        </w:rPr>
        <w:t>ecree</w:t>
      </w:r>
      <w:r>
        <w:rPr>
          <w:spacing w:val="3"/>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i</w:t>
      </w:r>
      <w:r>
        <w:rPr>
          <w:spacing w:val="1"/>
          <w:u w:val="none"/>
        </w:rPr>
        <w:t>n</w:t>
      </w:r>
      <w:r>
        <w:rPr>
          <w:u w:val="none"/>
        </w:rPr>
        <w:t>g</w:t>
      </w:r>
      <w:r>
        <w:rPr>
          <w:spacing w:val="4"/>
          <w:u w:val="none"/>
        </w:rPr>
        <w:t xml:space="preserve"> </w:t>
      </w:r>
      <w:r>
        <w:rPr>
          <w:u w:val="none"/>
        </w:rPr>
        <w:t>t</w:t>
      </w:r>
      <w:r>
        <w:rPr>
          <w:spacing w:val="1"/>
          <w:u w:val="none"/>
        </w:rPr>
        <w:t>h</w:t>
      </w:r>
      <w:r>
        <w:rPr>
          <w:u w:val="none"/>
        </w:rPr>
        <w:t>e</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
          <w:u w:val="none"/>
        </w:rPr>
        <w:t xml:space="preserve"> </w:t>
      </w:r>
      <w:r>
        <w:rPr>
          <w:spacing w:val="1"/>
          <w:u w:val="none"/>
        </w:rPr>
        <w:t>h</w:t>
      </w:r>
      <w:r>
        <w:rPr>
          <w:u w:val="none"/>
        </w:rPr>
        <w:t>as</w:t>
      </w:r>
      <w:r>
        <w:rPr>
          <w:spacing w:val="3"/>
          <w:u w:val="none"/>
        </w:rPr>
        <w:t xml:space="preserve"> </w:t>
      </w:r>
      <w:r>
        <w:rPr>
          <w:spacing w:val="1"/>
          <w:u w:val="none"/>
        </w:rPr>
        <w:t>b</w:t>
      </w:r>
      <w:r>
        <w:rPr>
          <w:u w:val="none"/>
        </w:rPr>
        <w:t>een</w:t>
      </w:r>
      <w:r>
        <w:rPr>
          <w:spacing w:val="4"/>
          <w:u w:val="none"/>
        </w:rPr>
        <w:t xml:space="preserve"> </w:t>
      </w:r>
      <w:r>
        <w:rPr>
          <w:u w:val="none"/>
        </w:rPr>
        <w:t>e</w:t>
      </w:r>
      <w:r>
        <w:rPr>
          <w:spacing w:val="1"/>
          <w:u w:val="none"/>
        </w:rPr>
        <w:t>n</w:t>
      </w:r>
      <w:r>
        <w:rPr>
          <w:u w:val="none"/>
        </w:rPr>
        <w:t>tered</w:t>
      </w:r>
      <w:r>
        <w:rPr>
          <w:spacing w:val="4"/>
          <w:u w:val="none"/>
        </w:rPr>
        <w:t xml:space="preserve"> </w:t>
      </w:r>
      <w:r>
        <w:rPr>
          <w:spacing w:val="1"/>
          <w:u w:val="none"/>
        </w:rPr>
        <w:t>b</w:t>
      </w:r>
      <w:r>
        <w:rPr>
          <w:u w:val="none"/>
        </w:rPr>
        <w:t>y</w:t>
      </w:r>
      <w:r>
        <w:rPr>
          <w:spacing w:val="3"/>
          <w:u w:val="none"/>
        </w:rPr>
        <w:t xml:space="preserve"> </w:t>
      </w:r>
      <w:r>
        <w:rPr>
          <w:u w:val="none"/>
        </w:rPr>
        <w:t>a</w:t>
      </w:r>
      <w:r>
        <w:rPr>
          <w:spacing w:val="4"/>
          <w:u w:val="none"/>
        </w:rPr>
        <w:t xml:space="preserve"> </w:t>
      </w:r>
      <w:r>
        <w:rPr>
          <w:u w:val="none"/>
        </w:rPr>
        <w:t>c</w:t>
      </w:r>
      <w:r>
        <w:rPr>
          <w:spacing w:val="1"/>
          <w:u w:val="none"/>
        </w:rPr>
        <w:t>ou</w:t>
      </w:r>
      <w:r>
        <w:rPr>
          <w:u w:val="none"/>
        </w:rPr>
        <w:t>rt</w:t>
      </w:r>
      <w:r>
        <w:rPr>
          <w:spacing w:val="2"/>
          <w:u w:val="none"/>
        </w:rPr>
        <w:t xml:space="preserve"> </w:t>
      </w:r>
      <w:r>
        <w:rPr>
          <w:u w:val="none"/>
        </w:rPr>
        <w:t>of</w:t>
      </w:r>
      <w:r>
        <w:rPr>
          <w:spacing w:val="3"/>
          <w:u w:val="none"/>
        </w:rPr>
        <w:t xml:space="preserve"> </w:t>
      </w:r>
      <w:r>
        <w:rPr>
          <w:u w:val="none"/>
        </w:rPr>
        <w:t>co</w:t>
      </w:r>
      <w:r>
        <w:rPr>
          <w:spacing w:val="2"/>
          <w:u w:val="none"/>
        </w:rPr>
        <w:t>m</w:t>
      </w:r>
      <w:r>
        <w:rPr>
          <w:u w:val="none"/>
        </w:rPr>
        <w:t>petent</w:t>
      </w:r>
      <w:r>
        <w:rPr>
          <w:w w:val="102"/>
          <w:u w:val="none"/>
        </w:rPr>
        <w:t xml:space="preserve"> </w:t>
      </w:r>
      <w:r>
        <w:rPr>
          <w:u w:val="none"/>
        </w:rPr>
        <w:t>j</w:t>
      </w:r>
      <w:r>
        <w:rPr>
          <w:spacing w:val="1"/>
          <w:u w:val="none"/>
        </w:rPr>
        <w:t>u</w:t>
      </w:r>
      <w:r>
        <w:rPr>
          <w:u w:val="none"/>
        </w:rPr>
        <w:t>ris</w:t>
      </w:r>
      <w:r>
        <w:rPr>
          <w:spacing w:val="1"/>
          <w:u w:val="none"/>
        </w:rPr>
        <w:t>d</w:t>
      </w:r>
      <w:r>
        <w:rPr>
          <w:u w:val="none"/>
        </w:rPr>
        <w:t>icti</w:t>
      </w:r>
      <w:r>
        <w:rPr>
          <w:spacing w:val="1"/>
          <w:u w:val="none"/>
        </w:rPr>
        <w:t>on</w:t>
      </w:r>
      <w:r>
        <w:rPr>
          <w:u w:val="none"/>
        </w:rPr>
        <w:t>.</w:t>
      </w:r>
    </w:p>
    <w:p w14:paraId="0060716F" w14:textId="77777777" w:rsidR="000C19C9" w:rsidRDefault="000C19C9">
      <w:pPr>
        <w:spacing w:before="2" w:line="240" w:lineRule="exact"/>
        <w:rPr>
          <w:sz w:val="24"/>
          <w:szCs w:val="24"/>
        </w:rPr>
      </w:pPr>
    </w:p>
    <w:p w14:paraId="0EEC68B9" w14:textId="77777777" w:rsidR="000C19C9" w:rsidRDefault="00D3642A">
      <w:pPr>
        <w:pStyle w:val="BodyText"/>
        <w:numPr>
          <w:ilvl w:val="1"/>
          <w:numId w:val="4"/>
        </w:numPr>
        <w:tabs>
          <w:tab w:val="left" w:pos="1544"/>
        </w:tabs>
        <w:spacing w:line="250" w:lineRule="auto"/>
        <w:ind w:right="114" w:firstLine="720"/>
        <w:jc w:val="both"/>
        <w:rPr>
          <w:u w:val="none"/>
        </w:rPr>
      </w:pPr>
      <w:r>
        <w:rPr>
          <w:spacing w:val="1"/>
          <w:u w:color="000000"/>
        </w:rPr>
        <w:t>D</w:t>
      </w:r>
      <w:r>
        <w:rPr>
          <w:u w:color="000000"/>
        </w:rPr>
        <w:t>I</w:t>
      </w:r>
      <w:r>
        <w:rPr>
          <w:spacing w:val="1"/>
          <w:u w:color="000000"/>
        </w:rPr>
        <w:t>STR</w:t>
      </w:r>
      <w:r>
        <w:rPr>
          <w:u w:color="000000"/>
        </w:rPr>
        <w:t>I</w:t>
      </w:r>
      <w:r>
        <w:rPr>
          <w:spacing w:val="1"/>
          <w:u w:color="000000"/>
        </w:rPr>
        <w:t>BUT</w:t>
      </w:r>
      <w:r>
        <w:rPr>
          <w:u w:color="000000"/>
        </w:rPr>
        <w:t>I</w:t>
      </w:r>
      <w:r>
        <w:rPr>
          <w:spacing w:val="1"/>
          <w:u w:color="000000"/>
        </w:rPr>
        <w:t>ON</w:t>
      </w:r>
      <w:r>
        <w:rPr>
          <w:spacing w:val="19"/>
          <w:u w:color="000000"/>
        </w:rPr>
        <w:t xml:space="preserve"> </w:t>
      </w:r>
      <w:r>
        <w:rPr>
          <w:spacing w:val="1"/>
          <w:u w:color="000000"/>
        </w:rPr>
        <w:t>OF</w:t>
      </w:r>
      <w:r>
        <w:rPr>
          <w:spacing w:val="20"/>
          <w:u w:color="000000"/>
        </w:rPr>
        <w:t xml:space="preserve"> </w:t>
      </w:r>
      <w:r>
        <w:rPr>
          <w:spacing w:val="1"/>
          <w:u w:color="000000"/>
        </w:rPr>
        <w:t>NE</w:t>
      </w:r>
      <w:r>
        <w:rPr>
          <w:u w:color="000000"/>
        </w:rPr>
        <w:t>T</w:t>
      </w:r>
      <w:r>
        <w:rPr>
          <w:spacing w:val="23"/>
          <w:u w:color="000000"/>
        </w:rPr>
        <w:t xml:space="preserve"> </w:t>
      </w:r>
      <w:r>
        <w:rPr>
          <w:spacing w:val="1"/>
          <w:u w:color="000000"/>
        </w:rPr>
        <w:t>PROCEED</w:t>
      </w:r>
      <w:r>
        <w:rPr>
          <w:u w:color="000000"/>
        </w:rPr>
        <w:t>S</w:t>
      </w:r>
      <w:r>
        <w:rPr>
          <w:u w:val="none"/>
        </w:rPr>
        <w:t>.</w:t>
      </w:r>
      <w:r>
        <w:rPr>
          <w:spacing w:val="22"/>
          <w:u w:val="none"/>
        </w:rPr>
        <w:t xml:space="preserve"> </w:t>
      </w:r>
      <w:r>
        <w:rPr>
          <w:spacing w:val="1"/>
          <w:u w:val="none"/>
        </w:rPr>
        <w:t>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4"/>
          <w:u w:val="none"/>
        </w:rPr>
        <w:t xml:space="preserve"> </w:t>
      </w:r>
      <w:r>
        <w:rPr>
          <w:u w:val="none"/>
        </w:rPr>
        <w:t>s</w:t>
      </w:r>
      <w:r>
        <w:rPr>
          <w:spacing w:val="1"/>
          <w:u w:val="none"/>
        </w:rPr>
        <w:t>h</w:t>
      </w:r>
      <w:r>
        <w:rPr>
          <w:u w:val="none"/>
        </w:rPr>
        <w:t>all</w:t>
      </w:r>
      <w:r>
        <w:rPr>
          <w:spacing w:val="22"/>
          <w:u w:val="none"/>
        </w:rPr>
        <w:t xml:space="preserve"> </w:t>
      </w:r>
      <w:r>
        <w:rPr>
          <w:u w:val="none"/>
        </w:rPr>
        <w:t>c</w:t>
      </w:r>
      <w:r>
        <w:rPr>
          <w:spacing w:val="1"/>
          <w:u w:val="none"/>
        </w:rPr>
        <w:t>on</w:t>
      </w:r>
      <w:r>
        <w:rPr>
          <w:u w:val="none"/>
        </w:rPr>
        <w:t>ti</w:t>
      </w:r>
      <w:r>
        <w:rPr>
          <w:spacing w:val="1"/>
          <w:u w:val="none"/>
        </w:rPr>
        <w:t>nu</w:t>
      </w:r>
      <w:r>
        <w:rPr>
          <w:u w:val="none"/>
        </w:rPr>
        <w:t>e</w:t>
      </w:r>
      <w:r>
        <w:rPr>
          <w:spacing w:val="23"/>
          <w:u w:val="none"/>
        </w:rPr>
        <w:t xml:space="preserve"> </w:t>
      </w:r>
      <w:r>
        <w:rPr>
          <w:u w:val="none"/>
        </w:rPr>
        <w:t>to</w:t>
      </w:r>
      <w:r>
        <w:rPr>
          <w:spacing w:val="23"/>
          <w:u w:val="none"/>
        </w:rPr>
        <w:t xml:space="preserve"> </w:t>
      </w:r>
      <w:r>
        <w:rPr>
          <w:spacing w:val="1"/>
          <w:u w:val="none"/>
        </w:rPr>
        <w:t>d</w:t>
      </w:r>
      <w:r>
        <w:rPr>
          <w:u w:val="none"/>
        </w:rPr>
        <w:t>i</w:t>
      </w:r>
      <w:r>
        <w:rPr>
          <w:spacing w:val="1"/>
          <w:u w:val="none"/>
        </w:rPr>
        <w:t>v</w:t>
      </w:r>
      <w:r>
        <w:rPr>
          <w:u w:val="none"/>
        </w:rPr>
        <w:t>i</w:t>
      </w:r>
      <w:r>
        <w:rPr>
          <w:spacing w:val="1"/>
          <w:u w:val="none"/>
        </w:rPr>
        <w:t>d</w:t>
      </w:r>
      <w:r>
        <w:rPr>
          <w:u w:val="none"/>
        </w:rPr>
        <w:t>e</w:t>
      </w:r>
      <w:r>
        <w:rPr>
          <w:spacing w:val="24"/>
          <w:u w:val="none"/>
        </w:rPr>
        <w:t xml:space="preserve"> </w:t>
      </w:r>
      <w:r>
        <w:rPr>
          <w:spacing w:val="1"/>
          <w:u w:val="none"/>
        </w:rPr>
        <w:t>Av</w:t>
      </w:r>
      <w:r>
        <w:rPr>
          <w:u w:val="none"/>
        </w:rPr>
        <w:t>aila</w:t>
      </w:r>
      <w:r>
        <w:rPr>
          <w:spacing w:val="1"/>
          <w:u w:val="none"/>
        </w:rPr>
        <w:t>b</w:t>
      </w:r>
      <w:r>
        <w:rPr>
          <w:u w:val="none"/>
        </w:rPr>
        <w:t>le</w:t>
      </w:r>
      <w:r>
        <w:rPr>
          <w:spacing w:val="1"/>
          <w:w w:val="102"/>
          <w:u w:val="none"/>
        </w:rPr>
        <w:t xml:space="preserve"> </w:t>
      </w:r>
      <w:r>
        <w:rPr>
          <w:spacing w:val="1"/>
          <w:u w:val="none"/>
        </w:rPr>
        <w:t>C</w:t>
      </w:r>
      <w:r>
        <w:rPr>
          <w:u w:val="none"/>
        </w:rPr>
        <w:t>ash</w:t>
      </w:r>
      <w:r>
        <w:rPr>
          <w:spacing w:val="11"/>
          <w:u w:val="none"/>
        </w:rPr>
        <w:t xml:space="preserve"> </w:t>
      </w:r>
      <w:r>
        <w:rPr>
          <w:spacing w:val="1"/>
          <w:u w:val="none"/>
        </w:rPr>
        <w:t>F</w:t>
      </w:r>
      <w:r>
        <w:rPr>
          <w:u w:val="none"/>
        </w:rPr>
        <w:t>l</w:t>
      </w:r>
      <w:r>
        <w:rPr>
          <w:spacing w:val="1"/>
          <w:u w:val="none"/>
        </w:rPr>
        <w:t>o</w:t>
      </w:r>
      <w:r>
        <w:rPr>
          <w:u w:val="none"/>
        </w:rPr>
        <w:t>w</w:t>
      </w:r>
      <w:r>
        <w:rPr>
          <w:spacing w:val="12"/>
          <w:u w:val="none"/>
        </w:rPr>
        <w:t xml:space="preserve"> </w:t>
      </w:r>
      <w:r>
        <w:rPr>
          <w:u w:val="none"/>
        </w:rPr>
        <w:t>a</w:t>
      </w:r>
      <w:r>
        <w:rPr>
          <w:spacing w:val="1"/>
          <w:u w:val="none"/>
        </w:rPr>
        <w:t>n</w:t>
      </w:r>
      <w:r>
        <w:rPr>
          <w:u w:val="none"/>
        </w:rPr>
        <w:t>d</w:t>
      </w:r>
      <w:r>
        <w:rPr>
          <w:spacing w:val="11"/>
          <w:u w:val="none"/>
        </w:rPr>
        <w:t xml:space="preserve"> </w:t>
      </w:r>
      <w:r>
        <w:rPr>
          <w:spacing w:val="1"/>
          <w:u w:val="none"/>
        </w:rPr>
        <w:t>P</w:t>
      </w:r>
      <w:r>
        <w:rPr>
          <w:u w:val="none"/>
        </w:rPr>
        <w:t>r</w:t>
      </w:r>
      <w:r>
        <w:rPr>
          <w:spacing w:val="1"/>
          <w:u w:val="none"/>
        </w:rPr>
        <w:t>o</w:t>
      </w:r>
      <w:r>
        <w:rPr>
          <w:u w:val="none"/>
        </w:rPr>
        <w:t>fits</w:t>
      </w:r>
      <w:r>
        <w:rPr>
          <w:spacing w:val="11"/>
          <w:u w:val="none"/>
        </w:rPr>
        <w:t xml:space="preserve"> </w:t>
      </w:r>
      <w:r>
        <w:rPr>
          <w:u w:val="none"/>
        </w:rPr>
        <w:t>a</w:t>
      </w:r>
      <w:r>
        <w:rPr>
          <w:spacing w:val="1"/>
          <w:u w:val="none"/>
        </w:rPr>
        <w:t>n</w:t>
      </w:r>
      <w:r>
        <w:rPr>
          <w:u w:val="none"/>
        </w:rPr>
        <w:t>d</w:t>
      </w:r>
      <w:r>
        <w:rPr>
          <w:spacing w:val="11"/>
          <w:u w:val="none"/>
        </w:rPr>
        <w:t xml:space="preserve"> </w:t>
      </w:r>
      <w:r>
        <w:rPr>
          <w:spacing w:val="1"/>
          <w:u w:val="none"/>
        </w:rPr>
        <w:t>Lo</w:t>
      </w:r>
      <w:r>
        <w:rPr>
          <w:u w:val="none"/>
        </w:rPr>
        <w:t>sses</w:t>
      </w:r>
      <w:r>
        <w:rPr>
          <w:spacing w:val="10"/>
          <w:u w:val="none"/>
        </w:rPr>
        <w:t xml:space="preserve"> </w:t>
      </w:r>
      <w:r>
        <w:rPr>
          <w:spacing w:val="1"/>
          <w:u w:val="none"/>
        </w:rPr>
        <w:t>du</w:t>
      </w:r>
      <w:r>
        <w:rPr>
          <w:u w:val="none"/>
        </w:rPr>
        <w:t>ri</w:t>
      </w:r>
      <w:r>
        <w:rPr>
          <w:spacing w:val="1"/>
          <w:u w:val="none"/>
        </w:rPr>
        <w:t>n</w:t>
      </w:r>
      <w:r>
        <w:rPr>
          <w:u w:val="none"/>
        </w:rPr>
        <w:t>g</w:t>
      </w:r>
      <w:r>
        <w:rPr>
          <w:spacing w:val="11"/>
          <w:u w:val="none"/>
        </w:rPr>
        <w:t xml:space="preserve"> </w:t>
      </w:r>
      <w:r>
        <w:rPr>
          <w:u w:val="none"/>
        </w:rPr>
        <w:t>t</w:t>
      </w:r>
      <w:r>
        <w:rPr>
          <w:spacing w:val="1"/>
          <w:u w:val="none"/>
        </w:rPr>
        <w:t>h</w:t>
      </w:r>
      <w:r>
        <w:rPr>
          <w:u w:val="none"/>
        </w:rPr>
        <w:t>e</w:t>
      </w:r>
      <w:r>
        <w:rPr>
          <w:spacing w:val="11"/>
          <w:u w:val="none"/>
        </w:rPr>
        <w:t xml:space="preserve"> </w:t>
      </w:r>
      <w:r>
        <w:rPr>
          <w:spacing w:val="1"/>
          <w:u w:val="none"/>
        </w:rPr>
        <w:t>w</w:t>
      </w:r>
      <w:r>
        <w:rPr>
          <w:u w:val="none"/>
        </w:rPr>
        <w:t>i</w:t>
      </w:r>
      <w:r>
        <w:rPr>
          <w:spacing w:val="1"/>
          <w:u w:val="none"/>
        </w:rPr>
        <w:t>nd</w:t>
      </w:r>
      <w:r>
        <w:rPr>
          <w:u w:val="none"/>
        </w:rPr>
        <w:t>i</w:t>
      </w:r>
      <w:r>
        <w:rPr>
          <w:spacing w:val="1"/>
          <w:u w:val="none"/>
        </w:rPr>
        <w:t>n</w:t>
      </w:r>
      <w:r>
        <w:rPr>
          <w:u w:val="none"/>
        </w:rPr>
        <w:t>g-</w:t>
      </w:r>
      <w:r>
        <w:rPr>
          <w:spacing w:val="1"/>
          <w:u w:val="none"/>
        </w:rPr>
        <w:t>u</w:t>
      </w:r>
      <w:r>
        <w:rPr>
          <w:u w:val="none"/>
        </w:rPr>
        <w:t>p</w:t>
      </w:r>
      <w:r>
        <w:rPr>
          <w:spacing w:val="12"/>
          <w:u w:val="none"/>
        </w:rPr>
        <w:t xml:space="preserve"> </w:t>
      </w:r>
      <w:r>
        <w:rPr>
          <w:spacing w:val="1"/>
          <w:u w:val="none"/>
        </w:rPr>
        <w:t>p</w:t>
      </w:r>
      <w:r>
        <w:rPr>
          <w:u w:val="none"/>
        </w:rPr>
        <w:t>eri</w:t>
      </w:r>
      <w:r>
        <w:rPr>
          <w:spacing w:val="1"/>
          <w:u w:val="none"/>
        </w:rPr>
        <w:t>o</w:t>
      </w:r>
      <w:r>
        <w:rPr>
          <w:u w:val="none"/>
        </w:rPr>
        <w:t>d</w:t>
      </w:r>
      <w:r>
        <w:rPr>
          <w:spacing w:val="11"/>
          <w:u w:val="none"/>
        </w:rPr>
        <w:t xml:space="preserve"> </w:t>
      </w:r>
      <w:r>
        <w:rPr>
          <w:u w:val="none"/>
        </w:rPr>
        <w:t>in</w:t>
      </w:r>
      <w:r>
        <w:rPr>
          <w:spacing w:val="11"/>
          <w:u w:val="none"/>
        </w:rPr>
        <w:t xml:space="preserve"> </w:t>
      </w:r>
      <w:r>
        <w:rPr>
          <w:u w:val="none"/>
        </w:rPr>
        <w:t>t</w:t>
      </w:r>
      <w:r>
        <w:rPr>
          <w:spacing w:val="1"/>
          <w:u w:val="none"/>
        </w:rPr>
        <w:t>h</w:t>
      </w:r>
      <w:r>
        <w:rPr>
          <w:u w:val="none"/>
        </w:rPr>
        <w:t>e</w:t>
      </w:r>
      <w:r>
        <w:rPr>
          <w:spacing w:val="11"/>
          <w:u w:val="none"/>
        </w:rPr>
        <w:t xml:space="preserve"> </w:t>
      </w:r>
      <w:r>
        <w:rPr>
          <w:u w:val="none"/>
        </w:rPr>
        <w:t>sa</w:t>
      </w:r>
      <w:r>
        <w:rPr>
          <w:spacing w:val="2"/>
          <w:u w:val="none"/>
        </w:rPr>
        <w:t>m</w:t>
      </w:r>
      <w:r>
        <w:rPr>
          <w:u w:val="none"/>
        </w:rPr>
        <w:t xml:space="preserve">e </w:t>
      </w:r>
      <w:r>
        <w:rPr>
          <w:spacing w:val="12"/>
          <w:u w:val="none"/>
        </w:rPr>
        <w:t xml:space="preserve"> </w:t>
      </w:r>
      <w:r>
        <w:rPr>
          <w:spacing w:val="2"/>
          <w:u w:val="none"/>
        </w:rPr>
        <w:t>m</w:t>
      </w:r>
      <w:r>
        <w:rPr>
          <w:u w:val="none"/>
        </w:rPr>
        <w:t>a</w:t>
      </w:r>
      <w:r>
        <w:rPr>
          <w:spacing w:val="1"/>
          <w:u w:val="none"/>
        </w:rPr>
        <w:t>nn</w:t>
      </w:r>
      <w:r>
        <w:rPr>
          <w:u w:val="none"/>
        </w:rPr>
        <w:t xml:space="preserve">er </w:t>
      </w:r>
      <w:r>
        <w:rPr>
          <w:spacing w:val="10"/>
          <w:u w:val="none"/>
        </w:rPr>
        <w:t xml:space="preserve"> </w:t>
      </w:r>
      <w:r>
        <w:rPr>
          <w:u w:val="none"/>
        </w:rPr>
        <w:t>a</w:t>
      </w:r>
      <w:r>
        <w:rPr>
          <w:spacing w:val="1"/>
          <w:u w:val="none"/>
        </w:rPr>
        <w:t>n</w:t>
      </w:r>
      <w:r>
        <w:rPr>
          <w:u w:val="none"/>
        </w:rPr>
        <w:t xml:space="preserve">d </w:t>
      </w:r>
      <w:r>
        <w:rPr>
          <w:spacing w:val="11"/>
          <w:u w:val="none"/>
        </w:rPr>
        <w:t xml:space="preserve"> </w:t>
      </w:r>
      <w:r>
        <w:rPr>
          <w:u w:val="none"/>
        </w:rPr>
        <w:t>t</w:t>
      </w:r>
      <w:r>
        <w:rPr>
          <w:spacing w:val="1"/>
          <w:u w:val="none"/>
        </w:rPr>
        <w:t>h</w:t>
      </w:r>
      <w:r>
        <w:rPr>
          <w:u w:val="none"/>
        </w:rPr>
        <w:t xml:space="preserve">e </w:t>
      </w:r>
      <w:r>
        <w:rPr>
          <w:spacing w:val="11"/>
          <w:u w:val="none"/>
        </w:rPr>
        <w:t xml:space="preserve"> </w:t>
      </w:r>
      <w:r>
        <w:rPr>
          <w:u w:val="none"/>
        </w:rPr>
        <w:t>sa</w:t>
      </w:r>
      <w:r>
        <w:rPr>
          <w:spacing w:val="2"/>
          <w:u w:val="none"/>
        </w:rPr>
        <w:t>m</w:t>
      </w:r>
      <w:r>
        <w:rPr>
          <w:u w:val="none"/>
        </w:rPr>
        <w:t>e</w:t>
      </w:r>
      <w:r>
        <w:rPr>
          <w:w w:val="102"/>
          <w:u w:val="none"/>
        </w:rPr>
        <w:t xml:space="preserve"> </w:t>
      </w:r>
      <w:r>
        <w:rPr>
          <w:spacing w:val="1"/>
          <w:u w:val="none"/>
        </w:rPr>
        <w:t>p</w:t>
      </w:r>
      <w:r>
        <w:rPr>
          <w:u w:val="none"/>
        </w:rPr>
        <w:t>ri</w:t>
      </w:r>
      <w:r>
        <w:rPr>
          <w:spacing w:val="1"/>
          <w:u w:val="none"/>
        </w:rPr>
        <w:t>o</w:t>
      </w:r>
      <w:r>
        <w:rPr>
          <w:u w:val="none"/>
        </w:rPr>
        <w:t>rities</w:t>
      </w:r>
      <w:r>
        <w:rPr>
          <w:spacing w:val="17"/>
          <w:u w:val="none"/>
        </w:rPr>
        <w:t xml:space="preserve"> </w:t>
      </w:r>
      <w:r>
        <w:rPr>
          <w:u w:val="none"/>
        </w:rPr>
        <w:t>as</w:t>
      </w:r>
      <w:r>
        <w:rPr>
          <w:spacing w:val="17"/>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18"/>
          <w:u w:val="none"/>
        </w:rPr>
        <w:t xml:space="preserve"> </w:t>
      </w:r>
      <w:r>
        <w:rPr>
          <w:u w:val="none"/>
        </w:rPr>
        <w:t>f</w:t>
      </w:r>
      <w:r>
        <w:rPr>
          <w:spacing w:val="1"/>
          <w:u w:val="none"/>
        </w:rPr>
        <w:t>o</w:t>
      </w:r>
      <w:r>
        <w:rPr>
          <w:u w:val="none"/>
        </w:rPr>
        <w:t>r</w:t>
      </w:r>
      <w:r>
        <w:rPr>
          <w:spacing w:val="17"/>
          <w:u w:val="none"/>
        </w:rPr>
        <w:t xml:space="preserve"> </w:t>
      </w:r>
      <w:r>
        <w:rPr>
          <w:u w:val="none"/>
        </w:rPr>
        <w:t>in</w:t>
      </w:r>
      <w:r>
        <w:rPr>
          <w:spacing w:val="18"/>
          <w:u w:val="none"/>
        </w:rPr>
        <w:t xml:space="preserve"> </w:t>
      </w:r>
      <w:r>
        <w:rPr>
          <w:spacing w:val="1"/>
          <w:u w:val="none"/>
        </w:rPr>
        <w:t>A</w:t>
      </w:r>
      <w:r>
        <w:rPr>
          <w:u w:val="none"/>
        </w:rPr>
        <w:t>rticle</w:t>
      </w:r>
      <w:r>
        <w:rPr>
          <w:spacing w:val="19"/>
          <w:u w:val="none"/>
        </w:rPr>
        <w:t xml:space="preserve"> </w:t>
      </w:r>
      <w:r>
        <w:rPr>
          <w:u w:val="none"/>
        </w:rPr>
        <w:t>III</w:t>
      </w:r>
      <w:r>
        <w:rPr>
          <w:spacing w:val="17"/>
          <w:u w:val="none"/>
        </w:rPr>
        <w:t xml:space="preserve"> </w:t>
      </w:r>
      <w:r>
        <w:rPr>
          <w:u w:val="none"/>
        </w:rPr>
        <w:t>a</w:t>
      </w:r>
      <w:r>
        <w:rPr>
          <w:spacing w:val="1"/>
          <w:u w:val="none"/>
        </w:rPr>
        <w:t>b</w:t>
      </w:r>
      <w:r>
        <w:rPr>
          <w:u w:val="none"/>
        </w:rPr>
        <w:t>ove</w:t>
      </w:r>
      <w:r>
        <w:rPr>
          <w:spacing w:val="18"/>
          <w:u w:val="none"/>
        </w:rPr>
        <w:t xml:space="preserve"> </w:t>
      </w:r>
      <w:r>
        <w:rPr>
          <w:u w:val="none"/>
        </w:rPr>
        <w:t>a</w:t>
      </w:r>
      <w:r>
        <w:rPr>
          <w:spacing w:val="1"/>
          <w:u w:val="none"/>
        </w:rPr>
        <w:t>n</w:t>
      </w:r>
      <w:r>
        <w:rPr>
          <w:u w:val="none"/>
        </w:rPr>
        <w:t>d</w:t>
      </w:r>
      <w:r>
        <w:rPr>
          <w:spacing w:val="18"/>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9"/>
          <w:u w:val="none"/>
        </w:rPr>
        <w:t xml:space="preserve"> </w:t>
      </w:r>
      <w:r>
        <w:rPr>
          <w:rFonts w:cs="Times New Roman"/>
          <w:b/>
          <w:bCs/>
          <w:i/>
          <w:u w:val="none"/>
        </w:rPr>
        <w:t>A</w:t>
      </w:r>
      <w:r>
        <w:rPr>
          <w:rFonts w:cs="Times New Roman"/>
          <w:b/>
          <w:bCs/>
          <w:i/>
          <w:spacing w:val="18"/>
          <w:u w:val="none"/>
        </w:rPr>
        <w:t xml:space="preserve"> </w:t>
      </w:r>
      <w:r>
        <w:rPr>
          <w:u w:val="none"/>
        </w:rPr>
        <w:t>attac</w:t>
      </w:r>
      <w:r>
        <w:rPr>
          <w:spacing w:val="1"/>
          <w:u w:val="none"/>
        </w:rPr>
        <w:t>h</w:t>
      </w:r>
      <w:r>
        <w:rPr>
          <w:u w:val="none"/>
        </w:rPr>
        <w:t>ed</w:t>
      </w:r>
      <w:r>
        <w:rPr>
          <w:spacing w:val="18"/>
          <w:u w:val="none"/>
        </w:rPr>
        <w:t xml:space="preserve"> </w:t>
      </w:r>
      <w:r>
        <w:rPr>
          <w:u w:val="none"/>
        </w:rPr>
        <w:t>hereto.</w:t>
      </w:r>
    </w:p>
    <w:p w14:paraId="1E7A39EE" w14:textId="77777777" w:rsidR="000C19C9" w:rsidRDefault="000C19C9">
      <w:pPr>
        <w:spacing w:before="3" w:line="240" w:lineRule="exact"/>
        <w:rPr>
          <w:sz w:val="24"/>
          <w:szCs w:val="24"/>
        </w:rPr>
      </w:pPr>
    </w:p>
    <w:p w14:paraId="520D348F" w14:textId="77777777" w:rsidR="000C19C9" w:rsidRDefault="00D3642A">
      <w:pPr>
        <w:pStyle w:val="BodyText"/>
        <w:numPr>
          <w:ilvl w:val="2"/>
          <w:numId w:val="4"/>
        </w:numPr>
        <w:tabs>
          <w:tab w:val="left" w:pos="2264"/>
        </w:tabs>
        <w:spacing w:line="251" w:lineRule="auto"/>
        <w:ind w:right="114" w:firstLine="1440"/>
        <w:jc w:val="both"/>
        <w:rPr>
          <w:u w:val="none"/>
        </w:rPr>
      </w:pPr>
      <w:r>
        <w:rPr>
          <w:spacing w:val="1"/>
          <w:u w:color="000000"/>
        </w:rPr>
        <w:t>R</w:t>
      </w:r>
      <w:r>
        <w:rPr>
          <w:u w:color="000000"/>
        </w:rPr>
        <w:t>eser</w:t>
      </w:r>
      <w:r>
        <w:rPr>
          <w:spacing w:val="1"/>
          <w:u w:color="000000"/>
        </w:rPr>
        <w:t>v</w:t>
      </w:r>
      <w:r>
        <w:rPr>
          <w:u w:color="000000"/>
        </w:rPr>
        <w:t>e</w:t>
      </w:r>
      <w:r>
        <w:rPr>
          <w:spacing w:val="9"/>
          <w:u w:color="000000"/>
        </w:rPr>
        <w:t xml:space="preserve"> </w:t>
      </w:r>
      <w:r>
        <w:rPr>
          <w:spacing w:val="1"/>
          <w:u w:color="000000"/>
        </w:rPr>
        <w:t>Fun</w:t>
      </w:r>
      <w:r>
        <w:rPr>
          <w:u w:color="000000"/>
        </w:rPr>
        <w:t>d</w:t>
      </w:r>
      <w:r>
        <w:rPr>
          <w:u w:val="none"/>
        </w:rPr>
        <w:t>.</w:t>
      </w:r>
      <w:r>
        <w:rPr>
          <w:spacing w:val="9"/>
          <w:u w:val="none"/>
        </w:rPr>
        <w:t xml:space="preserve"> </w:t>
      </w:r>
      <w:r>
        <w:rPr>
          <w:spacing w:val="1"/>
          <w:u w:val="none"/>
        </w:rPr>
        <w:t>Fo</w:t>
      </w:r>
      <w:r>
        <w:rPr>
          <w:u w:val="none"/>
        </w:rPr>
        <w:t>ll</w:t>
      </w:r>
      <w:r>
        <w:rPr>
          <w:spacing w:val="1"/>
          <w:u w:val="none"/>
        </w:rPr>
        <w:t>ow</w:t>
      </w:r>
      <w:r>
        <w:rPr>
          <w:u w:val="none"/>
        </w:rPr>
        <w:t>i</w:t>
      </w:r>
      <w:r>
        <w:rPr>
          <w:spacing w:val="1"/>
          <w:u w:val="none"/>
        </w:rPr>
        <w:t>n</w:t>
      </w:r>
      <w:r>
        <w:rPr>
          <w:u w:val="none"/>
        </w:rPr>
        <w:t>g</w:t>
      </w:r>
      <w:r>
        <w:rPr>
          <w:spacing w:val="11"/>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11"/>
          <w:u w:val="none"/>
        </w:rPr>
        <w:t xml:space="preserve"> </w:t>
      </w:r>
      <w:r>
        <w:rPr>
          <w:spacing w:val="1"/>
          <w:u w:val="none"/>
        </w:rPr>
        <w:t>o</w:t>
      </w:r>
      <w:r>
        <w:rPr>
          <w:u w:val="none"/>
        </w:rPr>
        <w:t>f</w:t>
      </w:r>
      <w:r>
        <w:rPr>
          <w:spacing w:val="10"/>
          <w:u w:val="none"/>
        </w:rPr>
        <w:t xml:space="preserve"> </w:t>
      </w:r>
      <w:r>
        <w:rPr>
          <w:u w:val="none"/>
        </w:rPr>
        <w:t>t</w:t>
      </w:r>
      <w:r>
        <w:rPr>
          <w:spacing w:val="1"/>
          <w:u w:val="none"/>
        </w:rPr>
        <w:t>h</w:t>
      </w:r>
      <w:r>
        <w:rPr>
          <w:u w:val="none"/>
        </w:rPr>
        <w:t>e</w:t>
      </w:r>
      <w:r>
        <w:rPr>
          <w:spacing w:val="1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9"/>
          <w:u w:val="none"/>
        </w:rPr>
        <w:t xml:space="preserve"> </w:t>
      </w:r>
      <w:r>
        <w:rPr>
          <w:u w:val="none"/>
        </w:rPr>
        <w:t>a</w:t>
      </w:r>
      <w:r>
        <w:rPr>
          <w:spacing w:val="1"/>
          <w:u w:val="none"/>
        </w:rPr>
        <w:t>n</w:t>
      </w:r>
      <w:r>
        <w:rPr>
          <w:u w:val="none"/>
        </w:rPr>
        <w:t>y</w:t>
      </w:r>
      <w:r>
        <w:rPr>
          <w:spacing w:val="11"/>
          <w:u w:val="none"/>
        </w:rPr>
        <w:t xml:space="preserve"> </w:t>
      </w:r>
      <w:r>
        <w:rPr>
          <w:u w:val="none"/>
        </w:rPr>
        <w:t>f</w:t>
      </w:r>
      <w:r>
        <w:rPr>
          <w:spacing w:val="1"/>
          <w:u w:val="none"/>
        </w:rPr>
        <w:t>un</w:t>
      </w:r>
      <w:r>
        <w:rPr>
          <w:u w:val="none"/>
        </w:rPr>
        <w:t>d</w:t>
      </w:r>
      <w:r>
        <w:rPr>
          <w:spacing w:val="11"/>
          <w:u w:val="none"/>
        </w:rPr>
        <w:t xml:space="preserve"> </w:t>
      </w:r>
      <w:r>
        <w:rPr>
          <w:u w:val="none"/>
        </w:rPr>
        <w:t>f</w:t>
      </w:r>
      <w:r>
        <w:rPr>
          <w:spacing w:val="1"/>
          <w:u w:val="none"/>
        </w:rPr>
        <w:t>o</w:t>
      </w:r>
      <w:r>
        <w:rPr>
          <w:u w:val="none"/>
        </w:rPr>
        <w:t>r</w:t>
      </w:r>
      <w:r>
        <w:rPr>
          <w:spacing w:val="10"/>
          <w:u w:val="none"/>
        </w:rPr>
        <w:t xml:space="preserve"> </w:t>
      </w:r>
      <w:r>
        <w:rPr>
          <w:spacing w:val="1"/>
          <w:u w:val="none"/>
        </w:rPr>
        <w:t>R</w:t>
      </w:r>
      <w:r>
        <w:rPr>
          <w:u w:val="none"/>
        </w:rPr>
        <w:t>eser</w:t>
      </w:r>
      <w:r>
        <w:rPr>
          <w:spacing w:val="1"/>
          <w:u w:val="none"/>
        </w:rPr>
        <w:t>v</w:t>
      </w:r>
      <w:r>
        <w:rPr>
          <w:u w:val="none"/>
        </w:rPr>
        <w:t>es</w:t>
      </w:r>
      <w:r>
        <w:rPr>
          <w:w w:val="102"/>
          <w:u w:val="none"/>
        </w:rPr>
        <w:t xml:space="preserve"> </w:t>
      </w:r>
      <w:r>
        <w:rPr>
          <w:u w:val="none"/>
        </w:rPr>
        <w:t>esta</w:t>
      </w:r>
      <w:r>
        <w:rPr>
          <w:spacing w:val="1"/>
          <w:u w:val="none"/>
        </w:rPr>
        <w:t>b</w:t>
      </w:r>
      <w:r>
        <w:rPr>
          <w:u w:val="none"/>
        </w:rPr>
        <w:t>lished</w:t>
      </w:r>
      <w:r>
        <w:rPr>
          <w:spacing w:val="19"/>
          <w:u w:val="none"/>
        </w:rPr>
        <w:t xml:space="preserve"> </w:t>
      </w:r>
      <w:r>
        <w:rPr>
          <w:u w:val="none"/>
        </w:rPr>
        <w:t>by</w:t>
      </w:r>
      <w:r>
        <w:rPr>
          <w:spacing w:val="20"/>
          <w:u w:val="none"/>
        </w:rPr>
        <w:t xml:space="preserve"> </w:t>
      </w:r>
      <w:r>
        <w:rPr>
          <w:u w:val="none"/>
        </w:rPr>
        <w:t>the</w:t>
      </w:r>
      <w:r>
        <w:rPr>
          <w:spacing w:val="2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9"/>
          <w:u w:val="none"/>
        </w:rPr>
        <w:t xml:space="preserve"> </w:t>
      </w:r>
      <w:r>
        <w:rPr>
          <w:u w:val="none"/>
        </w:rPr>
        <w:t>to</w:t>
      </w:r>
      <w:r>
        <w:rPr>
          <w:spacing w:val="20"/>
          <w:u w:val="none"/>
        </w:rPr>
        <w:t xml:space="preserve"> </w:t>
      </w:r>
      <w:r>
        <w:rPr>
          <w:u w:val="none"/>
        </w:rPr>
        <w:t>t</w:t>
      </w:r>
      <w:r>
        <w:rPr>
          <w:spacing w:val="1"/>
          <w:u w:val="none"/>
        </w:rPr>
        <w:t>h</w:t>
      </w:r>
      <w:r>
        <w:rPr>
          <w:u w:val="none"/>
        </w:rPr>
        <w:t>is</w:t>
      </w:r>
      <w:r>
        <w:rPr>
          <w:spacing w:val="18"/>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9</w:t>
      </w:r>
      <w:r>
        <w:rPr>
          <w:u w:val="none"/>
        </w:rPr>
        <w:t>.5</w:t>
      </w:r>
      <w:r>
        <w:rPr>
          <w:spacing w:val="20"/>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0"/>
          <w:u w:val="none"/>
        </w:rPr>
        <w:t xml:space="preserve"> </w:t>
      </w:r>
      <w:r>
        <w:rPr>
          <w:spacing w:val="1"/>
          <w:u w:val="none"/>
        </w:rPr>
        <w:t>u</w:t>
      </w:r>
      <w:r>
        <w:rPr>
          <w:u w:val="none"/>
        </w:rPr>
        <w:t>sed</w:t>
      </w:r>
      <w:r>
        <w:rPr>
          <w:spacing w:val="20"/>
          <w:u w:val="none"/>
        </w:rPr>
        <w:t xml:space="preserve"> </w:t>
      </w:r>
      <w:r>
        <w:rPr>
          <w:spacing w:val="1"/>
          <w:u w:val="none"/>
        </w:rPr>
        <w:t>b</w:t>
      </w:r>
      <w:r>
        <w:rPr>
          <w:u w:val="none"/>
        </w:rPr>
        <w:t>y</w:t>
      </w:r>
      <w:r>
        <w:rPr>
          <w:spacing w:val="20"/>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on</w:t>
      </w:r>
      <w:r>
        <w:rPr>
          <w:u w:val="none"/>
        </w:rPr>
        <w:t>ly</w:t>
      </w:r>
      <w:r>
        <w:rPr>
          <w:spacing w:val="16"/>
          <w:u w:val="none"/>
        </w:rPr>
        <w:t xml:space="preserve"> </w:t>
      </w:r>
      <w:r>
        <w:rPr>
          <w:u w:val="none"/>
        </w:rPr>
        <w:t>f</w:t>
      </w:r>
      <w:r>
        <w:rPr>
          <w:spacing w:val="1"/>
          <w:u w:val="none"/>
        </w:rPr>
        <w:t>o</w:t>
      </w:r>
      <w:r>
        <w:rPr>
          <w:u w:val="none"/>
        </w:rPr>
        <w:t>r</w:t>
      </w:r>
      <w:r>
        <w:rPr>
          <w:spacing w:val="16"/>
          <w:u w:val="none"/>
        </w:rPr>
        <w:t xml:space="preserve"> </w:t>
      </w:r>
      <w:r>
        <w:rPr>
          <w:u w:val="none"/>
        </w:rPr>
        <w:t>t</w:t>
      </w:r>
      <w:r>
        <w:rPr>
          <w:spacing w:val="1"/>
          <w:u w:val="none"/>
        </w:rPr>
        <w:t>ho</w:t>
      </w:r>
      <w:r>
        <w:rPr>
          <w:u w:val="none"/>
        </w:rPr>
        <w:t>se</w:t>
      </w:r>
      <w:r>
        <w:rPr>
          <w:spacing w:val="16"/>
          <w:u w:val="none"/>
        </w:rPr>
        <w:t xml:space="preserve"> </w:t>
      </w:r>
      <w:r>
        <w:rPr>
          <w:spacing w:val="1"/>
          <w:u w:val="none"/>
        </w:rPr>
        <w:t>pu</w:t>
      </w:r>
      <w:r>
        <w:rPr>
          <w:u w:val="none"/>
        </w:rPr>
        <w:t>r</w:t>
      </w:r>
      <w:r>
        <w:rPr>
          <w:spacing w:val="1"/>
          <w:u w:val="none"/>
        </w:rPr>
        <w:t>po</w:t>
      </w:r>
      <w:r>
        <w:rPr>
          <w:u w:val="none"/>
        </w:rPr>
        <w:t>ses</w:t>
      </w:r>
      <w:r>
        <w:rPr>
          <w:spacing w:val="17"/>
          <w:u w:val="none"/>
        </w:rPr>
        <w:t xml:space="preserve"> </w:t>
      </w:r>
      <w:r>
        <w:rPr>
          <w:u w:val="none"/>
        </w:rPr>
        <w:t>f</w:t>
      </w:r>
      <w:r>
        <w:rPr>
          <w:spacing w:val="1"/>
          <w:u w:val="none"/>
        </w:rPr>
        <w:t>o</w:t>
      </w:r>
      <w:r>
        <w:rPr>
          <w:u w:val="none"/>
        </w:rPr>
        <w:t>r</w:t>
      </w:r>
      <w:r>
        <w:rPr>
          <w:spacing w:val="16"/>
          <w:u w:val="none"/>
        </w:rPr>
        <w:t xml:space="preserve"> </w:t>
      </w:r>
      <w:r>
        <w:rPr>
          <w:spacing w:val="1"/>
          <w:u w:val="none"/>
        </w:rPr>
        <w:t>wh</w:t>
      </w:r>
      <w:r>
        <w:rPr>
          <w:u w:val="none"/>
        </w:rPr>
        <w:t>ich</w:t>
      </w:r>
      <w:r>
        <w:rPr>
          <w:spacing w:val="16"/>
          <w:u w:val="none"/>
        </w:rPr>
        <w:t xml:space="preserve"> </w:t>
      </w:r>
      <w:r>
        <w:rPr>
          <w:u w:val="none"/>
        </w:rPr>
        <w:t>s</w:t>
      </w:r>
      <w:r>
        <w:rPr>
          <w:spacing w:val="1"/>
          <w:u w:val="none"/>
        </w:rPr>
        <w:t>u</w:t>
      </w:r>
      <w:r>
        <w:rPr>
          <w:u w:val="none"/>
        </w:rPr>
        <w:t>ch</w:t>
      </w:r>
      <w:r>
        <w:rPr>
          <w:spacing w:val="16"/>
          <w:u w:val="none"/>
        </w:rPr>
        <w:t xml:space="preserve"> </w:t>
      </w:r>
      <w:r>
        <w:rPr>
          <w:u w:val="none"/>
        </w:rPr>
        <w:t>f</w:t>
      </w:r>
      <w:r>
        <w:rPr>
          <w:spacing w:val="1"/>
          <w:u w:val="none"/>
        </w:rPr>
        <w:t>und</w:t>
      </w:r>
      <w:r>
        <w:rPr>
          <w:u w:val="none"/>
        </w:rPr>
        <w:t>s</w:t>
      </w:r>
      <w:r>
        <w:rPr>
          <w:spacing w:val="17"/>
          <w:u w:val="none"/>
        </w:rPr>
        <w:t xml:space="preserve"> </w:t>
      </w:r>
      <w:r>
        <w:rPr>
          <w:spacing w:val="1"/>
          <w:u w:val="none"/>
        </w:rPr>
        <w:t>wou</w:t>
      </w:r>
      <w:r>
        <w:rPr>
          <w:u w:val="none"/>
        </w:rPr>
        <w:t>ld</w:t>
      </w:r>
      <w:r>
        <w:rPr>
          <w:spacing w:val="16"/>
          <w:u w:val="none"/>
        </w:rPr>
        <w:t xml:space="preserve"> </w:t>
      </w:r>
      <w:r>
        <w:rPr>
          <w:spacing w:val="1"/>
          <w:u w:val="none"/>
        </w:rPr>
        <w:t>o</w:t>
      </w:r>
      <w:r>
        <w:rPr>
          <w:u w:val="none"/>
        </w:rPr>
        <w:t>r</w:t>
      </w:r>
      <w:r>
        <w:rPr>
          <w:spacing w:val="15"/>
          <w:u w:val="none"/>
        </w:rPr>
        <w:t xml:space="preserve"> </w:t>
      </w:r>
      <w:r>
        <w:rPr>
          <w:u w:val="none"/>
        </w:rPr>
        <w:t>c</w:t>
      </w:r>
      <w:r>
        <w:rPr>
          <w:spacing w:val="1"/>
          <w:u w:val="none"/>
        </w:rPr>
        <w:t>o</w:t>
      </w:r>
      <w:r>
        <w:rPr>
          <w:u w:val="none"/>
        </w:rPr>
        <w:t>uld</w:t>
      </w:r>
      <w:r>
        <w:rPr>
          <w:spacing w:val="16"/>
          <w:u w:val="none"/>
        </w:rPr>
        <w:t xml:space="preserve"> </w:t>
      </w:r>
      <w:r>
        <w:rPr>
          <w:u w:val="none"/>
        </w:rPr>
        <w:t>ha</w:t>
      </w:r>
      <w:r>
        <w:rPr>
          <w:spacing w:val="1"/>
          <w:u w:val="none"/>
        </w:rPr>
        <w:t>v</w:t>
      </w:r>
      <w:r>
        <w:rPr>
          <w:u w:val="none"/>
        </w:rPr>
        <w:t>e</w:t>
      </w:r>
      <w:r>
        <w:rPr>
          <w:spacing w:val="17"/>
          <w:u w:val="none"/>
        </w:rPr>
        <w:t xml:space="preserve"> </w:t>
      </w:r>
      <w:r>
        <w:rPr>
          <w:u w:val="none"/>
        </w:rPr>
        <w:t>been</w:t>
      </w:r>
      <w:r>
        <w:rPr>
          <w:spacing w:val="16"/>
          <w:u w:val="none"/>
        </w:rPr>
        <w:t xml:space="preserve"> </w:t>
      </w:r>
      <w:r>
        <w:rPr>
          <w:u w:val="none"/>
        </w:rPr>
        <w:t>used</w:t>
      </w:r>
      <w:r>
        <w:rPr>
          <w:spacing w:val="16"/>
          <w:u w:val="none"/>
        </w:rPr>
        <w:t xml:space="preserve"> </w:t>
      </w:r>
      <w:r>
        <w:rPr>
          <w:u w:val="none"/>
        </w:rPr>
        <w:t>by</w:t>
      </w:r>
      <w:r>
        <w:rPr>
          <w:spacing w:val="16"/>
          <w:u w:val="none"/>
        </w:rPr>
        <w:t xml:space="preserve"> </w:t>
      </w:r>
      <w:r>
        <w:rPr>
          <w:u w:val="none"/>
        </w:rPr>
        <w:t>the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u w:val="none"/>
        </w:rPr>
        <w:t>as</w:t>
      </w:r>
      <w:r>
        <w:rPr>
          <w:spacing w:val="1"/>
          <w:w w:val="102"/>
          <w:u w:val="none"/>
        </w:rPr>
        <w:t xml:space="preserve"> </w:t>
      </w:r>
      <w:r>
        <w:rPr>
          <w:u w:val="none"/>
        </w:rPr>
        <w:t>a</w:t>
      </w:r>
      <w:r>
        <w:rPr>
          <w:spacing w:val="1"/>
          <w:u w:val="none"/>
        </w:rPr>
        <w:t>u</w:t>
      </w:r>
      <w:r>
        <w:rPr>
          <w:u w:val="none"/>
        </w:rPr>
        <w:t>thorized</w:t>
      </w:r>
      <w:r>
        <w:rPr>
          <w:spacing w:val="14"/>
          <w:u w:val="none"/>
        </w:rPr>
        <w:t xml:space="preserve"> </w:t>
      </w:r>
      <w:r>
        <w:rPr>
          <w:u w:val="none"/>
        </w:rPr>
        <w:t>by</w:t>
      </w:r>
      <w:r>
        <w:rPr>
          <w:spacing w:val="14"/>
          <w:u w:val="none"/>
        </w:rPr>
        <w:t xml:space="preserve"> </w:t>
      </w:r>
      <w:r>
        <w:rPr>
          <w:u w:val="none"/>
        </w:rPr>
        <w:t>this</w:t>
      </w:r>
      <w:r>
        <w:rPr>
          <w:spacing w:val="13"/>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14"/>
          <w:u w:val="none"/>
        </w:rPr>
        <w:t xml:space="preserve"> </w:t>
      </w:r>
      <w:r>
        <w:rPr>
          <w:u w:val="none"/>
        </w:rPr>
        <w:t>had</w:t>
      </w:r>
      <w:r>
        <w:rPr>
          <w:spacing w:val="14"/>
          <w:u w:val="none"/>
        </w:rPr>
        <w:t xml:space="preserve"> </w:t>
      </w:r>
      <w:r>
        <w:rPr>
          <w:u w:val="none"/>
        </w:rPr>
        <w:t>the</w:t>
      </w:r>
      <w:r>
        <w:rPr>
          <w:spacing w:val="1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3"/>
          <w:u w:val="none"/>
        </w:rPr>
        <w:t xml:space="preserve"> </w:t>
      </w:r>
      <w:r>
        <w:rPr>
          <w:spacing w:val="1"/>
          <w:u w:val="none"/>
        </w:rPr>
        <w:t>no</w:t>
      </w:r>
      <w:r>
        <w:rPr>
          <w:u w:val="none"/>
        </w:rPr>
        <w:t>t</w:t>
      </w:r>
      <w:r>
        <w:rPr>
          <w:spacing w:val="13"/>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r>
        <w:rPr>
          <w:u w:val="none"/>
        </w:rPr>
        <w:t>,</w:t>
      </w:r>
      <w:r>
        <w:rPr>
          <w:spacing w:val="1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12"/>
          <w:u w:val="none"/>
        </w:rPr>
        <w:t xml:space="preserve"> </w:t>
      </w:r>
      <w:r>
        <w:rPr>
          <w:spacing w:val="1"/>
          <w:u w:val="none"/>
        </w:rPr>
        <w:t>w</w:t>
      </w:r>
      <w:r>
        <w:rPr>
          <w:u w:val="none"/>
        </w:rPr>
        <w:t>it</w:t>
      </w:r>
      <w:r>
        <w:rPr>
          <w:spacing w:val="1"/>
          <w:u w:val="none"/>
        </w:rPr>
        <w:t>hou</w:t>
      </w:r>
      <w:r>
        <w:rPr>
          <w:u w:val="none"/>
        </w:rPr>
        <w:t>t</w:t>
      </w:r>
      <w:r>
        <w:rPr>
          <w:spacing w:val="14"/>
          <w:u w:val="none"/>
        </w:rPr>
        <w:t xml:space="preserve"> </w:t>
      </w:r>
      <w:r>
        <w:rPr>
          <w:u w:val="none"/>
        </w:rPr>
        <w:t>li</w:t>
      </w:r>
      <w:r>
        <w:rPr>
          <w:spacing w:val="2"/>
          <w:u w:val="none"/>
        </w:rPr>
        <w:t>m</w:t>
      </w:r>
      <w:r>
        <w:rPr>
          <w:u w:val="none"/>
        </w:rPr>
        <w:t>itati</w:t>
      </w:r>
      <w:r>
        <w:rPr>
          <w:spacing w:val="1"/>
          <w:u w:val="none"/>
        </w:rPr>
        <w:t>on</w:t>
      </w:r>
      <w:r>
        <w:rPr>
          <w:u w:val="none"/>
        </w:rPr>
        <w:t>,</w:t>
      </w:r>
      <w:r>
        <w:rPr>
          <w:spacing w:val="12"/>
          <w:u w:val="none"/>
        </w:rPr>
        <w:t xml:space="preserve"> </w:t>
      </w:r>
      <w:r>
        <w:rPr>
          <w:u w:val="none"/>
        </w:rPr>
        <w:t>f</w:t>
      </w:r>
      <w:r>
        <w:rPr>
          <w:spacing w:val="1"/>
          <w:u w:val="none"/>
        </w:rPr>
        <w:t>o</w:t>
      </w:r>
      <w:r>
        <w:rPr>
          <w:u w:val="none"/>
        </w:rPr>
        <w:t>r:</w:t>
      </w:r>
      <w:r>
        <w:rPr>
          <w:spacing w:val="13"/>
          <w:u w:val="none"/>
        </w:rPr>
        <w:t xml:space="preserve"> </w:t>
      </w:r>
      <w:r>
        <w:rPr>
          <w:u w:val="none"/>
        </w:rPr>
        <w:t>(i)</w:t>
      </w:r>
      <w:r>
        <w:rPr>
          <w:w w:val="102"/>
          <w:u w:val="none"/>
        </w:rPr>
        <w:t xml:space="preserve"> </w:t>
      </w:r>
      <w:r>
        <w:rPr>
          <w:u w:val="none"/>
        </w:rPr>
        <w:t>re</w:t>
      </w:r>
      <w:r>
        <w:rPr>
          <w:spacing w:val="2"/>
          <w:u w:val="none"/>
        </w:rPr>
        <w:t>m</w:t>
      </w:r>
      <w:r>
        <w:rPr>
          <w:u w:val="none"/>
        </w:rPr>
        <w:t>e</w:t>
      </w:r>
      <w:r>
        <w:rPr>
          <w:spacing w:val="1"/>
          <w:u w:val="none"/>
        </w:rPr>
        <w:t>dy</w:t>
      </w:r>
      <w:r>
        <w:rPr>
          <w:u w:val="none"/>
        </w:rPr>
        <w:t>i</w:t>
      </w:r>
      <w:r>
        <w:rPr>
          <w:spacing w:val="1"/>
          <w:u w:val="none"/>
        </w:rPr>
        <w:t>n</w:t>
      </w:r>
      <w:r>
        <w:rPr>
          <w:u w:val="none"/>
        </w:rPr>
        <w:t>g</w:t>
      </w:r>
      <w:r>
        <w:rPr>
          <w:spacing w:val="26"/>
          <w:u w:val="none"/>
        </w:rPr>
        <w:t xml:space="preserve"> </w:t>
      </w:r>
      <w:r>
        <w:rPr>
          <w:u w:val="none"/>
        </w:rPr>
        <w:t>a</w:t>
      </w:r>
      <w:r>
        <w:rPr>
          <w:spacing w:val="1"/>
          <w:u w:val="none"/>
        </w:rPr>
        <w:t>n</w:t>
      </w:r>
      <w:r>
        <w:rPr>
          <w:u w:val="none"/>
        </w:rPr>
        <w:t>y</w:t>
      </w:r>
      <w:r>
        <w:rPr>
          <w:spacing w:val="26"/>
          <w:u w:val="none"/>
        </w:rPr>
        <w:t xml:space="preserve"> </w:t>
      </w:r>
      <w:r>
        <w:rPr>
          <w:spacing w:val="1"/>
          <w:u w:val="none"/>
        </w:rPr>
        <w:t>d</w:t>
      </w:r>
      <w:r>
        <w:rPr>
          <w:u w:val="none"/>
        </w:rPr>
        <w:t>efects</w:t>
      </w:r>
      <w:r>
        <w:rPr>
          <w:spacing w:val="27"/>
          <w:u w:val="none"/>
        </w:rPr>
        <w:t xml:space="preserve"> </w:t>
      </w:r>
      <w:r>
        <w:rPr>
          <w:spacing w:val="1"/>
          <w:u w:val="none"/>
        </w:rPr>
        <w:t>o</w:t>
      </w:r>
      <w:r>
        <w:rPr>
          <w:u w:val="none"/>
        </w:rPr>
        <w:t>r</w:t>
      </w:r>
      <w:r>
        <w:rPr>
          <w:spacing w:val="25"/>
          <w:u w:val="none"/>
        </w:rPr>
        <w:t xml:space="preserve"> </w:t>
      </w:r>
      <w:r>
        <w:rPr>
          <w:spacing w:val="1"/>
          <w:u w:val="none"/>
        </w:rPr>
        <w:t>d</w:t>
      </w:r>
      <w:r>
        <w:rPr>
          <w:u w:val="none"/>
        </w:rPr>
        <w:t>eficie</w:t>
      </w:r>
      <w:r>
        <w:rPr>
          <w:spacing w:val="1"/>
          <w:u w:val="none"/>
        </w:rPr>
        <w:t>n</w:t>
      </w:r>
      <w:r>
        <w:rPr>
          <w:u w:val="none"/>
        </w:rPr>
        <w:t>cies</w:t>
      </w:r>
      <w:r>
        <w:rPr>
          <w:spacing w:val="27"/>
          <w:u w:val="none"/>
        </w:rPr>
        <w:t xml:space="preserve"> </w:t>
      </w:r>
      <w:r>
        <w:rPr>
          <w:u w:val="none"/>
        </w:rPr>
        <w:t>at</w:t>
      </w:r>
      <w:r>
        <w:rPr>
          <w:spacing w:val="25"/>
          <w:u w:val="none"/>
        </w:rPr>
        <w:t xml:space="preserve"> </w:t>
      </w:r>
      <w:r>
        <w:rPr>
          <w:u w:val="none"/>
        </w:rPr>
        <w:t>t</w:t>
      </w:r>
      <w:r>
        <w:rPr>
          <w:spacing w:val="1"/>
          <w:u w:val="none"/>
        </w:rPr>
        <w:t>h</w:t>
      </w:r>
      <w:r>
        <w:rPr>
          <w:u w:val="none"/>
        </w:rPr>
        <w:t>e</w:t>
      </w:r>
      <w:r>
        <w:rPr>
          <w:spacing w:val="27"/>
          <w:u w:val="none"/>
        </w:rPr>
        <w:t xml:space="preserve"> </w:t>
      </w:r>
      <w:r>
        <w:rPr>
          <w:spacing w:val="2"/>
          <w:u w:val="none"/>
        </w:rPr>
        <w:t>M</w:t>
      </w:r>
      <w:r>
        <w:rPr>
          <w:spacing w:val="1"/>
          <w:u w:val="none"/>
        </w:rPr>
        <w:t>HP</w:t>
      </w:r>
      <w:r>
        <w:rPr>
          <w:u w:val="none"/>
        </w:rPr>
        <w:t>,</w:t>
      </w:r>
      <w:r>
        <w:rPr>
          <w:spacing w:val="25"/>
          <w:u w:val="none"/>
        </w:rPr>
        <w:t xml:space="preserve"> </w:t>
      </w:r>
      <w:r>
        <w:rPr>
          <w:u w:val="none"/>
        </w:rPr>
        <w:t>(ii)</w:t>
      </w:r>
      <w:r>
        <w:rPr>
          <w:spacing w:val="26"/>
          <w:u w:val="none"/>
        </w:rPr>
        <w:t xml:space="preserve"> </w:t>
      </w:r>
      <w:r>
        <w:rPr>
          <w:spacing w:val="1"/>
          <w:u w:val="none"/>
        </w:rPr>
        <w:t>p</w:t>
      </w:r>
      <w:r>
        <w:rPr>
          <w:u w:val="none"/>
        </w:rPr>
        <w:t>a</w:t>
      </w:r>
      <w:r>
        <w:rPr>
          <w:spacing w:val="1"/>
          <w:u w:val="none"/>
        </w:rPr>
        <w:t>y</w:t>
      </w:r>
      <w:r>
        <w:rPr>
          <w:u w:val="none"/>
        </w:rPr>
        <w:t>i</w:t>
      </w:r>
      <w:r>
        <w:rPr>
          <w:spacing w:val="1"/>
          <w:u w:val="none"/>
        </w:rPr>
        <w:t>n</w:t>
      </w:r>
      <w:r>
        <w:rPr>
          <w:u w:val="none"/>
        </w:rPr>
        <w:t>g</w:t>
      </w:r>
      <w:r>
        <w:rPr>
          <w:spacing w:val="27"/>
          <w:u w:val="none"/>
        </w:rPr>
        <w:t xml:space="preserve"> </w:t>
      </w:r>
      <w:r>
        <w:rPr>
          <w:u w:val="none"/>
        </w:rPr>
        <w:t>fees’</w:t>
      </w:r>
      <w:r>
        <w:rPr>
          <w:spacing w:val="26"/>
          <w:u w:val="none"/>
        </w:rPr>
        <w:t xml:space="preserve"> </w:t>
      </w:r>
      <w:r>
        <w:rPr>
          <w:u w:val="none"/>
        </w:rPr>
        <w:t>a</w:t>
      </w:r>
      <w:r>
        <w:rPr>
          <w:spacing w:val="1"/>
          <w:u w:val="none"/>
        </w:rPr>
        <w:t>n</w:t>
      </w:r>
      <w:r>
        <w:rPr>
          <w:u w:val="none"/>
        </w:rPr>
        <w:t>d</w:t>
      </w:r>
      <w:r>
        <w:rPr>
          <w:spacing w:val="27"/>
          <w:u w:val="none"/>
        </w:rPr>
        <w:t xml:space="preserve"> </w:t>
      </w:r>
      <w:r>
        <w:rPr>
          <w:u w:val="none"/>
        </w:rPr>
        <w:t>c</w:t>
      </w:r>
      <w:r>
        <w:rPr>
          <w:spacing w:val="1"/>
          <w:u w:val="none"/>
        </w:rPr>
        <w:t>o</w:t>
      </w:r>
      <w:r>
        <w:rPr>
          <w:u w:val="none"/>
        </w:rPr>
        <w:t>sts,</w:t>
      </w:r>
      <w:r>
        <w:rPr>
          <w:spacing w:val="25"/>
          <w:u w:val="none"/>
        </w:rPr>
        <w:t xml:space="preserve"> </w:t>
      </w:r>
      <w:r>
        <w:rPr>
          <w:u w:val="none"/>
        </w:rPr>
        <w:t>including,</w:t>
      </w:r>
      <w:r>
        <w:rPr>
          <w:spacing w:val="25"/>
          <w:u w:val="none"/>
        </w:rPr>
        <w:t xml:space="preserve"> </w:t>
      </w:r>
      <w:r>
        <w:rPr>
          <w:spacing w:val="1"/>
          <w:u w:val="none"/>
        </w:rPr>
        <w:t>w</w:t>
      </w:r>
      <w:r>
        <w:rPr>
          <w:u w:val="none"/>
        </w:rPr>
        <w:t>ithout</w:t>
      </w:r>
      <w:r>
        <w:rPr>
          <w:w w:val="102"/>
          <w:u w:val="none"/>
        </w:rPr>
        <w:t xml:space="preserve"> </w:t>
      </w:r>
      <w:r>
        <w:rPr>
          <w:u w:val="none"/>
        </w:rPr>
        <w:t>li</w:t>
      </w:r>
      <w:r>
        <w:rPr>
          <w:spacing w:val="2"/>
          <w:u w:val="none"/>
        </w:rPr>
        <w:t>m</w:t>
      </w:r>
      <w:r>
        <w:rPr>
          <w:u w:val="none"/>
        </w:rPr>
        <w:t>itati</w:t>
      </w:r>
      <w:r>
        <w:rPr>
          <w:spacing w:val="1"/>
          <w:u w:val="none"/>
        </w:rPr>
        <w:t>on</w:t>
      </w:r>
      <w:r>
        <w:rPr>
          <w:u w:val="none"/>
        </w:rPr>
        <w:t>,</w:t>
      </w:r>
      <w:r>
        <w:rPr>
          <w:spacing w:val="41"/>
          <w:u w:val="none"/>
        </w:rPr>
        <w:t xml:space="preserve"> </w:t>
      </w:r>
      <w:r>
        <w:rPr>
          <w:u w:val="none"/>
        </w:rPr>
        <w:t>att</w:t>
      </w:r>
      <w:r>
        <w:rPr>
          <w:spacing w:val="1"/>
          <w:u w:val="none"/>
        </w:rPr>
        <w:t>o</w:t>
      </w:r>
      <w:r>
        <w:rPr>
          <w:u w:val="none"/>
        </w:rPr>
        <w:t>r</w:t>
      </w:r>
      <w:r>
        <w:rPr>
          <w:spacing w:val="1"/>
          <w:u w:val="none"/>
        </w:rPr>
        <w:t>n</w:t>
      </w:r>
      <w:r>
        <w:rPr>
          <w:u w:val="none"/>
        </w:rPr>
        <w:t>e</w:t>
      </w:r>
      <w:r>
        <w:rPr>
          <w:spacing w:val="1"/>
          <w:u w:val="none"/>
        </w:rPr>
        <w:t>y</w:t>
      </w:r>
      <w:r>
        <w:rPr>
          <w:u w:val="none"/>
        </w:rPr>
        <w:t>s’</w:t>
      </w:r>
      <w:r>
        <w:rPr>
          <w:spacing w:val="41"/>
          <w:u w:val="none"/>
        </w:rPr>
        <w:t xml:space="preserve"> </w:t>
      </w:r>
      <w:r>
        <w:rPr>
          <w:u w:val="none"/>
        </w:rPr>
        <w:t>fees</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c</w:t>
      </w:r>
      <w:r>
        <w:rPr>
          <w:spacing w:val="1"/>
          <w:u w:val="none"/>
        </w:rPr>
        <w:t>o</w:t>
      </w:r>
      <w:r>
        <w:rPr>
          <w:u w:val="none"/>
        </w:rPr>
        <w:t>sts</w:t>
      </w:r>
      <w:r>
        <w:rPr>
          <w:spacing w:val="43"/>
          <w:u w:val="none"/>
        </w:rPr>
        <w:t xml:space="preserve"> </w:t>
      </w:r>
      <w:r>
        <w:rPr>
          <w:spacing w:val="1"/>
          <w:u w:val="none"/>
        </w:rPr>
        <w:t>o</w:t>
      </w:r>
      <w:r>
        <w:rPr>
          <w:u w:val="none"/>
        </w:rPr>
        <w:t>f</w:t>
      </w:r>
      <w:r>
        <w:rPr>
          <w:spacing w:val="41"/>
          <w:u w:val="none"/>
        </w:rPr>
        <w:t xml:space="preserve"> </w:t>
      </w:r>
      <w:r>
        <w:rPr>
          <w:u w:val="none"/>
        </w:rPr>
        <w:t>liti</w:t>
      </w:r>
      <w:r>
        <w:rPr>
          <w:spacing w:val="1"/>
          <w:u w:val="none"/>
        </w:rPr>
        <w:t>g</w:t>
      </w:r>
      <w:r>
        <w:rPr>
          <w:u w:val="none"/>
        </w:rPr>
        <w:t>ati</w:t>
      </w:r>
      <w:r>
        <w:rPr>
          <w:spacing w:val="1"/>
          <w:u w:val="none"/>
        </w:rPr>
        <w:t>o</w:t>
      </w:r>
      <w:r>
        <w:rPr>
          <w:u w:val="none"/>
        </w:rPr>
        <w:t>n</w:t>
      </w:r>
      <w:r>
        <w:rPr>
          <w:spacing w:val="43"/>
          <w:u w:val="none"/>
        </w:rPr>
        <w:t xml:space="preserve"> </w:t>
      </w:r>
      <w:r>
        <w:rPr>
          <w:u w:val="none"/>
        </w:rPr>
        <w:t>a</w:t>
      </w:r>
      <w:r>
        <w:rPr>
          <w:spacing w:val="1"/>
          <w:u w:val="none"/>
        </w:rPr>
        <w:t>n</w:t>
      </w:r>
      <w:r>
        <w:rPr>
          <w:u w:val="none"/>
        </w:rPr>
        <w:t>d</w:t>
      </w:r>
      <w:r>
        <w:rPr>
          <w:spacing w:val="43"/>
          <w:u w:val="none"/>
        </w:rPr>
        <w:t xml:space="preserve"> </w:t>
      </w:r>
      <w:r>
        <w:rPr>
          <w:u w:val="none"/>
        </w:rPr>
        <w:t>c</w:t>
      </w:r>
      <w:r>
        <w:rPr>
          <w:spacing w:val="1"/>
          <w:u w:val="none"/>
        </w:rPr>
        <w:t>o</w:t>
      </w:r>
      <w:r>
        <w:rPr>
          <w:u w:val="none"/>
        </w:rPr>
        <w:t>nsulta</w:t>
      </w:r>
      <w:r>
        <w:rPr>
          <w:spacing w:val="1"/>
          <w:u w:val="none"/>
        </w:rPr>
        <w:t>n</w:t>
      </w:r>
      <w:r>
        <w:rPr>
          <w:u w:val="none"/>
        </w:rPr>
        <w:t>ts</w:t>
      </w:r>
      <w:r>
        <w:rPr>
          <w:spacing w:val="42"/>
          <w:u w:val="none"/>
        </w:rPr>
        <w:t xml:space="preserve"> </w:t>
      </w:r>
      <w:r>
        <w:rPr>
          <w:u w:val="none"/>
        </w:rPr>
        <w:t>fees</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a</w:t>
      </w:r>
      <w:r>
        <w:rPr>
          <w:spacing w:val="2"/>
          <w:u w:val="none"/>
        </w:rPr>
        <w:t>m</w:t>
      </w:r>
      <w:r>
        <w:rPr>
          <w:u w:val="none"/>
        </w:rPr>
        <w:t>ounts</w:t>
      </w:r>
      <w:r>
        <w:rPr>
          <w:spacing w:val="43"/>
          <w:u w:val="none"/>
        </w:rPr>
        <w:t xml:space="preserve"> </w:t>
      </w:r>
      <w:r>
        <w:rPr>
          <w:u w:val="none"/>
        </w:rPr>
        <w:t>that</w:t>
      </w:r>
      <w:r>
        <w:rPr>
          <w:spacing w:val="41"/>
          <w:u w:val="none"/>
        </w:rPr>
        <w:t xml:space="preserve"> </w:t>
      </w:r>
      <w:r>
        <w:rPr>
          <w:spacing w:val="2"/>
          <w:u w:val="none"/>
        </w:rPr>
        <w:t>m</w:t>
      </w:r>
      <w:r>
        <w:rPr>
          <w:u w:val="none"/>
        </w:rPr>
        <w:t>ay</w:t>
      </w:r>
      <w:r>
        <w:rPr>
          <w:spacing w:val="43"/>
          <w:u w:val="none"/>
        </w:rPr>
        <w:t xml:space="preserve"> </w:t>
      </w:r>
      <w:r>
        <w:rPr>
          <w:u w:val="none"/>
        </w:rPr>
        <w:t>be</w:t>
      </w:r>
      <w:r>
        <w:rPr>
          <w:spacing w:val="42"/>
          <w:u w:val="none"/>
        </w:rPr>
        <w:t xml:space="preserve"> </w:t>
      </w:r>
      <w:r>
        <w:rPr>
          <w:u w:val="none"/>
        </w:rPr>
        <w:t>paid</w:t>
      </w:r>
      <w:r>
        <w:rPr>
          <w:spacing w:val="43"/>
          <w:u w:val="none"/>
        </w:rPr>
        <w:t xml:space="preserve"> </w:t>
      </w:r>
      <w:r>
        <w:rPr>
          <w:u w:val="none"/>
        </w:rPr>
        <w:t>to</w:t>
      </w:r>
      <w:r>
        <w:rPr>
          <w:w w:val="102"/>
          <w:u w:val="none"/>
        </w:rPr>
        <w:t xml:space="preserve"> </w:t>
      </w:r>
      <w:r>
        <w:rPr>
          <w:u w:val="none"/>
        </w:rPr>
        <w:t>a</w:t>
      </w:r>
      <w:r>
        <w:rPr>
          <w:spacing w:val="1"/>
          <w:u w:val="none"/>
        </w:rPr>
        <w:t>d</w:t>
      </w:r>
      <w:r>
        <w:rPr>
          <w:u w:val="none"/>
        </w:rPr>
        <w:t>verse</w:t>
      </w:r>
      <w:r>
        <w:rPr>
          <w:spacing w:val="30"/>
          <w:u w:val="none"/>
        </w:rPr>
        <w:t xml:space="preserve"> </w:t>
      </w:r>
      <w:r>
        <w:rPr>
          <w:u w:val="none"/>
        </w:rPr>
        <w:t>parties,</w:t>
      </w:r>
      <w:r>
        <w:rPr>
          <w:spacing w:val="29"/>
          <w:u w:val="none"/>
        </w:rPr>
        <w:t xml:space="preserve"> </w:t>
      </w:r>
      <w:r>
        <w:rPr>
          <w:u w:val="none"/>
        </w:rPr>
        <w:t>inc</w:t>
      </w:r>
      <w:r>
        <w:rPr>
          <w:spacing w:val="1"/>
          <w:u w:val="none"/>
        </w:rPr>
        <w:t>u</w:t>
      </w:r>
      <w:r>
        <w:rPr>
          <w:u w:val="none"/>
        </w:rPr>
        <w:t>rred</w:t>
      </w:r>
      <w:r>
        <w:rPr>
          <w:spacing w:val="30"/>
          <w:u w:val="none"/>
        </w:rPr>
        <w:t xml:space="preserve"> </w:t>
      </w:r>
      <w:r>
        <w:rPr>
          <w:u w:val="none"/>
        </w:rPr>
        <w:t>in</w:t>
      </w:r>
      <w:r>
        <w:rPr>
          <w:spacing w:val="30"/>
          <w:u w:val="none"/>
        </w:rPr>
        <w:t xml:space="preserve"> </w:t>
      </w:r>
      <w:r>
        <w:rPr>
          <w:u w:val="none"/>
        </w:rPr>
        <w:t>a</w:t>
      </w:r>
      <w:r>
        <w:rPr>
          <w:spacing w:val="1"/>
          <w:u w:val="none"/>
        </w:rPr>
        <w:t>n</w:t>
      </w:r>
      <w:r>
        <w:rPr>
          <w:u w:val="none"/>
        </w:rPr>
        <w:t>y</w:t>
      </w:r>
      <w:r>
        <w:rPr>
          <w:spacing w:val="30"/>
          <w:u w:val="none"/>
        </w:rPr>
        <w:t xml:space="preserve"> </w:t>
      </w:r>
      <w:r>
        <w:rPr>
          <w:u w:val="none"/>
        </w:rPr>
        <w:t>litigation</w:t>
      </w:r>
      <w:r>
        <w:rPr>
          <w:spacing w:val="30"/>
          <w:u w:val="none"/>
        </w:rPr>
        <w:t xml:space="preserve"> </w:t>
      </w:r>
      <w:r>
        <w:rPr>
          <w:u w:val="none"/>
        </w:rPr>
        <w:t>by</w:t>
      </w:r>
      <w:r>
        <w:rPr>
          <w:spacing w:val="30"/>
          <w:u w:val="none"/>
        </w:rPr>
        <w:t xml:space="preserve"> </w:t>
      </w:r>
      <w:r>
        <w:rPr>
          <w:u w:val="none"/>
        </w:rPr>
        <w:t>or</w:t>
      </w:r>
      <w:r>
        <w:rPr>
          <w:spacing w:val="29"/>
          <w:u w:val="none"/>
        </w:rPr>
        <w:t xml:space="preserve"> </w:t>
      </w:r>
      <w:r>
        <w:rPr>
          <w:u w:val="none"/>
        </w:rPr>
        <w:t>a</w:t>
      </w:r>
      <w:r>
        <w:rPr>
          <w:spacing w:val="1"/>
          <w:u w:val="none"/>
        </w:rPr>
        <w:t>g</w:t>
      </w:r>
      <w:r>
        <w:rPr>
          <w:u w:val="none"/>
        </w:rPr>
        <w:t>ainst</w:t>
      </w:r>
      <w:r>
        <w:rPr>
          <w:spacing w:val="29"/>
          <w:u w:val="none"/>
        </w:rPr>
        <w:t xml:space="preserve"> </w:t>
      </w:r>
      <w:r>
        <w:rPr>
          <w:u w:val="none"/>
        </w:rPr>
        <w:t>the</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1"/>
          <w:u w:val="none"/>
        </w:rPr>
        <w:t>o</w:t>
      </w:r>
      <w:r>
        <w:rPr>
          <w:u w:val="none"/>
        </w:rPr>
        <w:t>r</w:t>
      </w:r>
      <w:r>
        <w:rPr>
          <w:spacing w:val="29"/>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a</w:t>
      </w:r>
      <w:r>
        <w:rPr>
          <w:spacing w:val="1"/>
          <w:u w:val="none"/>
        </w:rPr>
        <w:t>n</w:t>
      </w:r>
      <w:r>
        <w:rPr>
          <w:u w:val="none"/>
        </w:rPr>
        <w:t>d</w:t>
      </w:r>
      <w:r>
        <w:rPr>
          <w:spacing w:val="30"/>
          <w:u w:val="none"/>
        </w:rPr>
        <w:t xml:space="preserve"> </w:t>
      </w:r>
      <w:r>
        <w:rPr>
          <w:u w:val="none"/>
        </w:rPr>
        <w:t>(iii)</w:t>
      </w:r>
      <w:r>
        <w:rPr>
          <w:spacing w:val="1"/>
          <w:w w:val="102"/>
          <w:u w:val="none"/>
        </w:rPr>
        <w:t xml:space="preserve"> </w:t>
      </w:r>
      <w:r>
        <w:rPr>
          <w:spacing w:val="1"/>
          <w:u w:val="none"/>
        </w:rPr>
        <w:t>p</w:t>
      </w:r>
      <w:r>
        <w:rPr>
          <w:u w:val="none"/>
        </w:rPr>
        <w:t>a</w:t>
      </w:r>
      <w:r>
        <w:rPr>
          <w:spacing w:val="1"/>
          <w:u w:val="none"/>
        </w:rPr>
        <w:t>y</w:t>
      </w:r>
      <w:r>
        <w:rPr>
          <w:u w:val="none"/>
        </w:rPr>
        <w:t>i</w:t>
      </w:r>
      <w:r>
        <w:rPr>
          <w:spacing w:val="1"/>
          <w:u w:val="none"/>
        </w:rPr>
        <w:t>n</w:t>
      </w:r>
      <w:r>
        <w:rPr>
          <w:u w:val="none"/>
        </w:rPr>
        <w:t>g</w:t>
      </w:r>
      <w:r>
        <w:rPr>
          <w:spacing w:val="27"/>
          <w:u w:val="none"/>
        </w:rPr>
        <w:t xml:space="preserve"> </w:t>
      </w:r>
      <w:r>
        <w:rPr>
          <w:u w:val="none"/>
        </w:rPr>
        <w:t>ta</w:t>
      </w:r>
      <w:r>
        <w:rPr>
          <w:spacing w:val="1"/>
          <w:u w:val="none"/>
        </w:rPr>
        <w:t>x</w:t>
      </w:r>
      <w:r>
        <w:rPr>
          <w:u w:val="none"/>
        </w:rPr>
        <w:t>es</w:t>
      </w:r>
      <w:r>
        <w:rPr>
          <w:spacing w:val="27"/>
          <w:u w:val="none"/>
        </w:rPr>
        <w:t xml:space="preserve"> </w:t>
      </w:r>
      <w:r>
        <w:rPr>
          <w:u w:val="none"/>
        </w:rPr>
        <w:t>a</w:t>
      </w:r>
      <w:r>
        <w:rPr>
          <w:spacing w:val="1"/>
          <w:u w:val="none"/>
        </w:rPr>
        <w:t>n</w:t>
      </w:r>
      <w:r>
        <w:rPr>
          <w:u w:val="none"/>
        </w:rPr>
        <w:t>d</w:t>
      </w:r>
      <w:r>
        <w:rPr>
          <w:spacing w:val="27"/>
          <w:u w:val="none"/>
        </w:rPr>
        <w:t xml:space="preserve"> </w:t>
      </w:r>
      <w:r>
        <w:rPr>
          <w:spacing w:val="1"/>
          <w:u w:val="none"/>
        </w:rPr>
        <w:t>o</w:t>
      </w:r>
      <w:r>
        <w:rPr>
          <w:u w:val="none"/>
        </w:rPr>
        <w:t>t</w:t>
      </w:r>
      <w:r>
        <w:rPr>
          <w:spacing w:val="1"/>
          <w:u w:val="none"/>
        </w:rPr>
        <w:t>h</w:t>
      </w:r>
      <w:r>
        <w:rPr>
          <w:u w:val="none"/>
        </w:rPr>
        <w:t>er</w:t>
      </w:r>
      <w:r>
        <w:rPr>
          <w:spacing w:val="28"/>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tal</w:t>
      </w:r>
      <w:r>
        <w:rPr>
          <w:spacing w:val="26"/>
          <w:u w:val="none"/>
        </w:rPr>
        <w:t xml:space="preserve"> </w:t>
      </w:r>
      <w:r>
        <w:rPr>
          <w:u w:val="none"/>
        </w:rPr>
        <w:t>c</w:t>
      </w:r>
      <w:r>
        <w:rPr>
          <w:spacing w:val="1"/>
          <w:u w:val="none"/>
        </w:rPr>
        <w:t>h</w:t>
      </w:r>
      <w:r>
        <w:rPr>
          <w:u w:val="none"/>
        </w:rPr>
        <w:t>ar</w:t>
      </w:r>
      <w:r>
        <w:rPr>
          <w:spacing w:val="1"/>
          <w:u w:val="none"/>
        </w:rPr>
        <w:t>g</w:t>
      </w:r>
      <w:r>
        <w:rPr>
          <w:u w:val="none"/>
        </w:rPr>
        <w:t>es.,</w:t>
      </w:r>
      <w:r>
        <w:rPr>
          <w:spacing w:val="26"/>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6"/>
          <w:u w:val="none"/>
        </w:rPr>
        <w:t xml:space="preserve"> </w:t>
      </w:r>
      <w:r>
        <w:rPr>
          <w:u w:val="none"/>
        </w:rPr>
        <w:t>acc</w:t>
      </w:r>
      <w:r>
        <w:rPr>
          <w:spacing w:val="1"/>
          <w:u w:val="none"/>
        </w:rPr>
        <w:t>o</w:t>
      </w:r>
      <w:r>
        <w:rPr>
          <w:u w:val="none"/>
        </w:rPr>
        <w:t>unting</w:t>
      </w:r>
      <w:r>
        <w:rPr>
          <w:spacing w:val="27"/>
          <w:u w:val="none"/>
        </w:rPr>
        <w:t xml:space="preserve"> </w:t>
      </w:r>
      <w:r>
        <w:rPr>
          <w:u w:val="none"/>
        </w:rPr>
        <w:t>a</w:t>
      </w:r>
      <w:r>
        <w:rPr>
          <w:spacing w:val="1"/>
          <w:u w:val="none"/>
        </w:rPr>
        <w:t>n</w:t>
      </w:r>
      <w:r>
        <w:rPr>
          <w:u w:val="none"/>
        </w:rPr>
        <w:t>d</w:t>
      </w:r>
      <w:r>
        <w:rPr>
          <w:spacing w:val="27"/>
          <w:u w:val="none"/>
        </w:rPr>
        <w:t xml:space="preserve"> </w:t>
      </w:r>
      <w:r>
        <w:rPr>
          <w:u w:val="none"/>
        </w:rPr>
        <w:t>legal</w:t>
      </w:r>
      <w:r>
        <w:rPr>
          <w:spacing w:val="26"/>
          <w:u w:val="none"/>
        </w:rPr>
        <w:t xml:space="preserve"> </w:t>
      </w:r>
      <w:r>
        <w:rPr>
          <w:u w:val="none"/>
        </w:rPr>
        <w:t>fees.</w:t>
      </w:r>
      <w:r>
        <w:rPr>
          <w:spacing w:val="26"/>
          <w:u w:val="none"/>
        </w:rPr>
        <w:t xml:space="preserve"> </w:t>
      </w:r>
      <w:r>
        <w:rPr>
          <w:spacing w:val="1"/>
          <w:u w:val="none"/>
        </w:rPr>
        <w:t>T</w:t>
      </w:r>
      <w:r>
        <w:rPr>
          <w:u w:val="none"/>
        </w:rPr>
        <w:t xml:space="preserve">he </w:t>
      </w:r>
      <w:r>
        <w:rPr>
          <w:spacing w:val="2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1"/>
          <w:u w:val="none"/>
        </w:rPr>
        <w:t xml:space="preserve"> </w:t>
      </w:r>
      <w:r>
        <w:rPr>
          <w:u w:val="none"/>
        </w:rPr>
        <w:t>s</w:t>
      </w:r>
      <w:r>
        <w:rPr>
          <w:spacing w:val="1"/>
          <w:u w:val="none"/>
        </w:rPr>
        <w:t>h</w:t>
      </w:r>
      <w:r>
        <w:rPr>
          <w:u w:val="none"/>
        </w:rPr>
        <w:t>all</w:t>
      </w:r>
      <w:r>
        <w:rPr>
          <w:spacing w:val="51"/>
          <w:u w:val="none"/>
        </w:rPr>
        <w:t xml:space="preserve"> </w:t>
      </w:r>
      <w:r>
        <w:rPr>
          <w:spacing w:val="1"/>
          <w:u w:val="none"/>
        </w:rPr>
        <w:t>h</w:t>
      </w:r>
      <w:r>
        <w:rPr>
          <w:u w:val="none"/>
        </w:rPr>
        <w:t>a</w:t>
      </w:r>
      <w:r>
        <w:rPr>
          <w:spacing w:val="1"/>
          <w:u w:val="none"/>
        </w:rPr>
        <w:t>v</w:t>
      </w:r>
      <w:r>
        <w:rPr>
          <w:u w:val="none"/>
        </w:rPr>
        <w:t>e  t</w:t>
      </w:r>
      <w:r>
        <w:rPr>
          <w:spacing w:val="1"/>
          <w:u w:val="none"/>
        </w:rPr>
        <w:t>h</w:t>
      </w:r>
      <w:r>
        <w:rPr>
          <w:u w:val="none"/>
        </w:rPr>
        <w:t>e  ri</w:t>
      </w:r>
      <w:r>
        <w:rPr>
          <w:spacing w:val="1"/>
          <w:u w:val="none"/>
        </w:rPr>
        <w:t>gh</w:t>
      </w:r>
      <w:r>
        <w:rPr>
          <w:u w:val="none"/>
        </w:rPr>
        <w:t>t</w:t>
      </w:r>
      <w:r>
        <w:rPr>
          <w:spacing w:val="51"/>
          <w:u w:val="none"/>
        </w:rPr>
        <w:t xml:space="preserve"> </w:t>
      </w:r>
      <w:r>
        <w:rPr>
          <w:u w:val="none"/>
        </w:rPr>
        <w:t xml:space="preserve">to  </w:t>
      </w:r>
      <w:r>
        <w:rPr>
          <w:spacing w:val="1"/>
          <w:u w:val="none"/>
        </w:rPr>
        <w:t>d</w:t>
      </w:r>
      <w:r>
        <w:rPr>
          <w:u w:val="none"/>
        </w:rPr>
        <w:t>e</w:t>
      </w:r>
      <w:r>
        <w:rPr>
          <w:spacing w:val="1"/>
          <w:u w:val="none"/>
        </w:rPr>
        <w:t>po</w:t>
      </w:r>
      <w:r>
        <w:rPr>
          <w:u w:val="none"/>
        </w:rPr>
        <w:t>sit</w:t>
      </w:r>
      <w:r>
        <w:rPr>
          <w:spacing w:val="51"/>
          <w:u w:val="none"/>
        </w:rPr>
        <w:t xml:space="preserve"> </w:t>
      </w:r>
      <w:r>
        <w:rPr>
          <w:u w:val="none"/>
        </w:rPr>
        <w:t>t</w:t>
      </w:r>
      <w:r>
        <w:rPr>
          <w:spacing w:val="1"/>
          <w:u w:val="none"/>
        </w:rPr>
        <w:t>h</w:t>
      </w:r>
      <w:r>
        <w:rPr>
          <w:u w:val="none"/>
        </w:rPr>
        <w:t xml:space="preserve">e  </w:t>
      </w:r>
      <w:r>
        <w:rPr>
          <w:spacing w:val="1"/>
          <w:u w:val="none"/>
        </w:rPr>
        <w:t>R</w:t>
      </w:r>
      <w:r>
        <w:rPr>
          <w:u w:val="none"/>
        </w:rPr>
        <w:t>eser</w:t>
      </w:r>
      <w:r>
        <w:rPr>
          <w:spacing w:val="1"/>
          <w:u w:val="none"/>
        </w:rPr>
        <w:t>v</w:t>
      </w:r>
      <w:r>
        <w:rPr>
          <w:u w:val="none"/>
        </w:rPr>
        <w:t>e  f</w:t>
      </w:r>
      <w:r>
        <w:rPr>
          <w:spacing w:val="1"/>
          <w:u w:val="none"/>
        </w:rPr>
        <w:t>un</w:t>
      </w:r>
      <w:r>
        <w:rPr>
          <w:u w:val="none"/>
        </w:rPr>
        <w:t>d  in</w:t>
      </w:r>
      <w:r>
        <w:rPr>
          <w:spacing w:val="52"/>
          <w:u w:val="none"/>
        </w:rPr>
        <w:t xml:space="preserve"> </w:t>
      </w:r>
      <w:r>
        <w:rPr>
          <w:u w:val="none"/>
        </w:rPr>
        <w:t>an  i</w:t>
      </w:r>
      <w:r>
        <w:rPr>
          <w:spacing w:val="1"/>
          <w:u w:val="none"/>
        </w:rPr>
        <w:t>n</w:t>
      </w:r>
      <w:r>
        <w:rPr>
          <w:u w:val="none"/>
        </w:rPr>
        <w:t>teres</w:t>
      </w:r>
      <w:r>
        <w:rPr>
          <w:spacing w:val="-2"/>
          <w:u w:val="none"/>
        </w:rPr>
        <w:t>t</w:t>
      </w:r>
      <w:r>
        <w:rPr>
          <w:u w:val="none"/>
        </w:rPr>
        <w:t>-</w:t>
      </w:r>
      <w:r>
        <w:rPr>
          <w:spacing w:val="1"/>
          <w:u w:val="none"/>
        </w:rPr>
        <w:t>b</w:t>
      </w:r>
      <w:r>
        <w:rPr>
          <w:u w:val="none"/>
        </w:rPr>
        <w:t>eari</w:t>
      </w:r>
      <w:r>
        <w:rPr>
          <w:spacing w:val="1"/>
          <w:u w:val="none"/>
        </w:rPr>
        <w:t>n</w:t>
      </w:r>
      <w:r>
        <w:rPr>
          <w:u w:val="none"/>
        </w:rPr>
        <w:t>g  acc</w:t>
      </w:r>
      <w:r>
        <w:rPr>
          <w:spacing w:val="1"/>
          <w:u w:val="none"/>
        </w:rPr>
        <w:t>oun</w:t>
      </w:r>
      <w:r>
        <w:rPr>
          <w:u w:val="none"/>
        </w:rPr>
        <w:t>t</w:t>
      </w:r>
      <w:r>
        <w:rPr>
          <w:spacing w:val="51"/>
          <w:u w:val="none"/>
        </w:rPr>
        <w:t xml:space="preserve"> </w:t>
      </w:r>
      <w:r>
        <w:rPr>
          <w:u w:val="none"/>
        </w:rPr>
        <w:t>at</w:t>
      </w:r>
      <w:r>
        <w:rPr>
          <w:spacing w:val="51"/>
          <w:u w:val="none"/>
        </w:rPr>
        <w:t xml:space="preserve"> </w:t>
      </w:r>
      <w:r>
        <w:rPr>
          <w:u w:val="none"/>
        </w:rPr>
        <w:t>a</w:t>
      </w:r>
      <w:r>
        <w:rPr>
          <w:spacing w:val="51"/>
          <w:u w:val="none"/>
        </w:rPr>
        <w:t xml:space="preserve"> </w:t>
      </w:r>
      <w:r>
        <w:rPr>
          <w:u w:val="none"/>
        </w:rPr>
        <w:t>fi</w:t>
      </w:r>
      <w:r>
        <w:rPr>
          <w:spacing w:val="1"/>
          <w:u w:val="none"/>
        </w:rPr>
        <w:t>n</w:t>
      </w:r>
      <w:r>
        <w:rPr>
          <w:u w:val="none"/>
        </w:rPr>
        <w:t>a</w:t>
      </w:r>
      <w:r>
        <w:rPr>
          <w:spacing w:val="1"/>
          <w:u w:val="none"/>
        </w:rPr>
        <w:t>n</w:t>
      </w:r>
      <w:r>
        <w:rPr>
          <w:u w:val="none"/>
        </w:rPr>
        <w:t>cial</w:t>
      </w:r>
      <w:r>
        <w:rPr>
          <w:w w:val="102"/>
          <w:u w:val="none"/>
        </w:rPr>
        <w:t xml:space="preserve"> </w:t>
      </w:r>
      <w:r>
        <w:rPr>
          <w:u w:val="none"/>
        </w:rPr>
        <w:t>i</w:t>
      </w:r>
      <w:r>
        <w:rPr>
          <w:spacing w:val="1"/>
          <w:u w:val="none"/>
        </w:rPr>
        <w:t>n</w:t>
      </w:r>
      <w:r>
        <w:rPr>
          <w:u w:val="none"/>
        </w:rPr>
        <w:t>stit</w:t>
      </w:r>
      <w:r>
        <w:rPr>
          <w:spacing w:val="1"/>
          <w:u w:val="none"/>
        </w:rPr>
        <w:t>u</w:t>
      </w:r>
      <w:r>
        <w:rPr>
          <w:u w:val="none"/>
        </w:rPr>
        <w:t>ti</w:t>
      </w:r>
      <w:r>
        <w:rPr>
          <w:spacing w:val="1"/>
          <w:u w:val="none"/>
        </w:rPr>
        <w:t>o</w:t>
      </w:r>
      <w:r>
        <w:rPr>
          <w:u w:val="none"/>
        </w:rPr>
        <w:t>n</w:t>
      </w:r>
      <w:r>
        <w:rPr>
          <w:spacing w:val="25"/>
          <w:u w:val="none"/>
        </w:rPr>
        <w:t xml:space="preserve"> </w:t>
      </w:r>
      <w:r>
        <w:rPr>
          <w:u w:val="none"/>
        </w:rPr>
        <w:t>selected</w:t>
      </w:r>
      <w:r>
        <w:rPr>
          <w:spacing w:val="25"/>
          <w:u w:val="none"/>
        </w:rPr>
        <w:t xml:space="preserve"> </w:t>
      </w:r>
      <w:r>
        <w:rPr>
          <w:u w:val="none"/>
        </w:rPr>
        <w:t>by</w:t>
      </w:r>
      <w:r>
        <w:rPr>
          <w:spacing w:val="25"/>
          <w:u w:val="none"/>
        </w:rPr>
        <w:t xml:space="preserve"> </w:t>
      </w:r>
      <w:r>
        <w:rPr>
          <w:u w:val="none"/>
        </w:rPr>
        <w:t>t</w:t>
      </w:r>
      <w:r>
        <w:rPr>
          <w:spacing w:val="1"/>
          <w:u w:val="none"/>
        </w:rPr>
        <w:t>h</w:t>
      </w:r>
      <w:r>
        <w:rPr>
          <w:u w:val="none"/>
        </w:rPr>
        <w:t>e</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p>
    <w:p w14:paraId="5FA640D7" w14:textId="77777777" w:rsidR="000C19C9" w:rsidRDefault="000C19C9">
      <w:pPr>
        <w:spacing w:before="2" w:line="240" w:lineRule="exact"/>
        <w:rPr>
          <w:sz w:val="24"/>
          <w:szCs w:val="24"/>
        </w:rPr>
      </w:pPr>
    </w:p>
    <w:p w14:paraId="081271B8" w14:textId="77777777" w:rsidR="000C19C9" w:rsidRDefault="00D3642A">
      <w:pPr>
        <w:pStyle w:val="BodyText"/>
        <w:numPr>
          <w:ilvl w:val="2"/>
          <w:numId w:val="4"/>
        </w:numPr>
        <w:tabs>
          <w:tab w:val="left" w:pos="2264"/>
        </w:tabs>
        <w:spacing w:line="251" w:lineRule="auto"/>
        <w:ind w:right="114" w:firstLine="1440"/>
        <w:jc w:val="both"/>
        <w:rPr>
          <w:u w:val="none"/>
        </w:rPr>
      </w:pPr>
      <w:r>
        <w:rPr>
          <w:spacing w:val="1"/>
          <w:u w:color="000000"/>
        </w:rPr>
        <w:t>D</w:t>
      </w:r>
      <w:r>
        <w:rPr>
          <w:u w:color="000000"/>
        </w:rPr>
        <w:t>istri</w:t>
      </w:r>
      <w:r>
        <w:rPr>
          <w:spacing w:val="1"/>
          <w:u w:color="000000"/>
        </w:rPr>
        <w:t>bu</w:t>
      </w:r>
      <w:r>
        <w:rPr>
          <w:u w:color="000000"/>
        </w:rPr>
        <w:t>ti</w:t>
      </w:r>
      <w:r>
        <w:rPr>
          <w:spacing w:val="1"/>
          <w:u w:color="000000"/>
        </w:rPr>
        <w:t>o</w:t>
      </w:r>
      <w:r>
        <w:rPr>
          <w:u w:color="000000"/>
        </w:rPr>
        <w:t>n</w:t>
      </w:r>
      <w:r>
        <w:rPr>
          <w:spacing w:val="3"/>
          <w:u w:color="000000"/>
        </w:rPr>
        <w:t xml:space="preserve"> </w:t>
      </w:r>
      <w:r>
        <w:rPr>
          <w:spacing w:val="1"/>
          <w:u w:color="000000"/>
        </w:rPr>
        <w:t>o</w:t>
      </w:r>
      <w:r>
        <w:rPr>
          <w:u w:color="000000"/>
        </w:rPr>
        <w:t>f</w:t>
      </w:r>
      <w:r>
        <w:rPr>
          <w:spacing w:val="1"/>
          <w:u w:color="000000"/>
        </w:rPr>
        <w:t xml:space="preserve"> R</w:t>
      </w:r>
      <w:r>
        <w:rPr>
          <w:u w:color="000000"/>
        </w:rPr>
        <w:t>eser</w:t>
      </w:r>
      <w:r>
        <w:rPr>
          <w:spacing w:val="1"/>
          <w:u w:color="000000"/>
        </w:rPr>
        <w:t>v</w:t>
      </w:r>
      <w:r>
        <w:rPr>
          <w:u w:color="000000"/>
        </w:rPr>
        <w:t>e</w:t>
      </w:r>
      <w:r>
        <w:rPr>
          <w:spacing w:val="3"/>
          <w:u w:color="000000"/>
        </w:rPr>
        <w:t xml:space="preserve"> </w:t>
      </w:r>
      <w:r>
        <w:rPr>
          <w:spacing w:val="1"/>
          <w:u w:color="000000"/>
        </w:rPr>
        <w:t>Fun</w:t>
      </w:r>
      <w:r>
        <w:rPr>
          <w:u w:color="000000"/>
        </w:rPr>
        <w:t>d</w:t>
      </w:r>
      <w:r>
        <w:rPr>
          <w:u w:val="none"/>
        </w:rPr>
        <w:t>.</w:t>
      </w:r>
      <w:r>
        <w:rPr>
          <w:spacing w:val="2"/>
          <w:u w:val="none"/>
        </w:rPr>
        <w:t xml:space="preserve"> </w:t>
      </w:r>
      <w:r>
        <w:rPr>
          <w:spacing w:val="1"/>
          <w:u w:val="none"/>
        </w:rPr>
        <w:t>O</w:t>
      </w:r>
      <w:r>
        <w:rPr>
          <w:u w:val="none"/>
        </w:rPr>
        <w:t>n</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latter</w:t>
      </w:r>
      <w:r>
        <w:rPr>
          <w:spacing w:val="3"/>
          <w:u w:val="none"/>
        </w:rPr>
        <w:t xml:space="preserve"> </w:t>
      </w:r>
      <w:r>
        <w:rPr>
          <w:u w:val="none"/>
        </w:rPr>
        <w:t>to</w:t>
      </w:r>
      <w:r>
        <w:rPr>
          <w:spacing w:val="3"/>
          <w:u w:val="none"/>
        </w:rPr>
        <w:t xml:space="preserve"> </w:t>
      </w:r>
      <w:r>
        <w:rPr>
          <w:spacing w:val="1"/>
          <w:u w:val="none"/>
        </w:rPr>
        <w:t>o</w:t>
      </w:r>
      <w:r>
        <w:rPr>
          <w:u w:val="none"/>
        </w:rPr>
        <w:t>cc</w:t>
      </w:r>
      <w:r>
        <w:rPr>
          <w:spacing w:val="1"/>
          <w:u w:val="none"/>
        </w:rPr>
        <w:t>u</w:t>
      </w:r>
      <w:r>
        <w:rPr>
          <w:u w:val="none"/>
        </w:rPr>
        <w:t>r</w:t>
      </w:r>
      <w:r>
        <w:rPr>
          <w:spacing w:val="3"/>
          <w:u w:val="none"/>
        </w:rPr>
        <w:t xml:space="preserve"> </w:t>
      </w:r>
      <w:r>
        <w:rPr>
          <w:spacing w:val="1"/>
          <w:u w:val="none"/>
        </w:rPr>
        <w:t>o</w:t>
      </w:r>
      <w:r>
        <w:rPr>
          <w:u w:val="none"/>
        </w:rPr>
        <w:t>f</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satisfac</w:t>
      </w:r>
      <w:r>
        <w:rPr>
          <w:spacing w:val="-1"/>
          <w:u w:val="none"/>
        </w:rPr>
        <w:t>t</w:t>
      </w:r>
      <w:r>
        <w:rPr>
          <w:u w:val="none"/>
        </w:rPr>
        <w:t>i</w:t>
      </w:r>
      <w:r>
        <w:rPr>
          <w:spacing w:val="1"/>
          <w:u w:val="none"/>
        </w:rPr>
        <w:t>o</w:t>
      </w:r>
      <w:r>
        <w:rPr>
          <w:u w:val="none"/>
        </w:rPr>
        <w:t xml:space="preserve">n </w:t>
      </w:r>
      <w:r>
        <w:rPr>
          <w:spacing w:val="3"/>
          <w:u w:val="none"/>
        </w:rPr>
        <w:t xml:space="preserve"> </w:t>
      </w:r>
      <w:r>
        <w:rPr>
          <w:u w:val="none"/>
        </w:rPr>
        <w:t xml:space="preserve">of </w:t>
      </w:r>
      <w:r>
        <w:rPr>
          <w:spacing w:val="3"/>
          <w:u w:val="none"/>
        </w:rPr>
        <w:t xml:space="preserve"> </w:t>
      </w:r>
      <w:r>
        <w:rPr>
          <w:u w:val="none"/>
        </w:rPr>
        <w:t>all</w:t>
      </w:r>
      <w:r>
        <w:rPr>
          <w:spacing w:val="1"/>
          <w:w w:val="102"/>
          <w:u w:val="none"/>
        </w:rPr>
        <w:t xml:space="preserve"> </w:t>
      </w:r>
      <w:r>
        <w:rPr>
          <w:spacing w:val="1"/>
          <w:u w:val="none"/>
        </w:rPr>
        <w:t>p</w:t>
      </w:r>
      <w:r>
        <w:rPr>
          <w:u w:val="none"/>
        </w:rPr>
        <w:t>e</w:t>
      </w:r>
      <w:r>
        <w:rPr>
          <w:spacing w:val="1"/>
          <w:u w:val="none"/>
        </w:rPr>
        <w:t>nd</w:t>
      </w:r>
      <w:r>
        <w:rPr>
          <w:u w:val="none"/>
        </w:rPr>
        <w:t>i</w:t>
      </w:r>
      <w:r>
        <w:rPr>
          <w:spacing w:val="1"/>
          <w:u w:val="none"/>
        </w:rPr>
        <w:t>n</w:t>
      </w:r>
      <w:r>
        <w:rPr>
          <w:u w:val="none"/>
        </w:rPr>
        <w:t>g</w:t>
      </w:r>
      <w:r>
        <w:rPr>
          <w:spacing w:val="18"/>
          <w:u w:val="none"/>
        </w:rPr>
        <w:t xml:space="preserve"> </w:t>
      </w:r>
      <w:r>
        <w:rPr>
          <w:spacing w:val="1"/>
          <w:u w:val="none"/>
        </w:rPr>
        <w:t>o</w:t>
      </w:r>
      <w:r>
        <w:rPr>
          <w:u w:val="none"/>
        </w:rPr>
        <w:t>r</w:t>
      </w:r>
      <w:r>
        <w:rPr>
          <w:spacing w:val="16"/>
          <w:u w:val="none"/>
        </w:rPr>
        <w:t xml:space="preserve"> </w:t>
      </w:r>
      <w:r>
        <w:rPr>
          <w:u w:val="none"/>
        </w:rPr>
        <w:t>t</w:t>
      </w:r>
      <w:r>
        <w:rPr>
          <w:spacing w:val="1"/>
          <w:u w:val="none"/>
        </w:rPr>
        <w:t>h</w:t>
      </w:r>
      <w:r>
        <w:rPr>
          <w:u w:val="none"/>
        </w:rPr>
        <w:t>reatened</w:t>
      </w:r>
      <w:r>
        <w:rPr>
          <w:spacing w:val="18"/>
          <w:u w:val="none"/>
        </w:rPr>
        <w:t xml:space="preserve"> </w:t>
      </w:r>
      <w:r>
        <w:rPr>
          <w:u w:val="none"/>
        </w:rPr>
        <w:t>clai</w:t>
      </w:r>
      <w:r>
        <w:rPr>
          <w:spacing w:val="2"/>
          <w:u w:val="none"/>
        </w:rPr>
        <w:t>m</w:t>
      </w:r>
      <w:r>
        <w:rPr>
          <w:u w:val="none"/>
        </w:rPr>
        <w:t>s</w:t>
      </w:r>
      <w:r>
        <w:rPr>
          <w:spacing w:val="18"/>
          <w:u w:val="none"/>
        </w:rPr>
        <w:t xml:space="preserve"> </w:t>
      </w:r>
      <w:r>
        <w:rPr>
          <w:u w:val="none"/>
        </w:rPr>
        <w:t>agai</w:t>
      </w:r>
      <w:r>
        <w:rPr>
          <w:spacing w:val="1"/>
          <w:u w:val="none"/>
        </w:rPr>
        <w:t>n</w:t>
      </w:r>
      <w:r>
        <w:rPr>
          <w:u w:val="none"/>
        </w:rPr>
        <w:t>st</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C</w:t>
      </w:r>
      <w:r>
        <w:rPr>
          <w:u w:val="none"/>
        </w:rPr>
        <w:t>o</w:t>
      </w:r>
      <w:r>
        <w:rPr>
          <w:spacing w:val="2"/>
          <w:u w:val="none"/>
        </w:rPr>
        <w:t>m</w:t>
      </w:r>
      <w:r>
        <w:rPr>
          <w:u w:val="none"/>
        </w:rPr>
        <w:t>pany</w:t>
      </w:r>
      <w:r>
        <w:rPr>
          <w:spacing w:val="18"/>
          <w:u w:val="none"/>
        </w:rPr>
        <w:t xml:space="preserve"> </w:t>
      </w:r>
      <w:r>
        <w:rPr>
          <w:u w:val="none"/>
        </w:rPr>
        <w:t>and/</w:t>
      </w:r>
      <w:r>
        <w:rPr>
          <w:spacing w:val="1"/>
          <w:u w:val="none"/>
        </w:rPr>
        <w:t>o</w:t>
      </w:r>
      <w:r>
        <w:rPr>
          <w:u w:val="none"/>
        </w:rPr>
        <w:t>r</w:t>
      </w:r>
      <w:r>
        <w:rPr>
          <w:spacing w:val="17"/>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7"/>
          <w:u w:val="none"/>
        </w:rPr>
        <w:t xml:space="preserve"> </w:t>
      </w:r>
      <w:r>
        <w:rPr>
          <w:u w:val="none"/>
        </w:rPr>
        <w:t>a</w:t>
      </w:r>
      <w:r>
        <w:rPr>
          <w:spacing w:val="1"/>
          <w:u w:val="none"/>
        </w:rPr>
        <w:t>n</w:t>
      </w:r>
      <w:r>
        <w:rPr>
          <w:u w:val="none"/>
        </w:rPr>
        <w:t>d</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e</w:t>
      </w:r>
      <w:r>
        <w:rPr>
          <w:spacing w:val="1"/>
          <w:u w:val="none"/>
        </w:rPr>
        <w:t>xp</w:t>
      </w:r>
      <w:r>
        <w:rPr>
          <w:u w:val="none"/>
        </w:rPr>
        <w:t>irati</w:t>
      </w:r>
      <w:r>
        <w:rPr>
          <w:spacing w:val="1"/>
          <w:u w:val="none"/>
        </w:rPr>
        <w:t>o</w:t>
      </w:r>
      <w:r>
        <w:rPr>
          <w:u w:val="none"/>
        </w:rPr>
        <w:t>n</w:t>
      </w:r>
      <w:r>
        <w:rPr>
          <w:spacing w:val="18"/>
          <w:u w:val="none"/>
        </w:rPr>
        <w:t xml:space="preserve"> </w:t>
      </w:r>
      <w:r>
        <w:rPr>
          <w:spacing w:val="1"/>
          <w:u w:val="none"/>
        </w:rPr>
        <w:t>o</w:t>
      </w:r>
      <w:r>
        <w:rPr>
          <w:u w:val="none"/>
        </w:rPr>
        <w:t>f</w:t>
      </w:r>
      <w:r>
        <w:rPr>
          <w:spacing w:val="17"/>
          <w:u w:val="none"/>
        </w:rPr>
        <w:t xml:space="preserve"> </w:t>
      </w:r>
      <w:r>
        <w:rPr>
          <w:u w:val="none"/>
        </w:rPr>
        <w:t>all</w:t>
      </w:r>
      <w:r>
        <w:rPr>
          <w:spacing w:val="1"/>
          <w:w w:val="102"/>
          <w:u w:val="none"/>
        </w:rPr>
        <w:t xml:space="preserve"> </w:t>
      </w:r>
      <w:r>
        <w:rPr>
          <w:u w:val="none"/>
        </w:rPr>
        <w:t>a</w:t>
      </w:r>
      <w:r>
        <w:rPr>
          <w:spacing w:val="1"/>
          <w:u w:val="none"/>
        </w:rPr>
        <w:t>p</w:t>
      </w:r>
      <w:r>
        <w:rPr>
          <w:u w:val="none"/>
        </w:rPr>
        <w:t>plica</w:t>
      </w:r>
      <w:r>
        <w:rPr>
          <w:spacing w:val="1"/>
          <w:u w:val="none"/>
        </w:rPr>
        <w:t>b</w:t>
      </w:r>
      <w:r>
        <w:rPr>
          <w:u w:val="none"/>
        </w:rPr>
        <w:t>le</w:t>
      </w:r>
      <w:r>
        <w:rPr>
          <w:spacing w:val="9"/>
          <w:u w:val="none"/>
        </w:rPr>
        <w:t xml:space="preserve"> </w:t>
      </w:r>
      <w:r>
        <w:rPr>
          <w:u w:val="none"/>
        </w:rPr>
        <w:t>statutes</w:t>
      </w:r>
      <w:r>
        <w:rPr>
          <w:spacing w:val="8"/>
          <w:u w:val="none"/>
        </w:rPr>
        <w:t xml:space="preserve"> </w:t>
      </w:r>
      <w:r>
        <w:rPr>
          <w:u w:val="none"/>
        </w:rPr>
        <w:t>of</w:t>
      </w:r>
      <w:r>
        <w:rPr>
          <w:spacing w:val="8"/>
          <w:u w:val="none"/>
        </w:rPr>
        <w:t xml:space="preserve"> </w:t>
      </w:r>
      <w:r>
        <w:rPr>
          <w:u w:val="none"/>
        </w:rPr>
        <w:t>li</w:t>
      </w:r>
      <w:r>
        <w:rPr>
          <w:spacing w:val="2"/>
          <w:u w:val="none"/>
        </w:rPr>
        <w:t>m</w:t>
      </w:r>
      <w:r>
        <w:rPr>
          <w:u w:val="none"/>
        </w:rPr>
        <w:t>itati</w:t>
      </w:r>
      <w:r>
        <w:rPr>
          <w:spacing w:val="1"/>
          <w:u w:val="none"/>
        </w:rPr>
        <w:t>o</w:t>
      </w:r>
      <w:r>
        <w:rPr>
          <w:u w:val="none"/>
        </w:rPr>
        <w:t>ns</w:t>
      </w:r>
      <w:r>
        <w:rPr>
          <w:spacing w:val="8"/>
          <w:u w:val="none"/>
        </w:rPr>
        <w:t xml:space="preserve"> </w:t>
      </w:r>
      <w:r>
        <w:rPr>
          <w:u w:val="none"/>
        </w:rPr>
        <w:t>for</w:t>
      </w:r>
      <w:r>
        <w:rPr>
          <w:spacing w:val="7"/>
          <w:u w:val="none"/>
        </w:rPr>
        <w:t xml:space="preserve"> </w:t>
      </w:r>
      <w:r>
        <w:rPr>
          <w:u w:val="none"/>
        </w:rPr>
        <w:t>acti</w:t>
      </w:r>
      <w:r>
        <w:rPr>
          <w:spacing w:val="1"/>
          <w:u w:val="none"/>
        </w:rPr>
        <w:t>o</w:t>
      </w:r>
      <w:r>
        <w:rPr>
          <w:u w:val="none"/>
        </w:rPr>
        <w:t>ns</w:t>
      </w:r>
      <w:r>
        <w:rPr>
          <w:spacing w:val="8"/>
          <w:u w:val="none"/>
        </w:rPr>
        <w:t xml:space="preserve"> </w:t>
      </w:r>
      <w:r>
        <w:rPr>
          <w:u w:val="none"/>
        </w:rPr>
        <w:t>agai</w:t>
      </w:r>
      <w:r>
        <w:rPr>
          <w:spacing w:val="1"/>
          <w:u w:val="none"/>
        </w:rPr>
        <w:t>n</w:t>
      </w:r>
      <w:r>
        <w:rPr>
          <w:u w:val="none"/>
        </w:rPr>
        <w:t>st</w:t>
      </w:r>
      <w:r>
        <w:rPr>
          <w:spacing w:val="8"/>
          <w:u w:val="none"/>
        </w:rPr>
        <w:t xml:space="preserve"> </w:t>
      </w:r>
      <w:r>
        <w:rPr>
          <w:u w:val="none"/>
        </w:rPr>
        <w:t>t</w:t>
      </w:r>
      <w:r>
        <w:rPr>
          <w:spacing w:val="1"/>
          <w:u w:val="none"/>
        </w:rPr>
        <w:t>h</w:t>
      </w:r>
      <w:r>
        <w:rPr>
          <w:u w:val="none"/>
        </w:rPr>
        <w:t>e</w:t>
      </w:r>
      <w:r>
        <w:rPr>
          <w:spacing w:val="10"/>
          <w:u w:val="none"/>
        </w:rPr>
        <w:t xml:space="preserve"> </w:t>
      </w:r>
      <w:r>
        <w:rPr>
          <w:spacing w:val="1"/>
          <w:u w:val="none"/>
        </w:rPr>
        <w:t>C</w:t>
      </w:r>
      <w:r>
        <w:rPr>
          <w:u w:val="none"/>
        </w:rPr>
        <w:t>o</w:t>
      </w:r>
      <w:r>
        <w:rPr>
          <w:spacing w:val="2"/>
          <w:u w:val="none"/>
        </w:rPr>
        <w:t>m</w:t>
      </w:r>
      <w:r>
        <w:rPr>
          <w:u w:val="none"/>
        </w:rPr>
        <w:t>pany</w:t>
      </w:r>
      <w:r>
        <w:rPr>
          <w:spacing w:val="9"/>
          <w:u w:val="none"/>
        </w:rPr>
        <w:t xml:space="preserve"> </w:t>
      </w:r>
      <w:r>
        <w:rPr>
          <w:u w:val="none"/>
        </w:rPr>
        <w:t>and/</w:t>
      </w:r>
      <w:r>
        <w:rPr>
          <w:spacing w:val="1"/>
          <w:u w:val="none"/>
        </w:rPr>
        <w:t>o</w:t>
      </w:r>
      <w:r>
        <w:rPr>
          <w:u w:val="none"/>
        </w:rPr>
        <w:t>r</w:t>
      </w:r>
      <w:r>
        <w:rPr>
          <w:spacing w:val="8"/>
          <w:u w:val="none"/>
        </w:rPr>
        <w:t xml:space="preserve"> </w:t>
      </w:r>
      <w:r>
        <w:rPr>
          <w:u w:val="none"/>
        </w:rPr>
        <w:t>t</w:t>
      </w:r>
      <w:r>
        <w:rPr>
          <w:spacing w:val="1"/>
          <w:u w:val="none"/>
        </w:rPr>
        <w:t>h</w:t>
      </w:r>
      <w:r>
        <w:rPr>
          <w:u w:val="none"/>
        </w:rPr>
        <w:t>e</w:t>
      </w:r>
      <w:r>
        <w:rPr>
          <w:spacing w:val="1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8"/>
          <w:u w:val="none"/>
        </w:rPr>
        <w:t xml:space="preserve"> </w:t>
      </w:r>
      <w:r>
        <w:rPr>
          <w:u w:val="none"/>
        </w:rPr>
        <w:t>t</w:t>
      </w:r>
      <w:r>
        <w:rPr>
          <w:spacing w:val="1"/>
          <w:u w:val="none"/>
        </w:rPr>
        <w:t>h</w:t>
      </w:r>
      <w:r>
        <w:rPr>
          <w:u w:val="none"/>
        </w:rPr>
        <w:t>e</w:t>
      </w:r>
      <w:r>
        <w:rPr>
          <w:w w:val="102"/>
          <w:u w:val="none"/>
        </w:rPr>
        <w:t xml:space="preserve"> </w:t>
      </w:r>
      <w:r>
        <w:rPr>
          <w:spacing w:val="1"/>
          <w:u w:val="none"/>
        </w:rPr>
        <w:t>un</w:t>
      </w:r>
      <w:r>
        <w:rPr>
          <w:u w:val="none"/>
        </w:rPr>
        <w:t>e</w:t>
      </w:r>
      <w:r>
        <w:rPr>
          <w:spacing w:val="1"/>
          <w:u w:val="none"/>
        </w:rPr>
        <w:t>xp</w:t>
      </w:r>
      <w:r>
        <w:rPr>
          <w:u w:val="none"/>
        </w:rPr>
        <w:t>e</w:t>
      </w:r>
      <w:r>
        <w:rPr>
          <w:spacing w:val="1"/>
          <w:u w:val="none"/>
        </w:rPr>
        <w:t>nd</w:t>
      </w:r>
      <w:r>
        <w:rPr>
          <w:u w:val="none"/>
        </w:rPr>
        <w:t>ed</w:t>
      </w:r>
      <w:r>
        <w:rPr>
          <w:spacing w:val="36"/>
          <w:u w:val="none"/>
        </w:rPr>
        <w:t xml:space="preserve"> </w:t>
      </w:r>
      <w:r>
        <w:rPr>
          <w:spacing w:val="1"/>
          <w:u w:val="none"/>
        </w:rPr>
        <w:t>b</w:t>
      </w:r>
      <w:r>
        <w:rPr>
          <w:u w:val="none"/>
        </w:rPr>
        <w:t>ala</w:t>
      </w:r>
      <w:r>
        <w:rPr>
          <w:spacing w:val="1"/>
          <w:u w:val="none"/>
        </w:rPr>
        <w:t>n</w:t>
      </w:r>
      <w:r>
        <w:rPr>
          <w:u w:val="none"/>
        </w:rPr>
        <w:t>ce</w:t>
      </w:r>
      <w:r>
        <w:rPr>
          <w:spacing w:val="36"/>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e</w:t>
      </w:r>
      <w:r>
        <w:rPr>
          <w:spacing w:val="36"/>
          <w:u w:val="none"/>
        </w:rPr>
        <w:t xml:space="preserve"> </w:t>
      </w:r>
      <w:r>
        <w:rPr>
          <w:spacing w:val="1"/>
          <w:u w:val="none"/>
        </w:rPr>
        <w:t>R</w:t>
      </w:r>
      <w:r>
        <w:rPr>
          <w:u w:val="none"/>
        </w:rPr>
        <w:t>eser</w:t>
      </w:r>
      <w:r>
        <w:rPr>
          <w:spacing w:val="1"/>
          <w:u w:val="none"/>
        </w:rPr>
        <w:t>v</w:t>
      </w:r>
      <w:r>
        <w:rPr>
          <w:u w:val="none"/>
        </w:rPr>
        <w:t>e</w:t>
      </w:r>
      <w:r>
        <w:rPr>
          <w:spacing w:val="36"/>
          <w:u w:val="none"/>
        </w:rPr>
        <w:t xml:space="preserve"> </w:t>
      </w:r>
      <w:r>
        <w:rPr>
          <w:u w:val="none"/>
        </w:rPr>
        <w:t>f</w:t>
      </w:r>
      <w:r>
        <w:rPr>
          <w:spacing w:val="1"/>
          <w:u w:val="none"/>
        </w:rPr>
        <w:t>un</w:t>
      </w:r>
      <w:r>
        <w:rPr>
          <w:u w:val="none"/>
        </w:rPr>
        <w:t>d</w:t>
      </w:r>
      <w:r>
        <w:rPr>
          <w:spacing w:val="35"/>
          <w:u w:val="none"/>
        </w:rPr>
        <w:t xml:space="preserve"> </w:t>
      </w:r>
      <w:r>
        <w:rPr>
          <w:u w:val="none"/>
        </w:rPr>
        <w:t>t</w:t>
      </w:r>
      <w:r>
        <w:rPr>
          <w:spacing w:val="1"/>
          <w:u w:val="none"/>
        </w:rPr>
        <w:t>h</w:t>
      </w:r>
      <w:r>
        <w:rPr>
          <w:u w:val="none"/>
        </w:rPr>
        <w:t>en</w:t>
      </w:r>
      <w:r>
        <w:rPr>
          <w:spacing w:val="36"/>
          <w:u w:val="none"/>
        </w:rPr>
        <w:t xml:space="preserve"> </w:t>
      </w:r>
      <w:r>
        <w:rPr>
          <w:u w:val="none"/>
        </w:rPr>
        <w:t>in</w:t>
      </w:r>
      <w:r>
        <w:rPr>
          <w:spacing w:val="36"/>
          <w:u w:val="none"/>
        </w:rPr>
        <w:t xml:space="preserve"> </w:t>
      </w:r>
      <w:r>
        <w:rPr>
          <w:u w:val="none"/>
        </w:rPr>
        <w:t>t</w:t>
      </w:r>
      <w:r>
        <w:rPr>
          <w:spacing w:val="1"/>
          <w:u w:val="none"/>
        </w:rPr>
        <w:t>h</w:t>
      </w:r>
      <w:r>
        <w:rPr>
          <w:u w:val="none"/>
        </w:rPr>
        <w:t>e</w:t>
      </w:r>
      <w:r>
        <w:rPr>
          <w:spacing w:val="3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5"/>
          <w:u w:val="none"/>
        </w:rPr>
        <w:t xml:space="preserve"> </w:t>
      </w:r>
      <w:r>
        <w:rPr>
          <w:spacing w:val="1"/>
          <w:u w:val="none"/>
        </w:rPr>
        <w:t>po</w:t>
      </w:r>
      <w:r>
        <w:rPr>
          <w:u w:val="none"/>
        </w:rPr>
        <w:t>ssessi</w:t>
      </w:r>
      <w:r>
        <w:rPr>
          <w:spacing w:val="1"/>
          <w:u w:val="none"/>
        </w:rPr>
        <w:t>o</w:t>
      </w:r>
      <w:r>
        <w:rPr>
          <w:u w:val="none"/>
        </w:rPr>
        <w:t>n</w:t>
      </w:r>
      <w:r>
        <w:rPr>
          <w:spacing w:val="36"/>
          <w:u w:val="none"/>
        </w:rPr>
        <w:t xml:space="preserve"> </w:t>
      </w:r>
      <w:r>
        <w:rPr>
          <w:spacing w:val="1"/>
          <w:u w:val="none"/>
        </w:rPr>
        <w:t>o</w:t>
      </w:r>
      <w:r>
        <w:rPr>
          <w:u w:val="none"/>
        </w:rPr>
        <w:t>r</w:t>
      </w:r>
      <w:r>
        <w:rPr>
          <w:spacing w:val="35"/>
          <w:u w:val="none"/>
        </w:rPr>
        <w:t xml:space="preserve"> </w:t>
      </w:r>
      <w:r>
        <w:rPr>
          <w:u w:val="none"/>
        </w:rPr>
        <w:t>c</w:t>
      </w:r>
      <w:r>
        <w:rPr>
          <w:spacing w:val="1"/>
          <w:u w:val="none"/>
        </w:rPr>
        <w:t>on</w:t>
      </w:r>
      <w:r>
        <w:rPr>
          <w:u w:val="none"/>
        </w:rPr>
        <w:t>tr</w:t>
      </w:r>
      <w:r>
        <w:rPr>
          <w:spacing w:val="1"/>
          <w:u w:val="none"/>
        </w:rPr>
        <w:t>o</w:t>
      </w:r>
      <w:r>
        <w:rPr>
          <w:u w:val="none"/>
        </w:rPr>
        <w:t>l</w:t>
      </w:r>
      <w:r>
        <w:rPr>
          <w:spacing w:val="35"/>
          <w:u w:val="none"/>
        </w:rPr>
        <w:t xml:space="preserve"> </w:t>
      </w:r>
      <w:r>
        <w:rPr>
          <w:u w:val="none"/>
        </w:rPr>
        <w:t>s</w:t>
      </w:r>
      <w:r>
        <w:rPr>
          <w:spacing w:val="1"/>
          <w:u w:val="none"/>
        </w:rPr>
        <w:t>h</w:t>
      </w:r>
      <w:r>
        <w:rPr>
          <w:u w:val="none"/>
        </w:rPr>
        <w:t>all</w:t>
      </w:r>
      <w:r>
        <w:rPr>
          <w:spacing w:val="35"/>
          <w:u w:val="none"/>
        </w:rPr>
        <w:t xml:space="preserve"> </w:t>
      </w:r>
      <w:r>
        <w:rPr>
          <w:spacing w:val="1"/>
          <w:u w:val="none"/>
        </w:rPr>
        <w:t>b</w:t>
      </w:r>
      <w:r>
        <w:rPr>
          <w:u w:val="none"/>
        </w:rPr>
        <w:t>e</w:t>
      </w:r>
    </w:p>
    <w:p w14:paraId="46A14BC0" w14:textId="77777777" w:rsidR="000C19C9" w:rsidRDefault="000C19C9">
      <w:pPr>
        <w:spacing w:line="251" w:lineRule="auto"/>
        <w:jc w:val="both"/>
        <w:sectPr w:rsidR="000C19C9">
          <w:type w:val="continuous"/>
          <w:pgSz w:w="12240" w:h="15840"/>
          <w:pgMar w:top="1380" w:right="1320" w:bottom="940" w:left="1340" w:header="720" w:footer="720" w:gutter="0"/>
          <w:cols w:space="720"/>
        </w:sectPr>
      </w:pPr>
    </w:p>
    <w:p w14:paraId="34E3EF86" w14:textId="77777777" w:rsidR="000C19C9" w:rsidRDefault="00D3642A">
      <w:pPr>
        <w:pStyle w:val="BodyText"/>
        <w:spacing w:before="70" w:line="252" w:lineRule="auto"/>
        <w:ind w:firstLine="0"/>
        <w:rPr>
          <w:u w:val="none"/>
        </w:rPr>
      </w:pPr>
      <w:r>
        <w:rPr>
          <w:spacing w:val="1"/>
          <w:u w:val="none"/>
        </w:rPr>
        <w:lastRenderedPageBreak/>
        <w:t>d</w:t>
      </w:r>
      <w:r>
        <w:rPr>
          <w:u w:val="none"/>
        </w:rPr>
        <w:t>istri</w:t>
      </w:r>
      <w:r>
        <w:rPr>
          <w:spacing w:val="1"/>
          <w:u w:val="none"/>
        </w:rPr>
        <w:t>bu</w:t>
      </w:r>
      <w:r>
        <w:rPr>
          <w:u w:val="none"/>
        </w:rPr>
        <w:t>ted</w:t>
      </w:r>
      <w:r>
        <w:rPr>
          <w:spacing w:val="25"/>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5"/>
          <w:u w:val="none"/>
        </w:rPr>
        <w:t xml:space="preserve"> </w:t>
      </w:r>
      <w:r>
        <w:rPr>
          <w:spacing w:val="1"/>
          <w:u w:val="none"/>
        </w:rPr>
        <w:t>n</w:t>
      </w:r>
      <w:r>
        <w:rPr>
          <w:u w:val="none"/>
        </w:rPr>
        <w:t>a</w:t>
      </w:r>
      <w:r>
        <w:rPr>
          <w:spacing w:val="2"/>
          <w:u w:val="none"/>
        </w:rPr>
        <w:t>m</w:t>
      </w:r>
      <w:r>
        <w:rPr>
          <w:u w:val="none"/>
        </w:rPr>
        <w:t>ed</w:t>
      </w:r>
      <w:r>
        <w:rPr>
          <w:spacing w:val="26"/>
          <w:u w:val="none"/>
        </w:rPr>
        <w:t xml:space="preserve"> </w:t>
      </w:r>
      <w:r>
        <w:rPr>
          <w:spacing w:val="1"/>
          <w:u w:val="none"/>
        </w:rPr>
        <w:t>o</w:t>
      </w:r>
      <w:r>
        <w:rPr>
          <w:u w:val="none"/>
        </w:rPr>
        <w:t>n</w:t>
      </w:r>
      <w:r>
        <w:rPr>
          <w:spacing w:val="24"/>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25"/>
        </w:rPr>
        <w:t xml:space="preserve"> </w:t>
      </w:r>
      <w:r>
        <w:rPr>
          <w:rFonts w:cs="Times New Roman"/>
          <w:b/>
          <w:bCs/>
          <w:i/>
        </w:rPr>
        <w:t>A</w:t>
      </w:r>
      <w:r>
        <w:rPr>
          <w:rFonts w:cs="Times New Roman"/>
          <w:b/>
          <w:bCs/>
          <w:i/>
          <w:spacing w:val="27"/>
        </w:rPr>
        <w:t xml:space="preserve"> </w:t>
      </w:r>
      <w:r>
        <w:rPr>
          <w:u w:val="none"/>
        </w:rPr>
        <w:t>attac</w:t>
      </w:r>
      <w:r>
        <w:rPr>
          <w:spacing w:val="1"/>
          <w:u w:val="none"/>
        </w:rPr>
        <w:t>h</w:t>
      </w:r>
      <w:r>
        <w:rPr>
          <w:u w:val="none"/>
        </w:rPr>
        <w:t>ed</w:t>
      </w:r>
      <w:r>
        <w:rPr>
          <w:spacing w:val="25"/>
          <w:u w:val="none"/>
        </w:rPr>
        <w:t xml:space="preserve"> </w:t>
      </w:r>
      <w:r>
        <w:rPr>
          <w:spacing w:val="1"/>
          <w:u w:val="none"/>
        </w:rPr>
        <w:t>h</w:t>
      </w:r>
      <w:r>
        <w:rPr>
          <w:u w:val="none"/>
        </w:rPr>
        <w:t>ereto</w:t>
      </w:r>
      <w:r>
        <w:rPr>
          <w:spacing w:val="26"/>
          <w:u w:val="none"/>
        </w:rPr>
        <w:t xml:space="preserve"> </w:t>
      </w:r>
      <w:r>
        <w:rPr>
          <w:u w:val="none"/>
        </w:rPr>
        <w:t>(</w:t>
      </w:r>
      <w:r>
        <w:rPr>
          <w:spacing w:val="1"/>
          <w:u w:val="none"/>
        </w:rPr>
        <w:t>o</w:t>
      </w:r>
      <w:r>
        <w:rPr>
          <w:u w:val="none"/>
        </w:rPr>
        <w:t>r</w:t>
      </w:r>
      <w:r>
        <w:rPr>
          <w:spacing w:val="25"/>
          <w:u w:val="none"/>
        </w:rPr>
        <w:t xml:space="preserve"> </w:t>
      </w:r>
      <w:r>
        <w:rPr>
          <w:u w:val="none"/>
        </w:rPr>
        <w:t>t</w:t>
      </w:r>
      <w:r>
        <w:rPr>
          <w:spacing w:val="1"/>
          <w:u w:val="none"/>
        </w:rPr>
        <w:t>h</w:t>
      </w:r>
      <w:r>
        <w:rPr>
          <w:u w:val="none"/>
        </w:rPr>
        <w:t>eir</w:t>
      </w:r>
      <w:r>
        <w:rPr>
          <w:spacing w:val="26"/>
          <w:u w:val="none"/>
        </w:rPr>
        <w:t xml:space="preserve"> </w:t>
      </w:r>
      <w:r>
        <w:rPr>
          <w:u w:val="none"/>
        </w:rPr>
        <w:t>s</w:t>
      </w:r>
      <w:r>
        <w:rPr>
          <w:spacing w:val="1"/>
          <w:u w:val="none"/>
        </w:rPr>
        <w:t>u</w:t>
      </w:r>
      <w:r>
        <w:rPr>
          <w:u w:val="none"/>
        </w:rPr>
        <w:t>ccess</w:t>
      </w:r>
      <w:r>
        <w:rPr>
          <w:spacing w:val="1"/>
          <w:u w:val="none"/>
        </w:rPr>
        <w:t>o</w:t>
      </w:r>
      <w:r>
        <w:rPr>
          <w:u w:val="none"/>
        </w:rPr>
        <w:t>rs</w:t>
      </w:r>
      <w:r>
        <w:rPr>
          <w:spacing w:val="25"/>
          <w:u w:val="none"/>
        </w:rPr>
        <w:t xml:space="preserve"> </w:t>
      </w:r>
      <w:r>
        <w:rPr>
          <w:spacing w:val="1"/>
          <w:u w:val="none"/>
        </w:rPr>
        <w:t>o</w:t>
      </w:r>
      <w:r>
        <w:rPr>
          <w:u w:val="none"/>
        </w:rPr>
        <w:t>r</w:t>
      </w:r>
      <w:r>
        <w:rPr>
          <w:spacing w:val="26"/>
          <w:u w:val="none"/>
        </w:rPr>
        <w:t xml:space="preserve"> </w:t>
      </w:r>
      <w:r>
        <w:rPr>
          <w:u w:val="none"/>
        </w:rPr>
        <w:t>assi</w:t>
      </w:r>
      <w:r>
        <w:rPr>
          <w:spacing w:val="1"/>
          <w:u w:val="none"/>
        </w:rPr>
        <w:t>gn</w:t>
      </w:r>
      <w:r>
        <w:rPr>
          <w:u w:val="none"/>
        </w:rPr>
        <w:t>s),</w:t>
      </w:r>
      <w:r>
        <w:rPr>
          <w:spacing w:val="24"/>
          <w:u w:val="none"/>
        </w:rPr>
        <w:t xml:space="preserve"> </w:t>
      </w:r>
      <w:r>
        <w:rPr>
          <w:spacing w:val="1"/>
          <w:u w:val="none"/>
        </w:rPr>
        <w:t>p</w:t>
      </w:r>
      <w:r>
        <w:rPr>
          <w:u w:val="none"/>
        </w:rPr>
        <w:t>er</w:t>
      </w:r>
      <w:r>
        <w:rPr>
          <w:spacing w:val="25"/>
          <w:u w:val="none"/>
        </w:rPr>
        <w:t xml:space="preserve"> </w:t>
      </w:r>
      <w:r>
        <w:rPr>
          <w:u w:val="none"/>
        </w:rPr>
        <w:t>t</w:t>
      </w:r>
      <w:r>
        <w:rPr>
          <w:spacing w:val="1"/>
          <w:u w:val="none"/>
        </w:rPr>
        <w:t>he</w:t>
      </w:r>
      <w:r>
        <w:rPr>
          <w:spacing w:val="2"/>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9"/>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is</w:t>
      </w:r>
      <w:r>
        <w:rPr>
          <w:spacing w:val="21"/>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9</w:t>
      </w:r>
      <w:r>
        <w:rPr>
          <w:u w:val="none"/>
        </w:rPr>
        <w:t>.</w:t>
      </w:r>
      <w:r>
        <w:rPr>
          <w:spacing w:val="1"/>
          <w:u w:val="none"/>
        </w:rPr>
        <w:t>5</w:t>
      </w:r>
      <w:r>
        <w:rPr>
          <w:u w:val="none"/>
        </w:rPr>
        <w:t>.</w:t>
      </w:r>
    </w:p>
    <w:p w14:paraId="2768BB4D" w14:textId="77777777" w:rsidR="000C19C9" w:rsidRDefault="000C19C9">
      <w:pPr>
        <w:spacing w:before="16" w:line="220" w:lineRule="exact"/>
      </w:pPr>
    </w:p>
    <w:p w14:paraId="77E647B8" w14:textId="77777777" w:rsidR="000C19C9" w:rsidRDefault="00D3642A">
      <w:pPr>
        <w:pStyle w:val="BodyText"/>
        <w:numPr>
          <w:ilvl w:val="1"/>
          <w:numId w:val="4"/>
        </w:numPr>
        <w:tabs>
          <w:tab w:val="left" w:pos="1544"/>
        </w:tabs>
        <w:ind w:left="1544"/>
        <w:rPr>
          <w:u w:val="none"/>
        </w:rPr>
      </w:pPr>
      <w:r>
        <w:rPr>
          <w:spacing w:val="2"/>
          <w:u w:color="000000"/>
        </w:rPr>
        <w:t>W</w:t>
      </w:r>
      <w:r>
        <w:rPr>
          <w:u w:color="000000"/>
        </w:rPr>
        <w:t>I</w:t>
      </w:r>
      <w:r>
        <w:rPr>
          <w:spacing w:val="1"/>
          <w:u w:color="000000"/>
        </w:rPr>
        <w:t>THDRA</w:t>
      </w:r>
      <w:r>
        <w:rPr>
          <w:spacing w:val="2"/>
          <w:u w:color="000000"/>
        </w:rPr>
        <w:t>W</w:t>
      </w:r>
      <w:r>
        <w:rPr>
          <w:spacing w:val="1"/>
          <w:u w:color="000000"/>
        </w:rPr>
        <w:t>A</w:t>
      </w:r>
      <w:r>
        <w:rPr>
          <w:u w:color="000000"/>
        </w:rPr>
        <w:t>L</w:t>
      </w:r>
      <w:r>
        <w:rPr>
          <w:spacing w:val="37"/>
          <w:u w:color="000000"/>
        </w:rPr>
        <w:t xml:space="preserve"> </w:t>
      </w:r>
      <w:r>
        <w:rPr>
          <w:spacing w:val="1"/>
          <w:u w:color="000000"/>
        </w:rPr>
        <w:t>O</w:t>
      </w:r>
      <w:r>
        <w:rPr>
          <w:u w:color="000000"/>
        </w:rPr>
        <w:t>F</w:t>
      </w:r>
      <w:r>
        <w:rPr>
          <w:spacing w:val="38"/>
          <w:u w:color="000000"/>
        </w:rPr>
        <w:t xml:space="preserve"> </w:t>
      </w:r>
      <w:r>
        <w:rPr>
          <w:spacing w:val="2"/>
          <w:u w:color="000000"/>
        </w:rPr>
        <w:t>M</w:t>
      </w:r>
      <w:r>
        <w:rPr>
          <w:spacing w:val="1"/>
          <w:u w:color="000000"/>
        </w:rPr>
        <w:t>ANAG</w:t>
      </w:r>
      <w:r>
        <w:rPr>
          <w:u w:color="000000"/>
        </w:rPr>
        <w:t>I</w:t>
      </w:r>
      <w:r>
        <w:rPr>
          <w:spacing w:val="1"/>
          <w:u w:color="000000"/>
        </w:rPr>
        <w:t>N</w:t>
      </w:r>
      <w:r>
        <w:rPr>
          <w:u w:color="000000"/>
        </w:rPr>
        <w:t>G</w:t>
      </w:r>
      <w:r>
        <w:rPr>
          <w:spacing w:val="37"/>
          <w:u w:color="000000"/>
        </w:rPr>
        <w:t xml:space="preserve"> </w:t>
      </w:r>
      <w:r>
        <w:rPr>
          <w:spacing w:val="2"/>
          <w:u w:color="000000"/>
        </w:rPr>
        <w:t>M</w:t>
      </w:r>
      <w:r>
        <w:rPr>
          <w:spacing w:val="1"/>
          <w:u w:color="000000"/>
        </w:rPr>
        <w:t>E</w:t>
      </w:r>
      <w:r>
        <w:rPr>
          <w:spacing w:val="2"/>
          <w:u w:color="000000"/>
        </w:rPr>
        <w:t>M</w:t>
      </w:r>
      <w:r>
        <w:rPr>
          <w:spacing w:val="1"/>
          <w:u w:color="000000"/>
        </w:rPr>
        <w:t>BER</w:t>
      </w:r>
      <w:r>
        <w:rPr>
          <w:u w:val="none"/>
        </w:rPr>
        <w:t>.</w:t>
      </w:r>
    </w:p>
    <w:p w14:paraId="585A5A60" w14:textId="77777777" w:rsidR="000C19C9" w:rsidRDefault="000C19C9">
      <w:pPr>
        <w:spacing w:before="5" w:line="170" w:lineRule="exact"/>
        <w:rPr>
          <w:sz w:val="17"/>
          <w:szCs w:val="17"/>
        </w:rPr>
      </w:pPr>
    </w:p>
    <w:p w14:paraId="1D49EA85" w14:textId="77777777" w:rsidR="000C19C9" w:rsidRDefault="00D3642A">
      <w:pPr>
        <w:pStyle w:val="BodyText"/>
        <w:numPr>
          <w:ilvl w:val="2"/>
          <w:numId w:val="4"/>
        </w:numPr>
        <w:tabs>
          <w:tab w:val="left" w:pos="2264"/>
        </w:tabs>
        <w:spacing w:before="77" w:line="251" w:lineRule="auto"/>
        <w:ind w:right="115" w:firstLine="1440"/>
        <w:jc w:val="both"/>
        <w:rPr>
          <w:u w:val="none"/>
        </w:rPr>
      </w:pPr>
      <w:r>
        <w:rPr>
          <w:spacing w:val="1"/>
          <w:u w:color="000000"/>
        </w:rPr>
        <w:t>No</w:t>
      </w:r>
      <w:r>
        <w:rPr>
          <w:u w:color="000000"/>
        </w:rPr>
        <w:t>tice</w:t>
      </w:r>
      <w:r>
        <w:rPr>
          <w:u w:val="none"/>
        </w:rPr>
        <w:t>.</w:t>
      </w:r>
      <w:r>
        <w:rPr>
          <w:spacing w:val="51"/>
          <w:u w:val="none"/>
        </w:rPr>
        <w:t xml:space="preserve"> </w:t>
      </w:r>
      <w:r>
        <w:rPr>
          <w:spacing w:val="1"/>
          <w:u w:val="none"/>
        </w:rPr>
        <w:t>Upo</w:t>
      </w:r>
      <w:r>
        <w:rPr>
          <w:u w:val="none"/>
        </w:rPr>
        <w:t>n ten (</w:t>
      </w:r>
      <w:r>
        <w:rPr>
          <w:spacing w:val="1"/>
          <w:u w:val="none"/>
        </w:rPr>
        <w:t>10</w:t>
      </w:r>
      <w:r>
        <w:rPr>
          <w:u w:val="none"/>
        </w:rPr>
        <w:t>)</w:t>
      </w:r>
      <w:r>
        <w:rPr>
          <w:spacing w:val="52"/>
          <w:u w:val="none"/>
        </w:rPr>
        <w:t xml:space="preserve"> </w:t>
      </w:r>
      <w:r>
        <w:rPr>
          <w:spacing w:val="1"/>
          <w:u w:val="none"/>
        </w:rPr>
        <w:t>d</w:t>
      </w:r>
      <w:r>
        <w:rPr>
          <w:u w:val="none"/>
        </w:rPr>
        <w:t>a</w:t>
      </w:r>
      <w:r>
        <w:rPr>
          <w:spacing w:val="1"/>
          <w:u w:val="none"/>
        </w:rPr>
        <w:t>y</w:t>
      </w:r>
      <w:r>
        <w:rPr>
          <w:u w:val="none"/>
        </w:rPr>
        <w:t>s</w:t>
      </w:r>
      <w:r>
        <w:rPr>
          <w:spacing w:val="51"/>
          <w:u w:val="none"/>
        </w:rPr>
        <w:t xml:space="preserve"> </w:t>
      </w:r>
      <w:r>
        <w:rPr>
          <w:u w:val="none"/>
        </w:rPr>
        <w:t>a</w:t>
      </w:r>
      <w:r>
        <w:rPr>
          <w:spacing w:val="1"/>
          <w:u w:val="none"/>
        </w:rPr>
        <w:t>dv</w:t>
      </w:r>
      <w:r>
        <w:rPr>
          <w:u w:val="none"/>
        </w:rPr>
        <w:t>a</w:t>
      </w:r>
      <w:r>
        <w:rPr>
          <w:spacing w:val="1"/>
          <w:u w:val="none"/>
        </w:rPr>
        <w:t>n</w:t>
      </w:r>
      <w:r>
        <w:rPr>
          <w:u w:val="none"/>
        </w:rPr>
        <w:t>ce</w:t>
      </w:r>
      <w:r>
        <w:rPr>
          <w:spacing w:val="1"/>
          <w:u w:val="none"/>
        </w:rPr>
        <w:t xml:space="preserve"> w</w:t>
      </w:r>
      <w:r>
        <w:rPr>
          <w:u w:val="none"/>
        </w:rPr>
        <w:t xml:space="preserve">ritten </w:t>
      </w:r>
      <w:r>
        <w:rPr>
          <w:spacing w:val="1"/>
          <w:u w:val="none"/>
        </w:rPr>
        <w:t>no</w:t>
      </w:r>
      <w:r>
        <w:rPr>
          <w:u w:val="none"/>
        </w:rPr>
        <w:t>tice,</w:t>
      </w:r>
      <w:r>
        <w:rPr>
          <w:spacing w:val="51"/>
          <w:u w:val="none"/>
        </w:rPr>
        <w:t xml:space="preserve"> </w:t>
      </w:r>
      <w:r>
        <w:rPr>
          <w:u w:val="none"/>
        </w:rPr>
        <w:t>a</w:t>
      </w:r>
      <w:r>
        <w:rPr>
          <w:spacing w:val="5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2"/>
          <w:u w:val="none"/>
        </w:rPr>
        <w:t>M</w:t>
      </w:r>
      <w:r>
        <w:rPr>
          <w:u w:val="none"/>
        </w:rPr>
        <w:t>e</w:t>
      </w:r>
      <w:r>
        <w:rPr>
          <w:spacing w:val="2"/>
          <w:u w:val="none"/>
        </w:rPr>
        <w:t>m</w:t>
      </w:r>
      <w:r>
        <w:rPr>
          <w:spacing w:val="1"/>
          <w:u w:val="none"/>
        </w:rPr>
        <w:t>b</w:t>
      </w:r>
      <w:r>
        <w:rPr>
          <w:u w:val="none"/>
        </w:rPr>
        <w:t>er</w:t>
      </w:r>
      <w:r>
        <w:rPr>
          <w:spacing w:val="52"/>
          <w:u w:val="none"/>
        </w:rPr>
        <w:t xml:space="preserve"> </w:t>
      </w:r>
      <w:r>
        <w:rPr>
          <w:spacing w:val="2"/>
          <w:u w:val="none"/>
        </w:rPr>
        <w:t>m</w:t>
      </w:r>
      <w:r>
        <w:rPr>
          <w:u w:val="none"/>
        </w:rPr>
        <w:t>ay</w:t>
      </w:r>
      <w:r>
        <w:rPr>
          <w:w w:val="102"/>
          <w:u w:val="none"/>
        </w:rPr>
        <w:t xml:space="preserve"> </w:t>
      </w:r>
      <w:r>
        <w:rPr>
          <w:u w:val="none"/>
        </w:rPr>
        <w:t>re</w:t>
      </w:r>
      <w:r>
        <w:rPr>
          <w:spacing w:val="1"/>
          <w:u w:val="none"/>
        </w:rPr>
        <w:t>qu</w:t>
      </w:r>
      <w:r>
        <w:rPr>
          <w:u w:val="none"/>
        </w:rPr>
        <w:t>est</w:t>
      </w:r>
      <w:r>
        <w:rPr>
          <w:spacing w:val="23"/>
          <w:u w:val="none"/>
        </w:rPr>
        <w:t xml:space="preserve"> </w:t>
      </w:r>
      <w:r>
        <w:rPr>
          <w:u w:val="none"/>
        </w:rPr>
        <w:t>t</w:t>
      </w:r>
      <w:r>
        <w:rPr>
          <w:spacing w:val="1"/>
          <w:u w:val="none"/>
        </w:rPr>
        <w:t>h</w:t>
      </w:r>
      <w:r>
        <w:rPr>
          <w:u w:val="none"/>
        </w:rPr>
        <w:t>at</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o</w:t>
      </w:r>
      <w:r>
        <w:rPr>
          <w:u w:val="none"/>
        </w:rPr>
        <w:t>t</w:t>
      </w:r>
      <w:r>
        <w:rPr>
          <w:spacing w:val="1"/>
          <w:u w:val="none"/>
        </w:rPr>
        <w:t>h</w:t>
      </w:r>
      <w:r>
        <w:rPr>
          <w:u w:val="none"/>
        </w:rPr>
        <w:t>er</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u w:val="none"/>
        </w:rPr>
        <w:t>a</w:t>
      </w:r>
      <w:r>
        <w:rPr>
          <w:spacing w:val="1"/>
          <w:u w:val="none"/>
        </w:rPr>
        <w:t>g</w:t>
      </w:r>
      <w:r>
        <w:rPr>
          <w:u w:val="none"/>
        </w:rPr>
        <w:t>ree</w:t>
      </w:r>
      <w:r>
        <w:rPr>
          <w:spacing w:val="24"/>
          <w:u w:val="none"/>
        </w:rPr>
        <w:t xml:space="preserve"> </w:t>
      </w:r>
      <w:r>
        <w:rPr>
          <w:u w:val="none"/>
        </w:rPr>
        <w:t>to</w:t>
      </w:r>
      <w:r>
        <w:rPr>
          <w:spacing w:val="25"/>
          <w:u w:val="none"/>
        </w:rPr>
        <w:t xml:space="preserve"> </w:t>
      </w:r>
      <w:r>
        <w:rPr>
          <w:u w:val="none"/>
        </w:rPr>
        <w:t>ser</w:t>
      </w:r>
      <w:r>
        <w:rPr>
          <w:spacing w:val="1"/>
          <w:u w:val="none"/>
        </w:rPr>
        <w:t>v</w:t>
      </w:r>
      <w:r>
        <w:rPr>
          <w:u w:val="none"/>
        </w:rPr>
        <w:t>e</w:t>
      </w:r>
      <w:r>
        <w:rPr>
          <w:spacing w:val="24"/>
          <w:u w:val="none"/>
        </w:rPr>
        <w:t xml:space="preserve"> </w:t>
      </w:r>
      <w:r>
        <w:rPr>
          <w:u w:val="none"/>
        </w:rPr>
        <w:t>as</w:t>
      </w:r>
      <w:r>
        <w:rPr>
          <w:spacing w:val="2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1"/>
          <w:u w:val="none"/>
        </w:rPr>
        <w:t>r</w:t>
      </w:r>
      <w:r>
        <w:rPr>
          <w:u w:val="none"/>
        </w:rPr>
        <w:t>.</w:t>
      </w:r>
      <w:r>
        <w:rPr>
          <w:spacing w:val="23"/>
          <w:u w:val="none"/>
        </w:rPr>
        <w:t xml:space="preserve"> </w:t>
      </w:r>
      <w:r>
        <w:rPr>
          <w:u w:val="none"/>
        </w:rPr>
        <w:t>If</w:t>
      </w:r>
      <w:r>
        <w:rPr>
          <w:spacing w:val="23"/>
          <w:u w:val="none"/>
        </w:rPr>
        <w:t xml:space="preserve"> </w:t>
      </w:r>
      <w:r>
        <w:rPr>
          <w:u w:val="none"/>
        </w:rPr>
        <w:t>after</w:t>
      </w:r>
      <w:r>
        <w:rPr>
          <w:spacing w:val="23"/>
          <w:u w:val="none"/>
        </w:rPr>
        <w:t xml:space="preserve"> </w:t>
      </w:r>
      <w:r>
        <w:rPr>
          <w:u w:val="none"/>
        </w:rPr>
        <w:t>s</w:t>
      </w:r>
      <w:r>
        <w:rPr>
          <w:spacing w:val="1"/>
          <w:u w:val="none"/>
        </w:rPr>
        <w:t>u</w:t>
      </w:r>
      <w:r>
        <w:rPr>
          <w:u w:val="none"/>
        </w:rPr>
        <w:t>ch</w:t>
      </w:r>
      <w:r>
        <w:rPr>
          <w:spacing w:val="25"/>
          <w:u w:val="none"/>
        </w:rPr>
        <w:t xml:space="preserve"> </w:t>
      </w:r>
      <w:r>
        <w:rPr>
          <w:u w:val="none"/>
        </w:rPr>
        <w:t>ten</w:t>
      </w:r>
      <w:r>
        <w:rPr>
          <w:spacing w:val="24"/>
          <w:u w:val="none"/>
        </w:rPr>
        <w:t xml:space="preserve"> </w:t>
      </w:r>
      <w:r>
        <w:rPr>
          <w:u w:val="none"/>
        </w:rPr>
        <w:t>(</w:t>
      </w:r>
      <w:r>
        <w:rPr>
          <w:spacing w:val="1"/>
          <w:u w:val="none"/>
        </w:rPr>
        <w:t>10</w:t>
      </w:r>
      <w:r>
        <w:rPr>
          <w:u w:val="none"/>
        </w:rPr>
        <w:t>)</w:t>
      </w:r>
      <w:r>
        <w:rPr>
          <w:spacing w:val="24"/>
          <w:u w:val="none"/>
        </w:rPr>
        <w:t xml:space="preserve"> </w:t>
      </w:r>
      <w:r>
        <w:rPr>
          <w:spacing w:val="1"/>
          <w:u w:val="none"/>
        </w:rPr>
        <w:t>d</w:t>
      </w:r>
      <w:r>
        <w:rPr>
          <w:u w:val="none"/>
        </w:rPr>
        <w:t>ay</w:t>
      </w:r>
      <w:r>
        <w:rPr>
          <w:spacing w:val="24"/>
          <w:u w:val="none"/>
        </w:rPr>
        <w:t xml:space="preserve"> </w:t>
      </w:r>
      <w:r>
        <w:rPr>
          <w:spacing w:val="1"/>
          <w:u w:val="none"/>
        </w:rPr>
        <w:t>p</w:t>
      </w:r>
      <w:r>
        <w:rPr>
          <w:u w:val="none"/>
        </w:rPr>
        <w:t>eri</w:t>
      </w:r>
      <w:r>
        <w:rPr>
          <w:spacing w:val="1"/>
          <w:u w:val="none"/>
        </w:rPr>
        <w:t>o</w:t>
      </w:r>
      <w:r>
        <w:rPr>
          <w:u w:val="none"/>
        </w:rPr>
        <w:t>d,</w:t>
      </w:r>
      <w:r>
        <w:rPr>
          <w:spacing w:val="23"/>
          <w:u w:val="none"/>
        </w:rPr>
        <w:t xml:space="preserve"> </w:t>
      </w:r>
      <w:r>
        <w:rPr>
          <w:u w:val="none"/>
        </w:rPr>
        <w:t>t</w:t>
      </w:r>
      <w:r>
        <w:rPr>
          <w:spacing w:val="1"/>
          <w:u w:val="none"/>
        </w:rPr>
        <w:t>h</w:t>
      </w:r>
      <w:r>
        <w:rPr>
          <w:u w:val="none"/>
        </w:rPr>
        <w:t>e</w:t>
      </w:r>
      <w:r>
        <w:rPr>
          <w:w w:val="102"/>
          <w:u w:val="none"/>
        </w:rPr>
        <w:t xml:space="preserve"> </w:t>
      </w:r>
      <w:r>
        <w:rPr>
          <w:spacing w:val="1"/>
          <w:u w:val="none"/>
        </w:rPr>
        <w:t>o</w:t>
      </w:r>
      <w:r>
        <w:rPr>
          <w:u w:val="none"/>
        </w:rPr>
        <w:t>t</w:t>
      </w:r>
      <w:r>
        <w:rPr>
          <w:spacing w:val="1"/>
          <w:u w:val="none"/>
        </w:rPr>
        <w:t>h</w:t>
      </w:r>
      <w:r>
        <w:rPr>
          <w:u w:val="none"/>
        </w:rPr>
        <w:t>er</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spacing w:val="1"/>
          <w:u w:val="none"/>
        </w:rPr>
        <w:t>do</w:t>
      </w:r>
      <w:r>
        <w:rPr>
          <w:u w:val="none"/>
        </w:rPr>
        <w:t>es</w:t>
      </w:r>
      <w:r>
        <w:rPr>
          <w:spacing w:val="35"/>
          <w:u w:val="none"/>
        </w:rPr>
        <w:t xml:space="preserve"> </w:t>
      </w:r>
      <w:r>
        <w:rPr>
          <w:spacing w:val="1"/>
          <w:u w:val="none"/>
        </w:rPr>
        <w:t>no</w:t>
      </w:r>
      <w:r>
        <w:rPr>
          <w:u w:val="none"/>
        </w:rPr>
        <w:t>t</w:t>
      </w:r>
      <w:r>
        <w:rPr>
          <w:spacing w:val="33"/>
          <w:u w:val="none"/>
        </w:rPr>
        <w:t xml:space="preserve"> </w:t>
      </w:r>
      <w:r>
        <w:rPr>
          <w:u w:val="none"/>
        </w:rPr>
        <w:t>a</w:t>
      </w:r>
      <w:r>
        <w:rPr>
          <w:spacing w:val="1"/>
          <w:u w:val="none"/>
        </w:rPr>
        <w:t>g</w:t>
      </w:r>
      <w:r>
        <w:rPr>
          <w:u w:val="none"/>
        </w:rPr>
        <w:t>ree,</w:t>
      </w:r>
      <w:r>
        <w:rPr>
          <w:spacing w:val="32"/>
          <w:u w:val="none"/>
        </w:rPr>
        <w:t xml:space="preserve"> </w:t>
      </w:r>
      <w:r>
        <w:rPr>
          <w:u w:val="none"/>
        </w:rPr>
        <w:t>t</w:t>
      </w:r>
      <w:r>
        <w:rPr>
          <w:spacing w:val="1"/>
          <w:u w:val="none"/>
        </w:rPr>
        <w:t>h</w:t>
      </w:r>
      <w:r>
        <w:rPr>
          <w:u w:val="none"/>
        </w:rPr>
        <w:t>en</w:t>
      </w:r>
      <w:r>
        <w:rPr>
          <w:spacing w:val="35"/>
          <w:u w:val="none"/>
        </w:rPr>
        <w:t xml:space="preserve"> </w:t>
      </w:r>
      <w:r>
        <w:rPr>
          <w:u w:val="none"/>
        </w:rPr>
        <w:t>t</w:t>
      </w:r>
      <w:r>
        <w:rPr>
          <w:spacing w:val="1"/>
          <w:u w:val="none"/>
        </w:rPr>
        <w:t>h</w:t>
      </w:r>
      <w:r>
        <w:rPr>
          <w:u w:val="none"/>
        </w:rPr>
        <w:t>e</w:t>
      </w:r>
      <w:r>
        <w:rPr>
          <w:spacing w:val="3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u w:val="none"/>
        </w:rPr>
        <w:t>see</w:t>
      </w:r>
      <w:r>
        <w:rPr>
          <w:spacing w:val="1"/>
          <w:u w:val="none"/>
        </w:rPr>
        <w:t>k</w:t>
      </w:r>
      <w:r>
        <w:rPr>
          <w:u w:val="none"/>
        </w:rPr>
        <w:t>i</w:t>
      </w:r>
      <w:r>
        <w:rPr>
          <w:spacing w:val="1"/>
          <w:u w:val="none"/>
        </w:rPr>
        <w:t>n</w:t>
      </w:r>
      <w:r>
        <w:rPr>
          <w:u w:val="none"/>
        </w:rPr>
        <w:t>g</w:t>
      </w:r>
      <w:r>
        <w:rPr>
          <w:spacing w:val="34"/>
          <w:u w:val="none"/>
        </w:rPr>
        <w:t xml:space="preserve"> </w:t>
      </w:r>
      <w:r>
        <w:rPr>
          <w:u w:val="none"/>
        </w:rPr>
        <w:t>to</w:t>
      </w:r>
      <w:r>
        <w:rPr>
          <w:spacing w:val="35"/>
          <w:u w:val="none"/>
        </w:rPr>
        <w:t xml:space="preserve"> </w:t>
      </w:r>
      <w:r>
        <w:rPr>
          <w:spacing w:val="1"/>
          <w:u w:val="none"/>
        </w:rPr>
        <w:t>w</w:t>
      </w:r>
      <w:r>
        <w:rPr>
          <w:u w:val="none"/>
        </w:rPr>
        <w:t>it</w:t>
      </w:r>
      <w:r>
        <w:rPr>
          <w:spacing w:val="1"/>
          <w:u w:val="none"/>
        </w:rPr>
        <w:t>hd</w:t>
      </w:r>
      <w:r>
        <w:rPr>
          <w:u w:val="none"/>
        </w:rPr>
        <w:t>raw</w:t>
      </w:r>
      <w:r>
        <w:rPr>
          <w:spacing w:val="36"/>
          <w:u w:val="none"/>
        </w:rPr>
        <w:t xml:space="preserve"> </w:t>
      </w:r>
      <w:r>
        <w:rPr>
          <w:spacing w:val="2"/>
          <w:u w:val="none"/>
        </w:rPr>
        <w:t>m</w:t>
      </w:r>
      <w:r>
        <w:rPr>
          <w:u w:val="none"/>
        </w:rPr>
        <w:t>ay</w:t>
      </w:r>
      <w:r>
        <w:rPr>
          <w:spacing w:val="34"/>
          <w:u w:val="none"/>
        </w:rPr>
        <w:t xml:space="preserve"> </w:t>
      </w:r>
      <w:r>
        <w:rPr>
          <w:spacing w:val="1"/>
          <w:u w:val="none"/>
        </w:rPr>
        <w:t>w</w:t>
      </w:r>
      <w:r>
        <w:rPr>
          <w:u w:val="none"/>
        </w:rPr>
        <w:t>it</w:t>
      </w:r>
      <w:r>
        <w:rPr>
          <w:spacing w:val="1"/>
          <w:u w:val="none"/>
        </w:rPr>
        <w:t>hd</w:t>
      </w:r>
      <w:r>
        <w:rPr>
          <w:u w:val="none"/>
        </w:rPr>
        <w:t>raw</w:t>
      </w:r>
      <w:r>
        <w:rPr>
          <w:spacing w:val="36"/>
          <w:u w:val="none"/>
        </w:rPr>
        <w:t xml:space="preserve"> </w:t>
      </w:r>
      <w:r>
        <w:rPr>
          <w:u w:val="none"/>
        </w:rPr>
        <w:t>fr</w:t>
      </w:r>
      <w:r>
        <w:rPr>
          <w:spacing w:val="1"/>
          <w:u w:val="none"/>
        </w:rPr>
        <w:t>o</w:t>
      </w:r>
      <w:r>
        <w:rPr>
          <w:u w:val="none"/>
        </w:rPr>
        <w:t>m</w:t>
      </w:r>
      <w:r>
        <w:rPr>
          <w:spacing w:val="35"/>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u w:val="none"/>
        </w:rPr>
        <w:t>as</w:t>
      </w:r>
      <w:r>
        <w:rPr>
          <w:spacing w:val="28"/>
          <w:u w:val="none"/>
        </w:rPr>
        <w:t xml:space="preserve"> </w:t>
      </w:r>
      <w:r>
        <w:rPr>
          <w:u w:val="none"/>
        </w:rPr>
        <w:t>a</w:t>
      </w:r>
      <w:r>
        <w:rPr>
          <w:spacing w:val="2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ing</w:t>
      </w:r>
      <w:r>
        <w:rPr>
          <w:spacing w:val="29"/>
          <w:u w:val="none"/>
        </w:rPr>
        <w:t xml:space="preserve"> </w:t>
      </w:r>
      <w:r>
        <w:rPr>
          <w:spacing w:val="2"/>
          <w:u w:val="none"/>
        </w:rPr>
        <w:t>M</w:t>
      </w:r>
      <w:r>
        <w:rPr>
          <w:u w:val="none"/>
        </w:rPr>
        <w:t>e</w:t>
      </w:r>
      <w:r>
        <w:rPr>
          <w:spacing w:val="2"/>
          <w:u w:val="none"/>
        </w:rPr>
        <w:t>m</w:t>
      </w:r>
      <w:r>
        <w:rPr>
          <w:u w:val="none"/>
        </w:rPr>
        <w:t>ber.</w:t>
      </w:r>
      <w:r>
        <w:rPr>
          <w:spacing w:val="26"/>
          <w:u w:val="none"/>
        </w:rPr>
        <w:t xml:space="preserve"> </w:t>
      </w:r>
      <w:r>
        <w:rPr>
          <w:u w:val="none"/>
        </w:rPr>
        <w:t>In</w:t>
      </w:r>
      <w:r>
        <w:rPr>
          <w:spacing w:val="29"/>
          <w:u w:val="none"/>
        </w:rPr>
        <w:t xml:space="preserve"> </w:t>
      </w:r>
      <w:r>
        <w:rPr>
          <w:u w:val="none"/>
        </w:rPr>
        <w:t>s</w:t>
      </w:r>
      <w:r>
        <w:rPr>
          <w:spacing w:val="1"/>
          <w:u w:val="none"/>
        </w:rPr>
        <w:t>u</w:t>
      </w:r>
      <w:r>
        <w:rPr>
          <w:u w:val="none"/>
        </w:rPr>
        <w:t>ch</w:t>
      </w:r>
      <w:r>
        <w:rPr>
          <w:spacing w:val="29"/>
          <w:u w:val="none"/>
        </w:rPr>
        <w:t xml:space="preserve"> </w:t>
      </w:r>
      <w:r>
        <w:rPr>
          <w:u w:val="none"/>
        </w:rPr>
        <w:t>e</w:t>
      </w:r>
      <w:r>
        <w:rPr>
          <w:spacing w:val="1"/>
          <w:u w:val="none"/>
        </w:rPr>
        <w:t>v</w:t>
      </w:r>
      <w:r>
        <w:rPr>
          <w:u w:val="none"/>
        </w:rPr>
        <w:t>e</w:t>
      </w:r>
      <w:r>
        <w:rPr>
          <w:spacing w:val="1"/>
          <w:u w:val="none"/>
        </w:rPr>
        <w:t>n</w:t>
      </w:r>
      <w:r>
        <w:rPr>
          <w:u w:val="none"/>
        </w:rPr>
        <w:t>t,</w:t>
      </w:r>
      <w:r>
        <w:rPr>
          <w:spacing w:val="26"/>
          <w:u w:val="none"/>
        </w:rPr>
        <w:t xml:space="preserve"> </w:t>
      </w:r>
      <w:r>
        <w:rPr>
          <w:u w:val="none"/>
        </w:rPr>
        <w:t>a</w:t>
      </w:r>
      <w:r>
        <w:rPr>
          <w:spacing w:val="1"/>
          <w:u w:val="none"/>
        </w:rPr>
        <w:t>n</w:t>
      </w:r>
      <w:r>
        <w:rPr>
          <w:u w:val="none"/>
        </w:rPr>
        <w:t>y</w:t>
      </w:r>
      <w:r>
        <w:rPr>
          <w:spacing w:val="29"/>
          <w:u w:val="none"/>
        </w:rPr>
        <w:t xml:space="preserve"> </w:t>
      </w:r>
      <w:r>
        <w:rPr>
          <w:u w:val="none"/>
        </w:rPr>
        <w:t>i</w:t>
      </w:r>
      <w:r>
        <w:rPr>
          <w:spacing w:val="1"/>
          <w:u w:val="none"/>
        </w:rPr>
        <w:t>n</w:t>
      </w:r>
      <w:r>
        <w:rPr>
          <w:u w:val="none"/>
        </w:rPr>
        <w:t>terest</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in</w:t>
      </w:r>
      <w:r>
        <w:rPr>
          <w:spacing w:val="29"/>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so</w:t>
      </w:r>
      <w:r>
        <w:rPr>
          <w:spacing w:val="20"/>
          <w:u w:val="none"/>
        </w:rPr>
        <w:t xml:space="preserve"> </w:t>
      </w:r>
      <w:r>
        <w:rPr>
          <w:u w:val="none"/>
        </w:rPr>
        <w:t>resi</w:t>
      </w:r>
      <w:r>
        <w:rPr>
          <w:spacing w:val="1"/>
          <w:u w:val="none"/>
        </w:rPr>
        <w:t>gn</w:t>
      </w:r>
      <w:r>
        <w:rPr>
          <w:u w:val="none"/>
        </w:rPr>
        <w:t>i</w:t>
      </w:r>
      <w:r>
        <w:rPr>
          <w:spacing w:val="1"/>
          <w:u w:val="none"/>
        </w:rPr>
        <w:t>n</w:t>
      </w:r>
      <w:r>
        <w:rPr>
          <w:u w:val="none"/>
        </w:rPr>
        <w:t>g</w:t>
      </w:r>
      <w:r>
        <w:rPr>
          <w:spacing w:val="21"/>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1"/>
          <w:u w:val="none"/>
        </w:rPr>
        <w:t xml:space="preserve"> </w:t>
      </w:r>
      <w:r>
        <w:rPr>
          <w:u w:val="none"/>
        </w:rPr>
        <w:t>retai</w:t>
      </w:r>
      <w:r>
        <w:rPr>
          <w:spacing w:val="1"/>
          <w:u w:val="none"/>
        </w:rPr>
        <w:t>n</w:t>
      </w:r>
      <w:r>
        <w:rPr>
          <w:u w:val="none"/>
        </w:rPr>
        <w:t>ed</w:t>
      </w:r>
      <w:r>
        <w:rPr>
          <w:spacing w:val="20"/>
          <w:u w:val="none"/>
        </w:rPr>
        <w:t xml:space="preserve"> </w:t>
      </w:r>
      <w:r>
        <w:rPr>
          <w:u w:val="none"/>
        </w:rPr>
        <w:t>as</w:t>
      </w:r>
      <w:r>
        <w:rPr>
          <w:spacing w:val="21"/>
          <w:u w:val="none"/>
        </w:rPr>
        <w:t xml:space="preserve"> </w:t>
      </w:r>
      <w:r>
        <w:rPr>
          <w:u w:val="none"/>
        </w:rPr>
        <w:t>a</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1"/>
          <w:u w:val="none"/>
        </w:rPr>
        <w:t>r</w:t>
      </w:r>
      <w:r>
        <w:rPr>
          <w:u w:val="none"/>
        </w:rPr>
        <w:t>’s</w:t>
      </w:r>
      <w:r>
        <w:rPr>
          <w:spacing w:val="21"/>
          <w:u w:val="none"/>
        </w:rPr>
        <w:t xml:space="preserve"> </w:t>
      </w:r>
      <w:r>
        <w:rPr>
          <w:u w:val="none"/>
        </w:rPr>
        <w:t>i</w:t>
      </w:r>
      <w:r>
        <w:rPr>
          <w:spacing w:val="1"/>
          <w:u w:val="none"/>
        </w:rPr>
        <w:t>n</w:t>
      </w:r>
      <w:r>
        <w:rPr>
          <w:u w:val="none"/>
        </w:rPr>
        <w:t>terest,</w:t>
      </w:r>
      <w:r>
        <w:rPr>
          <w:spacing w:val="19"/>
          <w:u w:val="none"/>
        </w:rPr>
        <w:t xml:space="preserve"> </w:t>
      </w:r>
      <w:r>
        <w:rPr>
          <w:u w:val="none"/>
        </w:rPr>
        <w:t>it</w:t>
      </w:r>
      <w:r>
        <w:rPr>
          <w:spacing w:val="20"/>
          <w:u w:val="none"/>
        </w:rPr>
        <w:t xml:space="preserve"> </w:t>
      </w:r>
      <w:r>
        <w:rPr>
          <w:u w:val="none"/>
        </w:rPr>
        <w:t>s</w:t>
      </w:r>
      <w:r>
        <w:rPr>
          <w:spacing w:val="1"/>
          <w:u w:val="none"/>
        </w:rPr>
        <w:t>h</w:t>
      </w:r>
      <w:r>
        <w:rPr>
          <w:u w:val="none"/>
        </w:rPr>
        <w:t>all</w:t>
      </w:r>
      <w:r>
        <w:rPr>
          <w:spacing w:val="19"/>
          <w:u w:val="none"/>
        </w:rPr>
        <w:t xml:space="preserve"> </w:t>
      </w:r>
      <w:r>
        <w:rPr>
          <w:u w:val="none"/>
        </w:rPr>
        <w:t>retain</w:t>
      </w:r>
      <w:r>
        <w:rPr>
          <w:spacing w:val="20"/>
          <w:u w:val="none"/>
        </w:rPr>
        <w:t xml:space="preserve"> </w:t>
      </w:r>
      <w:r>
        <w:rPr>
          <w:u w:val="none"/>
        </w:rPr>
        <w:t>t</w:t>
      </w:r>
      <w:r>
        <w:rPr>
          <w:spacing w:val="1"/>
          <w:u w:val="none"/>
        </w:rPr>
        <w:t>h</w:t>
      </w:r>
      <w:r>
        <w:rPr>
          <w:u w:val="none"/>
        </w:rPr>
        <w:t>e</w:t>
      </w:r>
      <w:r>
        <w:rPr>
          <w:spacing w:val="21"/>
          <w:u w:val="none"/>
        </w:rPr>
        <w:t xml:space="preserve"> </w:t>
      </w:r>
      <w:r>
        <w:rPr>
          <w:u w:val="none"/>
        </w:rPr>
        <w:t>ri</w:t>
      </w:r>
      <w:r>
        <w:rPr>
          <w:spacing w:val="1"/>
          <w:u w:val="none"/>
        </w:rPr>
        <w:t>gh</w:t>
      </w:r>
      <w:r>
        <w:rPr>
          <w:u w:val="none"/>
        </w:rPr>
        <w:t>ts</w:t>
      </w:r>
      <w:r>
        <w:rPr>
          <w:spacing w:val="21"/>
          <w:u w:val="none"/>
        </w:rPr>
        <w:t xml:space="preserve"> </w:t>
      </w:r>
      <w:r>
        <w:rPr>
          <w:u w:val="none"/>
        </w:rPr>
        <w:t>to</w:t>
      </w:r>
      <w:r>
        <w:rPr>
          <w:spacing w:val="20"/>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21"/>
          <w:u w:val="none"/>
        </w:rPr>
        <w:t xml:space="preserve"> </w:t>
      </w:r>
      <w:r>
        <w:rPr>
          <w:spacing w:val="1"/>
          <w:u w:val="none"/>
        </w:rPr>
        <w:t>o</w:t>
      </w:r>
      <w:r>
        <w:rPr>
          <w:u w:val="none"/>
        </w:rPr>
        <w:t>f</w:t>
      </w:r>
      <w:r>
        <w:rPr>
          <w:spacing w:val="18"/>
          <w:u w:val="none"/>
        </w:rPr>
        <w:t xml:space="preserve"> </w:t>
      </w:r>
      <w:r>
        <w:rPr>
          <w:spacing w:val="1"/>
          <w:u w:val="none"/>
        </w:rPr>
        <w:t>Av</w:t>
      </w:r>
      <w:r>
        <w:rPr>
          <w:u w:val="none"/>
        </w:rPr>
        <w:t>aila</w:t>
      </w:r>
      <w:r>
        <w:rPr>
          <w:spacing w:val="1"/>
          <w:u w:val="none"/>
        </w:rPr>
        <w:t>b</w:t>
      </w:r>
      <w:r>
        <w:rPr>
          <w:u w:val="none"/>
        </w:rPr>
        <w:t>le</w:t>
      </w:r>
      <w:r>
        <w:rPr>
          <w:w w:val="102"/>
          <w:u w:val="none"/>
        </w:rPr>
        <w:t xml:space="preserve"> </w:t>
      </w:r>
      <w:r>
        <w:rPr>
          <w:spacing w:val="1"/>
          <w:u w:val="none"/>
        </w:rPr>
        <w:t>C</w:t>
      </w:r>
      <w:r>
        <w:rPr>
          <w:u w:val="none"/>
        </w:rPr>
        <w:t>ash</w:t>
      </w:r>
      <w:r>
        <w:rPr>
          <w:spacing w:val="15"/>
          <w:u w:val="none"/>
        </w:rPr>
        <w:t xml:space="preserve"> </w:t>
      </w:r>
      <w:r>
        <w:rPr>
          <w:spacing w:val="1"/>
          <w:u w:val="none"/>
        </w:rPr>
        <w:t>F</w:t>
      </w:r>
      <w:r>
        <w:rPr>
          <w:u w:val="none"/>
        </w:rPr>
        <w:t>l</w:t>
      </w:r>
      <w:r>
        <w:rPr>
          <w:spacing w:val="1"/>
          <w:u w:val="none"/>
        </w:rPr>
        <w:t>o</w:t>
      </w:r>
      <w:r>
        <w:rPr>
          <w:u w:val="none"/>
        </w:rPr>
        <w:t>w</w:t>
      </w:r>
      <w:r>
        <w:rPr>
          <w:spacing w:val="17"/>
          <w:u w:val="none"/>
        </w:rPr>
        <w:t xml:space="preserve"> </w:t>
      </w:r>
      <w:r>
        <w:rPr>
          <w:u w:val="none"/>
        </w:rPr>
        <w:t>a</w:t>
      </w:r>
      <w:r>
        <w:rPr>
          <w:spacing w:val="1"/>
          <w:u w:val="none"/>
        </w:rPr>
        <w:t>n</w:t>
      </w:r>
      <w:r>
        <w:rPr>
          <w:u w:val="none"/>
        </w:rPr>
        <w:t>d</w:t>
      </w:r>
      <w:r>
        <w:rPr>
          <w:spacing w:val="15"/>
          <w:u w:val="none"/>
        </w:rPr>
        <w:t xml:space="preserve"> </w:t>
      </w:r>
      <w:r>
        <w:rPr>
          <w:u w:val="none"/>
        </w:rPr>
        <w:t>all</w:t>
      </w:r>
      <w:r>
        <w:rPr>
          <w:spacing w:val="1"/>
          <w:u w:val="none"/>
        </w:rPr>
        <w:t>o</w:t>
      </w:r>
      <w:r>
        <w:rPr>
          <w:u w:val="none"/>
        </w:rPr>
        <w:t>cati</w:t>
      </w:r>
      <w:r>
        <w:rPr>
          <w:spacing w:val="1"/>
          <w:u w:val="none"/>
        </w:rPr>
        <w:t>on</w:t>
      </w:r>
      <w:r>
        <w:rPr>
          <w:u w:val="none"/>
        </w:rPr>
        <w:t>s</w:t>
      </w:r>
      <w:r>
        <w:rPr>
          <w:spacing w:val="16"/>
          <w:u w:val="none"/>
        </w:rPr>
        <w:t xml:space="preserve"> </w:t>
      </w:r>
      <w:r>
        <w:rPr>
          <w:spacing w:val="1"/>
          <w:u w:val="none"/>
        </w:rPr>
        <w:t>o</w:t>
      </w:r>
      <w:r>
        <w:rPr>
          <w:u w:val="none"/>
        </w:rPr>
        <w:t>f</w:t>
      </w:r>
      <w:r>
        <w:rPr>
          <w:spacing w:val="15"/>
          <w:u w:val="none"/>
        </w:rPr>
        <w:t xml:space="preserve"> </w:t>
      </w:r>
      <w:r>
        <w:rPr>
          <w:spacing w:val="1"/>
          <w:u w:val="none"/>
        </w:rPr>
        <w:t>P</w:t>
      </w:r>
      <w:r>
        <w:rPr>
          <w:u w:val="none"/>
        </w:rPr>
        <w:t>r</w:t>
      </w:r>
      <w:r>
        <w:rPr>
          <w:spacing w:val="1"/>
          <w:u w:val="none"/>
        </w:rPr>
        <w:t>o</w:t>
      </w:r>
      <w:r>
        <w:rPr>
          <w:u w:val="none"/>
        </w:rPr>
        <w:t>fits</w:t>
      </w:r>
      <w:r>
        <w:rPr>
          <w:spacing w:val="16"/>
          <w:u w:val="none"/>
        </w:rPr>
        <w:t xml:space="preserve"> </w:t>
      </w:r>
      <w:r>
        <w:rPr>
          <w:u w:val="none"/>
        </w:rPr>
        <w:t>a</w:t>
      </w:r>
      <w:r>
        <w:rPr>
          <w:spacing w:val="1"/>
          <w:u w:val="none"/>
        </w:rPr>
        <w:t>n</w:t>
      </w:r>
      <w:r>
        <w:rPr>
          <w:u w:val="none"/>
        </w:rPr>
        <w:t>d</w:t>
      </w:r>
      <w:r>
        <w:rPr>
          <w:spacing w:val="15"/>
          <w:u w:val="none"/>
        </w:rPr>
        <w:t xml:space="preserve"> </w:t>
      </w:r>
      <w:r>
        <w:rPr>
          <w:spacing w:val="1"/>
          <w:u w:val="none"/>
        </w:rPr>
        <w:t>Lo</w:t>
      </w:r>
      <w:r>
        <w:rPr>
          <w:u w:val="none"/>
        </w:rPr>
        <w:t>sses,</w:t>
      </w:r>
      <w:r>
        <w:rPr>
          <w:spacing w:val="15"/>
          <w:u w:val="none"/>
        </w:rPr>
        <w:t xml:space="preserve"> </w:t>
      </w:r>
      <w:r>
        <w:rPr>
          <w:u w:val="none"/>
        </w:rPr>
        <w:t>as</w:t>
      </w:r>
      <w:r>
        <w:rPr>
          <w:spacing w:val="15"/>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5"/>
          <w:u w:val="none"/>
        </w:rPr>
        <w:t xml:space="preserve"> </w:t>
      </w:r>
      <w:r>
        <w:rPr>
          <w:u w:val="none"/>
        </w:rPr>
        <w:t>in</w:t>
      </w:r>
      <w:r>
        <w:rPr>
          <w:spacing w:val="16"/>
          <w:u w:val="none"/>
        </w:rPr>
        <w:t xml:space="preserve"> </w:t>
      </w:r>
      <w:r>
        <w:rPr>
          <w:spacing w:val="1"/>
          <w:u w:val="none"/>
        </w:rPr>
        <w:t>S</w:t>
      </w:r>
      <w:r>
        <w:rPr>
          <w:u w:val="none"/>
        </w:rPr>
        <w:t>ecti</w:t>
      </w:r>
      <w:r>
        <w:rPr>
          <w:spacing w:val="1"/>
          <w:u w:val="none"/>
        </w:rPr>
        <w:t>o</w:t>
      </w:r>
      <w:r>
        <w:rPr>
          <w:u w:val="none"/>
        </w:rPr>
        <w:t>n</w:t>
      </w:r>
      <w:r>
        <w:rPr>
          <w:spacing w:val="15"/>
          <w:u w:val="none"/>
        </w:rPr>
        <w:t xml:space="preserve"> </w:t>
      </w:r>
      <w:r>
        <w:rPr>
          <w:spacing w:val="1"/>
          <w:u w:val="none"/>
        </w:rPr>
        <w:t>3</w:t>
      </w:r>
      <w:r>
        <w:rPr>
          <w:u w:val="none"/>
        </w:rPr>
        <w:t>,</w:t>
      </w:r>
      <w:r>
        <w:rPr>
          <w:spacing w:val="15"/>
          <w:u w:val="none"/>
        </w:rPr>
        <w:t xml:space="preserve"> </w:t>
      </w:r>
      <w:r>
        <w:rPr>
          <w:u w:val="none"/>
        </w:rPr>
        <w:t>a</w:t>
      </w:r>
      <w:r>
        <w:rPr>
          <w:spacing w:val="1"/>
          <w:u w:val="none"/>
        </w:rPr>
        <w:t>bov</w:t>
      </w:r>
      <w:r>
        <w:rPr>
          <w:u w:val="none"/>
        </w:rPr>
        <w:t>e,</w:t>
      </w:r>
      <w:r>
        <w:rPr>
          <w:spacing w:val="14"/>
          <w:u w:val="none"/>
        </w:rPr>
        <w:t xml:space="preserve"> </w:t>
      </w:r>
      <w:r>
        <w:rPr>
          <w:u w:val="none"/>
        </w:rPr>
        <w:t>a</w:t>
      </w:r>
      <w:r>
        <w:rPr>
          <w:spacing w:val="1"/>
          <w:u w:val="none"/>
        </w:rPr>
        <w:t>n</w:t>
      </w:r>
      <w:r>
        <w:rPr>
          <w:u w:val="none"/>
        </w:rPr>
        <w:t>d</w:t>
      </w:r>
      <w:r>
        <w:rPr>
          <w:spacing w:val="13"/>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6"/>
          <w:u w:val="none"/>
        </w:rPr>
        <w:t xml:space="preserve"> </w:t>
      </w:r>
      <w:r>
        <w:rPr>
          <w:rFonts w:cs="Times New Roman"/>
          <w:b/>
          <w:bCs/>
          <w:i/>
          <w:u w:val="none"/>
        </w:rPr>
        <w:t>A</w:t>
      </w:r>
      <w:r>
        <w:rPr>
          <w:rFonts w:cs="Times New Roman"/>
          <w:b/>
          <w:bCs/>
          <w:i/>
          <w:spacing w:val="16"/>
          <w:u w:val="none"/>
        </w:rPr>
        <w:t xml:space="preserve"> </w:t>
      </w:r>
      <w:r>
        <w:rPr>
          <w:u w:val="none"/>
        </w:rPr>
        <w:t>attac</w:t>
      </w:r>
      <w:r>
        <w:rPr>
          <w:spacing w:val="1"/>
          <w:u w:val="none"/>
        </w:rPr>
        <w:t>h</w:t>
      </w:r>
      <w:r>
        <w:rPr>
          <w:u w:val="none"/>
        </w:rPr>
        <w:t>ed</w:t>
      </w:r>
      <w:r>
        <w:rPr>
          <w:spacing w:val="1"/>
          <w:w w:val="102"/>
          <w:u w:val="none"/>
        </w:rPr>
        <w:t xml:space="preserve"> </w:t>
      </w:r>
      <w:r>
        <w:rPr>
          <w:spacing w:val="1"/>
          <w:u w:val="none"/>
        </w:rPr>
        <w:t>h</w:t>
      </w:r>
      <w:r>
        <w:rPr>
          <w:u w:val="none"/>
        </w:rPr>
        <w:t>eret</w:t>
      </w:r>
      <w:r>
        <w:rPr>
          <w:spacing w:val="1"/>
          <w:u w:val="none"/>
        </w:rPr>
        <w:t>o</w:t>
      </w:r>
      <w:r>
        <w:rPr>
          <w:u w:val="none"/>
        </w:rPr>
        <w:t>,</w:t>
      </w:r>
      <w:r>
        <w:rPr>
          <w:spacing w:val="16"/>
          <w:u w:val="none"/>
        </w:rPr>
        <w:t xml:space="preserve"> </w:t>
      </w:r>
      <w:r>
        <w:rPr>
          <w:u w:val="none"/>
        </w:rPr>
        <w:t>res</w:t>
      </w:r>
      <w:r>
        <w:rPr>
          <w:spacing w:val="1"/>
          <w:u w:val="none"/>
        </w:rPr>
        <w:t>p</w:t>
      </w:r>
      <w:r>
        <w:rPr>
          <w:u w:val="none"/>
        </w:rPr>
        <w:t>ecti</w:t>
      </w:r>
      <w:r>
        <w:rPr>
          <w:spacing w:val="1"/>
          <w:u w:val="none"/>
        </w:rPr>
        <w:t>v</w:t>
      </w:r>
      <w:r>
        <w:rPr>
          <w:u w:val="none"/>
        </w:rPr>
        <w:t>el</w:t>
      </w:r>
      <w:r>
        <w:rPr>
          <w:spacing w:val="1"/>
          <w:u w:val="none"/>
        </w:rPr>
        <w:t>y</w:t>
      </w:r>
      <w:r>
        <w:rPr>
          <w:u w:val="none"/>
        </w:rPr>
        <w:t>,</w:t>
      </w:r>
      <w:r>
        <w:rPr>
          <w:spacing w:val="16"/>
          <w:u w:val="none"/>
        </w:rPr>
        <w:t xml:space="preserve"> </w:t>
      </w:r>
      <w:r>
        <w:rPr>
          <w:u w:val="none"/>
        </w:rPr>
        <w:t>a</w:t>
      </w:r>
      <w:r>
        <w:rPr>
          <w:spacing w:val="1"/>
          <w:u w:val="none"/>
        </w:rPr>
        <w:t>n</w:t>
      </w:r>
      <w:r>
        <w:rPr>
          <w:u w:val="none"/>
        </w:rPr>
        <w:t>d</w:t>
      </w:r>
      <w:r>
        <w:rPr>
          <w:spacing w:val="18"/>
          <w:u w:val="none"/>
        </w:rPr>
        <w:t xml:space="preserve"> </w:t>
      </w:r>
      <w:r>
        <w:rPr>
          <w:u w:val="none"/>
        </w:rPr>
        <w:t>s</w:t>
      </w:r>
      <w:r>
        <w:rPr>
          <w:spacing w:val="1"/>
          <w:u w:val="none"/>
        </w:rPr>
        <w:t>h</w:t>
      </w:r>
      <w:r>
        <w:rPr>
          <w:u w:val="none"/>
        </w:rPr>
        <w:t>all</w:t>
      </w:r>
      <w:r>
        <w:rPr>
          <w:spacing w:val="16"/>
          <w:u w:val="none"/>
        </w:rPr>
        <w:t xml:space="preserve"> </w:t>
      </w:r>
      <w:r>
        <w:rPr>
          <w:spacing w:val="1"/>
          <w:u w:val="none"/>
        </w:rPr>
        <w:t>h</w:t>
      </w:r>
      <w:r>
        <w:rPr>
          <w:u w:val="none"/>
        </w:rPr>
        <w:t>a</w:t>
      </w:r>
      <w:r>
        <w:rPr>
          <w:spacing w:val="1"/>
          <w:u w:val="none"/>
        </w:rPr>
        <w:t>v</w:t>
      </w:r>
      <w:r>
        <w:rPr>
          <w:u w:val="none"/>
        </w:rPr>
        <w:t>e</w:t>
      </w:r>
      <w:r>
        <w:rPr>
          <w:spacing w:val="18"/>
          <w:u w:val="none"/>
        </w:rPr>
        <w:t xml:space="preserve"> </w:t>
      </w:r>
      <w:r>
        <w:rPr>
          <w:u w:val="none"/>
        </w:rPr>
        <w:t>t</w:t>
      </w:r>
      <w:r>
        <w:rPr>
          <w:spacing w:val="1"/>
          <w:u w:val="none"/>
        </w:rPr>
        <w:t>h</w:t>
      </w:r>
      <w:r>
        <w:rPr>
          <w:u w:val="none"/>
        </w:rPr>
        <w:t>e</w:t>
      </w:r>
      <w:r>
        <w:rPr>
          <w:spacing w:val="17"/>
          <w:u w:val="none"/>
        </w:rPr>
        <w:t xml:space="preserve"> </w:t>
      </w:r>
      <w:r>
        <w:rPr>
          <w:u w:val="none"/>
        </w:rPr>
        <w:t>ri</w:t>
      </w:r>
      <w:r>
        <w:rPr>
          <w:spacing w:val="1"/>
          <w:u w:val="none"/>
        </w:rPr>
        <w:t>gh</w:t>
      </w:r>
      <w:r>
        <w:rPr>
          <w:u w:val="none"/>
        </w:rPr>
        <w:t>t</w:t>
      </w:r>
      <w:r>
        <w:rPr>
          <w:spacing w:val="17"/>
          <w:u w:val="none"/>
        </w:rPr>
        <w:t xml:space="preserve"> </w:t>
      </w:r>
      <w:r>
        <w:rPr>
          <w:u w:val="none"/>
        </w:rPr>
        <w:t>to</w:t>
      </w:r>
      <w:r>
        <w:rPr>
          <w:spacing w:val="17"/>
          <w:u w:val="none"/>
        </w:rPr>
        <w:t xml:space="preserve"> </w:t>
      </w:r>
      <w:r>
        <w:rPr>
          <w:spacing w:val="1"/>
          <w:u w:val="none"/>
        </w:rPr>
        <w:t>vo</w:t>
      </w:r>
      <w:r>
        <w:rPr>
          <w:u w:val="none"/>
        </w:rPr>
        <w:t>te</w:t>
      </w:r>
      <w:r>
        <w:rPr>
          <w:spacing w:val="18"/>
          <w:u w:val="none"/>
        </w:rPr>
        <w:t xml:space="preserve"> </w:t>
      </w:r>
      <w:r>
        <w:rPr>
          <w:u w:val="none"/>
        </w:rPr>
        <w:t>as</w:t>
      </w:r>
      <w:r>
        <w:rPr>
          <w:spacing w:val="17"/>
          <w:u w:val="none"/>
        </w:rPr>
        <w:t xml:space="preserve"> </w:t>
      </w:r>
      <w:r>
        <w:rPr>
          <w:u w:val="none"/>
        </w:rPr>
        <w:t>a</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spacing w:val="1"/>
          <w:u w:val="none"/>
        </w:rPr>
        <w:t>o</w:t>
      </w:r>
      <w:r>
        <w:rPr>
          <w:u w:val="none"/>
        </w:rPr>
        <w:t>n</w:t>
      </w:r>
      <w:r>
        <w:rPr>
          <w:spacing w:val="18"/>
          <w:u w:val="none"/>
        </w:rPr>
        <w:t xml:space="preserve"> </w:t>
      </w:r>
      <w:r>
        <w:rPr>
          <w:u w:val="none"/>
        </w:rPr>
        <w:t>t</w:t>
      </w:r>
      <w:r>
        <w:rPr>
          <w:spacing w:val="1"/>
          <w:u w:val="none"/>
        </w:rPr>
        <w:t>h</w:t>
      </w:r>
      <w:r>
        <w:rPr>
          <w:u w:val="none"/>
        </w:rPr>
        <w:t>e</w:t>
      </w:r>
      <w:r>
        <w:rPr>
          <w:spacing w:val="17"/>
          <w:u w:val="none"/>
        </w:rPr>
        <w:t xml:space="preserve"> </w:t>
      </w:r>
      <w:r>
        <w:rPr>
          <w:u w:val="none"/>
        </w:rPr>
        <w:t>a</w:t>
      </w:r>
      <w:r>
        <w:rPr>
          <w:spacing w:val="1"/>
          <w:u w:val="none"/>
        </w:rPr>
        <w:t>d</w:t>
      </w:r>
      <w:r>
        <w:rPr>
          <w:spacing w:val="2"/>
          <w:u w:val="none"/>
        </w:rPr>
        <w:t>m</w:t>
      </w:r>
      <w:r>
        <w:rPr>
          <w:u w:val="none"/>
        </w:rPr>
        <w:t>issi</w:t>
      </w:r>
      <w:r>
        <w:rPr>
          <w:spacing w:val="1"/>
          <w:u w:val="none"/>
        </w:rPr>
        <w:t>o</w:t>
      </w:r>
      <w:r>
        <w:rPr>
          <w:u w:val="none"/>
        </w:rPr>
        <w:t>n</w:t>
      </w:r>
      <w:r>
        <w:rPr>
          <w:spacing w:val="18"/>
          <w:u w:val="none"/>
        </w:rPr>
        <w:t xml:space="preserve"> </w:t>
      </w:r>
      <w:r>
        <w:rPr>
          <w:u w:val="none"/>
        </w:rPr>
        <w:t>a</w:t>
      </w:r>
      <w:r>
        <w:rPr>
          <w:spacing w:val="1"/>
          <w:u w:val="none"/>
        </w:rPr>
        <w:t>n</w:t>
      </w:r>
      <w:r>
        <w:rPr>
          <w:u w:val="none"/>
        </w:rPr>
        <w:t>d</w:t>
      </w:r>
      <w:r>
        <w:rPr>
          <w:spacing w:val="15"/>
          <w:u w:val="none"/>
        </w:rPr>
        <w:t xml:space="preserve"> </w:t>
      </w:r>
      <w:r>
        <w:rPr>
          <w:u w:val="none"/>
        </w:rPr>
        <w:t>c</w:t>
      </w:r>
      <w:r>
        <w:rPr>
          <w:spacing w:val="1"/>
          <w:u w:val="none"/>
        </w:rPr>
        <w:t>o</w:t>
      </w:r>
      <w:r>
        <w:rPr>
          <w:spacing w:val="2"/>
          <w:u w:val="none"/>
        </w:rPr>
        <w:t>m</w:t>
      </w:r>
      <w:r>
        <w:rPr>
          <w:u w:val="none"/>
        </w:rPr>
        <w:t>pe</w:t>
      </w:r>
      <w:r>
        <w:rPr>
          <w:spacing w:val="1"/>
          <w:u w:val="none"/>
        </w:rPr>
        <w:t>n</w:t>
      </w:r>
      <w:r>
        <w:rPr>
          <w:u w:val="none"/>
        </w:rPr>
        <w:t>sation</w:t>
      </w:r>
      <w:r>
        <w:rPr>
          <w:spacing w:val="18"/>
          <w:u w:val="none"/>
        </w:rPr>
        <w:t xml:space="preserve"> </w:t>
      </w:r>
      <w:r>
        <w:rPr>
          <w:u w:val="none"/>
        </w:rPr>
        <w:t>of</w:t>
      </w:r>
      <w:r>
        <w:rPr>
          <w:spacing w:val="17"/>
          <w:u w:val="none"/>
        </w:rPr>
        <w:t xml:space="preserve"> </w:t>
      </w:r>
      <w:r>
        <w:rPr>
          <w:u w:val="none"/>
        </w:rPr>
        <w:t>a</w:t>
      </w:r>
      <w:r>
        <w:rPr>
          <w:w w:val="102"/>
          <w:u w:val="none"/>
        </w:rPr>
        <w:t xml:space="preserve"> </w:t>
      </w:r>
      <w:r>
        <w:rPr>
          <w:spacing w:val="1"/>
          <w:u w:val="none"/>
        </w:rPr>
        <w:t>n</w:t>
      </w:r>
      <w:r>
        <w:rPr>
          <w:u w:val="none"/>
        </w:rPr>
        <w:t>ew</w:t>
      </w:r>
      <w:r>
        <w:rPr>
          <w:spacing w:val="2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0"/>
          <w:u w:val="none"/>
        </w:rPr>
        <w:t xml:space="preserve"> </w:t>
      </w:r>
      <w:r>
        <w:rPr>
          <w:spacing w:val="1"/>
          <w:u w:val="none"/>
        </w:rPr>
        <w:t>A</w:t>
      </w:r>
      <w:r>
        <w:rPr>
          <w:u w:val="none"/>
        </w:rPr>
        <w:t>t</w:t>
      </w:r>
      <w:r>
        <w:rPr>
          <w:spacing w:val="24"/>
          <w:u w:val="none"/>
        </w:rPr>
        <w:t xml:space="preserve"> </w:t>
      </w:r>
      <w:r>
        <w:rPr>
          <w:u w:val="none"/>
        </w:rPr>
        <w:t>a</w:t>
      </w:r>
      <w:r>
        <w:rPr>
          <w:spacing w:val="1"/>
          <w:u w:val="none"/>
        </w:rPr>
        <w:t>n</w:t>
      </w:r>
      <w:r>
        <w:rPr>
          <w:u w:val="none"/>
        </w:rPr>
        <w:t>y</w:t>
      </w:r>
      <w:r>
        <w:rPr>
          <w:spacing w:val="26"/>
          <w:u w:val="none"/>
        </w:rPr>
        <w:t xml:space="preserve"> </w:t>
      </w:r>
      <w:r>
        <w:rPr>
          <w:u w:val="none"/>
        </w:rPr>
        <w:t>ti</w:t>
      </w:r>
      <w:r>
        <w:rPr>
          <w:spacing w:val="2"/>
          <w:u w:val="none"/>
        </w:rPr>
        <w:t>m</w:t>
      </w:r>
      <w:r>
        <w:rPr>
          <w:u w:val="none"/>
        </w:rPr>
        <w:t>e</w:t>
      </w:r>
      <w:r>
        <w:rPr>
          <w:spacing w:val="26"/>
          <w:u w:val="none"/>
        </w:rPr>
        <w:t xml:space="preserve"> </w:t>
      </w:r>
      <w:r>
        <w:rPr>
          <w:u w:val="none"/>
        </w:rPr>
        <w:t>t</w:t>
      </w:r>
      <w:r>
        <w:rPr>
          <w:spacing w:val="1"/>
          <w:u w:val="none"/>
        </w:rPr>
        <w:t>h</w:t>
      </w:r>
      <w:r>
        <w:rPr>
          <w:u w:val="none"/>
        </w:rPr>
        <w:t>at</w:t>
      </w:r>
      <w:r>
        <w:rPr>
          <w:spacing w:val="25"/>
          <w:u w:val="none"/>
        </w:rPr>
        <w:t xml:space="preserve"> </w:t>
      </w:r>
      <w:r>
        <w:rPr>
          <w:u w:val="none"/>
        </w:rPr>
        <w:t>t</w:t>
      </w:r>
      <w:r>
        <w:rPr>
          <w:spacing w:val="1"/>
          <w:u w:val="none"/>
        </w:rPr>
        <w:t>h</w:t>
      </w:r>
      <w:r>
        <w:rPr>
          <w:u w:val="none"/>
        </w:rPr>
        <w:t>ere</w:t>
      </w:r>
      <w:r>
        <w:rPr>
          <w:spacing w:val="26"/>
          <w:u w:val="none"/>
        </w:rPr>
        <w:t xml:space="preserve"> </w:t>
      </w:r>
      <w:r>
        <w:rPr>
          <w:u w:val="none"/>
        </w:rPr>
        <w:t>is</w:t>
      </w:r>
      <w:r>
        <w:rPr>
          <w:spacing w:val="26"/>
          <w:u w:val="none"/>
        </w:rPr>
        <w:t xml:space="preserve"> </w:t>
      </w:r>
      <w:r>
        <w:rPr>
          <w:u w:val="none"/>
        </w:rPr>
        <w:t>no</w:t>
      </w:r>
      <w:r>
        <w:rPr>
          <w:spacing w:val="25"/>
          <w:u w:val="none"/>
        </w:rPr>
        <w:t xml:space="preserve"> </w:t>
      </w:r>
      <w:r>
        <w:rPr>
          <w:spacing w:val="2"/>
          <w:u w:val="none"/>
        </w:rPr>
        <w:t>M</w:t>
      </w:r>
      <w:r>
        <w:rPr>
          <w:u w:val="none"/>
        </w:rPr>
        <w:t>anagi</w:t>
      </w:r>
      <w:r>
        <w:rPr>
          <w:spacing w:val="1"/>
          <w:u w:val="none"/>
        </w:rPr>
        <w:t>n</w:t>
      </w:r>
      <w:r>
        <w:rPr>
          <w:u w:val="none"/>
        </w:rPr>
        <w:t>g</w:t>
      </w:r>
      <w:r>
        <w:rPr>
          <w:spacing w:val="26"/>
          <w:u w:val="none"/>
        </w:rPr>
        <w:t xml:space="preserve"> </w:t>
      </w:r>
      <w:r>
        <w:rPr>
          <w:spacing w:val="2"/>
          <w:u w:val="none"/>
        </w:rPr>
        <w:t>M</w:t>
      </w:r>
      <w:r>
        <w:rPr>
          <w:u w:val="none"/>
        </w:rPr>
        <w:t>e</w:t>
      </w:r>
      <w:r>
        <w:rPr>
          <w:spacing w:val="2"/>
          <w:u w:val="none"/>
        </w:rPr>
        <w:t>m</w:t>
      </w:r>
      <w:r>
        <w:rPr>
          <w:u w:val="none"/>
        </w:rPr>
        <w:t>ber</w:t>
      </w:r>
      <w:r>
        <w:rPr>
          <w:spacing w:val="26"/>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C</w:t>
      </w:r>
      <w:r>
        <w:rPr>
          <w:u w:val="none"/>
        </w:rPr>
        <w:t>o</w:t>
      </w:r>
      <w:r>
        <w:rPr>
          <w:spacing w:val="2"/>
          <w:u w:val="none"/>
        </w:rPr>
        <w:t>m</w:t>
      </w:r>
      <w:r>
        <w:rPr>
          <w:u w:val="none"/>
        </w:rPr>
        <w:t>pany,</w:t>
      </w:r>
      <w:r>
        <w:rPr>
          <w:spacing w:val="26"/>
          <w:u w:val="none"/>
        </w:rPr>
        <w:t xml:space="preserve"> </w:t>
      </w:r>
      <w:r>
        <w:rPr>
          <w:u w:val="none"/>
        </w:rPr>
        <w:t>t</w:t>
      </w:r>
      <w:r>
        <w:rPr>
          <w:spacing w:val="1"/>
          <w:u w:val="none"/>
        </w:rPr>
        <w:t>h</w:t>
      </w:r>
      <w:r>
        <w:rPr>
          <w:u w:val="none"/>
        </w:rPr>
        <w:t>e</w:t>
      </w:r>
      <w:r>
        <w:rPr>
          <w:spacing w:val="25"/>
          <w:u w:val="none"/>
        </w:rPr>
        <w:t xml:space="preserve"> </w:t>
      </w:r>
      <w:r>
        <w:rPr>
          <w:spacing w:val="1"/>
          <w:u w:val="none"/>
        </w:rPr>
        <w:t>C</w:t>
      </w:r>
      <w:r>
        <w:rPr>
          <w:u w:val="none"/>
        </w:rPr>
        <w:t>o</w:t>
      </w:r>
      <w:r>
        <w:rPr>
          <w:spacing w:val="2"/>
          <w:u w:val="none"/>
        </w:rPr>
        <w:t>m</w:t>
      </w:r>
      <w:r>
        <w:rPr>
          <w:u w:val="none"/>
        </w:rPr>
        <w:t>pany</w:t>
      </w:r>
      <w:r>
        <w:rPr>
          <w:w w:val="102"/>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ed</w:t>
      </w:r>
      <w:r>
        <w:rPr>
          <w:spacing w:val="20"/>
          <w:u w:val="none"/>
        </w:rPr>
        <w:t xml:space="preserve"> </w:t>
      </w:r>
      <w:r>
        <w:rPr>
          <w:spacing w:val="1"/>
          <w:u w:val="none"/>
        </w:rPr>
        <w:t>b</w:t>
      </w:r>
      <w:r>
        <w:rPr>
          <w:u w:val="none"/>
        </w:rPr>
        <w:t>y</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p>
    <w:p w14:paraId="37B6BB65" w14:textId="77777777" w:rsidR="000C19C9" w:rsidRDefault="000C19C9">
      <w:pPr>
        <w:spacing w:before="17" w:line="220" w:lineRule="exact"/>
      </w:pPr>
    </w:p>
    <w:p w14:paraId="783FEBAD" w14:textId="77777777" w:rsidR="000C19C9" w:rsidRDefault="00D3642A">
      <w:pPr>
        <w:pStyle w:val="BodyText"/>
        <w:numPr>
          <w:ilvl w:val="2"/>
          <w:numId w:val="4"/>
        </w:numPr>
        <w:tabs>
          <w:tab w:val="left" w:pos="2264"/>
        </w:tabs>
        <w:spacing w:line="251" w:lineRule="auto"/>
        <w:ind w:right="112" w:firstLine="1440"/>
        <w:jc w:val="both"/>
        <w:rPr>
          <w:u w:val="none"/>
        </w:rPr>
      </w:pPr>
      <w:r>
        <w:rPr>
          <w:spacing w:val="1"/>
          <w:u w:color="000000"/>
        </w:rPr>
        <w:t>D</w:t>
      </w:r>
      <w:r>
        <w:rPr>
          <w:u w:color="000000"/>
        </w:rPr>
        <w:t>isc</w:t>
      </w:r>
      <w:r>
        <w:rPr>
          <w:spacing w:val="1"/>
          <w:u w:color="000000"/>
        </w:rPr>
        <w:t>h</w:t>
      </w:r>
      <w:r>
        <w:rPr>
          <w:u w:color="000000"/>
        </w:rPr>
        <w:t>ar</w:t>
      </w:r>
      <w:r>
        <w:rPr>
          <w:spacing w:val="1"/>
          <w:u w:color="000000"/>
        </w:rPr>
        <w:t>g</w:t>
      </w:r>
      <w:r>
        <w:rPr>
          <w:u w:color="000000"/>
        </w:rPr>
        <w:t>e</w:t>
      </w:r>
      <w:r>
        <w:rPr>
          <w:u w:val="none"/>
        </w:rPr>
        <w:t>.</w:t>
      </w:r>
      <w:r>
        <w:rPr>
          <w:spacing w:val="33"/>
          <w:u w:val="none"/>
        </w:rPr>
        <w:t xml:space="preserve"> </w:t>
      </w:r>
      <w:r>
        <w:rPr>
          <w:spacing w:val="1"/>
          <w:u w:val="none"/>
        </w:rPr>
        <w:t>Th</w:t>
      </w:r>
      <w:r>
        <w:rPr>
          <w:u w:val="none"/>
        </w:rPr>
        <w:t>e</w:t>
      </w:r>
      <w:r>
        <w:rPr>
          <w:spacing w:val="3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u w:val="none"/>
        </w:rPr>
        <w:t>s</w:t>
      </w:r>
      <w:r>
        <w:rPr>
          <w:spacing w:val="1"/>
          <w:u w:val="none"/>
        </w:rPr>
        <w:t>h</w:t>
      </w:r>
      <w:r>
        <w:rPr>
          <w:u w:val="none"/>
        </w:rPr>
        <w:t>all</w:t>
      </w:r>
      <w:r>
        <w:rPr>
          <w:spacing w:val="33"/>
          <w:u w:val="none"/>
        </w:rPr>
        <w:t xml:space="preserve"> </w:t>
      </w:r>
      <w:r>
        <w:rPr>
          <w:spacing w:val="1"/>
          <w:u w:val="none"/>
        </w:rPr>
        <w:t>b</w:t>
      </w:r>
      <w:r>
        <w:rPr>
          <w:u w:val="none"/>
        </w:rPr>
        <w:t>e</w:t>
      </w:r>
      <w:r>
        <w:rPr>
          <w:spacing w:val="34"/>
          <w:u w:val="none"/>
        </w:rPr>
        <w:t xml:space="preserve"> </w:t>
      </w:r>
      <w:r>
        <w:rPr>
          <w:u w:val="none"/>
        </w:rPr>
        <w:t>relie</w:t>
      </w:r>
      <w:r>
        <w:rPr>
          <w:spacing w:val="1"/>
          <w:u w:val="none"/>
        </w:rPr>
        <w:t>v</w:t>
      </w:r>
      <w:r>
        <w:rPr>
          <w:u w:val="none"/>
        </w:rPr>
        <w:t>ed</w:t>
      </w:r>
      <w:r>
        <w:rPr>
          <w:spacing w:val="34"/>
          <w:u w:val="none"/>
        </w:rPr>
        <w:t xml:space="preserve"> </w:t>
      </w:r>
      <w:r>
        <w:rPr>
          <w:u w:val="none"/>
        </w:rPr>
        <w:t>fr</w:t>
      </w:r>
      <w:r>
        <w:rPr>
          <w:spacing w:val="1"/>
          <w:u w:val="none"/>
        </w:rPr>
        <w:t>o</w:t>
      </w:r>
      <w:r>
        <w:rPr>
          <w:spacing w:val="2"/>
          <w:u w:val="none"/>
        </w:rPr>
        <w:t>m</w:t>
      </w:r>
      <w:r>
        <w:rPr>
          <w:u w:val="none"/>
        </w:rPr>
        <w:t>,</w:t>
      </w:r>
      <w:r>
        <w:rPr>
          <w:spacing w:val="34"/>
          <w:u w:val="none"/>
        </w:rPr>
        <w:t xml:space="preserve"> </w:t>
      </w:r>
      <w:r>
        <w:rPr>
          <w:u w:val="none"/>
        </w:rPr>
        <w:t>a</w:t>
      </w:r>
      <w:r>
        <w:rPr>
          <w:spacing w:val="1"/>
          <w:u w:val="none"/>
        </w:rPr>
        <w:t>n</w:t>
      </w:r>
      <w:r>
        <w:rPr>
          <w:u w:val="none"/>
        </w:rPr>
        <w:t>d</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4"/>
          <w:u w:val="none"/>
        </w:rPr>
        <w:t xml:space="preserve"> </w:t>
      </w:r>
      <w:r>
        <w:rPr>
          <w:spacing w:val="1"/>
          <w:u w:val="none"/>
        </w:rPr>
        <w:t>o</w:t>
      </w:r>
      <w:r>
        <w:rPr>
          <w:u w:val="none"/>
        </w:rPr>
        <w:t>r</w:t>
      </w:r>
      <w:r>
        <w:rPr>
          <w:w w:val="102"/>
          <w:u w:val="none"/>
        </w:rPr>
        <w:t xml:space="preserve"> </w:t>
      </w:r>
      <w:r>
        <w:rPr>
          <w:u w:val="none"/>
        </w:rPr>
        <w:t>a</w:t>
      </w:r>
      <w:r>
        <w:rPr>
          <w:spacing w:val="1"/>
          <w:u w:val="none"/>
        </w:rPr>
        <w:t>n</w:t>
      </w:r>
      <w:r>
        <w:rPr>
          <w:u w:val="none"/>
        </w:rPr>
        <w:t>y</w:t>
      </w:r>
      <w:r>
        <w:rPr>
          <w:spacing w:val="17"/>
          <w:u w:val="none"/>
        </w:rPr>
        <w:t xml:space="preserve"> </w:t>
      </w:r>
      <w:r>
        <w:rPr>
          <w:u w:val="none"/>
        </w:rPr>
        <w:t>person</w:t>
      </w:r>
      <w:r>
        <w:rPr>
          <w:spacing w:val="18"/>
          <w:u w:val="none"/>
        </w:rPr>
        <w:t xml:space="preserve"> </w:t>
      </w:r>
      <w:r>
        <w:rPr>
          <w:u w:val="none"/>
        </w:rPr>
        <w:t>or</w:t>
      </w:r>
      <w:r>
        <w:rPr>
          <w:spacing w:val="16"/>
          <w:u w:val="none"/>
        </w:rPr>
        <w:t xml:space="preserve"> </w:t>
      </w:r>
      <w:r>
        <w:rPr>
          <w:spacing w:val="1"/>
          <w:u w:val="none"/>
        </w:rPr>
        <w:t>p</w:t>
      </w:r>
      <w:r>
        <w:rPr>
          <w:u w:val="none"/>
        </w:rPr>
        <w:t>ers</w:t>
      </w:r>
      <w:r>
        <w:rPr>
          <w:spacing w:val="1"/>
          <w:u w:val="none"/>
        </w:rPr>
        <w:t>on</w:t>
      </w:r>
      <w:r>
        <w:rPr>
          <w:u w:val="none"/>
        </w:rPr>
        <w:t>s</w:t>
      </w:r>
      <w:r>
        <w:rPr>
          <w:spacing w:val="16"/>
          <w:u w:val="none"/>
        </w:rPr>
        <w:t xml:space="preserve"> </w:t>
      </w:r>
      <w:r>
        <w:rPr>
          <w:u w:val="none"/>
        </w:rPr>
        <w:t>c</w:t>
      </w:r>
      <w:r>
        <w:rPr>
          <w:spacing w:val="1"/>
          <w:u w:val="none"/>
        </w:rPr>
        <w:t>on</w:t>
      </w:r>
      <w:r>
        <w:rPr>
          <w:u w:val="none"/>
        </w:rPr>
        <w:t>ti</w:t>
      </w:r>
      <w:r>
        <w:rPr>
          <w:spacing w:val="1"/>
          <w:u w:val="none"/>
        </w:rPr>
        <w:t>nu</w:t>
      </w:r>
      <w:r>
        <w:rPr>
          <w:u w:val="none"/>
        </w:rPr>
        <w:t>i</w:t>
      </w:r>
      <w:r>
        <w:rPr>
          <w:spacing w:val="1"/>
          <w:u w:val="none"/>
        </w:rPr>
        <w:t>n</w:t>
      </w:r>
      <w:r>
        <w:rPr>
          <w:u w:val="none"/>
        </w:rPr>
        <w:t>g</w:t>
      </w:r>
      <w:r>
        <w:rPr>
          <w:spacing w:val="18"/>
          <w:u w:val="none"/>
        </w:rPr>
        <w:t xml:space="preserve"> </w:t>
      </w:r>
      <w:r>
        <w:rPr>
          <w:u w:val="none"/>
        </w:rPr>
        <w:t>t</w:t>
      </w:r>
      <w:r>
        <w:rPr>
          <w:spacing w:val="1"/>
          <w:u w:val="none"/>
        </w:rPr>
        <w:t>h</w:t>
      </w:r>
      <w:r>
        <w:rPr>
          <w:u w:val="none"/>
        </w:rPr>
        <w:t>e</w:t>
      </w:r>
      <w:r>
        <w:rPr>
          <w:spacing w:val="17"/>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8"/>
          <w:u w:val="none"/>
        </w:rPr>
        <w:t xml:space="preserve"> </w:t>
      </w:r>
      <w:r>
        <w:rPr>
          <w:u w:val="none"/>
        </w:rPr>
        <w:t>if</w:t>
      </w:r>
      <w:r>
        <w:rPr>
          <w:spacing w:val="16"/>
          <w:u w:val="none"/>
        </w:rPr>
        <w:t xml:space="preserve"> </w:t>
      </w:r>
      <w:r>
        <w:rPr>
          <w:u w:val="none"/>
        </w:rPr>
        <w:t>it</w:t>
      </w:r>
      <w:r>
        <w:rPr>
          <w:spacing w:val="17"/>
          <w:u w:val="none"/>
        </w:rPr>
        <w:t xml:space="preserve"> </w:t>
      </w:r>
      <w:r>
        <w:rPr>
          <w:spacing w:val="1"/>
          <w:u w:val="none"/>
        </w:rPr>
        <w:t>h</w:t>
      </w:r>
      <w:r>
        <w:rPr>
          <w:u w:val="none"/>
        </w:rPr>
        <w:t>as</w:t>
      </w:r>
      <w:r>
        <w:rPr>
          <w:spacing w:val="16"/>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r>
        <w:rPr>
          <w:u w:val="none"/>
        </w:rPr>
        <w:t>,</w:t>
      </w:r>
      <w:r>
        <w:rPr>
          <w:spacing w:val="16"/>
          <w:u w:val="none"/>
        </w:rPr>
        <w:t xml:space="preserve"> </w:t>
      </w:r>
      <w:r>
        <w:rPr>
          <w:u w:val="none"/>
        </w:rPr>
        <w:t>s</w:t>
      </w:r>
      <w:r>
        <w:rPr>
          <w:spacing w:val="1"/>
          <w:u w:val="none"/>
        </w:rPr>
        <w:t>h</w:t>
      </w:r>
      <w:r>
        <w:rPr>
          <w:u w:val="none"/>
        </w:rPr>
        <w:t>a</w:t>
      </w:r>
      <w:r>
        <w:rPr>
          <w:spacing w:val="-1"/>
          <w:u w:val="none"/>
        </w:rPr>
        <w:t>l</w:t>
      </w:r>
      <w:r>
        <w:rPr>
          <w:u w:val="none"/>
        </w:rPr>
        <w:t>l</w:t>
      </w:r>
      <w:r>
        <w:rPr>
          <w:spacing w:val="17"/>
          <w:u w:val="none"/>
        </w:rPr>
        <w:t xml:space="preserve"> </w:t>
      </w:r>
      <w:r>
        <w:rPr>
          <w:u w:val="none"/>
        </w:rPr>
        <w:t>assu</w:t>
      </w:r>
      <w:r>
        <w:rPr>
          <w:spacing w:val="2"/>
          <w:u w:val="none"/>
        </w:rPr>
        <w:t>m</w:t>
      </w:r>
      <w:r>
        <w:rPr>
          <w:u w:val="none"/>
        </w:rPr>
        <w:t>e</w:t>
      </w:r>
      <w:r>
        <w:rPr>
          <w:spacing w:val="16"/>
          <w:u w:val="none"/>
        </w:rPr>
        <w:t xml:space="preserve"> </w:t>
      </w:r>
      <w:r>
        <w:rPr>
          <w:u w:val="none"/>
        </w:rPr>
        <w:t>and</w:t>
      </w:r>
      <w:r>
        <w:rPr>
          <w:spacing w:val="18"/>
          <w:u w:val="none"/>
        </w:rPr>
        <w:t xml:space="preserve"> </w:t>
      </w:r>
      <w:r>
        <w:rPr>
          <w:u w:val="none"/>
        </w:rPr>
        <w:t>pay</w:t>
      </w:r>
      <w:r>
        <w:rPr>
          <w:spacing w:val="17"/>
          <w:u w:val="none"/>
        </w:rPr>
        <w:t xml:space="preserve"> </w:t>
      </w:r>
      <w:r>
        <w:rPr>
          <w:u w:val="none"/>
        </w:rPr>
        <w:t>as</w:t>
      </w:r>
      <w:r>
        <w:rPr>
          <w:w w:val="102"/>
          <w:u w:val="none"/>
        </w:rPr>
        <w:t xml:space="preserve"> </w:t>
      </w:r>
      <w:r>
        <w:rPr>
          <w:u w:val="none"/>
        </w:rPr>
        <w:t>t</w:t>
      </w:r>
      <w:r>
        <w:rPr>
          <w:spacing w:val="1"/>
          <w:u w:val="none"/>
        </w:rPr>
        <w:t>h</w:t>
      </w:r>
      <w:r>
        <w:rPr>
          <w:u w:val="none"/>
        </w:rPr>
        <w:t>ey</w:t>
      </w:r>
      <w:r>
        <w:rPr>
          <w:spacing w:val="48"/>
          <w:u w:val="none"/>
        </w:rPr>
        <w:t xml:space="preserve"> </w:t>
      </w:r>
      <w:r>
        <w:rPr>
          <w:spacing w:val="2"/>
          <w:u w:val="none"/>
        </w:rPr>
        <w:t>m</w:t>
      </w:r>
      <w:r>
        <w:rPr>
          <w:u w:val="none"/>
        </w:rPr>
        <w:t>at</w:t>
      </w:r>
      <w:r>
        <w:rPr>
          <w:spacing w:val="1"/>
          <w:u w:val="none"/>
        </w:rPr>
        <w:t>u</w:t>
      </w:r>
      <w:r>
        <w:rPr>
          <w:u w:val="none"/>
        </w:rPr>
        <w:t>re,</w:t>
      </w:r>
      <w:r>
        <w:rPr>
          <w:spacing w:val="47"/>
          <w:u w:val="none"/>
        </w:rPr>
        <w:t xml:space="preserve"> </w:t>
      </w:r>
      <w:r>
        <w:rPr>
          <w:u w:val="none"/>
        </w:rPr>
        <w:t>all</w:t>
      </w:r>
      <w:r>
        <w:rPr>
          <w:spacing w:val="4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8"/>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47"/>
          <w:u w:val="none"/>
        </w:rPr>
        <w:t xml:space="preserve"> </w:t>
      </w:r>
      <w:r>
        <w:rPr>
          <w:u w:val="none"/>
        </w:rPr>
        <w:t>a</w:t>
      </w:r>
      <w:r>
        <w:rPr>
          <w:spacing w:val="1"/>
          <w:u w:val="none"/>
        </w:rPr>
        <w:t>n</w:t>
      </w:r>
      <w:r>
        <w:rPr>
          <w:u w:val="none"/>
        </w:rPr>
        <w:t>d</w:t>
      </w:r>
      <w:r>
        <w:rPr>
          <w:spacing w:val="49"/>
          <w:u w:val="none"/>
        </w:rPr>
        <w:t xml:space="preserve"> </w:t>
      </w:r>
      <w:r>
        <w:rPr>
          <w:u w:val="none"/>
        </w:rPr>
        <w:t>lia</w:t>
      </w:r>
      <w:r>
        <w:rPr>
          <w:spacing w:val="1"/>
          <w:u w:val="none"/>
        </w:rPr>
        <w:t>b</w:t>
      </w:r>
      <w:r>
        <w:rPr>
          <w:u w:val="none"/>
        </w:rPr>
        <w:t>ilities</w:t>
      </w:r>
      <w:r>
        <w:rPr>
          <w:spacing w:val="47"/>
          <w:u w:val="none"/>
        </w:rPr>
        <w:t xml:space="preserve"> </w:t>
      </w:r>
      <w:r>
        <w:rPr>
          <w:u w:val="none"/>
        </w:rPr>
        <w:t>t</w:t>
      </w:r>
      <w:r>
        <w:rPr>
          <w:spacing w:val="1"/>
          <w:u w:val="none"/>
        </w:rPr>
        <w:t>h</w:t>
      </w:r>
      <w:r>
        <w:rPr>
          <w:u w:val="none"/>
        </w:rPr>
        <w:t>at</w:t>
      </w:r>
      <w:r>
        <w:rPr>
          <w:spacing w:val="48"/>
          <w:u w:val="none"/>
        </w:rPr>
        <w:t xml:space="preserve"> </w:t>
      </w:r>
      <w:r>
        <w:rPr>
          <w:u w:val="none"/>
        </w:rPr>
        <w:t>e</w:t>
      </w:r>
      <w:r>
        <w:rPr>
          <w:spacing w:val="1"/>
          <w:u w:val="none"/>
        </w:rPr>
        <w:t>x</w:t>
      </w:r>
      <w:r>
        <w:rPr>
          <w:u w:val="none"/>
        </w:rPr>
        <w:t>ist</w:t>
      </w:r>
      <w:r>
        <w:rPr>
          <w:spacing w:val="47"/>
          <w:u w:val="none"/>
        </w:rPr>
        <w:t xml:space="preserve"> </w:t>
      </w:r>
      <w:r>
        <w:rPr>
          <w:spacing w:val="1"/>
          <w:u w:val="none"/>
        </w:rPr>
        <w:t>o</w:t>
      </w:r>
      <w:r>
        <w:rPr>
          <w:u w:val="none"/>
        </w:rPr>
        <w:t>n</w:t>
      </w:r>
      <w:r>
        <w:rPr>
          <w:spacing w:val="48"/>
          <w:u w:val="none"/>
        </w:rPr>
        <w:t xml:space="preserve"> </w:t>
      </w:r>
      <w:r>
        <w:rPr>
          <w:u w:val="none"/>
        </w:rPr>
        <w:t>t</w:t>
      </w:r>
      <w:r>
        <w:rPr>
          <w:spacing w:val="1"/>
          <w:u w:val="none"/>
        </w:rPr>
        <w:t>h</w:t>
      </w:r>
      <w:r>
        <w:rPr>
          <w:u w:val="none"/>
        </w:rPr>
        <w:t>e</w:t>
      </w:r>
      <w:r>
        <w:rPr>
          <w:spacing w:val="49"/>
          <w:u w:val="none"/>
        </w:rPr>
        <w:t xml:space="preserve"> </w:t>
      </w:r>
      <w:r>
        <w:rPr>
          <w:spacing w:val="1"/>
          <w:u w:val="none"/>
        </w:rPr>
        <w:t>d</w:t>
      </w:r>
      <w:r>
        <w:rPr>
          <w:u w:val="none"/>
        </w:rPr>
        <w:t>ate</w:t>
      </w:r>
      <w:r>
        <w:rPr>
          <w:spacing w:val="48"/>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al</w:t>
      </w:r>
      <w:r>
        <w:rPr>
          <w:spacing w:val="31"/>
          <w:u w:val="none"/>
        </w:rPr>
        <w:t xml:space="preserve"> </w:t>
      </w:r>
      <w:r>
        <w:rPr>
          <w:u w:val="none"/>
        </w:rPr>
        <w:t>fr</w:t>
      </w:r>
      <w:r>
        <w:rPr>
          <w:spacing w:val="1"/>
          <w:u w:val="none"/>
        </w:rPr>
        <w:t>o</w:t>
      </w:r>
      <w:r>
        <w:rPr>
          <w:u w:val="none"/>
        </w:rPr>
        <w:t>m</w:t>
      </w:r>
      <w:r>
        <w:rPr>
          <w:spacing w:val="34"/>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3"/>
          <w:u w:val="none"/>
        </w:rPr>
        <w:t xml:space="preserve"> </w:t>
      </w:r>
      <w:r>
        <w:rPr>
          <w:u w:val="none"/>
        </w:rPr>
        <w:t>a</w:t>
      </w:r>
      <w:r>
        <w:rPr>
          <w:spacing w:val="1"/>
          <w:u w:val="none"/>
        </w:rPr>
        <w:t>n</w:t>
      </w:r>
      <w:r>
        <w:rPr>
          <w:u w:val="none"/>
        </w:rPr>
        <w:t>d</w:t>
      </w:r>
      <w:r>
        <w:rPr>
          <w:spacing w:val="31"/>
          <w:u w:val="none"/>
        </w:rPr>
        <w:t xml:space="preserve"> </w:t>
      </w:r>
      <w:r>
        <w:rPr>
          <w:u w:val="none"/>
        </w:rPr>
        <w:t>s</w:t>
      </w:r>
      <w:r>
        <w:rPr>
          <w:spacing w:val="1"/>
          <w:u w:val="none"/>
        </w:rPr>
        <w:t>h</w:t>
      </w:r>
      <w:r>
        <w:rPr>
          <w:u w:val="none"/>
        </w:rPr>
        <w:t>all</w:t>
      </w:r>
      <w:r>
        <w:rPr>
          <w:spacing w:val="31"/>
          <w:u w:val="none"/>
        </w:rPr>
        <w:t xml:space="preserve"> </w:t>
      </w:r>
      <w:r>
        <w:rPr>
          <w:spacing w:val="1"/>
          <w:u w:val="none"/>
        </w:rPr>
        <w:t>ho</w:t>
      </w:r>
      <w:r>
        <w:rPr>
          <w:u w:val="none"/>
        </w:rPr>
        <w:t>ld</w:t>
      </w:r>
      <w:r>
        <w:rPr>
          <w:spacing w:val="33"/>
          <w:u w:val="none"/>
        </w:rPr>
        <w:t xml:space="preserve"> </w:t>
      </w:r>
      <w:r>
        <w:rPr>
          <w:u w:val="none"/>
        </w:rPr>
        <w:t>t</w:t>
      </w:r>
      <w:r>
        <w:rPr>
          <w:spacing w:val="1"/>
          <w:u w:val="none"/>
        </w:rPr>
        <w:t>h</w:t>
      </w:r>
      <w:r>
        <w:rPr>
          <w:u w:val="none"/>
        </w:rPr>
        <w:t>e</w:t>
      </w:r>
      <w:r>
        <w:rPr>
          <w:spacing w:val="3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spacing w:val="1"/>
          <w:u w:val="none"/>
        </w:rPr>
        <w:t>h</w:t>
      </w:r>
      <w:r>
        <w:rPr>
          <w:u w:val="none"/>
        </w:rPr>
        <w:t>ar</w:t>
      </w:r>
      <w:r>
        <w:rPr>
          <w:spacing w:val="2"/>
          <w:u w:val="none"/>
        </w:rPr>
        <w:t>m</w:t>
      </w:r>
      <w:r>
        <w:rPr>
          <w:u w:val="none"/>
        </w:rPr>
        <w:t>less</w:t>
      </w:r>
      <w:r>
        <w:rPr>
          <w:spacing w:val="33"/>
          <w:u w:val="none"/>
        </w:rPr>
        <w:t xml:space="preserve"> </w:t>
      </w:r>
      <w:r>
        <w:rPr>
          <w:u w:val="none"/>
        </w:rPr>
        <w:t>fr</w:t>
      </w:r>
      <w:r>
        <w:rPr>
          <w:spacing w:val="1"/>
          <w:u w:val="none"/>
        </w:rPr>
        <w:t>o</w:t>
      </w:r>
      <w:r>
        <w:rPr>
          <w:u w:val="none"/>
        </w:rPr>
        <w:t>m</w:t>
      </w:r>
      <w:r>
        <w:rPr>
          <w:spacing w:val="33"/>
          <w:u w:val="none"/>
        </w:rPr>
        <w:t xml:space="preserve"> </w:t>
      </w:r>
      <w:r>
        <w:rPr>
          <w:u w:val="none"/>
        </w:rPr>
        <w:t>a</w:t>
      </w:r>
      <w:r>
        <w:rPr>
          <w:spacing w:val="1"/>
          <w:u w:val="none"/>
        </w:rPr>
        <w:t>n</w:t>
      </w:r>
      <w:r>
        <w:rPr>
          <w:u w:val="none"/>
        </w:rPr>
        <w:t>y</w:t>
      </w:r>
      <w:r>
        <w:rPr>
          <w:spacing w:val="33"/>
          <w:u w:val="none"/>
        </w:rPr>
        <w:t xml:space="preserve"> </w:t>
      </w:r>
      <w:r>
        <w:rPr>
          <w:u w:val="none"/>
        </w:rPr>
        <w:t>acti</w:t>
      </w:r>
      <w:r>
        <w:rPr>
          <w:spacing w:val="1"/>
          <w:u w:val="none"/>
        </w:rPr>
        <w:t>o</w:t>
      </w:r>
      <w:r>
        <w:rPr>
          <w:u w:val="none"/>
        </w:rPr>
        <w:t>n</w:t>
      </w:r>
      <w:r>
        <w:rPr>
          <w:spacing w:val="33"/>
          <w:u w:val="none"/>
        </w:rPr>
        <w:t xml:space="preserve"> </w:t>
      </w:r>
      <w:r>
        <w:rPr>
          <w:spacing w:val="1"/>
          <w:u w:val="none"/>
        </w:rPr>
        <w:t>o</w:t>
      </w:r>
      <w:r>
        <w:rPr>
          <w:u w:val="none"/>
        </w:rPr>
        <w:t>r</w:t>
      </w:r>
      <w:r>
        <w:rPr>
          <w:spacing w:val="31"/>
          <w:u w:val="none"/>
        </w:rPr>
        <w:t xml:space="preserve"> </w:t>
      </w:r>
      <w:r>
        <w:rPr>
          <w:u w:val="none"/>
        </w:rPr>
        <w:t>claim</w:t>
      </w:r>
      <w:r>
        <w:rPr>
          <w:w w:val="102"/>
          <w:u w:val="none"/>
        </w:rPr>
        <w:t xml:space="preserve"> </w:t>
      </w:r>
      <w:r>
        <w:rPr>
          <w:u w:val="none"/>
        </w:rPr>
        <w:t>arising</w:t>
      </w:r>
      <w:r>
        <w:rPr>
          <w:spacing w:val="28"/>
          <w:u w:val="none"/>
        </w:rPr>
        <w:t xml:space="preserve"> </w:t>
      </w:r>
      <w:r>
        <w:rPr>
          <w:u w:val="none"/>
        </w:rPr>
        <w:t>or</w:t>
      </w:r>
      <w:r>
        <w:rPr>
          <w:spacing w:val="27"/>
          <w:u w:val="none"/>
        </w:rPr>
        <w:t xml:space="preserve"> </w:t>
      </w:r>
      <w:r>
        <w:rPr>
          <w:u w:val="none"/>
        </w:rPr>
        <w:t>alle</w:t>
      </w:r>
      <w:r>
        <w:rPr>
          <w:spacing w:val="1"/>
          <w:u w:val="none"/>
        </w:rPr>
        <w:t>g</w:t>
      </w:r>
      <w:r>
        <w:rPr>
          <w:u w:val="none"/>
        </w:rPr>
        <w:t>ed</w:t>
      </w:r>
      <w:r>
        <w:rPr>
          <w:spacing w:val="28"/>
          <w:u w:val="none"/>
        </w:rPr>
        <w:t xml:space="preserve"> </w:t>
      </w:r>
      <w:r>
        <w:rPr>
          <w:u w:val="none"/>
        </w:rPr>
        <w:t>to</w:t>
      </w:r>
      <w:r>
        <w:rPr>
          <w:spacing w:val="28"/>
          <w:u w:val="none"/>
        </w:rPr>
        <w:t xml:space="preserve"> </w:t>
      </w:r>
      <w:r>
        <w:rPr>
          <w:u w:val="none"/>
        </w:rPr>
        <w:t>arise</w:t>
      </w:r>
      <w:r>
        <w:rPr>
          <w:spacing w:val="28"/>
          <w:u w:val="none"/>
        </w:rPr>
        <w:t xml:space="preserve"> </w:t>
      </w:r>
      <w:r>
        <w:rPr>
          <w:u w:val="none"/>
        </w:rPr>
        <w:t>from</w:t>
      </w:r>
      <w:r>
        <w:rPr>
          <w:spacing w:val="30"/>
          <w:u w:val="none"/>
        </w:rPr>
        <w:t xml:space="preserve"> </w:t>
      </w:r>
      <w:r>
        <w:rPr>
          <w:u w:val="none"/>
        </w:rPr>
        <w:t>those</w:t>
      </w:r>
      <w:r>
        <w:rPr>
          <w:spacing w:val="28"/>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28"/>
          <w:u w:val="none"/>
        </w:rPr>
        <w:t xml:space="preserve"> </w:t>
      </w:r>
      <w:r>
        <w:rPr>
          <w:u w:val="none"/>
        </w:rPr>
        <w:t>a</w:t>
      </w:r>
      <w:r>
        <w:rPr>
          <w:spacing w:val="1"/>
          <w:u w:val="none"/>
        </w:rPr>
        <w:t>n</w:t>
      </w:r>
      <w:r>
        <w:rPr>
          <w:u w:val="none"/>
        </w:rPr>
        <w:t>d</w:t>
      </w:r>
      <w:r>
        <w:rPr>
          <w:spacing w:val="28"/>
          <w:u w:val="none"/>
        </w:rPr>
        <w:t xml:space="preserve"> </w:t>
      </w:r>
      <w:r>
        <w:rPr>
          <w:u w:val="none"/>
        </w:rPr>
        <w:t>liabilities</w:t>
      </w:r>
      <w:r>
        <w:rPr>
          <w:spacing w:val="28"/>
          <w:u w:val="none"/>
        </w:rPr>
        <w:t xml:space="preserve"> </w:t>
      </w:r>
      <w:r>
        <w:rPr>
          <w:u w:val="none"/>
        </w:rPr>
        <w:t>accrui</w:t>
      </w:r>
      <w:r>
        <w:rPr>
          <w:spacing w:val="1"/>
          <w:u w:val="none"/>
        </w:rPr>
        <w:t>n</w:t>
      </w:r>
      <w:r>
        <w:rPr>
          <w:u w:val="none"/>
        </w:rPr>
        <w:t>g</w:t>
      </w:r>
      <w:r>
        <w:rPr>
          <w:spacing w:val="28"/>
          <w:u w:val="none"/>
        </w:rPr>
        <w:t xml:space="preserve"> </w:t>
      </w:r>
      <w:r>
        <w:rPr>
          <w:u w:val="none"/>
        </w:rPr>
        <w:t>after</w:t>
      </w:r>
      <w:r>
        <w:rPr>
          <w:spacing w:val="27"/>
          <w:u w:val="none"/>
        </w:rPr>
        <w:t xml:space="preserve"> </w:t>
      </w:r>
      <w:r>
        <w:rPr>
          <w:u w:val="none"/>
        </w:rPr>
        <w:t>t</w:t>
      </w:r>
      <w:r>
        <w:rPr>
          <w:spacing w:val="1"/>
          <w:u w:val="none"/>
        </w:rPr>
        <w:t>h</w:t>
      </w:r>
      <w:r>
        <w:rPr>
          <w:u w:val="none"/>
        </w:rPr>
        <w:t>at</w:t>
      </w:r>
      <w:r>
        <w:rPr>
          <w:spacing w:val="27"/>
          <w:u w:val="none"/>
        </w:rPr>
        <w:t xml:space="preserve"> </w:t>
      </w:r>
      <w:r>
        <w:rPr>
          <w:u w:val="none"/>
        </w:rPr>
        <w:t>date.</w:t>
      </w:r>
      <w:r>
        <w:rPr>
          <w:spacing w:val="27"/>
          <w:u w:val="none"/>
        </w:rPr>
        <w:t xml:space="preserve"> </w:t>
      </w:r>
      <w:r>
        <w:rPr>
          <w:spacing w:val="1"/>
          <w:u w:val="none"/>
        </w:rPr>
        <w:t>T</w:t>
      </w:r>
      <w:r>
        <w:rPr>
          <w:u w:val="none"/>
        </w:rPr>
        <w:t>he</w:t>
      </w:r>
      <w:r>
        <w:rPr>
          <w:spacing w:val="28"/>
          <w:u w:val="none"/>
        </w:rPr>
        <w:t xml:space="preserve"> </w:t>
      </w:r>
      <w:r>
        <w:rPr>
          <w:spacing w:val="1"/>
          <w:u w:val="none"/>
        </w:rPr>
        <w:t>C</w:t>
      </w:r>
      <w:r>
        <w:rPr>
          <w:u w:val="none"/>
        </w:rPr>
        <w:t>o</w:t>
      </w:r>
      <w:r>
        <w:rPr>
          <w:spacing w:val="2"/>
          <w:u w:val="none"/>
        </w:rPr>
        <w:t>m</w:t>
      </w:r>
      <w:r>
        <w:rPr>
          <w:u w:val="none"/>
        </w:rPr>
        <w:t>pany</w:t>
      </w:r>
      <w:r>
        <w:rPr>
          <w:spacing w:val="29"/>
          <w:u w:val="none"/>
        </w:rPr>
        <w:t xml:space="preserve"> </w:t>
      </w:r>
      <w:r>
        <w:rPr>
          <w:u w:val="none"/>
        </w:rPr>
        <w:t>or</w:t>
      </w:r>
      <w:r>
        <w:rPr>
          <w:w w:val="102"/>
          <w:u w:val="none"/>
        </w:rPr>
        <w:t xml:space="preserve"> </w:t>
      </w:r>
      <w:r>
        <w:rPr>
          <w:u w:val="none"/>
        </w:rPr>
        <w:t>t</w:t>
      </w:r>
      <w:r>
        <w:rPr>
          <w:spacing w:val="1"/>
          <w:u w:val="none"/>
        </w:rPr>
        <w:t>h</w:t>
      </w:r>
      <w:r>
        <w:rPr>
          <w:u w:val="none"/>
        </w:rPr>
        <w:t>e</w:t>
      </w:r>
      <w:r>
        <w:rPr>
          <w:spacing w:val="17"/>
          <w:u w:val="none"/>
        </w:rPr>
        <w:t xml:space="preserve"> </w:t>
      </w:r>
      <w:r>
        <w:rPr>
          <w:u w:val="none"/>
        </w:rPr>
        <w:t>persons</w:t>
      </w:r>
      <w:r>
        <w:rPr>
          <w:spacing w:val="16"/>
          <w:u w:val="none"/>
        </w:rPr>
        <w:t xml:space="preserve"> </w:t>
      </w:r>
      <w:r>
        <w:rPr>
          <w:u w:val="none"/>
        </w:rPr>
        <w:t>conti</w:t>
      </w:r>
      <w:r>
        <w:rPr>
          <w:spacing w:val="1"/>
          <w:u w:val="none"/>
        </w:rPr>
        <w:t>n</w:t>
      </w:r>
      <w:r>
        <w:rPr>
          <w:u w:val="none"/>
        </w:rPr>
        <w:t>ui</w:t>
      </w:r>
      <w:r>
        <w:rPr>
          <w:spacing w:val="1"/>
          <w:u w:val="none"/>
        </w:rPr>
        <w:t>n</w:t>
      </w:r>
      <w:r>
        <w:rPr>
          <w:u w:val="none"/>
        </w:rPr>
        <w:t>g</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busi</w:t>
      </w:r>
      <w:r>
        <w:rPr>
          <w:spacing w:val="1"/>
          <w:u w:val="none"/>
        </w:rPr>
        <w:t>n</w:t>
      </w:r>
      <w:r>
        <w:rPr>
          <w:u w:val="none"/>
        </w:rPr>
        <w:t>ess</w:t>
      </w:r>
      <w:r>
        <w:rPr>
          <w:spacing w:val="16"/>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8"/>
          <w:u w:val="none"/>
        </w:rPr>
        <w:t xml:space="preserve"> </w:t>
      </w:r>
      <w:r>
        <w:rPr>
          <w:spacing w:val="1"/>
          <w:u w:val="none"/>
        </w:rPr>
        <w:t>C</w:t>
      </w:r>
      <w:r>
        <w:rPr>
          <w:u w:val="none"/>
        </w:rPr>
        <w:t>o</w:t>
      </w:r>
      <w:r>
        <w:rPr>
          <w:spacing w:val="2"/>
          <w:u w:val="none"/>
        </w:rPr>
        <w:t>m</w:t>
      </w:r>
      <w:r>
        <w:rPr>
          <w:u w:val="none"/>
        </w:rPr>
        <w:t>pany</w:t>
      </w:r>
      <w:r>
        <w:rPr>
          <w:spacing w:val="17"/>
          <w:u w:val="none"/>
        </w:rPr>
        <w:t xml:space="preserve"> </w:t>
      </w:r>
      <w:r>
        <w:rPr>
          <w:u w:val="none"/>
        </w:rPr>
        <w:t>shall</w:t>
      </w:r>
      <w:r>
        <w:rPr>
          <w:spacing w:val="20"/>
          <w:u w:val="none"/>
        </w:rPr>
        <w:t xml:space="preserve"> </w:t>
      </w:r>
      <w:r>
        <w:rPr>
          <w:spacing w:val="1"/>
          <w:u w:val="none"/>
        </w:rPr>
        <w:t>p</w:t>
      </w:r>
      <w:r>
        <w:rPr>
          <w:u w:val="none"/>
        </w:rPr>
        <w:t>r</w:t>
      </w:r>
      <w:r>
        <w:rPr>
          <w:spacing w:val="1"/>
          <w:u w:val="none"/>
        </w:rPr>
        <w:t>o</w:t>
      </w:r>
      <w:r>
        <w:rPr>
          <w:spacing w:val="2"/>
          <w:u w:val="none"/>
        </w:rPr>
        <w:t>m</w:t>
      </w:r>
      <w:r>
        <w:rPr>
          <w:spacing w:val="1"/>
          <w:u w:val="none"/>
        </w:rPr>
        <w:t>p</w:t>
      </w:r>
      <w:r>
        <w:rPr>
          <w:u w:val="none"/>
        </w:rPr>
        <w:t>tly</w:t>
      </w:r>
      <w:r>
        <w:rPr>
          <w:spacing w:val="17"/>
          <w:u w:val="none"/>
        </w:rPr>
        <w:t xml:space="preserve"> </w:t>
      </w:r>
      <w:r>
        <w:rPr>
          <w:spacing w:val="1"/>
          <w:u w:val="none"/>
        </w:rPr>
        <w:t>p</w:t>
      </w:r>
      <w:r>
        <w:rPr>
          <w:u w:val="none"/>
        </w:rPr>
        <w:t>ay</w:t>
      </w:r>
      <w:r>
        <w:rPr>
          <w:spacing w:val="17"/>
          <w:u w:val="none"/>
        </w:rPr>
        <w:t xml:space="preserve"> </w:t>
      </w:r>
      <w:r>
        <w:rPr>
          <w:u w:val="none"/>
        </w:rPr>
        <w:t>all</w:t>
      </w:r>
      <w:r>
        <w:rPr>
          <w:spacing w:val="16"/>
          <w:u w:val="none"/>
        </w:rPr>
        <w:t xml:space="preserve"> </w:t>
      </w:r>
      <w:r>
        <w:rPr>
          <w:u w:val="none"/>
        </w:rPr>
        <w:t>cre</w:t>
      </w:r>
      <w:r>
        <w:rPr>
          <w:spacing w:val="1"/>
          <w:u w:val="none"/>
        </w:rPr>
        <w:t>d</w:t>
      </w:r>
      <w:r>
        <w:rPr>
          <w:u w:val="none"/>
        </w:rPr>
        <w:t>it</w:t>
      </w:r>
      <w:r>
        <w:rPr>
          <w:spacing w:val="1"/>
          <w:u w:val="none"/>
        </w:rPr>
        <w:t>o</w:t>
      </w:r>
      <w:r>
        <w:rPr>
          <w:u w:val="none"/>
        </w:rPr>
        <w:t>rs</w:t>
      </w:r>
      <w:r>
        <w:rPr>
          <w:spacing w:val="18"/>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u w:val="none"/>
        </w:rPr>
        <w:t>as</w:t>
      </w:r>
      <w:r>
        <w:rPr>
          <w:spacing w:val="17"/>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at</w:t>
      </w:r>
      <w:r>
        <w:rPr>
          <w:spacing w:val="25"/>
          <w:u w:val="none"/>
        </w:rPr>
        <w:t xml:space="preserve"> </w:t>
      </w:r>
      <w:r>
        <w:rPr>
          <w:u w:val="none"/>
        </w:rPr>
        <w:t>date</w:t>
      </w:r>
      <w:r>
        <w:rPr>
          <w:spacing w:val="25"/>
          <w:u w:val="none"/>
        </w:rPr>
        <w:t xml:space="preserve"> </w:t>
      </w:r>
      <w:r>
        <w:rPr>
          <w:u w:val="none"/>
        </w:rPr>
        <w:t>or</w:t>
      </w:r>
      <w:r>
        <w:rPr>
          <w:spacing w:val="26"/>
          <w:u w:val="none"/>
        </w:rPr>
        <w:t xml:space="preserve"> </w:t>
      </w:r>
      <w:r>
        <w:rPr>
          <w:u w:val="none"/>
        </w:rPr>
        <w:t>notify</w:t>
      </w:r>
      <w:r>
        <w:rPr>
          <w:spacing w:val="25"/>
          <w:u w:val="none"/>
        </w:rPr>
        <w:t xml:space="preserve"> </w:t>
      </w:r>
      <w:r>
        <w:rPr>
          <w:u w:val="none"/>
        </w:rPr>
        <w:t>such</w:t>
      </w:r>
      <w:r>
        <w:rPr>
          <w:spacing w:val="26"/>
          <w:u w:val="none"/>
        </w:rPr>
        <w:t xml:space="preserve"> </w:t>
      </w:r>
      <w:r>
        <w:rPr>
          <w:u w:val="none"/>
        </w:rPr>
        <w:t>credit</w:t>
      </w:r>
      <w:r>
        <w:rPr>
          <w:spacing w:val="1"/>
          <w:u w:val="none"/>
        </w:rPr>
        <w:t>o</w:t>
      </w:r>
      <w:r>
        <w:rPr>
          <w:u w:val="none"/>
        </w:rPr>
        <w:t>rs:</w:t>
      </w:r>
      <w:r>
        <w:rPr>
          <w:spacing w:val="25"/>
          <w:u w:val="none"/>
        </w:rPr>
        <w:t xml:space="preserve"> </w:t>
      </w:r>
      <w:r>
        <w:rPr>
          <w:u w:val="none"/>
        </w:rPr>
        <w:t>(i)</w:t>
      </w:r>
      <w:r>
        <w:rPr>
          <w:spacing w:val="26"/>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6"/>
          <w:u w:val="none"/>
        </w:rPr>
        <w:t xml:space="preserve"> </w:t>
      </w:r>
      <w:r>
        <w:rPr>
          <w:spacing w:val="2"/>
          <w:u w:val="none"/>
        </w:rPr>
        <w:t>w</w:t>
      </w:r>
      <w:r>
        <w:rPr>
          <w:u w:val="none"/>
        </w:rPr>
        <w:t>it</w:t>
      </w:r>
      <w:r>
        <w:rPr>
          <w:spacing w:val="1"/>
          <w:u w:val="none"/>
        </w:rPr>
        <w:t>h</w:t>
      </w:r>
      <w:r>
        <w:rPr>
          <w:u w:val="none"/>
        </w:rPr>
        <w:t>dra</w:t>
      </w:r>
      <w:r>
        <w:rPr>
          <w:spacing w:val="2"/>
          <w:u w:val="none"/>
        </w:rPr>
        <w:t>w</w:t>
      </w:r>
      <w:r>
        <w:rPr>
          <w:u w:val="none"/>
        </w:rPr>
        <w:t>al</w:t>
      </w:r>
      <w:r>
        <w:rPr>
          <w:spacing w:val="25"/>
          <w:u w:val="none"/>
        </w:rPr>
        <w:t xml:space="preserve"> </w:t>
      </w:r>
      <w:r>
        <w:rPr>
          <w:u w:val="none"/>
        </w:rPr>
        <w:t>of</w:t>
      </w:r>
      <w:r>
        <w:rPr>
          <w:spacing w:val="26"/>
          <w:u w:val="none"/>
        </w:rPr>
        <w:t xml:space="preserve"> </w:t>
      </w:r>
      <w:r>
        <w:rPr>
          <w:u w:val="none"/>
        </w:rPr>
        <w:t>t</w:t>
      </w:r>
      <w:r>
        <w:rPr>
          <w:spacing w:val="1"/>
          <w:u w:val="none"/>
        </w:rPr>
        <w:t>h</w:t>
      </w:r>
      <w:r>
        <w:rPr>
          <w:u w:val="none"/>
        </w:rPr>
        <w:t>e</w:t>
      </w:r>
      <w:r>
        <w:rPr>
          <w:spacing w:val="2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u w:val="none"/>
        </w:rPr>
        <w:t>(ii)</w:t>
      </w:r>
      <w:r>
        <w:rPr>
          <w:spacing w:val="25"/>
          <w:u w:val="none"/>
        </w:rPr>
        <w:t xml:space="preserve"> </w:t>
      </w:r>
      <w:r>
        <w:rPr>
          <w:spacing w:val="1"/>
          <w:u w:val="none"/>
        </w:rPr>
        <w:t>o</w:t>
      </w:r>
      <w:r>
        <w:rPr>
          <w:u w:val="none"/>
        </w:rPr>
        <w:t>f</w:t>
      </w:r>
      <w:r>
        <w:rPr>
          <w:spacing w:val="26"/>
          <w:u w:val="none"/>
        </w:rPr>
        <w:t xml:space="preserve"> </w:t>
      </w:r>
      <w:r>
        <w:rPr>
          <w:u w:val="none"/>
        </w:rPr>
        <w:t>t</w:t>
      </w:r>
      <w:r>
        <w:rPr>
          <w:spacing w:val="1"/>
          <w:u w:val="none"/>
        </w:rPr>
        <w:t>h</w:t>
      </w:r>
      <w:r>
        <w:rPr>
          <w:u w:val="none"/>
        </w:rPr>
        <w:t>e</w:t>
      </w:r>
      <w:r>
        <w:rPr>
          <w:spacing w:val="25"/>
          <w:u w:val="none"/>
        </w:rPr>
        <w:t xml:space="preserve"> </w:t>
      </w:r>
      <w:r>
        <w:rPr>
          <w:spacing w:val="1"/>
          <w:u w:val="none"/>
        </w:rPr>
        <w:t>d</w:t>
      </w:r>
      <w:r>
        <w:rPr>
          <w:u w:val="none"/>
        </w:rPr>
        <w:t>isc</w:t>
      </w:r>
      <w:r>
        <w:rPr>
          <w:spacing w:val="1"/>
          <w:u w:val="none"/>
        </w:rPr>
        <w:t>h</w:t>
      </w:r>
      <w:r>
        <w:rPr>
          <w:u w:val="none"/>
        </w:rPr>
        <w:t>ar</w:t>
      </w:r>
      <w:r>
        <w:rPr>
          <w:spacing w:val="1"/>
          <w:u w:val="none"/>
        </w:rPr>
        <w:t>g</w:t>
      </w:r>
      <w:r>
        <w:rPr>
          <w:u w:val="none"/>
        </w:rPr>
        <w:t>e</w:t>
      </w:r>
      <w:r>
        <w:rPr>
          <w:spacing w:val="26"/>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3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4"/>
          <w:u w:val="none"/>
        </w:rPr>
        <w:t xml:space="preserve"> </w:t>
      </w:r>
      <w:r>
        <w:rPr>
          <w:u w:val="none"/>
        </w:rPr>
        <w:t>fr</w:t>
      </w:r>
      <w:r>
        <w:rPr>
          <w:spacing w:val="1"/>
          <w:u w:val="none"/>
        </w:rPr>
        <w:t>o</w:t>
      </w:r>
      <w:r>
        <w:rPr>
          <w:u w:val="none"/>
        </w:rPr>
        <w:t>m</w:t>
      </w:r>
      <w:r>
        <w:rPr>
          <w:spacing w:val="35"/>
          <w:u w:val="none"/>
        </w:rPr>
        <w:t xml:space="preserve"> </w:t>
      </w:r>
      <w:r>
        <w:rPr>
          <w:u w:val="none"/>
        </w:rPr>
        <w:t>all</w:t>
      </w:r>
      <w:r>
        <w:rPr>
          <w:spacing w:val="33"/>
          <w:u w:val="none"/>
        </w:rPr>
        <w:t xml:space="preserve"> </w:t>
      </w:r>
      <w:r>
        <w:rPr>
          <w:spacing w:val="1"/>
          <w:u w:val="none"/>
        </w:rPr>
        <w:t>o</w:t>
      </w:r>
      <w:r>
        <w:rPr>
          <w:u w:val="none"/>
        </w:rPr>
        <w:t>f</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34"/>
          <w:u w:val="none"/>
        </w:rPr>
        <w:t xml:space="preserve"> </w:t>
      </w:r>
      <w:r>
        <w:rPr>
          <w:spacing w:val="1"/>
          <w:u w:val="none"/>
        </w:rPr>
        <w:t>ob</w:t>
      </w:r>
      <w:r>
        <w:rPr>
          <w:u w:val="none"/>
        </w:rPr>
        <w:t>li</w:t>
      </w:r>
      <w:r>
        <w:rPr>
          <w:spacing w:val="1"/>
          <w:u w:val="none"/>
        </w:rPr>
        <w:t>g</w:t>
      </w:r>
      <w:r>
        <w:rPr>
          <w:u w:val="none"/>
        </w:rPr>
        <w:t>ati</w:t>
      </w:r>
      <w:r>
        <w:rPr>
          <w:spacing w:val="1"/>
          <w:u w:val="none"/>
        </w:rPr>
        <w:t>on</w:t>
      </w:r>
      <w:r>
        <w:rPr>
          <w:u w:val="none"/>
        </w:rPr>
        <w:t>s</w:t>
      </w:r>
      <w:r>
        <w:rPr>
          <w:spacing w:val="35"/>
          <w:u w:val="none"/>
        </w:rPr>
        <w:t xml:space="preserve"> </w:t>
      </w:r>
      <w:r>
        <w:rPr>
          <w:u w:val="none"/>
        </w:rPr>
        <w:t>a</w:t>
      </w:r>
      <w:r>
        <w:rPr>
          <w:spacing w:val="1"/>
          <w:u w:val="none"/>
        </w:rPr>
        <w:t>n</w:t>
      </w:r>
      <w:r>
        <w:rPr>
          <w:u w:val="none"/>
        </w:rPr>
        <w:t>d</w:t>
      </w:r>
      <w:r>
        <w:rPr>
          <w:spacing w:val="34"/>
          <w:u w:val="none"/>
        </w:rPr>
        <w:t xml:space="preserve"> </w:t>
      </w:r>
      <w:r>
        <w:rPr>
          <w:u w:val="none"/>
        </w:rPr>
        <w:t>lia</w:t>
      </w:r>
      <w:r>
        <w:rPr>
          <w:spacing w:val="1"/>
          <w:u w:val="none"/>
        </w:rPr>
        <w:t>b</w:t>
      </w:r>
      <w:r>
        <w:rPr>
          <w:u w:val="none"/>
        </w:rPr>
        <w:t>ilities,</w:t>
      </w:r>
      <w:r>
        <w:rPr>
          <w:spacing w:val="33"/>
          <w:u w:val="none"/>
        </w:rPr>
        <w:t xml:space="preserve"> </w:t>
      </w:r>
      <w:r>
        <w:rPr>
          <w:u w:val="none"/>
        </w:rPr>
        <w:t>a</w:t>
      </w:r>
      <w:r>
        <w:rPr>
          <w:spacing w:val="1"/>
          <w:u w:val="none"/>
        </w:rPr>
        <w:t>n</w:t>
      </w:r>
      <w:r>
        <w:rPr>
          <w:u w:val="none"/>
        </w:rPr>
        <w:t>d</w:t>
      </w:r>
      <w:r>
        <w:rPr>
          <w:spacing w:val="34"/>
          <w:u w:val="none"/>
        </w:rPr>
        <w:t xml:space="preserve"> </w:t>
      </w:r>
      <w:r>
        <w:rPr>
          <w:u w:val="none"/>
        </w:rPr>
        <w:t>(iii)</w:t>
      </w:r>
      <w:r>
        <w:rPr>
          <w:spacing w:val="34"/>
          <w:u w:val="none"/>
        </w:rPr>
        <w:t xml:space="preserve"> </w:t>
      </w:r>
      <w:r>
        <w:rPr>
          <w:spacing w:val="1"/>
          <w:u w:val="none"/>
        </w:rPr>
        <w:t>o</w:t>
      </w:r>
      <w:r>
        <w:rPr>
          <w:u w:val="none"/>
        </w:rPr>
        <w:t>f</w:t>
      </w:r>
      <w:r>
        <w:rPr>
          <w:spacing w:val="34"/>
          <w:u w:val="none"/>
        </w:rPr>
        <w:t xml:space="preserve"> </w:t>
      </w:r>
      <w:r>
        <w:rPr>
          <w:u w:val="none"/>
        </w:rPr>
        <w:t>t</w:t>
      </w:r>
      <w:r>
        <w:rPr>
          <w:spacing w:val="1"/>
          <w:u w:val="none"/>
        </w:rPr>
        <w:t>h</w:t>
      </w:r>
      <w:r>
        <w:rPr>
          <w:u w:val="none"/>
        </w:rPr>
        <w:t>e</w:t>
      </w:r>
      <w:r>
        <w:rPr>
          <w:spacing w:val="34"/>
          <w:u w:val="none"/>
        </w:rPr>
        <w:t xml:space="preserve"> </w:t>
      </w:r>
      <w:r>
        <w:rPr>
          <w:u w:val="none"/>
        </w:rPr>
        <w:t>ass</w:t>
      </w:r>
      <w:r>
        <w:rPr>
          <w:spacing w:val="1"/>
          <w:u w:val="none"/>
        </w:rPr>
        <w:t>u</w:t>
      </w:r>
      <w:r>
        <w:rPr>
          <w:spacing w:val="2"/>
          <w:u w:val="none"/>
        </w:rPr>
        <w:t>m</w:t>
      </w:r>
      <w:r>
        <w:rPr>
          <w:spacing w:val="1"/>
          <w:u w:val="none"/>
        </w:rPr>
        <w:t>p</w:t>
      </w:r>
      <w:r>
        <w:rPr>
          <w:u w:val="none"/>
        </w:rPr>
        <w:t>ti</w:t>
      </w:r>
      <w:r>
        <w:rPr>
          <w:spacing w:val="1"/>
          <w:u w:val="none"/>
        </w:rPr>
        <w:t>on</w:t>
      </w:r>
      <w:r>
        <w:rPr>
          <w:spacing w:val="2"/>
          <w:w w:val="102"/>
          <w:u w:val="none"/>
        </w:rPr>
        <w:t xml:space="preserve"> </w:t>
      </w:r>
      <w:r>
        <w:rPr>
          <w:u w:val="none"/>
        </w:rPr>
        <w:t>t</w:t>
      </w:r>
      <w:r>
        <w:rPr>
          <w:spacing w:val="1"/>
          <w:u w:val="none"/>
        </w:rPr>
        <w:t>h</w:t>
      </w:r>
      <w:r>
        <w:rPr>
          <w:u w:val="none"/>
        </w:rPr>
        <w:t>ereof</w:t>
      </w:r>
      <w:r>
        <w:rPr>
          <w:spacing w:val="19"/>
          <w:u w:val="none"/>
        </w:rPr>
        <w:t xml:space="preserve"> </w:t>
      </w:r>
      <w:r>
        <w:rPr>
          <w:u w:val="none"/>
        </w:rPr>
        <w:t>by</w:t>
      </w:r>
      <w:r>
        <w:rPr>
          <w:spacing w:val="21"/>
          <w:u w:val="none"/>
        </w:rPr>
        <w:t xml:space="preserve"> </w:t>
      </w:r>
      <w:r>
        <w:rPr>
          <w:u w:val="none"/>
        </w:rPr>
        <w:t>conti</w:t>
      </w:r>
      <w:r>
        <w:rPr>
          <w:spacing w:val="1"/>
          <w:u w:val="none"/>
        </w:rPr>
        <w:t>n</w:t>
      </w:r>
      <w:r>
        <w:rPr>
          <w:u w:val="none"/>
        </w:rPr>
        <w:t>ui</w:t>
      </w:r>
      <w:r>
        <w:rPr>
          <w:spacing w:val="1"/>
          <w:u w:val="none"/>
        </w:rPr>
        <w:t>n</w:t>
      </w:r>
      <w:r>
        <w:rPr>
          <w:u w:val="none"/>
        </w:rPr>
        <w:t>g</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busi</w:t>
      </w:r>
      <w:r>
        <w:rPr>
          <w:spacing w:val="1"/>
          <w:u w:val="none"/>
        </w:rPr>
        <w:t>n</w:t>
      </w:r>
      <w:r>
        <w:rPr>
          <w:u w:val="none"/>
        </w:rPr>
        <w:t>ess</w:t>
      </w:r>
      <w:r>
        <w:rPr>
          <w:spacing w:val="20"/>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o</w:t>
      </w:r>
      <w:r>
        <w:rPr>
          <w:spacing w:val="2"/>
          <w:u w:val="none"/>
        </w:rPr>
        <w:t>m</w:t>
      </w:r>
      <w:r>
        <w:rPr>
          <w:u w:val="none"/>
        </w:rPr>
        <w:t>pany.</w:t>
      </w:r>
      <w:r>
        <w:rPr>
          <w:spacing w:val="19"/>
          <w:u w:val="none"/>
        </w:rPr>
        <w:t xml:space="preserve"> </w:t>
      </w:r>
      <w:r>
        <w:rPr>
          <w:spacing w:val="1"/>
          <w:u w:val="none"/>
        </w:rPr>
        <w:t>T</w:t>
      </w:r>
      <w:r>
        <w:rPr>
          <w:u w:val="none"/>
        </w:rPr>
        <w:t>he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spacing w:val="1"/>
          <w:u w:val="none"/>
        </w:rPr>
        <w:t>o</w:t>
      </w:r>
      <w:r>
        <w:rPr>
          <w:u w:val="none"/>
        </w:rPr>
        <w:t>r</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p</w:t>
      </w:r>
      <w:r>
        <w:rPr>
          <w:u w:val="none"/>
        </w:rPr>
        <w:t>ers</w:t>
      </w:r>
      <w:r>
        <w:rPr>
          <w:spacing w:val="1"/>
          <w:u w:val="none"/>
        </w:rPr>
        <w:t>on</w:t>
      </w:r>
      <w:r>
        <w:rPr>
          <w:u w:val="none"/>
        </w:rPr>
        <w:t>s</w:t>
      </w:r>
      <w:r>
        <w:rPr>
          <w:spacing w:val="20"/>
          <w:u w:val="none"/>
        </w:rPr>
        <w:t xml:space="preserve"> </w:t>
      </w:r>
      <w:r>
        <w:rPr>
          <w:u w:val="none"/>
        </w:rPr>
        <w:t>c</w:t>
      </w:r>
      <w:r>
        <w:rPr>
          <w:spacing w:val="1"/>
          <w:u w:val="none"/>
        </w:rPr>
        <w:t>on</w:t>
      </w:r>
      <w:r>
        <w:rPr>
          <w:u w:val="none"/>
        </w:rPr>
        <w:t>ti</w:t>
      </w:r>
      <w:r>
        <w:rPr>
          <w:spacing w:val="1"/>
          <w:u w:val="none"/>
        </w:rPr>
        <w:t>nu</w:t>
      </w:r>
      <w:r>
        <w:rPr>
          <w:u w:val="none"/>
        </w:rPr>
        <w:t>i</w:t>
      </w:r>
      <w:r>
        <w:rPr>
          <w:spacing w:val="1"/>
          <w:u w:val="none"/>
        </w:rPr>
        <w:t>n</w:t>
      </w:r>
      <w:r>
        <w:rPr>
          <w:u w:val="none"/>
        </w:rPr>
        <w:t>g</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bu</w:t>
      </w:r>
      <w:r>
        <w:rPr>
          <w:u w:val="none"/>
        </w:rPr>
        <w:t>si</w:t>
      </w:r>
      <w:r>
        <w:rPr>
          <w:spacing w:val="1"/>
          <w:u w:val="none"/>
        </w:rPr>
        <w:t>n</w:t>
      </w:r>
      <w:r>
        <w:rPr>
          <w:u w:val="none"/>
        </w:rPr>
        <w:t>ess</w:t>
      </w:r>
      <w:r>
        <w:rPr>
          <w:w w:val="102"/>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6"/>
          <w:u w:val="none"/>
        </w:rPr>
        <w:t xml:space="preserve"> </w:t>
      </w:r>
      <w:r>
        <w:rPr>
          <w:u w:val="none"/>
        </w:rPr>
        <w:t>if</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h</w:t>
      </w:r>
      <w:r>
        <w:rPr>
          <w:u w:val="none"/>
        </w:rPr>
        <w:t>as</w:t>
      </w:r>
      <w:r>
        <w:rPr>
          <w:spacing w:val="16"/>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r>
        <w:rPr>
          <w:u w:val="none"/>
        </w:rPr>
        <w:t>,</w:t>
      </w:r>
      <w:r>
        <w:rPr>
          <w:spacing w:val="16"/>
          <w:u w:val="none"/>
        </w:rPr>
        <w:t xml:space="preserve"> </w:t>
      </w:r>
      <w:r>
        <w:rPr>
          <w:u w:val="none"/>
        </w:rPr>
        <w:t>s</w:t>
      </w:r>
      <w:r>
        <w:rPr>
          <w:spacing w:val="1"/>
          <w:u w:val="none"/>
        </w:rPr>
        <w:t>h</w:t>
      </w:r>
      <w:r>
        <w:rPr>
          <w:u w:val="none"/>
        </w:rPr>
        <w:t>all</w:t>
      </w:r>
      <w:r>
        <w:rPr>
          <w:spacing w:val="17"/>
          <w:u w:val="none"/>
        </w:rPr>
        <w:t xml:space="preserve"> </w:t>
      </w:r>
      <w:r>
        <w:rPr>
          <w:spacing w:val="1"/>
          <w:u w:val="none"/>
        </w:rPr>
        <w:t>u</w:t>
      </w:r>
      <w:r>
        <w:rPr>
          <w:u w:val="none"/>
        </w:rPr>
        <w:t>se</w:t>
      </w:r>
      <w:r>
        <w:rPr>
          <w:spacing w:val="17"/>
          <w:u w:val="none"/>
        </w:rPr>
        <w:t xml:space="preserve"> </w:t>
      </w:r>
      <w:r>
        <w:rPr>
          <w:u w:val="none"/>
        </w:rPr>
        <w:t>its</w:t>
      </w:r>
      <w:r>
        <w:rPr>
          <w:spacing w:val="17"/>
          <w:u w:val="none"/>
        </w:rPr>
        <w:t xml:space="preserve"> </w:t>
      </w:r>
      <w:r>
        <w:rPr>
          <w:spacing w:val="1"/>
          <w:u w:val="none"/>
        </w:rPr>
        <w:t>o</w:t>
      </w:r>
      <w:r>
        <w:rPr>
          <w:u w:val="none"/>
        </w:rPr>
        <w:t>r</w:t>
      </w:r>
      <w:r>
        <w:rPr>
          <w:spacing w:val="15"/>
          <w:u w:val="none"/>
        </w:rPr>
        <w:t xml:space="preserve"> </w:t>
      </w:r>
      <w:r>
        <w:rPr>
          <w:u w:val="none"/>
        </w:rPr>
        <w:t>t</w:t>
      </w:r>
      <w:r>
        <w:rPr>
          <w:spacing w:val="1"/>
          <w:u w:val="none"/>
        </w:rPr>
        <w:t>h</w:t>
      </w:r>
      <w:r>
        <w:rPr>
          <w:u w:val="none"/>
        </w:rPr>
        <w:t>eir</w:t>
      </w:r>
      <w:r>
        <w:rPr>
          <w:spacing w:val="17"/>
          <w:u w:val="none"/>
        </w:rPr>
        <w:t xml:space="preserve"> </w:t>
      </w:r>
      <w:r>
        <w:rPr>
          <w:u w:val="none"/>
        </w:rPr>
        <w:t>best</w:t>
      </w:r>
      <w:r>
        <w:rPr>
          <w:spacing w:val="16"/>
          <w:u w:val="none"/>
        </w:rPr>
        <w:t xml:space="preserve"> </w:t>
      </w:r>
      <w:r>
        <w:rPr>
          <w:u w:val="none"/>
        </w:rPr>
        <w:t>efforts</w:t>
      </w:r>
      <w:r>
        <w:rPr>
          <w:spacing w:val="17"/>
          <w:u w:val="none"/>
        </w:rPr>
        <w:t xml:space="preserve"> </w:t>
      </w:r>
      <w:r>
        <w:rPr>
          <w:u w:val="none"/>
        </w:rPr>
        <w:t>to</w:t>
      </w:r>
      <w:r>
        <w:rPr>
          <w:spacing w:val="17"/>
          <w:u w:val="none"/>
        </w:rPr>
        <w:t xml:space="preserve"> </w:t>
      </w:r>
      <w:r>
        <w:rPr>
          <w:u w:val="none"/>
        </w:rPr>
        <w:t>procure</w:t>
      </w:r>
      <w:r>
        <w:rPr>
          <w:spacing w:val="17"/>
          <w:u w:val="none"/>
        </w:rPr>
        <w:t xml:space="preserve"> </w:t>
      </w:r>
      <w:r>
        <w:rPr>
          <w:u w:val="none"/>
        </w:rPr>
        <w:t>and</w:t>
      </w:r>
      <w:r>
        <w:rPr>
          <w:spacing w:val="16"/>
          <w:u w:val="none"/>
        </w:rPr>
        <w:t xml:space="preserve"> </w:t>
      </w:r>
      <w:r>
        <w:rPr>
          <w:u w:val="none"/>
        </w:rPr>
        <w:t>execute</w:t>
      </w:r>
      <w:r>
        <w:rPr>
          <w:spacing w:val="17"/>
          <w:u w:val="none"/>
        </w:rPr>
        <w:t xml:space="preserve"> </w:t>
      </w:r>
      <w:r>
        <w:rPr>
          <w:u w:val="none"/>
        </w:rPr>
        <w:t>an</w:t>
      </w:r>
      <w:r>
        <w:rPr>
          <w:w w:val="102"/>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29"/>
          <w:u w:val="none"/>
        </w:rPr>
        <w:t xml:space="preserve"> </w:t>
      </w:r>
      <w:r>
        <w:rPr>
          <w:u w:val="none"/>
        </w:rPr>
        <w:t>from</w:t>
      </w:r>
      <w:r>
        <w:rPr>
          <w:spacing w:val="33"/>
          <w:u w:val="none"/>
        </w:rPr>
        <w:t xml:space="preserve"> </w:t>
      </w:r>
      <w:r>
        <w:rPr>
          <w:u w:val="none"/>
        </w:rPr>
        <w:t>cre</w:t>
      </w:r>
      <w:r>
        <w:rPr>
          <w:spacing w:val="1"/>
          <w:u w:val="none"/>
        </w:rPr>
        <w:t>d</w:t>
      </w:r>
      <w:r>
        <w:rPr>
          <w:u w:val="none"/>
        </w:rPr>
        <w:t>itors</w:t>
      </w:r>
      <w:r>
        <w:rPr>
          <w:spacing w:val="31"/>
          <w:u w:val="none"/>
        </w:rPr>
        <w:t xml:space="preserve"> </w:t>
      </w:r>
      <w:r>
        <w:rPr>
          <w:u w:val="none"/>
        </w:rPr>
        <w:t>of</w:t>
      </w:r>
      <w:r>
        <w:rPr>
          <w:spacing w:val="31"/>
          <w:u w:val="none"/>
        </w:rPr>
        <w:t xml:space="preserve"> </w:t>
      </w:r>
      <w:r>
        <w:rPr>
          <w:u w:val="none"/>
        </w:rPr>
        <w:t>the</w:t>
      </w:r>
      <w:r>
        <w:rPr>
          <w:spacing w:val="31"/>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1"/>
          <w:u w:val="none"/>
        </w:rPr>
        <w:t xml:space="preserve"> </w:t>
      </w:r>
      <w:r>
        <w:rPr>
          <w:u w:val="none"/>
        </w:rPr>
        <w:t>disc</w:t>
      </w:r>
      <w:r>
        <w:rPr>
          <w:spacing w:val="1"/>
          <w:u w:val="none"/>
        </w:rPr>
        <w:t>h</w:t>
      </w:r>
      <w:r>
        <w:rPr>
          <w:u w:val="none"/>
        </w:rPr>
        <w:t>arging</w:t>
      </w:r>
      <w:r>
        <w:rPr>
          <w:spacing w:val="31"/>
          <w:u w:val="none"/>
        </w:rPr>
        <w:t xml:space="preserve"> </w:t>
      </w:r>
      <w:r>
        <w:rPr>
          <w:u w:val="none"/>
        </w:rPr>
        <w:t>the</w:t>
      </w:r>
      <w:r>
        <w:rPr>
          <w:spacing w:val="31"/>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i</w:t>
      </w:r>
      <w:r>
        <w:rPr>
          <w:spacing w:val="1"/>
          <w:u w:val="none"/>
        </w:rPr>
        <w:t>n</w:t>
      </w:r>
      <w:r>
        <w:rPr>
          <w:u w:val="none"/>
        </w:rPr>
        <w:t>g</w:t>
      </w:r>
      <w:r>
        <w:rPr>
          <w:spacing w:val="3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u w:val="none"/>
        </w:rPr>
        <w:t>fr</w:t>
      </w:r>
      <w:r>
        <w:rPr>
          <w:spacing w:val="1"/>
          <w:u w:val="none"/>
        </w:rPr>
        <w:t>o</w:t>
      </w:r>
      <w:r>
        <w:rPr>
          <w:u w:val="none"/>
        </w:rPr>
        <w:t>m</w:t>
      </w:r>
      <w:r>
        <w:rPr>
          <w:spacing w:val="32"/>
          <w:u w:val="none"/>
        </w:rPr>
        <w:t xml:space="preserve"> </w:t>
      </w:r>
      <w:r>
        <w:rPr>
          <w:u w:val="none"/>
        </w:rPr>
        <w:t>lia</w:t>
      </w:r>
      <w:r>
        <w:rPr>
          <w:spacing w:val="1"/>
          <w:u w:val="none"/>
        </w:rPr>
        <w:t>b</w:t>
      </w:r>
      <w:r>
        <w:rPr>
          <w:u w:val="none"/>
        </w:rPr>
        <w:t>ility</w:t>
      </w:r>
      <w:r>
        <w:rPr>
          <w:w w:val="102"/>
          <w:u w:val="none"/>
        </w:rPr>
        <w:t xml:space="preserve"> </w:t>
      </w:r>
      <w:r>
        <w:rPr>
          <w:u w:val="none"/>
        </w:rPr>
        <w:t>to</w:t>
      </w:r>
      <w:r>
        <w:rPr>
          <w:spacing w:val="16"/>
          <w:u w:val="none"/>
        </w:rPr>
        <w:t xml:space="preserve"> </w:t>
      </w:r>
      <w:r>
        <w:rPr>
          <w:u w:val="none"/>
        </w:rPr>
        <w:t>credit</w:t>
      </w:r>
      <w:r>
        <w:rPr>
          <w:spacing w:val="1"/>
          <w:u w:val="none"/>
        </w:rPr>
        <w:t>o</w:t>
      </w:r>
      <w:r>
        <w:rPr>
          <w:u w:val="none"/>
        </w:rPr>
        <w:t>rs</w:t>
      </w:r>
      <w:r>
        <w:rPr>
          <w:spacing w:val="16"/>
          <w:u w:val="none"/>
        </w:rPr>
        <w:t xml:space="preserve"> </w:t>
      </w:r>
      <w:r>
        <w:rPr>
          <w:u w:val="none"/>
        </w:rPr>
        <w:t>as</w:t>
      </w:r>
      <w:r>
        <w:rPr>
          <w:spacing w:val="16"/>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date</w:t>
      </w:r>
      <w:r>
        <w:rPr>
          <w:spacing w:val="16"/>
          <w:u w:val="none"/>
        </w:rPr>
        <w:t xml:space="preserve"> </w:t>
      </w:r>
      <w:r>
        <w:rPr>
          <w:u w:val="none"/>
        </w:rPr>
        <w:t>of</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effecti</w:t>
      </w:r>
      <w:r>
        <w:rPr>
          <w:spacing w:val="1"/>
          <w:u w:val="none"/>
        </w:rPr>
        <w:t>v</w:t>
      </w:r>
      <w:r>
        <w:rPr>
          <w:u w:val="none"/>
        </w:rPr>
        <w:t>e</w:t>
      </w:r>
      <w:r>
        <w:rPr>
          <w:spacing w:val="16"/>
          <w:u w:val="none"/>
        </w:rPr>
        <w:t xml:space="preserve"> </w:t>
      </w:r>
      <w:r>
        <w:rPr>
          <w:u w:val="none"/>
        </w:rPr>
        <w:t>date</w:t>
      </w:r>
      <w:r>
        <w:rPr>
          <w:spacing w:val="16"/>
          <w:u w:val="none"/>
        </w:rPr>
        <w:t xml:space="preserve"> </w:t>
      </w:r>
      <w:r>
        <w:rPr>
          <w:u w:val="none"/>
        </w:rPr>
        <w:t>of</w:t>
      </w:r>
      <w:r>
        <w:rPr>
          <w:spacing w:val="16"/>
          <w:u w:val="none"/>
        </w:rPr>
        <w:t xml:space="preserve"> </w:t>
      </w:r>
      <w:r>
        <w:rPr>
          <w:spacing w:val="2"/>
          <w:u w:val="none"/>
        </w:rPr>
        <w:t>w</w:t>
      </w:r>
      <w:r>
        <w:rPr>
          <w:u w:val="none"/>
        </w:rPr>
        <w:t>it</w:t>
      </w:r>
      <w:r>
        <w:rPr>
          <w:spacing w:val="1"/>
          <w:u w:val="none"/>
        </w:rPr>
        <w:t>h</w:t>
      </w:r>
      <w:r>
        <w:rPr>
          <w:u w:val="none"/>
        </w:rPr>
        <w:t>dra</w:t>
      </w:r>
      <w:r>
        <w:rPr>
          <w:spacing w:val="2"/>
          <w:u w:val="none"/>
        </w:rPr>
        <w:t>w</w:t>
      </w:r>
      <w:r>
        <w:rPr>
          <w:u w:val="none"/>
        </w:rPr>
        <w:t>al.</w:t>
      </w:r>
    </w:p>
    <w:p w14:paraId="474151D2" w14:textId="77777777" w:rsidR="000C19C9" w:rsidRDefault="000C19C9">
      <w:pPr>
        <w:spacing w:before="2" w:line="240" w:lineRule="exact"/>
        <w:rPr>
          <w:sz w:val="24"/>
          <w:szCs w:val="24"/>
        </w:rPr>
      </w:pPr>
    </w:p>
    <w:p w14:paraId="2FECB670" w14:textId="77777777" w:rsidR="000C19C9" w:rsidRDefault="00D3642A">
      <w:pPr>
        <w:pStyle w:val="Heading1"/>
        <w:ind w:left="4122" w:right="4135"/>
        <w:jc w:val="center"/>
        <w:rPr>
          <w:b w:val="0"/>
          <w:bCs w:val="0"/>
        </w:rPr>
      </w:pPr>
      <w:r>
        <w:rPr>
          <w:spacing w:val="1"/>
        </w:rPr>
        <w:t>ART</w:t>
      </w:r>
      <w:r>
        <w:t>I</w:t>
      </w:r>
      <w:r>
        <w:rPr>
          <w:spacing w:val="1"/>
        </w:rPr>
        <w:t>CL</w:t>
      </w:r>
      <w:r>
        <w:t>E</w:t>
      </w:r>
      <w:r>
        <w:rPr>
          <w:spacing w:val="33"/>
        </w:rPr>
        <w:t xml:space="preserve"> </w:t>
      </w:r>
      <w:r>
        <w:t>X</w:t>
      </w:r>
    </w:p>
    <w:p w14:paraId="271FB5AA" w14:textId="77777777" w:rsidR="000C19C9" w:rsidRDefault="000C19C9">
      <w:pPr>
        <w:spacing w:before="13" w:line="240" w:lineRule="exact"/>
        <w:rPr>
          <w:sz w:val="24"/>
          <w:szCs w:val="24"/>
        </w:rPr>
      </w:pPr>
    </w:p>
    <w:p w14:paraId="0688FF79" w14:textId="77777777" w:rsidR="000C19C9" w:rsidRDefault="00D3642A">
      <w:pPr>
        <w:numPr>
          <w:ilvl w:val="0"/>
          <w:numId w:val="8"/>
        </w:numPr>
        <w:tabs>
          <w:tab w:val="left" w:pos="824"/>
        </w:tabs>
        <w:ind w:left="824"/>
        <w:rPr>
          <w:rFonts w:ascii="Times New Roman" w:eastAsia="Times New Roman" w:hAnsi="Times New Roman" w:cs="Times New Roman"/>
          <w:sz w:val="21"/>
          <w:szCs w:val="21"/>
        </w:rPr>
      </w:pP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NDE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F</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CAT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N</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z w:val="21"/>
          <w:szCs w:val="21"/>
        </w:rPr>
        <w:t>F</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T</w:t>
      </w:r>
      <w:r>
        <w:rPr>
          <w:rFonts w:ascii="Times New Roman" w:eastAsia="Times New Roman" w:hAnsi="Times New Roman" w:cs="Times New Roman"/>
          <w:b/>
          <w:bCs/>
          <w:spacing w:val="2"/>
          <w:sz w:val="21"/>
          <w:szCs w:val="21"/>
        </w:rPr>
        <w:t>H</w:t>
      </w:r>
      <w:r>
        <w:rPr>
          <w:rFonts w:ascii="Times New Roman" w:eastAsia="Times New Roman" w:hAnsi="Times New Roman" w:cs="Times New Roman"/>
          <w:b/>
          <w:bCs/>
          <w:sz w:val="21"/>
          <w:szCs w:val="21"/>
        </w:rPr>
        <w:t>E</w:t>
      </w:r>
      <w:r>
        <w:rPr>
          <w:rFonts w:ascii="Times New Roman" w:eastAsia="Times New Roman" w:hAnsi="Times New Roman" w:cs="Times New Roman"/>
          <w:b/>
          <w:bCs/>
          <w:spacing w:val="33"/>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ANA</w:t>
      </w:r>
      <w:r>
        <w:rPr>
          <w:rFonts w:ascii="Times New Roman" w:eastAsia="Times New Roman" w:hAnsi="Times New Roman" w:cs="Times New Roman"/>
          <w:b/>
          <w:bCs/>
          <w:spacing w:val="2"/>
          <w:sz w:val="21"/>
          <w:szCs w:val="21"/>
        </w:rPr>
        <w:t>G</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N</w:t>
      </w:r>
      <w:r>
        <w:rPr>
          <w:rFonts w:ascii="Times New Roman" w:eastAsia="Times New Roman" w:hAnsi="Times New Roman" w:cs="Times New Roman"/>
          <w:b/>
          <w:bCs/>
          <w:sz w:val="21"/>
          <w:szCs w:val="21"/>
        </w:rPr>
        <w:t>G</w:t>
      </w:r>
      <w:r>
        <w:rPr>
          <w:rFonts w:ascii="Times New Roman" w:eastAsia="Times New Roman" w:hAnsi="Times New Roman" w:cs="Times New Roman"/>
          <w:b/>
          <w:bCs/>
          <w:spacing w:val="34"/>
          <w:sz w:val="21"/>
          <w:szCs w:val="21"/>
        </w:rPr>
        <w:t xml:space="preserve"> </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E</w:t>
      </w: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pacing w:val="1"/>
          <w:sz w:val="21"/>
          <w:szCs w:val="21"/>
        </w:rPr>
        <w:t>BE</w:t>
      </w:r>
      <w:r>
        <w:rPr>
          <w:rFonts w:ascii="Times New Roman" w:eastAsia="Times New Roman" w:hAnsi="Times New Roman" w:cs="Times New Roman"/>
          <w:b/>
          <w:bCs/>
          <w:spacing w:val="2"/>
          <w:sz w:val="21"/>
          <w:szCs w:val="21"/>
        </w:rPr>
        <w:t>R</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30"/>
          <w:sz w:val="21"/>
          <w:szCs w:val="21"/>
        </w:rPr>
        <w:t xml:space="preserve"> </w:t>
      </w:r>
      <w:r>
        <w:rPr>
          <w:rFonts w:ascii="Times New Roman" w:eastAsia="Times New Roman" w:hAnsi="Times New Roman" w:cs="Times New Roman"/>
          <w:b/>
          <w:bCs/>
          <w:spacing w:val="1"/>
          <w:sz w:val="21"/>
          <w:szCs w:val="21"/>
        </w:rPr>
        <w:t>A</w:t>
      </w:r>
      <w:r>
        <w:rPr>
          <w:rFonts w:ascii="Times New Roman" w:eastAsia="Times New Roman" w:hAnsi="Times New Roman" w:cs="Times New Roman"/>
          <w:b/>
          <w:bCs/>
          <w:spacing w:val="2"/>
          <w:sz w:val="21"/>
          <w:szCs w:val="21"/>
        </w:rPr>
        <w:t>G</w:t>
      </w:r>
      <w:r>
        <w:rPr>
          <w:rFonts w:ascii="Times New Roman" w:eastAsia="Times New Roman" w:hAnsi="Times New Roman" w:cs="Times New Roman"/>
          <w:b/>
          <w:bCs/>
          <w:spacing w:val="1"/>
          <w:sz w:val="21"/>
          <w:szCs w:val="21"/>
        </w:rPr>
        <w:t>ENT</w:t>
      </w:r>
      <w:r>
        <w:rPr>
          <w:rFonts w:ascii="Times New Roman" w:eastAsia="Times New Roman" w:hAnsi="Times New Roman" w:cs="Times New Roman"/>
          <w:b/>
          <w:bCs/>
          <w:sz w:val="21"/>
          <w:szCs w:val="21"/>
        </w:rPr>
        <w:t>S</w:t>
      </w:r>
      <w:r>
        <w:rPr>
          <w:rFonts w:ascii="Times New Roman" w:eastAsia="Times New Roman" w:hAnsi="Times New Roman" w:cs="Times New Roman"/>
          <w:b/>
          <w:bCs/>
          <w:spacing w:val="32"/>
          <w:sz w:val="21"/>
          <w:szCs w:val="21"/>
        </w:rPr>
        <w:t xml:space="preserve"> </w:t>
      </w:r>
      <w:r>
        <w:rPr>
          <w:rFonts w:ascii="Times New Roman" w:eastAsia="Times New Roman" w:hAnsi="Times New Roman" w:cs="Times New Roman"/>
          <w:b/>
          <w:bCs/>
          <w:spacing w:val="1"/>
          <w:sz w:val="21"/>
          <w:szCs w:val="21"/>
        </w:rPr>
        <w:t>AN</w:t>
      </w:r>
      <w:r>
        <w:rPr>
          <w:rFonts w:ascii="Times New Roman" w:eastAsia="Times New Roman" w:hAnsi="Times New Roman" w:cs="Times New Roman"/>
          <w:b/>
          <w:bCs/>
          <w:sz w:val="21"/>
          <w:szCs w:val="21"/>
        </w:rPr>
        <w:t>D</w:t>
      </w:r>
      <w:r>
        <w:rPr>
          <w:rFonts w:ascii="Times New Roman" w:eastAsia="Times New Roman" w:hAnsi="Times New Roman" w:cs="Times New Roman"/>
          <w:b/>
          <w:bCs/>
          <w:spacing w:val="34"/>
          <w:sz w:val="21"/>
          <w:szCs w:val="21"/>
        </w:rPr>
        <w:t xml:space="preserve"> </w:t>
      </w:r>
      <w:r>
        <w:rPr>
          <w:rFonts w:ascii="Times New Roman" w:eastAsia="Times New Roman" w:hAnsi="Times New Roman" w:cs="Times New Roman"/>
          <w:b/>
          <w:bCs/>
          <w:spacing w:val="1"/>
          <w:sz w:val="21"/>
          <w:szCs w:val="21"/>
        </w:rPr>
        <w:t>AFF</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L</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ATE</w:t>
      </w:r>
      <w:r>
        <w:rPr>
          <w:rFonts w:ascii="Times New Roman" w:eastAsia="Times New Roman" w:hAnsi="Times New Roman" w:cs="Times New Roman"/>
          <w:b/>
          <w:bCs/>
          <w:sz w:val="21"/>
          <w:szCs w:val="21"/>
        </w:rPr>
        <w:t>S</w:t>
      </w:r>
    </w:p>
    <w:p w14:paraId="50BD67B9" w14:textId="77777777" w:rsidR="000C19C9" w:rsidRDefault="000C19C9">
      <w:pPr>
        <w:spacing w:before="8" w:line="240" w:lineRule="exact"/>
        <w:rPr>
          <w:sz w:val="24"/>
          <w:szCs w:val="24"/>
        </w:rPr>
      </w:pPr>
    </w:p>
    <w:p w14:paraId="0D4108D7" w14:textId="77777777" w:rsidR="000C19C9" w:rsidRDefault="00D3642A">
      <w:pPr>
        <w:pStyle w:val="BodyText"/>
        <w:numPr>
          <w:ilvl w:val="1"/>
          <w:numId w:val="8"/>
        </w:numPr>
        <w:tabs>
          <w:tab w:val="left" w:pos="1544"/>
        </w:tabs>
        <w:ind w:firstLine="720"/>
        <w:rPr>
          <w:u w:val="none"/>
        </w:rPr>
      </w:pPr>
      <w:r>
        <w:rPr>
          <w:u w:color="000000"/>
        </w:rPr>
        <w:t>I</w:t>
      </w:r>
      <w:r>
        <w:rPr>
          <w:spacing w:val="1"/>
          <w:u w:color="000000"/>
        </w:rPr>
        <w:t>NDE</w:t>
      </w:r>
      <w:r>
        <w:rPr>
          <w:spacing w:val="2"/>
          <w:u w:color="000000"/>
        </w:rPr>
        <w:t>M</w:t>
      </w:r>
      <w:r>
        <w:rPr>
          <w:spacing w:val="1"/>
          <w:u w:color="000000"/>
        </w:rPr>
        <w:t>N</w:t>
      </w:r>
      <w:r>
        <w:rPr>
          <w:u w:color="000000"/>
        </w:rPr>
        <w:t>I</w:t>
      </w:r>
      <w:r>
        <w:rPr>
          <w:spacing w:val="1"/>
          <w:u w:color="000000"/>
        </w:rPr>
        <w:t>T</w:t>
      </w:r>
      <w:r>
        <w:rPr>
          <w:spacing w:val="2"/>
          <w:u w:color="000000"/>
        </w:rPr>
        <w:t>Y</w:t>
      </w:r>
      <w:r>
        <w:rPr>
          <w:u w:val="none"/>
        </w:rPr>
        <w:t>.</w:t>
      </w:r>
    </w:p>
    <w:p w14:paraId="12FCD169" w14:textId="77777777" w:rsidR="000C19C9" w:rsidRDefault="000C19C9">
      <w:pPr>
        <w:spacing w:before="5" w:line="170" w:lineRule="exact"/>
        <w:rPr>
          <w:sz w:val="17"/>
          <w:szCs w:val="17"/>
        </w:rPr>
      </w:pPr>
    </w:p>
    <w:p w14:paraId="07FA708E" w14:textId="77777777" w:rsidR="000C19C9" w:rsidRDefault="00D3642A">
      <w:pPr>
        <w:pStyle w:val="BodyText"/>
        <w:numPr>
          <w:ilvl w:val="2"/>
          <w:numId w:val="8"/>
        </w:numPr>
        <w:tabs>
          <w:tab w:val="left" w:pos="2264"/>
        </w:tabs>
        <w:spacing w:before="77" w:line="251" w:lineRule="auto"/>
        <w:ind w:right="114" w:firstLine="1440"/>
        <w:jc w:val="both"/>
        <w:rPr>
          <w:u w:val="none"/>
        </w:rPr>
      </w:pPr>
      <w:r>
        <w:rPr>
          <w:spacing w:val="1"/>
          <w:u w:color="000000"/>
        </w:rPr>
        <w:t>G</w:t>
      </w:r>
      <w:r>
        <w:rPr>
          <w:u w:color="000000"/>
        </w:rPr>
        <w:t>e</w:t>
      </w:r>
      <w:r>
        <w:rPr>
          <w:spacing w:val="1"/>
          <w:u w:color="000000"/>
        </w:rPr>
        <w:t>n</w:t>
      </w:r>
      <w:r>
        <w:rPr>
          <w:u w:color="000000"/>
        </w:rPr>
        <w:t>eral</w:t>
      </w:r>
      <w:r>
        <w:rPr>
          <w:u w:val="none"/>
        </w:rPr>
        <w:t>.</w:t>
      </w:r>
      <w:r>
        <w:rPr>
          <w:spacing w:val="2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3"/>
          <w:u w:val="none"/>
        </w:rPr>
        <w:t xml:space="preserve"> </w:t>
      </w:r>
      <w:r>
        <w:rPr>
          <w:u w:val="none"/>
        </w:rPr>
        <w:t>t</w:t>
      </w:r>
      <w:r>
        <w:rPr>
          <w:spacing w:val="1"/>
          <w:u w:val="none"/>
        </w:rPr>
        <w:t>h</w:t>
      </w:r>
      <w:r>
        <w:rPr>
          <w:u w:val="none"/>
        </w:rPr>
        <w:t>at</w:t>
      </w:r>
      <w:r>
        <w:rPr>
          <w:spacing w:val="22"/>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a</w:t>
      </w:r>
      <w:r>
        <w:rPr>
          <w:spacing w:val="1"/>
          <w:u w:val="none"/>
        </w:rPr>
        <w:t>n</w:t>
      </w:r>
      <w:r>
        <w:rPr>
          <w:u w:val="none"/>
        </w:rPr>
        <w:t>d</w:t>
      </w:r>
      <w:r>
        <w:rPr>
          <w:spacing w:val="24"/>
          <w:u w:val="none"/>
        </w:rPr>
        <w:t xml:space="preserve"> </w:t>
      </w:r>
      <w:r>
        <w:rPr>
          <w:u w:val="none"/>
        </w:rPr>
        <w:t>its</w:t>
      </w:r>
      <w:r>
        <w:rPr>
          <w:spacing w:val="22"/>
          <w:u w:val="none"/>
        </w:rPr>
        <w:t xml:space="preserve"> </w:t>
      </w:r>
      <w:r>
        <w:rPr>
          <w:u w:val="none"/>
        </w:rPr>
        <w:t>e</w:t>
      </w:r>
      <w:r>
        <w:rPr>
          <w:spacing w:val="2"/>
          <w:u w:val="none"/>
        </w:rPr>
        <w:t>m</w:t>
      </w:r>
      <w:r>
        <w:rPr>
          <w:u w:val="none"/>
        </w:rPr>
        <w:t>ployees</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g</w:t>
      </w:r>
      <w:r>
        <w:rPr>
          <w:u w:val="none"/>
        </w:rPr>
        <w:t>e</w:t>
      </w:r>
      <w:r>
        <w:rPr>
          <w:spacing w:val="1"/>
          <w:u w:val="none"/>
        </w:rPr>
        <w:t>n</w:t>
      </w:r>
      <w:r>
        <w:rPr>
          <w:u w:val="none"/>
        </w:rPr>
        <w:t>ts</w:t>
      </w:r>
      <w:r>
        <w:rPr>
          <w:spacing w:val="23"/>
          <w:u w:val="none"/>
        </w:rPr>
        <w:t xml:space="preserve"> </w:t>
      </w:r>
      <w:r>
        <w:rPr>
          <w:u w:val="none"/>
        </w:rPr>
        <w:t>ha</w:t>
      </w:r>
      <w:r>
        <w:rPr>
          <w:spacing w:val="1"/>
          <w:u w:val="none"/>
        </w:rPr>
        <w:t>v</w:t>
      </w:r>
      <w:r>
        <w:rPr>
          <w:u w:val="none"/>
        </w:rPr>
        <w:t>e</w:t>
      </w:r>
      <w:r>
        <w:rPr>
          <w:w w:val="102"/>
          <w:u w:val="none"/>
        </w:rPr>
        <w:t xml:space="preserve"> </w:t>
      </w:r>
      <w:r>
        <w:rPr>
          <w:u w:val="none"/>
        </w:rPr>
        <w:t>acted</w:t>
      </w:r>
      <w:r>
        <w:rPr>
          <w:spacing w:val="50"/>
          <w:u w:val="none"/>
        </w:rPr>
        <w:t xml:space="preserve"> </w:t>
      </w:r>
      <w:r>
        <w:rPr>
          <w:u w:val="none"/>
        </w:rPr>
        <w:t>in</w:t>
      </w:r>
      <w:r>
        <w:rPr>
          <w:spacing w:val="50"/>
          <w:u w:val="none"/>
        </w:rPr>
        <w:t xml:space="preserve"> </w:t>
      </w:r>
      <w:r>
        <w:rPr>
          <w:u w:val="none"/>
        </w:rPr>
        <w:t>good</w:t>
      </w:r>
      <w:r>
        <w:rPr>
          <w:spacing w:val="51"/>
          <w:u w:val="none"/>
        </w:rPr>
        <w:t xml:space="preserve"> </w:t>
      </w:r>
      <w:r>
        <w:rPr>
          <w:u w:val="none"/>
        </w:rPr>
        <w:t>faith</w:t>
      </w:r>
      <w:r>
        <w:rPr>
          <w:spacing w:val="52"/>
          <w:u w:val="none"/>
        </w:rPr>
        <w:t xml:space="preserve"> </w:t>
      </w:r>
      <w:r>
        <w:rPr>
          <w:u w:val="none"/>
        </w:rPr>
        <w:t>a</w:t>
      </w:r>
      <w:r>
        <w:rPr>
          <w:spacing w:val="1"/>
          <w:u w:val="none"/>
        </w:rPr>
        <w:t>n</w:t>
      </w:r>
      <w:r>
        <w:rPr>
          <w:u w:val="none"/>
        </w:rPr>
        <w:t>d</w:t>
      </w:r>
      <w:r>
        <w:rPr>
          <w:spacing w:val="51"/>
          <w:u w:val="none"/>
        </w:rPr>
        <w:t xml:space="preserve"> </w:t>
      </w:r>
      <w:r>
        <w:rPr>
          <w:u w:val="none"/>
        </w:rPr>
        <w:t>in</w:t>
      </w:r>
      <w:r>
        <w:rPr>
          <w:spacing w:val="52"/>
          <w:u w:val="none"/>
        </w:rPr>
        <w:t xml:space="preserve"> </w:t>
      </w:r>
      <w:r>
        <w:rPr>
          <w:u w:val="none"/>
        </w:rPr>
        <w:t>a</w:t>
      </w:r>
      <w:r>
        <w:rPr>
          <w:spacing w:val="50"/>
          <w:u w:val="none"/>
        </w:rPr>
        <w:t xml:space="preserve"> </w:t>
      </w:r>
      <w:r>
        <w:rPr>
          <w:spacing w:val="2"/>
          <w:u w:val="none"/>
        </w:rPr>
        <w:t>m</w:t>
      </w:r>
      <w:r>
        <w:rPr>
          <w:u w:val="none"/>
        </w:rPr>
        <w:t>a</w:t>
      </w:r>
      <w:r>
        <w:rPr>
          <w:spacing w:val="1"/>
          <w:u w:val="none"/>
        </w:rPr>
        <w:t>nn</w:t>
      </w:r>
      <w:r>
        <w:rPr>
          <w:u w:val="none"/>
        </w:rPr>
        <w:t>er</w:t>
      </w:r>
      <w:r>
        <w:rPr>
          <w:spacing w:val="50"/>
          <w:u w:val="none"/>
        </w:rPr>
        <w:t xml:space="preserve"> </w:t>
      </w:r>
      <w:r>
        <w:rPr>
          <w:u w:val="none"/>
        </w:rPr>
        <w:t>reas</w:t>
      </w:r>
      <w:r>
        <w:rPr>
          <w:spacing w:val="1"/>
          <w:u w:val="none"/>
        </w:rPr>
        <w:t>on</w:t>
      </w:r>
      <w:r>
        <w:rPr>
          <w:u w:val="none"/>
        </w:rPr>
        <w:t>a</w:t>
      </w:r>
      <w:r>
        <w:rPr>
          <w:spacing w:val="1"/>
          <w:u w:val="none"/>
        </w:rPr>
        <w:t>b</w:t>
      </w:r>
      <w:r>
        <w:rPr>
          <w:u w:val="none"/>
        </w:rPr>
        <w:t>ly</w:t>
      </w:r>
      <w:r>
        <w:rPr>
          <w:spacing w:val="52"/>
          <w:u w:val="none"/>
        </w:rPr>
        <w:t xml:space="preserve"> </w:t>
      </w:r>
      <w:r>
        <w:rPr>
          <w:spacing w:val="1"/>
          <w:u w:val="none"/>
        </w:rPr>
        <w:t>b</w:t>
      </w:r>
      <w:r>
        <w:rPr>
          <w:u w:val="none"/>
        </w:rPr>
        <w:t>elie</w:t>
      </w:r>
      <w:r>
        <w:rPr>
          <w:spacing w:val="1"/>
          <w:u w:val="none"/>
        </w:rPr>
        <w:t>v</w:t>
      </w:r>
      <w:r>
        <w:rPr>
          <w:u w:val="none"/>
        </w:rPr>
        <w:t>ed</w:t>
      </w:r>
      <w:r>
        <w:rPr>
          <w:spacing w:val="51"/>
          <w:u w:val="none"/>
        </w:rPr>
        <w:t xml:space="preserve"> </w:t>
      </w:r>
      <w:r>
        <w:rPr>
          <w:spacing w:val="1"/>
          <w:u w:val="none"/>
        </w:rPr>
        <w:t>b</w:t>
      </w:r>
      <w:r>
        <w:rPr>
          <w:u w:val="none"/>
        </w:rPr>
        <w:t>y</w:t>
      </w:r>
      <w:r>
        <w:rPr>
          <w:spacing w:val="50"/>
          <w:u w:val="none"/>
        </w:rPr>
        <w:t xml:space="preserve"> </w:t>
      </w:r>
      <w:r>
        <w:rPr>
          <w:u w:val="none"/>
        </w:rPr>
        <w:t>t</w:t>
      </w:r>
      <w:r>
        <w:rPr>
          <w:spacing w:val="1"/>
          <w:u w:val="none"/>
        </w:rPr>
        <w:t>h</w:t>
      </w:r>
      <w:r>
        <w:rPr>
          <w:u w:val="none"/>
        </w:rPr>
        <w:t>e</w:t>
      </w:r>
      <w:r>
        <w:rPr>
          <w:spacing w:val="5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5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0"/>
          <w:u w:val="none"/>
        </w:rPr>
        <w:t xml:space="preserve"> </w:t>
      </w:r>
      <w:r>
        <w:rPr>
          <w:u w:val="none"/>
        </w:rPr>
        <w:t>to</w:t>
      </w:r>
      <w:r>
        <w:rPr>
          <w:spacing w:val="51"/>
          <w:u w:val="none"/>
        </w:rPr>
        <w:t xml:space="preserve"> </w:t>
      </w:r>
      <w:r>
        <w:rPr>
          <w:u w:val="none"/>
        </w:rPr>
        <w:t>be</w:t>
      </w:r>
      <w:r>
        <w:rPr>
          <w:spacing w:val="50"/>
          <w:u w:val="none"/>
        </w:rPr>
        <w:t xml:space="preserve"> </w:t>
      </w:r>
      <w:r>
        <w:rPr>
          <w:u w:val="none"/>
        </w:rPr>
        <w:t>in</w:t>
      </w:r>
      <w:r>
        <w:rPr>
          <w:spacing w:val="50"/>
          <w:u w:val="none"/>
        </w:rPr>
        <w:t xml:space="preserve"> </w:t>
      </w:r>
      <w:r>
        <w:rPr>
          <w:u w:val="none"/>
        </w:rPr>
        <w:t>t</w:t>
      </w:r>
      <w:r>
        <w:rPr>
          <w:spacing w:val="1"/>
          <w:u w:val="none"/>
        </w:rPr>
        <w:t>h</w:t>
      </w:r>
      <w:r>
        <w:rPr>
          <w:u w:val="none"/>
        </w:rPr>
        <w:t>e</w:t>
      </w:r>
      <w:r>
        <w:rPr>
          <w:spacing w:val="50"/>
          <w:u w:val="none"/>
        </w:rPr>
        <w:t xml:space="preserve"> </w:t>
      </w:r>
      <w:r>
        <w:rPr>
          <w:u w:val="none"/>
        </w:rPr>
        <w:t>best</w:t>
      </w:r>
      <w:r>
        <w:rPr>
          <w:w w:val="102"/>
          <w:u w:val="none"/>
        </w:rPr>
        <w:t xml:space="preserve"> </w:t>
      </w:r>
      <w:r>
        <w:rPr>
          <w:u w:val="none"/>
        </w:rPr>
        <w:t>i</w:t>
      </w:r>
      <w:r>
        <w:rPr>
          <w:spacing w:val="1"/>
          <w:u w:val="none"/>
        </w:rPr>
        <w:t>n</w:t>
      </w:r>
      <w:r>
        <w:rPr>
          <w:u w:val="none"/>
        </w:rPr>
        <w:t>terests</w:t>
      </w:r>
      <w:r>
        <w:rPr>
          <w:spacing w:val="51"/>
          <w:u w:val="none"/>
        </w:rPr>
        <w:t xml:space="preserve"> </w:t>
      </w:r>
      <w:r>
        <w:rPr>
          <w:u w:val="none"/>
        </w:rPr>
        <w:t>of</w:t>
      </w:r>
      <w:r>
        <w:rPr>
          <w:spacing w:val="52"/>
          <w:u w:val="none"/>
        </w:rPr>
        <w:t xml:space="preserve"> </w:t>
      </w:r>
      <w:r>
        <w:rPr>
          <w:u w:val="none"/>
        </w:rPr>
        <w:t>t</w:t>
      </w:r>
      <w:r>
        <w:rPr>
          <w:spacing w:val="1"/>
          <w:u w:val="none"/>
        </w:rPr>
        <w:t>h</w:t>
      </w:r>
      <w:r>
        <w:rPr>
          <w:u w:val="none"/>
        </w:rPr>
        <w:t>e</w:t>
      </w:r>
      <w:r>
        <w:rPr>
          <w:spacing w:val="51"/>
          <w:u w:val="none"/>
        </w:rPr>
        <w:t xml:space="preserve"> </w:t>
      </w:r>
      <w:r>
        <w:rPr>
          <w:spacing w:val="1"/>
          <w:u w:val="none"/>
        </w:rPr>
        <w:t>C</w:t>
      </w:r>
      <w:r>
        <w:rPr>
          <w:u w:val="none"/>
        </w:rPr>
        <w:t>o</w:t>
      </w:r>
      <w:r>
        <w:rPr>
          <w:spacing w:val="2"/>
          <w:u w:val="none"/>
        </w:rPr>
        <w:t>m</w:t>
      </w:r>
      <w:r>
        <w:rPr>
          <w:u w:val="none"/>
        </w:rPr>
        <w:t>pany,</w:t>
      </w:r>
      <w:r>
        <w:rPr>
          <w:spacing w:val="51"/>
          <w:u w:val="none"/>
        </w:rPr>
        <w:t xml:space="preserve"> </w:t>
      </w:r>
      <w:r>
        <w:rPr>
          <w:u w:val="none"/>
        </w:rPr>
        <w:t xml:space="preserve">and </w:t>
      </w:r>
      <w:r>
        <w:rPr>
          <w:spacing w:val="1"/>
          <w:u w:val="none"/>
        </w:rPr>
        <w:t>p</w:t>
      </w:r>
      <w:r>
        <w:rPr>
          <w:u w:val="none"/>
        </w:rPr>
        <w:t>r</w:t>
      </w:r>
      <w:r>
        <w:rPr>
          <w:spacing w:val="1"/>
          <w:u w:val="none"/>
        </w:rPr>
        <w:t>ov</w:t>
      </w:r>
      <w:r>
        <w:rPr>
          <w:u w:val="none"/>
        </w:rPr>
        <w:t>i</w:t>
      </w:r>
      <w:r>
        <w:rPr>
          <w:spacing w:val="1"/>
          <w:u w:val="none"/>
        </w:rPr>
        <w:t>d</w:t>
      </w:r>
      <w:r>
        <w:rPr>
          <w:u w:val="none"/>
        </w:rPr>
        <w:t>ed</w:t>
      </w:r>
      <w:r>
        <w:rPr>
          <w:spacing w:val="51"/>
          <w:u w:val="none"/>
        </w:rPr>
        <w:t xml:space="preserve"> </w:t>
      </w:r>
      <w:r>
        <w:rPr>
          <w:u w:val="none"/>
        </w:rPr>
        <w:t>t</w:t>
      </w:r>
      <w:r>
        <w:rPr>
          <w:spacing w:val="1"/>
          <w:u w:val="none"/>
        </w:rPr>
        <w:t>h</w:t>
      </w:r>
      <w:r>
        <w:rPr>
          <w:u w:val="none"/>
        </w:rPr>
        <w:t>at</w:t>
      </w:r>
      <w:r>
        <w:rPr>
          <w:spacing w:val="51"/>
          <w:u w:val="none"/>
        </w:rPr>
        <w:t xml:space="preserve"> </w:t>
      </w:r>
      <w:r>
        <w:rPr>
          <w:u w:val="none"/>
        </w:rPr>
        <w:t>t</w:t>
      </w:r>
      <w:r>
        <w:rPr>
          <w:spacing w:val="1"/>
          <w:u w:val="none"/>
        </w:rPr>
        <w:t>h</w:t>
      </w:r>
      <w:r>
        <w:rPr>
          <w:u w:val="none"/>
        </w:rPr>
        <w:t>e</w:t>
      </w:r>
      <w:r>
        <w:rPr>
          <w:spacing w:val="51"/>
          <w:u w:val="none"/>
        </w:rPr>
        <w:t xml:space="preserve"> </w:t>
      </w:r>
      <w:r>
        <w:rPr>
          <w:u w:val="none"/>
        </w:rPr>
        <w:t>l</w:t>
      </w:r>
      <w:r>
        <w:rPr>
          <w:spacing w:val="1"/>
          <w:u w:val="none"/>
        </w:rPr>
        <w:t>o</w:t>
      </w:r>
      <w:r>
        <w:rPr>
          <w:u w:val="none"/>
        </w:rPr>
        <w:t>ss</w:t>
      </w:r>
      <w:r>
        <w:rPr>
          <w:spacing w:val="52"/>
          <w:u w:val="none"/>
        </w:rPr>
        <w:t xml:space="preserve"> </w:t>
      </w:r>
      <w:r>
        <w:rPr>
          <w:spacing w:val="1"/>
          <w:u w:val="none"/>
        </w:rPr>
        <w:t>w</w:t>
      </w:r>
      <w:r>
        <w:rPr>
          <w:u w:val="none"/>
        </w:rPr>
        <w:t>as</w:t>
      </w:r>
      <w:r>
        <w:rPr>
          <w:spacing w:val="51"/>
          <w:u w:val="none"/>
        </w:rPr>
        <w:t xml:space="preserve"> </w:t>
      </w:r>
      <w:r>
        <w:rPr>
          <w:spacing w:val="1"/>
          <w:u w:val="none"/>
        </w:rPr>
        <w:t>no</w:t>
      </w:r>
      <w:r>
        <w:rPr>
          <w:u w:val="none"/>
        </w:rPr>
        <w:t>t</w:t>
      </w:r>
      <w:r>
        <w:rPr>
          <w:spacing w:val="51"/>
          <w:u w:val="none"/>
        </w:rPr>
        <w:t xml:space="preserve"> </w:t>
      </w:r>
      <w:r>
        <w:rPr>
          <w:u w:val="none"/>
        </w:rPr>
        <w:t>t</w:t>
      </w:r>
      <w:r>
        <w:rPr>
          <w:spacing w:val="1"/>
          <w:u w:val="none"/>
        </w:rPr>
        <w:t>h</w:t>
      </w:r>
      <w:r>
        <w:rPr>
          <w:u w:val="none"/>
        </w:rPr>
        <w:t>e</w:t>
      </w:r>
      <w:r>
        <w:rPr>
          <w:spacing w:val="51"/>
          <w:u w:val="none"/>
        </w:rPr>
        <w:t xml:space="preserve"> </w:t>
      </w:r>
      <w:r>
        <w:rPr>
          <w:u w:val="none"/>
        </w:rPr>
        <w:t>res</w:t>
      </w:r>
      <w:r>
        <w:rPr>
          <w:spacing w:val="1"/>
          <w:u w:val="none"/>
        </w:rPr>
        <w:t>u</w:t>
      </w:r>
      <w:r>
        <w:rPr>
          <w:u w:val="none"/>
        </w:rPr>
        <w:t>lt</w:t>
      </w:r>
      <w:r>
        <w:rPr>
          <w:spacing w:val="51"/>
          <w:u w:val="none"/>
        </w:rPr>
        <w:t xml:space="preserve"> </w:t>
      </w:r>
      <w:r>
        <w:rPr>
          <w:spacing w:val="1"/>
          <w:u w:val="none"/>
        </w:rPr>
        <w:t>o</w:t>
      </w:r>
      <w:r>
        <w:rPr>
          <w:u w:val="none"/>
        </w:rPr>
        <w:t>f</w:t>
      </w:r>
      <w:r>
        <w:rPr>
          <w:spacing w:val="49"/>
          <w:u w:val="none"/>
        </w:rPr>
        <w:t xml:space="preserve"> </w:t>
      </w:r>
      <w:r>
        <w:rPr>
          <w:u w:val="none"/>
        </w:rPr>
        <w:t>fra</w:t>
      </w:r>
      <w:r>
        <w:rPr>
          <w:spacing w:val="1"/>
          <w:u w:val="none"/>
        </w:rPr>
        <w:t>ud</w:t>
      </w:r>
      <w:r>
        <w:rPr>
          <w:u w:val="none"/>
        </w:rPr>
        <w:t>,</w:t>
      </w:r>
      <w:r>
        <w:rPr>
          <w:spacing w:val="50"/>
          <w:u w:val="none"/>
        </w:rPr>
        <w:t xml:space="preserve"> </w:t>
      </w:r>
      <w:r>
        <w:rPr>
          <w:spacing w:val="1"/>
          <w:u w:val="none"/>
        </w:rPr>
        <w:t>g</w:t>
      </w:r>
      <w:r>
        <w:rPr>
          <w:u w:val="none"/>
        </w:rPr>
        <w:t>r</w:t>
      </w:r>
      <w:r>
        <w:rPr>
          <w:spacing w:val="1"/>
          <w:u w:val="none"/>
        </w:rPr>
        <w:t>o</w:t>
      </w:r>
      <w:r>
        <w:rPr>
          <w:u w:val="none"/>
        </w:rPr>
        <w:t>ss</w:t>
      </w:r>
      <w:r>
        <w:rPr>
          <w:spacing w:val="52"/>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51"/>
          <w:u w:val="none"/>
        </w:rPr>
        <w:t xml:space="preserve"> </w:t>
      </w:r>
      <w:r>
        <w:rPr>
          <w:spacing w:val="1"/>
          <w:u w:val="none"/>
        </w:rPr>
        <w:t>or</w:t>
      </w:r>
      <w:r>
        <w:rPr>
          <w:spacing w:val="2"/>
          <w:w w:val="102"/>
          <w:u w:val="none"/>
        </w:rPr>
        <w:t xml:space="preserve"> </w:t>
      </w:r>
      <w:r>
        <w:rPr>
          <w:spacing w:val="1"/>
          <w:u w:val="none"/>
        </w:rPr>
        <w:t>w</w:t>
      </w:r>
      <w:r>
        <w:rPr>
          <w:u w:val="none"/>
        </w:rPr>
        <w:t>illf</w:t>
      </w:r>
      <w:r>
        <w:rPr>
          <w:spacing w:val="1"/>
          <w:u w:val="none"/>
        </w:rPr>
        <w:t>u</w:t>
      </w:r>
      <w:r>
        <w:rPr>
          <w:u w:val="none"/>
        </w:rPr>
        <w:t>l</w:t>
      </w:r>
      <w:r>
        <w:rPr>
          <w:spacing w:val="20"/>
          <w:u w:val="none"/>
        </w:rPr>
        <w:t xml:space="preserve"> </w:t>
      </w:r>
      <w:r>
        <w:rPr>
          <w:spacing w:val="2"/>
          <w:u w:val="none"/>
        </w:rPr>
        <w:t>m</w:t>
      </w:r>
      <w:r>
        <w:rPr>
          <w:u w:val="none"/>
        </w:rPr>
        <w:t>isc</w:t>
      </w:r>
      <w:r>
        <w:rPr>
          <w:spacing w:val="1"/>
          <w:u w:val="none"/>
        </w:rPr>
        <w:t>ondu</w:t>
      </w:r>
      <w:r>
        <w:rPr>
          <w:u w:val="none"/>
        </w:rPr>
        <w:t>ct</w:t>
      </w:r>
      <w:r>
        <w:rPr>
          <w:spacing w:val="21"/>
          <w:u w:val="none"/>
        </w:rPr>
        <w:t xml:space="preserve"> </w:t>
      </w:r>
      <w:r>
        <w:rPr>
          <w:spacing w:val="1"/>
          <w:u w:val="none"/>
        </w:rPr>
        <w:t>b</w:t>
      </w:r>
      <w:r>
        <w:rPr>
          <w:u w:val="none"/>
        </w:rPr>
        <w:t>y</w:t>
      </w:r>
      <w:r>
        <w:rPr>
          <w:spacing w:val="21"/>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spacing w:val="1"/>
          <w:u w:val="none"/>
        </w:rPr>
        <w:t>o</w:t>
      </w:r>
      <w:r>
        <w:rPr>
          <w:u w:val="none"/>
        </w:rPr>
        <w:t>r</w:t>
      </w:r>
      <w:r>
        <w:rPr>
          <w:spacing w:val="21"/>
          <w:u w:val="none"/>
        </w:rPr>
        <w:t xml:space="preserve"> </w:t>
      </w:r>
      <w:r>
        <w:rPr>
          <w:u w:val="none"/>
        </w:rPr>
        <w:t>t</w:t>
      </w:r>
      <w:r>
        <w:rPr>
          <w:spacing w:val="1"/>
          <w:u w:val="none"/>
        </w:rPr>
        <w:t>h</w:t>
      </w:r>
      <w:r>
        <w:rPr>
          <w:u w:val="none"/>
        </w:rPr>
        <w:t>eir</w:t>
      </w:r>
      <w:r>
        <w:rPr>
          <w:spacing w:val="19"/>
          <w:u w:val="none"/>
        </w:rPr>
        <w:t xml:space="preserve"> </w:t>
      </w:r>
      <w:r>
        <w:rPr>
          <w:u w:val="none"/>
        </w:rPr>
        <w:t>e</w:t>
      </w:r>
      <w:r>
        <w:rPr>
          <w:spacing w:val="2"/>
          <w:u w:val="none"/>
        </w:rPr>
        <w:t>m</w:t>
      </w:r>
      <w:r>
        <w:rPr>
          <w:u w:val="none"/>
        </w:rPr>
        <w:t>ployees</w:t>
      </w:r>
      <w:r>
        <w:rPr>
          <w:spacing w:val="21"/>
          <w:u w:val="none"/>
        </w:rPr>
        <w:t xml:space="preserve"> </w:t>
      </w:r>
      <w:r>
        <w:rPr>
          <w:u w:val="none"/>
        </w:rPr>
        <w:t>or</w:t>
      </w:r>
      <w:r>
        <w:rPr>
          <w:spacing w:val="21"/>
          <w:u w:val="none"/>
        </w:rPr>
        <w:t xml:space="preserve"> </w:t>
      </w:r>
      <w:r>
        <w:rPr>
          <w:u w:val="none"/>
        </w:rPr>
        <w:t>a</w:t>
      </w:r>
      <w:r>
        <w:rPr>
          <w:spacing w:val="1"/>
          <w:u w:val="none"/>
        </w:rPr>
        <w:t>g</w:t>
      </w:r>
      <w:r>
        <w:rPr>
          <w:u w:val="none"/>
        </w:rPr>
        <w:t>e</w:t>
      </w:r>
      <w:r>
        <w:rPr>
          <w:spacing w:val="1"/>
          <w:u w:val="none"/>
        </w:rPr>
        <w:t>n</w:t>
      </w:r>
      <w:r>
        <w:rPr>
          <w:u w:val="none"/>
        </w:rPr>
        <w:t>ts,</w:t>
      </w:r>
      <w:r>
        <w:rPr>
          <w:spacing w:val="20"/>
          <w:u w:val="none"/>
        </w:rPr>
        <w:t xml:space="preserve"> </w:t>
      </w:r>
      <w:r>
        <w:rPr>
          <w:u w:val="none"/>
        </w:rPr>
        <w:t>the</w:t>
      </w:r>
      <w:r>
        <w:rPr>
          <w:spacing w:val="2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u w:val="none"/>
        </w:rPr>
        <w:t>a</w:t>
      </w:r>
      <w:r>
        <w:rPr>
          <w:spacing w:val="1"/>
          <w:u w:val="none"/>
        </w:rPr>
        <w:t>n</w:t>
      </w:r>
      <w:r>
        <w:rPr>
          <w:u w:val="none"/>
        </w:rPr>
        <w:t>d</w:t>
      </w:r>
      <w:r>
        <w:rPr>
          <w:spacing w:val="21"/>
          <w:u w:val="none"/>
        </w:rPr>
        <w:t xml:space="preserve"> </w:t>
      </w:r>
      <w:r>
        <w:rPr>
          <w:u w:val="none"/>
        </w:rPr>
        <w:t>its</w:t>
      </w:r>
      <w:r>
        <w:rPr>
          <w:spacing w:val="1"/>
          <w:w w:val="102"/>
          <w:u w:val="none"/>
        </w:rPr>
        <w:t xml:space="preserve"> </w:t>
      </w:r>
      <w:r>
        <w:rPr>
          <w:u w:val="none"/>
        </w:rPr>
        <w:t>e</w:t>
      </w:r>
      <w:r>
        <w:rPr>
          <w:spacing w:val="2"/>
          <w:u w:val="none"/>
        </w:rPr>
        <w:t>m</w:t>
      </w:r>
      <w:r>
        <w:rPr>
          <w:u w:val="none"/>
        </w:rPr>
        <w:t>ployees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g</w:t>
      </w:r>
      <w:r>
        <w:rPr>
          <w:u w:val="none"/>
        </w:rPr>
        <w:t>e</w:t>
      </w:r>
      <w:r>
        <w:rPr>
          <w:spacing w:val="1"/>
          <w:u w:val="none"/>
        </w:rPr>
        <w:t>n</w:t>
      </w:r>
      <w:r>
        <w:rPr>
          <w:u w:val="none"/>
        </w:rPr>
        <w:t>ts</w:t>
      </w:r>
      <w:r>
        <w:rPr>
          <w:spacing w:val="24"/>
          <w:u w:val="none"/>
        </w:rPr>
        <w:t xml:space="preserve"> </w:t>
      </w:r>
      <w:r>
        <w:rPr>
          <w:u w:val="none"/>
        </w:rPr>
        <w:t>shall</w:t>
      </w:r>
      <w:r>
        <w:rPr>
          <w:spacing w:val="22"/>
          <w:u w:val="none"/>
        </w:rPr>
        <w:t xml:space="preserve"> </w:t>
      </w:r>
      <w:r>
        <w:rPr>
          <w:u w:val="none"/>
        </w:rPr>
        <w:t>not</w:t>
      </w:r>
      <w:r>
        <w:rPr>
          <w:spacing w:val="22"/>
          <w:u w:val="none"/>
        </w:rPr>
        <w:t xml:space="preserve"> </w:t>
      </w:r>
      <w:r>
        <w:rPr>
          <w:u w:val="none"/>
        </w:rPr>
        <w:t>be</w:t>
      </w:r>
      <w:r>
        <w:rPr>
          <w:spacing w:val="23"/>
          <w:u w:val="none"/>
        </w:rPr>
        <w:t xml:space="preserve"> </w:t>
      </w:r>
      <w:r>
        <w:rPr>
          <w:u w:val="none"/>
        </w:rPr>
        <w:t>lia</w:t>
      </w:r>
      <w:r>
        <w:rPr>
          <w:spacing w:val="1"/>
          <w:u w:val="none"/>
        </w:rPr>
        <w:t>b</w:t>
      </w:r>
      <w:r>
        <w:rPr>
          <w:u w:val="none"/>
        </w:rPr>
        <w:t>le</w:t>
      </w:r>
      <w:r>
        <w:rPr>
          <w:spacing w:val="24"/>
          <w:u w:val="none"/>
        </w:rPr>
        <w:t xml:space="preserve"> </w:t>
      </w:r>
      <w:r>
        <w:rPr>
          <w:u w:val="none"/>
        </w:rPr>
        <w:t>to</w:t>
      </w:r>
      <w:r>
        <w:rPr>
          <w:spacing w:val="23"/>
          <w:u w:val="none"/>
        </w:rPr>
        <w:t xml:space="preserve"> </w:t>
      </w:r>
      <w:r>
        <w:rPr>
          <w:u w:val="none"/>
        </w:rPr>
        <w:t>the</w:t>
      </w:r>
      <w:r>
        <w:rPr>
          <w:spacing w:val="24"/>
          <w:u w:val="none"/>
        </w:rPr>
        <w:t xml:space="preserve"> </w:t>
      </w:r>
      <w:r>
        <w:rPr>
          <w:spacing w:val="2"/>
          <w:u w:val="none"/>
        </w:rPr>
        <w:t>M</w:t>
      </w:r>
      <w:r>
        <w:rPr>
          <w:u w:val="none"/>
        </w:rPr>
        <w:t>e</w:t>
      </w:r>
      <w:r>
        <w:rPr>
          <w:spacing w:val="2"/>
          <w:u w:val="none"/>
        </w:rPr>
        <w:t>m</w:t>
      </w:r>
      <w:r>
        <w:rPr>
          <w:u w:val="none"/>
        </w:rPr>
        <w:t>bers</w:t>
      </w:r>
      <w:r>
        <w:rPr>
          <w:spacing w:val="23"/>
          <w:u w:val="none"/>
        </w:rPr>
        <w:t xml:space="preserve"> </w:t>
      </w:r>
      <w:r>
        <w:rPr>
          <w:u w:val="none"/>
        </w:rPr>
        <w:t>nor</w:t>
      </w:r>
      <w:r>
        <w:rPr>
          <w:spacing w:val="22"/>
          <w:u w:val="none"/>
        </w:rPr>
        <w:t xml:space="preserve"> </w:t>
      </w:r>
      <w:r>
        <w:rPr>
          <w:u w:val="none"/>
        </w:rPr>
        <w:t>to</w:t>
      </w:r>
      <w:r>
        <w:rPr>
          <w:spacing w:val="23"/>
          <w:u w:val="none"/>
        </w:rPr>
        <w:t xml:space="preserve"> </w:t>
      </w:r>
      <w:r>
        <w:rPr>
          <w:u w:val="none"/>
        </w:rPr>
        <w:t>t</w:t>
      </w:r>
      <w:r>
        <w:rPr>
          <w:spacing w:val="1"/>
          <w:u w:val="none"/>
        </w:rPr>
        <w:t>h</w:t>
      </w:r>
      <w:r>
        <w:rPr>
          <w:u w:val="none"/>
        </w:rPr>
        <w:t>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f</w:t>
      </w:r>
      <w:r>
        <w:rPr>
          <w:spacing w:val="1"/>
          <w:u w:val="none"/>
        </w:rPr>
        <w:t>o</w:t>
      </w:r>
      <w:r>
        <w:rPr>
          <w:u w:val="none"/>
        </w:rPr>
        <w:t>r</w:t>
      </w:r>
      <w:r>
        <w:rPr>
          <w:spacing w:val="24"/>
          <w:u w:val="none"/>
        </w:rPr>
        <w:t xml:space="preserve"> </w:t>
      </w:r>
      <w:r>
        <w:rPr>
          <w:u w:val="none"/>
        </w:rPr>
        <w:t>a</w:t>
      </w:r>
      <w:r>
        <w:rPr>
          <w:spacing w:val="1"/>
          <w:u w:val="none"/>
        </w:rPr>
        <w:t>n</w:t>
      </w:r>
      <w:r>
        <w:rPr>
          <w:u w:val="none"/>
        </w:rPr>
        <w:t>y</w:t>
      </w:r>
      <w:r>
        <w:rPr>
          <w:spacing w:val="23"/>
          <w:u w:val="none"/>
        </w:rPr>
        <w:t xml:space="preserve"> </w:t>
      </w:r>
      <w:r>
        <w:rPr>
          <w:u w:val="none"/>
        </w:rPr>
        <w:t>l</w:t>
      </w:r>
      <w:r>
        <w:rPr>
          <w:spacing w:val="1"/>
          <w:u w:val="none"/>
        </w:rPr>
        <w:t>o</w:t>
      </w:r>
      <w:r>
        <w:rPr>
          <w:u w:val="none"/>
        </w:rPr>
        <w:t>sses</w:t>
      </w:r>
      <w:r>
        <w:rPr>
          <w:spacing w:val="23"/>
          <w:u w:val="none"/>
        </w:rPr>
        <w:t xml:space="preserve"> </w:t>
      </w:r>
      <w:r>
        <w:rPr>
          <w:u w:val="none"/>
        </w:rPr>
        <w:t>i</w:t>
      </w:r>
      <w:r>
        <w:rPr>
          <w:spacing w:val="1"/>
          <w:u w:val="none"/>
        </w:rPr>
        <w:t>n</w:t>
      </w:r>
      <w:r>
        <w:rPr>
          <w:u w:val="none"/>
        </w:rPr>
        <w:t>c</w:t>
      </w:r>
      <w:r>
        <w:rPr>
          <w:spacing w:val="1"/>
          <w:u w:val="none"/>
        </w:rPr>
        <w:t>u</w:t>
      </w:r>
      <w:r>
        <w:rPr>
          <w:u w:val="none"/>
        </w:rPr>
        <w:t>rred</w:t>
      </w:r>
      <w:r>
        <w:rPr>
          <w:spacing w:val="24"/>
          <w:u w:val="none"/>
        </w:rPr>
        <w:t xml:space="preserve"> </w:t>
      </w:r>
      <w:r>
        <w:rPr>
          <w:u w:val="none"/>
        </w:rPr>
        <w:t>a</w:t>
      </w:r>
      <w:r>
        <w:rPr>
          <w:spacing w:val="1"/>
          <w:u w:val="none"/>
        </w:rPr>
        <w:t>nd</w:t>
      </w:r>
      <w:r>
        <w:rPr>
          <w:spacing w:val="2"/>
          <w:w w:val="102"/>
          <w:u w:val="none"/>
        </w:rPr>
        <w:t xml:space="preserve"> </w:t>
      </w:r>
      <w:r>
        <w:rPr>
          <w:u w:val="none"/>
        </w:rPr>
        <w:t>t</w:t>
      </w:r>
      <w:r>
        <w:rPr>
          <w:spacing w:val="1"/>
          <w:u w:val="none"/>
        </w:rPr>
        <w:t>h</w:t>
      </w:r>
      <w:r>
        <w:rPr>
          <w:u w:val="none"/>
        </w:rPr>
        <w:t>e</w:t>
      </w:r>
      <w:r>
        <w:rPr>
          <w:spacing w:val="22"/>
          <w:u w:val="none"/>
        </w:rPr>
        <w:t xml:space="preserve"> </w:t>
      </w:r>
      <w:r>
        <w:rPr>
          <w:spacing w:val="1"/>
          <w:u w:val="none"/>
        </w:rPr>
        <w:t>C</w:t>
      </w:r>
      <w:r>
        <w:rPr>
          <w:u w:val="none"/>
        </w:rPr>
        <w:t>o</w:t>
      </w:r>
      <w:r>
        <w:rPr>
          <w:spacing w:val="2"/>
          <w:u w:val="none"/>
        </w:rPr>
        <w:t>m</w:t>
      </w:r>
      <w:r>
        <w:rPr>
          <w:u w:val="none"/>
        </w:rPr>
        <w:t>pany</w:t>
      </w:r>
      <w:r>
        <w:rPr>
          <w:spacing w:val="23"/>
          <w:u w:val="none"/>
        </w:rPr>
        <w:t xml:space="preserve"> </w:t>
      </w:r>
      <w:r>
        <w:rPr>
          <w:u w:val="none"/>
        </w:rPr>
        <w:t>and</w:t>
      </w:r>
      <w:r>
        <w:rPr>
          <w:spacing w:val="24"/>
          <w:u w:val="none"/>
        </w:rPr>
        <w:t xml:space="preserve"> </w:t>
      </w:r>
      <w:r>
        <w:rPr>
          <w:u w:val="none"/>
        </w:rPr>
        <w:t>each</w:t>
      </w:r>
      <w:r>
        <w:rPr>
          <w:spacing w:val="23"/>
          <w:u w:val="none"/>
        </w:rPr>
        <w:t xml:space="preserve"> </w:t>
      </w:r>
      <w:r>
        <w:rPr>
          <w:spacing w:val="2"/>
          <w:u w:val="none"/>
        </w:rPr>
        <w:t>M</w:t>
      </w:r>
      <w:r>
        <w:rPr>
          <w:u w:val="none"/>
        </w:rPr>
        <w:t>e</w:t>
      </w:r>
      <w:r>
        <w:rPr>
          <w:spacing w:val="2"/>
          <w:u w:val="none"/>
        </w:rPr>
        <w:t>m</w:t>
      </w:r>
      <w:r>
        <w:rPr>
          <w:u w:val="none"/>
        </w:rPr>
        <w:t>ber</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their</w:t>
      </w:r>
      <w:r>
        <w:rPr>
          <w:spacing w:val="22"/>
          <w:u w:val="none"/>
        </w:rPr>
        <w:t xml:space="preserve"> </w:t>
      </w:r>
      <w:r>
        <w:rPr>
          <w:u w:val="none"/>
        </w:rPr>
        <w:t>respective</w:t>
      </w:r>
      <w:r>
        <w:rPr>
          <w:spacing w:val="23"/>
          <w:u w:val="none"/>
        </w:rPr>
        <w:t xml:space="preserve"> </w:t>
      </w:r>
      <w:r>
        <w:rPr>
          <w:u w:val="none"/>
        </w:rPr>
        <w:t>receivers</w:t>
      </w:r>
      <w:r>
        <w:rPr>
          <w:spacing w:val="23"/>
          <w:u w:val="none"/>
        </w:rPr>
        <w:t xml:space="preserve"> </w:t>
      </w:r>
      <w:r>
        <w:rPr>
          <w:u w:val="none"/>
        </w:rPr>
        <w:t>a</w:t>
      </w:r>
      <w:r>
        <w:rPr>
          <w:spacing w:val="1"/>
          <w:u w:val="none"/>
        </w:rPr>
        <w:t>n</w:t>
      </w:r>
      <w:r>
        <w:rPr>
          <w:u w:val="none"/>
        </w:rPr>
        <w:t>d</w:t>
      </w:r>
      <w:r>
        <w:rPr>
          <w:spacing w:val="22"/>
          <w:u w:val="none"/>
        </w:rPr>
        <w:t xml:space="preserve"> </w:t>
      </w:r>
      <w:r>
        <w:rPr>
          <w:u w:val="none"/>
        </w:rPr>
        <w:t>trustees</w:t>
      </w:r>
      <w:r>
        <w:rPr>
          <w:spacing w:val="23"/>
          <w:u w:val="none"/>
        </w:rPr>
        <w:t xml:space="preserve"> </w:t>
      </w:r>
      <w:r>
        <w:rPr>
          <w:u w:val="none"/>
        </w:rPr>
        <w:t>here</w:t>
      </w:r>
      <w:r>
        <w:rPr>
          <w:spacing w:val="1"/>
          <w:u w:val="none"/>
        </w:rPr>
        <w:t>b</w:t>
      </w:r>
      <w:r>
        <w:rPr>
          <w:u w:val="none"/>
        </w:rPr>
        <w:t>y</w:t>
      </w:r>
      <w:r>
        <w:rPr>
          <w:spacing w:val="22"/>
          <w:u w:val="none"/>
        </w:rPr>
        <w:t xml:space="preserve"> </w:t>
      </w:r>
      <w:r>
        <w:rPr>
          <w:u w:val="none"/>
        </w:rPr>
        <w:t>inde</w:t>
      </w:r>
      <w:r>
        <w:rPr>
          <w:spacing w:val="2"/>
          <w:u w:val="none"/>
        </w:rPr>
        <w:t>m</w:t>
      </w:r>
      <w:r>
        <w:rPr>
          <w:u w:val="none"/>
        </w:rPr>
        <w:t>nify</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g</w:t>
      </w:r>
      <w:r>
        <w:rPr>
          <w:u w:val="none"/>
        </w:rPr>
        <w:t>ree</w:t>
      </w:r>
      <w:r>
        <w:rPr>
          <w:spacing w:val="22"/>
          <w:u w:val="none"/>
        </w:rPr>
        <w:t xml:space="preserve"> </w:t>
      </w:r>
      <w:r>
        <w:rPr>
          <w:u w:val="none"/>
        </w:rPr>
        <w:t>to</w:t>
      </w:r>
      <w:r>
        <w:rPr>
          <w:w w:val="102"/>
          <w:u w:val="none"/>
        </w:rPr>
        <w:t xml:space="preserve"> </w:t>
      </w:r>
      <w:r>
        <w:rPr>
          <w:spacing w:val="1"/>
          <w:u w:val="none"/>
        </w:rPr>
        <w:t>ho</w:t>
      </w:r>
      <w:r>
        <w:rPr>
          <w:u w:val="none"/>
        </w:rPr>
        <w:t>ld</w:t>
      </w:r>
      <w:r>
        <w:rPr>
          <w:spacing w:val="1"/>
          <w:u w:val="none"/>
        </w:rPr>
        <w:t xml:space="preserve"> h</w:t>
      </w:r>
      <w:r>
        <w:rPr>
          <w:u w:val="none"/>
        </w:rPr>
        <w:t>ar</w:t>
      </w:r>
      <w:r>
        <w:rPr>
          <w:spacing w:val="2"/>
          <w:u w:val="none"/>
        </w:rPr>
        <w:t>m</w:t>
      </w:r>
      <w:r>
        <w:rPr>
          <w:u w:val="none"/>
        </w:rPr>
        <w:t>less</w:t>
      </w:r>
      <w:r>
        <w:rPr>
          <w:spacing w:val="1"/>
          <w:u w:val="none"/>
        </w:rPr>
        <w:t xml:space="preserve"> </w:t>
      </w:r>
      <w:r>
        <w:rPr>
          <w:u w:val="none"/>
        </w:rPr>
        <w:t>t</w:t>
      </w:r>
      <w:r>
        <w:rPr>
          <w:spacing w:val="1"/>
          <w:u w:val="none"/>
        </w:rPr>
        <w:t>h</w:t>
      </w:r>
      <w:r>
        <w:rPr>
          <w:u w:val="none"/>
        </w:rPr>
        <w:t xml:space="preserve">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
          <w:u w:val="none"/>
        </w:rPr>
        <w:t xml:space="preserve"> M</w:t>
      </w:r>
      <w:r>
        <w:rPr>
          <w:u w:val="none"/>
        </w:rPr>
        <w:t>e</w:t>
      </w:r>
      <w:r>
        <w:rPr>
          <w:spacing w:val="2"/>
          <w:u w:val="none"/>
        </w:rPr>
        <w:t>m</w:t>
      </w:r>
      <w:r>
        <w:rPr>
          <w:spacing w:val="1"/>
          <w:u w:val="none"/>
        </w:rPr>
        <w:t>b</w:t>
      </w:r>
      <w:r>
        <w:rPr>
          <w:u w:val="none"/>
        </w:rPr>
        <w:t>er a</w:t>
      </w:r>
      <w:r>
        <w:rPr>
          <w:spacing w:val="1"/>
          <w:u w:val="none"/>
        </w:rPr>
        <w:t>n</w:t>
      </w:r>
      <w:r>
        <w:rPr>
          <w:u w:val="none"/>
        </w:rPr>
        <w:t>d</w:t>
      </w:r>
      <w:r>
        <w:rPr>
          <w:spacing w:val="2"/>
          <w:u w:val="none"/>
        </w:rPr>
        <w:t xml:space="preserve"> </w:t>
      </w:r>
      <w:r>
        <w:rPr>
          <w:u w:val="none"/>
        </w:rPr>
        <w:t>its a</w:t>
      </w:r>
      <w:r>
        <w:rPr>
          <w:spacing w:val="1"/>
          <w:u w:val="none"/>
        </w:rPr>
        <w:t>g</w:t>
      </w:r>
      <w:r>
        <w:rPr>
          <w:u w:val="none"/>
        </w:rPr>
        <w:t>e</w:t>
      </w:r>
      <w:r>
        <w:rPr>
          <w:spacing w:val="1"/>
          <w:u w:val="none"/>
        </w:rPr>
        <w:t>n</w:t>
      </w:r>
      <w:r>
        <w:rPr>
          <w:u w:val="none"/>
        </w:rPr>
        <w:t>ts</w:t>
      </w:r>
      <w:r>
        <w:rPr>
          <w:spacing w:val="1"/>
          <w:u w:val="none"/>
        </w:rPr>
        <w:t xml:space="preserve"> </w:t>
      </w:r>
      <w:r>
        <w:rPr>
          <w:u w:val="none"/>
        </w:rPr>
        <w:t>a</w:t>
      </w:r>
      <w:r>
        <w:rPr>
          <w:spacing w:val="1"/>
          <w:u w:val="none"/>
        </w:rPr>
        <w:t>n</w:t>
      </w:r>
      <w:r>
        <w:rPr>
          <w:u w:val="none"/>
        </w:rPr>
        <w:t>d</w:t>
      </w:r>
      <w:r>
        <w:rPr>
          <w:spacing w:val="2"/>
          <w:u w:val="none"/>
        </w:rPr>
        <w:t xml:space="preserve"> </w:t>
      </w:r>
      <w:r>
        <w:rPr>
          <w:u w:val="none"/>
        </w:rPr>
        <w:t>e</w:t>
      </w:r>
      <w:r>
        <w:rPr>
          <w:spacing w:val="2"/>
          <w:u w:val="none"/>
        </w:rPr>
        <w:t>m</w:t>
      </w:r>
      <w:r>
        <w:rPr>
          <w:u w:val="none"/>
        </w:rPr>
        <w:t>ployees from</w:t>
      </w:r>
      <w:r>
        <w:rPr>
          <w:spacing w:val="3"/>
          <w:u w:val="none"/>
        </w:rPr>
        <w:t xml:space="preserve"> </w:t>
      </w:r>
      <w:r>
        <w:rPr>
          <w:u w:val="none"/>
        </w:rPr>
        <w:t>a</w:t>
      </w:r>
      <w:r>
        <w:rPr>
          <w:spacing w:val="1"/>
          <w:u w:val="none"/>
        </w:rPr>
        <w:t>n</w:t>
      </w:r>
      <w:r>
        <w:rPr>
          <w:u w:val="none"/>
        </w:rPr>
        <w:t>d</w:t>
      </w:r>
      <w:r>
        <w:rPr>
          <w:spacing w:val="2"/>
          <w:u w:val="none"/>
        </w:rPr>
        <w:t xml:space="preserve"> </w:t>
      </w:r>
      <w:r>
        <w:rPr>
          <w:u w:val="none"/>
        </w:rPr>
        <w:t>a</w:t>
      </w:r>
      <w:r>
        <w:rPr>
          <w:spacing w:val="1"/>
          <w:u w:val="none"/>
        </w:rPr>
        <w:t>g</w:t>
      </w:r>
      <w:r>
        <w:rPr>
          <w:u w:val="none"/>
        </w:rPr>
        <w:t xml:space="preserve">ainst all </w:t>
      </w:r>
      <w:r>
        <w:rPr>
          <w:spacing w:val="1"/>
          <w:u w:val="none"/>
        </w:rPr>
        <w:t xml:space="preserve"> </w:t>
      </w:r>
      <w:r>
        <w:rPr>
          <w:u w:val="none"/>
        </w:rPr>
        <w:t>c</w:t>
      </w:r>
      <w:r>
        <w:rPr>
          <w:spacing w:val="1"/>
          <w:u w:val="none"/>
        </w:rPr>
        <w:t>o</w:t>
      </w:r>
      <w:r>
        <w:rPr>
          <w:u w:val="none"/>
        </w:rPr>
        <w:t>sts,  fines,</w:t>
      </w:r>
      <w:r>
        <w:rPr>
          <w:w w:val="102"/>
          <w:u w:val="none"/>
        </w:rPr>
        <w:t xml:space="preserve"> </w:t>
      </w:r>
      <w:r>
        <w:rPr>
          <w:spacing w:val="1"/>
          <w:u w:val="none"/>
        </w:rPr>
        <w:t>p</w:t>
      </w:r>
      <w:r>
        <w:rPr>
          <w:u w:val="none"/>
        </w:rPr>
        <w:t>e</w:t>
      </w:r>
      <w:r>
        <w:rPr>
          <w:spacing w:val="1"/>
          <w:u w:val="none"/>
        </w:rPr>
        <w:t>n</w:t>
      </w:r>
      <w:r>
        <w:rPr>
          <w:u w:val="none"/>
        </w:rPr>
        <w:t>alties,</w:t>
      </w:r>
      <w:r>
        <w:rPr>
          <w:spacing w:val="41"/>
          <w:u w:val="none"/>
        </w:rPr>
        <w:t xml:space="preserve"> </w:t>
      </w:r>
      <w:r>
        <w:rPr>
          <w:spacing w:val="1"/>
          <w:u w:val="none"/>
        </w:rPr>
        <w:t>d</w:t>
      </w:r>
      <w:r>
        <w:rPr>
          <w:u w:val="none"/>
        </w:rPr>
        <w:t>a</w:t>
      </w:r>
      <w:r>
        <w:rPr>
          <w:spacing w:val="1"/>
          <w:u w:val="none"/>
        </w:rPr>
        <w:t>m</w:t>
      </w:r>
      <w:r>
        <w:rPr>
          <w:u w:val="none"/>
        </w:rPr>
        <w:t>a</w:t>
      </w:r>
      <w:r>
        <w:rPr>
          <w:spacing w:val="1"/>
          <w:u w:val="none"/>
        </w:rPr>
        <w:t>g</w:t>
      </w:r>
      <w:r>
        <w:rPr>
          <w:u w:val="none"/>
        </w:rPr>
        <w:t>es</w:t>
      </w:r>
      <w:r>
        <w:rPr>
          <w:spacing w:val="43"/>
          <w:u w:val="none"/>
        </w:rPr>
        <w:t xml:space="preserve"> </w:t>
      </w:r>
      <w:r>
        <w:rPr>
          <w:u w:val="none"/>
        </w:rPr>
        <w:t>a</w:t>
      </w:r>
      <w:r>
        <w:rPr>
          <w:spacing w:val="1"/>
          <w:u w:val="none"/>
        </w:rPr>
        <w:t>n</w:t>
      </w:r>
      <w:r>
        <w:rPr>
          <w:u w:val="none"/>
        </w:rPr>
        <w:t>d</w:t>
      </w:r>
      <w:r>
        <w:rPr>
          <w:spacing w:val="43"/>
          <w:u w:val="none"/>
        </w:rPr>
        <w:t xml:space="preserve"> </w:t>
      </w:r>
      <w:r>
        <w:rPr>
          <w:u w:val="none"/>
        </w:rPr>
        <w:t>e</w:t>
      </w:r>
      <w:r>
        <w:rPr>
          <w:spacing w:val="1"/>
          <w:u w:val="none"/>
        </w:rPr>
        <w:t>x</w:t>
      </w:r>
      <w:r>
        <w:rPr>
          <w:u w:val="none"/>
        </w:rPr>
        <w:t>pe</w:t>
      </w:r>
      <w:r>
        <w:rPr>
          <w:spacing w:val="1"/>
          <w:u w:val="none"/>
        </w:rPr>
        <w:t>n</w:t>
      </w:r>
      <w:r>
        <w:rPr>
          <w:u w:val="none"/>
        </w:rPr>
        <w:t>ses,</w:t>
      </w:r>
      <w:r>
        <w:rPr>
          <w:spacing w:val="43"/>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43"/>
          <w:u w:val="none"/>
        </w:rPr>
        <w:t xml:space="preserve"> </w:t>
      </w:r>
      <w:r>
        <w:rPr>
          <w:u w:val="none"/>
        </w:rPr>
        <w:t>att</w:t>
      </w:r>
      <w:r>
        <w:rPr>
          <w:spacing w:val="1"/>
          <w:u w:val="none"/>
        </w:rPr>
        <w:t>o</w:t>
      </w:r>
      <w:r>
        <w:rPr>
          <w:u w:val="none"/>
        </w:rPr>
        <w:t>rney</w:t>
      </w:r>
      <w:r>
        <w:rPr>
          <w:spacing w:val="1"/>
          <w:u w:val="none"/>
        </w:rPr>
        <w:t>s</w:t>
      </w:r>
      <w:r>
        <w:rPr>
          <w:u w:val="none"/>
        </w:rPr>
        <w:t>’</w:t>
      </w:r>
      <w:r>
        <w:rPr>
          <w:spacing w:val="43"/>
          <w:u w:val="none"/>
        </w:rPr>
        <w:t xml:space="preserve"> </w:t>
      </w:r>
      <w:r>
        <w:rPr>
          <w:u w:val="none"/>
        </w:rPr>
        <w:t>fees</w:t>
      </w:r>
      <w:r>
        <w:rPr>
          <w:spacing w:val="43"/>
          <w:u w:val="none"/>
        </w:rPr>
        <w:t xml:space="preserve"> </w:t>
      </w:r>
      <w:r>
        <w:rPr>
          <w:u w:val="none"/>
        </w:rPr>
        <w:t>a</w:t>
      </w:r>
      <w:r>
        <w:rPr>
          <w:spacing w:val="1"/>
          <w:u w:val="none"/>
        </w:rPr>
        <w:t>n</w:t>
      </w:r>
      <w:r>
        <w:rPr>
          <w:u w:val="none"/>
        </w:rPr>
        <w:t>d</w:t>
      </w:r>
      <w:r>
        <w:rPr>
          <w:spacing w:val="44"/>
          <w:u w:val="none"/>
        </w:rPr>
        <w:t xml:space="preserve"> </w:t>
      </w:r>
      <w:r>
        <w:rPr>
          <w:u w:val="none"/>
        </w:rPr>
        <w:t>c</w:t>
      </w:r>
      <w:r>
        <w:rPr>
          <w:spacing w:val="1"/>
          <w:u w:val="none"/>
        </w:rPr>
        <w:t>o</w:t>
      </w:r>
      <w:r>
        <w:rPr>
          <w:u w:val="none"/>
        </w:rPr>
        <w:t>sts</w:t>
      </w:r>
      <w:r>
        <w:rPr>
          <w:spacing w:val="43"/>
          <w:u w:val="none"/>
        </w:rPr>
        <w:t xml:space="preserve"> </w:t>
      </w:r>
      <w:r>
        <w:rPr>
          <w:spacing w:val="1"/>
          <w:u w:val="none"/>
        </w:rPr>
        <w:t>o</w:t>
      </w:r>
      <w:r>
        <w:rPr>
          <w:u w:val="none"/>
        </w:rPr>
        <w:t>f</w:t>
      </w:r>
      <w:r>
        <w:rPr>
          <w:spacing w:val="43"/>
          <w:u w:val="none"/>
        </w:rPr>
        <w:t xml:space="preserve"> </w:t>
      </w:r>
      <w:r>
        <w:rPr>
          <w:u w:val="none"/>
        </w:rPr>
        <w:t>liti</w:t>
      </w:r>
      <w:r>
        <w:rPr>
          <w:spacing w:val="1"/>
          <w:u w:val="none"/>
        </w:rPr>
        <w:t>g</w:t>
      </w:r>
      <w:r>
        <w:rPr>
          <w:u w:val="none"/>
        </w:rPr>
        <w:t>ati</w:t>
      </w:r>
      <w:r>
        <w:rPr>
          <w:spacing w:val="1"/>
          <w:u w:val="none"/>
        </w:rPr>
        <w:t>o</w:t>
      </w:r>
      <w:r>
        <w:rPr>
          <w:u w:val="none"/>
        </w:rPr>
        <w:t>n</w:t>
      </w:r>
      <w:r>
        <w:rPr>
          <w:spacing w:val="44"/>
          <w:u w:val="none"/>
        </w:rPr>
        <w:t xml:space="preserve"> </w:t>
      </w:r>
      <w:r>
        <w:rPr>
          <w:u w:val="none"/>
        </w:rPr>
        <w:t>a</w:t>
      </w:r>
      <w:r>
        <w:rPr>
          <w:spacing w:val="1"/>
          <w:u w:val="none"/>
        </w:rPr>
        <w:t>n</w:t>
      </w:r>
      <w:r>
        <w:rPr>
          <w:u w:val="none"/>
        </w:rPr>
        <w:t>d</w:t>
      </w:r>
      <w:r>
        <w:rPr>
          <w:spacing w:val="44"/>
          <w:u w:val="none"/>
        </w:rPr>
        <w:t xml:space="preserve"> </w:t>
      </w:r>
      <w:r>
        <w:rPr>
          <w:u w:val="none"/>
        </w:rPr>
        <w:t>i</w:t>
      </w:r>
      <w:r>
        <w:rPr>
          <w:spacing w:val="1"/>
          <w:u w:val="none"/>
        </w:rPr>
        <w:t>nv</w:t>
      </w:r>
      <w:r>
        <w:rPr>
          <w:u w:val="none"/>
        </w:rPr>
        <w:t>esti</w:t>
      </w:r>
      <w:r>
        <w:rPr>
          <w:spacing w:val="1"/>
          <w:u w:val="none"/>
        </w:rPr>
        <w:t>g</w:t>
      </w:r>
      <w:r>
        <w:rPr>
          <w:u w:val="none"/>
        </w:rPr>
        <w:t>ati</w:t>
      </w:r>
      <w:r>
        <w:rPr>
          <w:spacing w:val="1"/>
          <w:u w:val="none"/>
        </w:rPr>
        <w:t>o</w:t>
      </w:r>
      <w:r>
        <w:rPr>
          <w:u w:val="none"/>
        </w:rPr>
        <w:t>n</w:t>
      </w:r>
      <w:r>
        <w:rPr>
          <w:spacing w:val="45"/>
          <w:u w:val="none"/>
        </w:rPr>
        <w:t xml:space="preserve"> </w:t>
      </w:r>
      <w:r>
        <w:rPr>
          <w:u w:val="none"/>
        </w:rPr>
        <w:t>a</w:t>
      </w:r>
      <w:r>
        <w:rPr>
          <w:spacing w:val="1"/>
          <w:u w:val="none"/>
        </w:rPr>
        <w:t>n</w:t>
      </w:r>
      <w:r>
        <w:rPr>
          <w:u w:val="none"/>
        </w:rPr>
        <w:t>d</w:t>
      </w:r>
      <w:r>
        <w:rPr>
          <w:w w:val="102"/>
          <w:u w:val="none"/>
        </w:rPr>
        <w:t xml:space="preserve"> </w:t>
      </w:r>
      <w:r>
        <w:rPr>
          <w:u w:val="none"/>
        </w:rPr>
        <w:t>a</w:t>
      </w:r>
      <w:r>
        <w:rPr>
          <w:spacing w:val="1"/>
          <w:u w:val="none"/>
        </w:rPr>
        <w:t>n</w:t>
      </w:r>
      <w:r>
        <w:rPr>
          <w:u w:val="none"/>
        </w:rPr>
        <w:t>y</w:t>
      </w:r>
      <w:r>
        <w:rPr>
          <w:spacing w:val="47"/>
          <w:u w:val="none"/>
        </w:rPr>
        <w:t xml:space="preserve"> </w:t>
      </w:r>
      <w:r>
        <w:rPr>
          <w:u w:val="none"/>
        </w:rPr>
        <w:t>e</w:t>
      </w:r>
      <w:r>
        <w:rPr>
          <w:spacing w:val="1"/>
          <w:u w:val="none"/>
        </w:rPr>
        <w:t>x</w:t>
      </w:r>
      <w:r>
        <w:rPr>
          <w:u w:val="none"/>
        </w:rPr>
        <w:t>pe</w:t>
      </w:r>
      <w:r>
        <w:rPr>
          <w:spacing w:val="1"/>
          <w:u w:val="none"/>
        </w:rPr>
        <w:t>n</w:t>
      </w:r>
      <w:r>
        <w:rPr>
          <w:u w:val="none"/>
        </w:rPr>
        <w:t>ses</w:t>
      </w:r>
      <w:r>
        <w:rPr>
          <w:spacing w:val="47"/>
          <w:u w:val="none"/>
        </w:rPr>
        <w:t xml:space="preserve"> </w:t>
      </w:r>
      <w:r>
        <w:rPr>
          <w:u w:val="none"/>
        </w:rPr>
        <w:t>of</w:t>
      </w:r>
      <w:r>
        <w:rPr>
          <w:spacing w:val="48"/>
          <w:u w:val="none"/>
        </w:rPr>
        <w:t xml:space="preserve"> </w:t>
      </w:r>
      <w:r>
        <w:rPr>
          <w:u w:val="none"/>
        </w:rPr>
        <w:t>esta</w:t>
      </w:r>
      <w:r>
        <w:rPr>
          <w:spacing w:val="1"/>
          <w:u w:val="none"/>
        </w:rPr>
        <w:t>b</w:t>
      </w:r>
      <w:r>
        <w:rPr>
          <w:u w:val="none"/>
        </w:rPr>
        <w:t>lishing</w:t>
      </w:r>
      <w:r>
        <w:rPr>
          <w:spacing w:val="47"/>
          <w:u w:val="none"/>
        </w:rPr>
        <w:t xml:space="preserve"> </w:t>
      </w:r>
      <w:r>
        <w:rPr>
          <w:u w:val="none"/>
        </w:rPr>
        <w:t>a</w:t>
      </w:r>
      <w:r>
        <w:rPr>
          <w:spacing w:val="48"/>
          <w:u w:val="none"/>
        </w:rPr>
        <w:t xml:space="preserve"> </w:t>
      </w:r>
      <w:r>
        <w:rPr>
          <w:u w:val="none"/>
        </w:rPr>
        <w:t>right</w:t>
      </w:r>
      <w:r>
        <w:rPr>
          <w:spacing w:val="46"/>
          <w:u w:val="none"/>
        </w:rPr>
        <w:t xml:space="preserve"> </w:t>
      </w:r>
      <w:r>
        <w:rPr>
          <w:u w:val="none"/>
        </w:rPr>
        <w:t>to</w:t>
      </w:r>
      <w:r>
        <w:rPr>
          <w:spacing w:val="49"/>
          <w:u w:val="none"/>
        </w:rPr>
        <w:t xml:space="preserve"> </w:t>
      </w:r>
      <w:r>
        <w:rPr>
          <w:u w:val="none"/>
        </w:rPr>
        <w:t>i</w:t>
      </w:r>
      <w:r>
        <w:rPr>
          <w:spacing w:val="1"/>
          <w:u w:val="none"/>
        </w:rPr>
        <w:t>n</w:t>
      </w:r>
      <w:r>
        <w:rPr>
          <w:u w:val="none"/>
        </w:rPr>
        <w:t>de</w:t>
      </w:r>
      <w:r>
        <w:rPr>
          <w:spacing w:val="2"/>
          <w:u w:val="none"/>
        </w:rPr>
        <w:t>m</w:t>
      </w:r>
      <w:r>
        <w:rPr>
          <w:u w:val="none"/>
        </w:rPr>
        <w:t>nificati</w:t>
      </w:r>
      <w:r>
        <w:rPr>
          <w:spacing w:val="1"/>
          <w:u w:val="none"/>
        </w:rPr>
        <w:t>o</w:t>
      </w:r>
      <w:r>
        <w:rPr>
          <w:u w:val="none"/>
        </w:rPr>
        <w:t>n,</w:t>
      </w:r>
      <w:r>
        <w:rPr>
          <w:spacing w:val="46"/>
          <w:u w:val="none"/>
        </w:rPr>
        <w:t xml:space="preserve"> </w:t>
      </w:r>
      <w:r>
        <w:rPr>
          <w:u w:val="none"/>
        </w:rPr>
        <w:t>in</w:t>
      </w:r>
      <w:r>
        <w:rPr>
          <w:spacing w:val="47"/>
          <w:u w:val="none"/>
        </w:rPr>
        <w:t xml:space="preserve"> </w:t>
      </w:r>
      <w:r>
        <w:rPr>
          <w:u w:val="none"/>
        </w:rPr>
        <w:t>connecti</w:t>
      </w:r>
      <w:r>
        <w:rPr>
          <w:spacing w:val="1"/>
          <w:u w:val="none"/>
        </w:rPr>
        <w:t>o</w:t>
      </w:r>
      <w:r>
        <w:rPr>
          <w:u w:val="none"/>
        </w:rPr>
        <w:t>n</w:t>
      </w:r>
      <w:r>
        <w:rPr>
          <w:spacing w:val="48"/>
          <w:u w:val="none"/>
        </w:rPr>
        <w:t xml:space="preserve"> </w:t>
      </w:r>
      <w:r>
        <w:rPr>
          <w:spacing w:val="2"/>
          <w:u w:val="none"/>
        </w:rPr>
        <w:t>w</w:t>
      </w:r>
      <w:r>
        <w:rPr>
          <w:u w:val="none"/>
        </w:rPr>
        <w:t>ith</w:t>
      </w:r>
      <w:r>
        <w:rPr>
          <w:spacing w:val="47"/>
          <w:u w:val="none"/>
        </w:rPr>
        <w:t xml:space="preserve"> </w:t>
      </w:r>
      <w:r>
        <w:rPr>
          <w:u w:val="none"/>
        </w:rPr>
        <w:t>any</w:t>
      </w:r>
      <w:r>
        <w:rPr>
          <w:spacing w:val="48"/>
          <w:u w:val="none"/>
        </w:rPr>
        <w:t xml:space="preserve"> </w:t>
      </w:r>
      <w:r>
        <w:rPr>
          <w:u w:val="none"/>
        </w:rPr>
        <w:t>t</w:t>
      </w:r>
      <w:r>
        <w:rPr>
          <w:spacing w:val="1"/>
          <w:u w:val="none"/>
        </w:rPr>
        <w:t>h</w:t>
      </w:r>
      <w:r>
        <w:rPr>
          <w:u w:val="none"/>
        </w:rPr>
        <w:t>reatened,</w:t>
      </w:r>
      <w:r>
        <w:rPr>
          <w:spacing w:val="46"/>
          <w:u w:val="none"/>
        </w:rPr>
        <w:t xml:space="preserve"> </w:t>
      </w:r>
      <w:r>
        <w:rPr>
          <w:u w:val="none"/>
        </w:rPr>
        <w:t>pendi</w:t>
      </w:r>
      <w:r>
        <w:rPr>
          <w:spacing w:val="1"/>
          <w:u w:val="none"/>
        </w:rPr>
        <w:t>n</w:t>
      </w:r>
      <w:r>
        <w:rPr>
          <w:u w:val="none"/>
        </w:rPr>
        <w:t>g</w:t>
      </w:r>
      <w:r>
        <w:rPr>
          <w:spacing w:val="47"/>
          <w:u w:val="none"/>
        </w:rPr>
        <w:t xml:space="preserve"> </w:t>
      </w:r>
      <w:r>
        <w:rPr>
          <w:u w:val="none"/>
        </w:rPr>
        <w:t>or</w:t>
      </w:r>
      <w:r>
        <w:rPr>
          <w:w w:val="102"/>
          <w:u w:val="none"/>
        </w:rPr>
        <w:t xml:space="preserve"> </w:t>
      </w:r>
      <w:r>
        <w:rPr>
          <w:u w:val="none"/>
        </w:rPr>
        <w:t>c</w:t>
      </w:r>
      <w:r>
        <w:rPr>
          <w:spacing w:val="1"/>
          <w:u w:val="none"/>
        </w:rPr>
        <w:t>o</w:t>
      </w:r>
      <w:r>
        <w:rPr>
          <w:spacing w:val="2"/>
          <w:u w:val="none"/>
        </w:rPr>
        <w:t>m</w:t>
      </w:r>
      <w:r>
        <w:rPr>
          <w:u w:val="none"/>
        </w:rPr>
        <w:t>pleted</w:t>
      </w:r>
      <w:r>
        <w:rPr>
          <w:spacing w:val="28"/>
          <w:u w:val="none"/>
        </w:rPr>
        <w:t xml:space="preserve"> </w:t>
      </w:r>
      <w:r>
        <w:rPr>
          <w:u w:val="none"/>
        </w:rPr>
        <w:t>action</w:t>
      </w:r>
      <w:r>
        <w:rPr>
          <w:spacing w:val="29"/>
          <w:u w:val="none"/>
        </w:rPr>
        <w:t xml:space="preserve"> </w:t>
      </w:r>
      <w:r>
        <w:rPr>
          <w:u w:val="none"/>
        </w:rPr>
        <w:t>or</w:t>
      </w:r>
      <w:r>
        <w:rPr>
          <w:spacing w:val="29"/>
          <w:u w:val="none"/>
        </w:rPr>
        <w:t xml:space="preserve"> </w:t>
      </w:r>
      <w:r>
        <w:rPr>
          <w:u w:val="none"/>
        </w:rPr>
        <w:t>procee</w:t>
      </w:r>
      <w:r>
        <w:rPr>
          <w:spacing w:val="1"/>
          <w:u w:val="none"/>
        </w:rPr>
        <w:t>d</w:t>
      </w:r>
      <w:r>
        <w:rPr>
          <w:u w:val="none"/>
        </w:rPr>
        <w:t>ing,</w:t>
      </w:r>
      <w:r>
        <w:rPr>
          <w:spacing w:val="27"/>
          <w:u w:val="none"/>
        </w:rPr>
        <w:t xml:space="preserve"> </w:t>
      </w:r>
      <w:r>
        <w:rPr>
          <w:spacing w:val="1"/>
          <w:u w:val="none"/>
        </w:rPr>
        <w:t>w</w:t>
      </w:r>
      <w:r>
        <w:rPr>
          <w:u w:val="none"/>
        </w:rPr>
        <w:t>hether</w:t>
      </w:r>
      <w:r>
        <w:rPr>
          <w:spacing w:val="29"/>
          <w:u w:val="none"/>
        </w:rPr>
        <w:t xml:space="preserve"> </w:t>
      </w:r>
      <w:r>
        <w:rPr>
          <w:u w:val="none"/>
        </w:rPr>
        <w:t>civil,</w:t>
      </w:r>
      <w:r>
        <w:rPr>
          <w:spacing w:val="27"/>
          <w:u w:val="none"/>
        </w:rPr>
        <w:t xml:space="preserve"> </w:t>
      </w:r>
      <w:r>
        <w:rPr>
          <w:u w:val="none"/>
        </w:rPr>
        <w:t>cri</w:t>
      </w:r>
      <w:r>
        <w:rPr>
          <w:spacing w:val="2"/>
          <w:u w:val="none"/>
        </w:rPr>
        <w:t>m</w:t>
      </w:r>
      <w:r>
        <w:rPr>
          <w:u w:val="none"/>
        </w:rPr>
        <w:t>inal,</w:t>
      </w:r>
      <w:r>
        <w:rPr>
          <w:spacing w:val="27"/>
          <w:u w:val="none"/>
        </w:rPr>
        <w:t xml:space="preserve"> </w:t>
      </w:r>
      <w:r>
        <w:rPr>
          <w:u w:val="none"/>
        </w:rPr>
        <w:t>a</w:t>
      </w:r>
      <w:r>
        <w:rPr>
          <w:spacing w:val="1"/>
          <w:u w:val="none"/>
        </w:rPr>
        <w:t>d</w:t>
      </w:r>
      <w:r>
        <w:rPr>
          <w:spacing w:val="2"/>
          <w:u w:val="none"/>
        </w:rPr>
        <w:t>m</w:t>
      </w:r>
      <w:r>
        <w:rPr>
          <w:u w:val="none"/>
        </w:rPr>
        <w:t>inistrative</w:t>
      </w:r>
      <w:r>
        <w:rPr>
          <w:spacing w:val="29"/>
          <w:u w:val="none"/>
        </w:rPr>
        <w:t xml:space="preserve"> </w:t>
      </w:r>
      <w:r>
        <w:rPr>
          <w:u w:val="none"/>
        </w:rPr>
        <w:t>or</w:t>
      </w:r>
      <w:r>
        <w:rPr>
          <w:spacing w:val="29"/>
          <w:u w:val="none"/>
        </w:rPr>
        <w:t xml:space="preserve"> </w:t>
      </w:r>
      <w:r>
        <w:rPr>
          <w:u w:val="none"/>
        </w:rPr>
        <w:t>investigative,</w:t>
      </w:r>
      <w:r>
        <w:rPr>
          <w:spacing w:val="27"/>
          <w:u w:val="none"/>
        </w:rPr>
        <w:t xml:space="preserve"> </w:t>
      </w:r>
      <w:r>
        <w:rPr>
          <w:spacing w:val="1"/>
          <w:u w:val="none"/>
        </w:rPr>
        <w:t>w</w:t>
      </w:r>
      <w:r>
        <w:rPr>
          <w:u w:val="none"/>
        </w:rPr>
        <w:t>hich</w:t>
      </w:r>
      <w:r>
        <w:rPr>
          <w:spacing w:val="29"/>
          <w:u w:val="none"/>
        </w:rPr>
        <w:t xml:space="preserve"> </w:t>
      </w:r>
      <w:r>
        <w:rPr>
          <w:u w:val="none"/>
        </w:rPr>
        <w:t>arise</w:t>
      </w:r>
      <w:r>
        <w:rPr>
          <w:spacing w:val="28"/>
          <w:u w:val="none"/>
        </w:rPr>
        <w:t xml:space="preserve"> </w:t>
      </w:r>
      <w:r>
        <w:rPr>
          <w:u w:val="none"/>
        </w:rPr>
        <w:t>from</w:t>
      </w:r>
      <w:r>
        <w:rPr>
          <w:w w:val="102"/>
          <w:u w:val="none"/>
        </w:rPr>
        <w:t xml:space="preserve"> </w:t>
      </w:r>
      <w:r>
        <w:rPr>
          <w:spacing w:val="1"/>
          <w:u w:val="none"/>
        </w:rPr>
        <w:t>o</w:t>
      </w:r>
      <w:r>
        <w:rPr>
          <w:u w:val="none"/>
        </w:rPr>
        <w:t>r</w:t>
      </w:r>
      <w:r>
        <w:rPr>
          <w:spacing w:val="6"/>
          <w:u w:val="none"/>
        </w:rPr>
        <w:t xml:space="preserve"> </w:t>
      </w:r>
      <w:r>
        <w:rPr>
          <w:u w:val="none"/>
        </w:rPr>
        <w:t>are</w:t>
      </w:r>
      <w:r>
        <w:rPr>
          <w:spacing w:val="7"/>
          <w:u w:val="none"/>
        </w:rPr>
        <w:t xml:space="preserve"> </w:t>
      </w:r>
      <w:r>
        <w:rPr>
          <w:u w:val="none"/>
        </w:rPr>
        <w:t>c</w:t>
      </w:r>
      <w:r>
        <w:rPr>
          <w:spacing w:val="1"/>
          <w:u w:val="none"/>
        </w:rPr>
        <w:t>onn</w:t>
      </w:r>
      <w:r>
        <w:rPr>
          <w:u w:val="none"/>
        </w:rPr>
        <w:t>ected</w:t>
      </w:r>
      <w:r>
        <w:rPr>
          <w:spacing w:val="8"/>
          <w:u w:val="none"/>
        </w:rPr>
        <w:t xml:space="preserve"> </w:t>
      </w:r>
      <w:r>
        <w:rPr>
          <w:spacing w:val="1"/>
          <w:u w:val="none"/>
        </w:rPr>
        <w:t>w</w:t>
      </w:r>
      <w:r>
        <w:rPr>
          <w:u w:val="none"/>
        </w:rPr>
        <w:t>ith</w:t>
      </w:r>
      <w:r>
        <w:rPr>
          <w:spacing w:val="7"/>
          <w:u w:val="none"/>
        </w:rPr>
        <w:t xml:space="preserve"> </w:t>
      </w:r>
      <w:r>
        <w:rPr>
          <w:u w:val="none"/>
        </w:rPr>
        <w:t>t</w:t>
      </w:r>
      <w:r>
        <w:rPr>
          <w:spacing w:val="1"/>
          <w:u w:val="none"/>
        </w:rPr>
        <w:t>h</w:t>
      </w:r>
      <w:r>
        <w:rPr>
          <w:u w:val="none"/>
        </w:rPr>
        <w:t>e</w:t>
      </w:r>
      <w:r>
        <w:rPr>
          <w:spacing w:val="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7"/>
          <w:u w:val="none"/>
        </w:rPr>
        <w:t xml:space="preserve"> </w:t>
      </w:r>
      <w:r>
        <w:rPr>
          <w:spacing w:val="1"/>
          <w:u w:val="none"/>
        </w:rPr>
        <w:t>o</w:t>
      </w:r>
      <w:r>
        <w:rPr>
          <w:u w:val="none"/>
        </w:rPr>
        <w:t>r</w:t>
      </w:r>
      <w:r>
        <w:rPr>
          <w:spacing w:val="7"/>
          <w:u w:val="none"/>
        </w:rPr>
        <w:t xml:space="preserve"> </w:t>
      </w:r>
      <w:r>
        <w:rPr>
          <w:u w:val="none"/>
        </w:rPr>
        <w:t>its</w:t>
      </w:r>
      <w:r>
        <w:rPr>
          <w:spacing w:val="7"/>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ees’</w:t>
      </w:r>
      <w:r>
        <w:rPr>
          <w:spacing w:val="6"/>
          <w:u w:val="none"/>
        </w:rPr>
        <w:t xml:space="preserve"> </w:t>
      </w:r>
      <w:r>
        <w:rPr>
          <w:spacing w:val="1"/>
          <w:u w:val="none"/>
        </w:rPr>
        <w:t>o</w:t>
      </w:r>
      <w:r>
        <w:rPr>
          <w:u w:val="none"/>
        </w:rPr>
        <w:t>r</w:t>
      </w:r>
      <w:r>
        <w:rPr>
          <w:spacing w:val="7"/>
          <w:u w:val="none"/>
        </w:rPr>
        <w:t xml:space="preserve"> </w:t>
      </w:r>
      <w:r>
        <w:rPr>
          <w:u w:val="none"/>
        </w:rPr>
        <w:t>a</w:t>
      </w:r>
      <w:r>
        <w:rPr>
          <w:spacing w:val="1"/>
          <w:u w:val="none"/>
        </w:rPr>
        <w:t>g</w:t>
      </w:r>
      <w:r>
        <w:rPr>
          <w:u w:val="none"/>
        </w:rPr>
        <w:t>e</w:t>
      </w:r>
      <w:r>
        <w:rPr>
          <w:spacing w:val="1"/>
          <w:u w:val="none"/>
        </w:rPr>
        <w:t>n</w:t>
      </w:r>
      <w:r>
        <w:rPr>
          <w:u w:val="none"/>
        </w:rPr>
        <w:t>ts’</w:t>
      </w:r>
      <w:r>
        <w:rPr>
          <w:spacing w:val="6"/>
          <w:u w:val="none"/>
        </w:rPr>
        <w:t xml:space="preserve"> </w:t>
      </w:r>
      <w:r>
        <w:rPr>
          <w:u w:val="none"/>
        </w:rPr>
        <w:t>action</w:t>
      </w:r>
      <w:r>
        <w:rPr>
          <w:spacing w:val="7"/>
          <w:u w:val="none"/>
        </w:rPr>
        <w:t xml:space="preserve"> </w:t>
      </w:r>
      <w:r>
        <w:rPr>
          <w:u w:val="none"/>
        </w:rPr>
        <w:t>on</w:t>
      </w:r>
      <w:r>
        <w:rPr>
          <w:spacing w:val="8"/>
          <w:u w:val="none"/>
        </w:rPr>
        <w:t xml:space="preserve"> </w:t>
      </w:r>
      <w:r>
        <w:rPr>
          <w:u w:val="none"/>
        </w:rPr>
        <w:t>be</w:t>
      </w:r>
      <w:r>
        <w:rPr>
          <w:spacing w:val="1"/>
          <w:u w:val="none"/>
        </w:rPr>
        <w:t>h</w:t>
      </w:r>
      <w:r>
        <w:rPr>
          <w:u w:val="none"/>
        </w:rPr>
        <w:t xml:space="preserve">alf </w:t>
      </w:r>
      <w:r>
        <w:rPr>
          <w:spacing w:val="7"/>
          <w:u w:val="none"/>
        </w:rPr>
        <w:t xml:space="preserve"> </w:t>
      </w:r>
      <w:r>
        <w:rPr>
          <w:u w:val="none"/>
        </w:rPr>
        <w:t xml:space="preserve">of </w:t>
      </w:r>
      <w:r>
        <w:rPr>
          <w:spacing w:val="7"/>
          <w:u w:val="none"/>
        </w:rPr>
        <w:t xml:space="preserve"> </w:t>
      </w:r>
      <w:r>
        <w:rPr>
          <w:u w:val="none"/>
        </w:rPr>
        <w:t>the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2DBCAF09" w14:textId="77777777" w:rsidR="000C19C9" w:rsidRDefault="000C19C9">
      <w:pPr>
        <w:spacing w:before="17" w:line="220" w:lineRule="exact"/>
      </w:pPr>
    </w:p>
    <w:p w14:paraId="3A93AFA1" w14:textId="77777777" w:rsidR="000C19C9" w:rsidRDefault="00D3642A">
      <w:pPr>
        <w:pStyle w:val="BodyText"/>
        <w:numPr>
          <w:ilvl w:val="2"/>
          <w:numId w:val="8"/>
        </w:numPr>
        <w:tabs>
          <w:tab w:val="left" w:pos="2264"/>
        </w:tabs>
        <w:spacing w:line="251" w:lineRule="auto"/>
        <w:ind w:right="115" w:firstLine="1440"/>
        <w:jc w:val="both"/>
        <w:rPr>
          <w:u w:val="none"/>
        </w:rPr>
      </w:pPr>
      <w:r>
        <w:rPr>
          <w:spacing w:val="1"/>
          <w:u w:color="000000"/>
        </w:rPr>
        <w:t>No</w:t>
      </w:r>
      <w:r>
        <w:rPr>
          <w:spacing w:val="11"/>
          <w:u w:color="000000"/>
        </w:rPr>
        <w:t xml:space="preserve"> </w:t>
      </w:r>
      <w:r>
        <w:rPr>
          <w:spacing w:val="1"/>
          <w:u w:color="000000"/>
        </w:rPr>
        <w:t>L</w:t>
      </w:r>
      <w:r>
        <w:rPr>
          <w:u w:color="000000"/>
        </w:rPr>
        <w:t>ia</w:t>
      </w:r>
      <w:r>
        <w:rPr>
          <w:spacing w:val="1"/>
          <w:u w:color="000000"/>
        </w:rPr>
        <w:t>b</w:t>
      </w:r>
      <w:r>
        <w:rPr>
          <w:u w:color="000000"/>
        </w:rPr>
        <w:t>ilit</w:t>
      </w:r>
      <w:r>
        <w:rPr>
          <w:spacing w:val="1"/>
          <w:u w:color="000000"/>
        </w:rPr>
        <w:t>y</w:t>
      </w:r>
      <w:r>
        <w:rPr>
          <w:u w:val="none"/>
        </w:rPr>
        <w:t>.</w:t>
      </w:r>
      <w:r>
        <w:rPr>
          <w:spacing w:val="15"/>
          <w:u w:val="none"/>
        </w:rPr>
        <w:t xml:space="preserve"> </w:t>
      </w:r>
      <w:r>
        <w:rPr>
          <w:spacing w:val="1"/>
          <w:u w:val="none"/>
        </w:rPr>
        <w:t>Th</w:t>
      </w:r>
      <w:r>
        <w:rPr>
          <w:u w:val="none"/>
        </w:rPr>
        <w:t>e</w:t>
      </w:r>
      <w:r>
        <w:rPr>
          <w:spacing w:val="1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5"/>
          <w:u w:val="none"/>
        </w:rPr>
        <w:t xml:space="preserve"> </w:t>
      </w:r>
      <w:r>
        <w:rPr>
          <w:u w:val="none"/>
        </w:rPr>
        <w:t>s</w:t>
      </w:r>
      <w:r>
        <w:rPr>
          <w:spacing w:val="1"/>
          <w:u w:val="none"/>
        </w:rPr>
        <w:t>h</w:t>
      </w:r>
      <w:r>
        <w:rPr>
          <w:u w:val="none"/>
        </w:rPr>
        <w:t>all</w:t>
      </w:r>
      <w:r>
        <w:rPr>
          <w:spacing w:val="16"/>
          <w:u w:val="none"/>
        </w:rPr>
        <w:t xml:space="preserve"> </w:t>
      </w:r>
      <w:r>
        <w:rPr>
          <w:spacing w:val="1"/>
          <w:u w:val="none"/>
        </w:rPr>
        <w:t>no</w:t>
      </w:r>
      <w:r>
        <w:rPr>
          <w:u w:val="none"/>
        </w:rPr>
        <w:t>t</w:t>
      </w:r>
      <w:r>
        <w:rPr>
          <w:spacing w:val="15"/>
          <w:u w:val="none"/>
        </w:rPr>
        <w:t xml:space="preserve"> </w:t>
      </w:r>
      <w:r>
        <w:rPr>
          <w:spacing w:val="1"/>
          <w:u w:val="none"/>
        </w:rPr>
        <w:t>b</w:t>
      </w:r>
      <w:r>
        <w:rPr>
          <w:u w:val="none"/>
        </w:rPr>
        <w:t>e</w:t>
      </w:r>
      <w:r>
        <w:rPr>
          <w:spacing w:val="15"/>
          <w:u w:val="none"/>
        </w:rPr>
        <w:t xml:space="preserve"> </w:t>
      </w:r>
      <w:r>
        <w:rPr>
          <w:u w:val="none"/>
        </w:rPr>
        <w:t>lia</w:t>
      </w:r>
      <w:r>
        <w:rPr>
          <w:spacing w:val="1"/>
          <w:u w:val="none"/>
        </w:rPr>
        <w:t>b</w:t>
      </w:r>
      <w:r>
        <w:rPr>
          <w:u w:val="none"/>
        </w:rPr>
        <w:t>le</w:t>
      </w:r>
      <w:r>
        <w:rPr>
          <w:spacing w:val="15"/>
          <w:u w:val="none"/>
        </w:rPr>
        <w:t xml:space="preserve"> </w:t>
      </w:r>
      <w:r>
        <w:rPr>
          <w:u w:val="none"/>
        </w:rPr>
        <w:t>to</w:t>
      </w:r>
      <w:r>
        <w:rPr>
          <w:spacing w:val="17"/>
          <w:u w:val="none"/>
        </w:rPr>
        <w:t xml:space="preserve"> </w:t>
      </w:r>
      <w:r>
        <w:rPr>
          <w:u w:val="none"/>
        </w:rPr>
        <w:t>t</w:t>
      </w:r>
      <w:r>
        <w:rPr>
          <w:spacing w:val="1"/>
          <w:u w:val="none"/>
        </w:rPr>
        <w:t>h</w:t>
      </w:r>
      <w:r>
        <w:rPr>
          <w:u w:val="none"/>
        </w:rPr>
        <w:t>e</w:t>
      </w:r>
      <w:r>
        <w:rPr>
          <w:spacing w:val="15"/>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7"/>
          <w:u w:val="none"/>
        </w:rPr>
        <w:t xml:space="preserve"> </w:t>
      </w:r>
      <w:r>
        <w:rPr>
          <w:spacing w:val="1"/>
          <w:u w:val="none"/>
        </w:rPr>
        <w:t>o</w:t>
      </w:r>
      <w:r>
        <w:rPr>
          <w:u w:val="none"/>
        </w:rPr>
        <w:t>r</w:t>
      </w:r>
      <w:r>
        <w:rPr>
          <w:spacing w:val="15"/>
          <w:u w:val="none"/>
        </w:rPr>
        <w:t xml:space="preserve"> </w:t>
      </w:r>
      <w:r>
        <w:rPr>
          <w:u w:val="none"/>
        </w:rPr>
        <w:t>to</w:t>
      </w:r>
      <w:r>
        <w:rPr>
          <w:spacing w:val="16"/>
          <w:u w:val="none"/>
        </w:rPr>
        <w:t xml:space="preserve"> </w:t>
      </w:r>
      <w:r>
        <w:rPr>
          <w:u w:val="none"/>
        </w:rPr>
        <w:t>a</w:t>
      </w:r>
      <w:r>
        <w:rPr>
          <w:spacing w:val="1"/>
          <w:u w:val="none"/>
        </w:rPr>
        <w:t>n</w:t>
      </w:r>
      <w:r>
        <w:rPr>
          <w:u w:val="none"/>
        </w:rPr>
        <w:t>y</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u w:val="none"/>
        </w:rPr>
        <w:t>f</w:t>
      </w:r>
      <w:r>
        <w:rPr>
          <w:spacing w:val="1"/>
          <w:u w:val="none"/>
        </w:rPr>
        <w:t>o</w:t>
      </w:r>
      <w:r>
        <w:rPr>
          <w:u w:val="none"/>
        </w:rPr>
        <w:t>r</w:t>
      </w:r>
      <w:r>
        <w:rPr>
          <w:spacing w:val="21"/>
          <w:u w:val="none"/>
        </w:rPr>
        <w:t xml:space="preserve"> </w:t>
      </w:r>
      <w:r>
        <w:rPr>
          <w:u w:val="none"/>
        </w:rPr>
        <w:t>a</w:t>
      </w:r>
      <w:r>
        <w:rPr>
          <w:spacing w:val="1"/>
          <w:u w:val="none"/>
        </w:rPr>
        <w:t>n</w:t>
      </w:r>
      <w:r>
        <w:rPr>
          <w:u w:val="none"/>
        </w:rPr>
        <w:t>y</w:t>
      </w:r>
      <w:r>
        <w:rPr>
          <w:spacing w:val="21"/>
          <w:u w:val="none"/>
        </w:rPr>
        <w:t xml:space="preserve"> </w:t>
      </w:r>
      <w:r>
        <w:rPr>
          <w:u w:val="none"/>
        </w:rPr>
        <w:t>act</w:t>
      </w:r>
      <w:r>
        <w:rPr>
          <w:spacing w:val="21"/>
          <w:u w:val="none"/>
        </w:rPr>
        <w:t xml:space="preserve"> </w:t>
      </w:r>
      <w:r>
        <w:rPr>
          <w:u w:val="none"/>
        </w:rPr>
        <w:t>or</w:t>
      </w:r>
      <w:r>
        <w:rPr>
          <w:spacing w:val="21"/>
          <w:u w:val="none"/>
        </w:rPr>
        <w:t xml:space="preserve"> </w:t>
      </w:r>
      <w:r>
        <w:rPr>
          <w:u w:val="none"/>
        </w:rPr>
        <w:t>o</w:t>
      </w:r>
      <w:r>
        <w:rPr>
          <w:spacing w:val="2"/>
          <w:u w:val="none"/>
        </w:rPr>
        <w:t>m</w:t>
      </w:r>
      <w:r>
        <w:rPr>
          <w:u w:val="none"/>
        </w:rPr>
        <w:t>ission</w:t>
      </w:r>
      <w:r>
        <w:rPr>
          <w:spacing w:val="21"/>
          <w:u w:val="none"/>
        </w:rPr>
        <w:t xml:space="preserve"> </w:t>
      </w:r>
      <w:r>
        <w:rPr>
          <w:u w:val="none"/>
        </w:rPr>
        <w:t>perfor</w:t>
      </w:r>
      <w:r>
        <w:rPr>
          <w:spacing w:val="2"/>
          <w:u w:val="none"/>
        </w:rPr>
        <w:t>m</w:t>
      </w:r>
      <w:r>
        <w:rPr>
          <w:u w:val="none"/>
        </w:rPr>
        <w:t>ed</w:t>
      </w:r>
      <w:r>
        <w:rPr>
          <w:spacing w:val="22"/>
          <w:u w:val="none"/>
        </w:rPr>
        <w:t xml:space="preserve"> </w:t>
      </w:r>
      <w:r>
        <w:rPr>
          <w:u w:val="none"/>
        </w:rPr>
        <w:t>or</w:t>
      </w:r>
      <w:r>
        <w:rPr>
          <w:spacing w:val="21"/>
          <w:u w:val="none"/>
        </w:rPr>
        <w:t xml:space="preserve"> </w:t>
      </w:r>
      <w:r>
        <w:rPr>
          <w:u w:val="none"/>
        </w:rPr>
        <w:t>o</w:t>
      </w:r>
      <w:r>
        <w:rPr>
          <w:spacing w:val="2"/>
          <w:u w:val="none"/>
        </w:rPr>
        <w:t>m</w:t>
      </w:r>
      <w:r>
        <w:rPr>
          <w:u w:val="none"/>
        </w:rPr>
        <w:t>itted</w:t>
      </w:r>
      <w:r>
        <w:rPr>
          <w:spacing w:val="23"/>
          <w:u w:val="none"/>
        </w:rPr>
        <w:t xml:space="preserve"> </w:t>
      </w:r>
      <w:r>
        <w:rPr>
          <w:u w:val="none"/>
        </w:rPr>
        <w:t>pursua</w:t>
      </w:r>
      <w:r>
        <w:rPr>
          <w:spacing w:val="1"/>
          <w:u w:val="none"/>
        </w:rPr>
        <w:t>n</w:t>
      </w:r>
      <w:r>
        <w:rPr>
          <w:u w:val="none"/>
        </w:rPr>
        <w:t>t</w:t>
      </w:r>
      <w:r>
        <w:rPr>
          <w:spacing w:val="21"/>
          <w:u w:val="none"/>
        </w:rPr>
        <w:t xml:space="preserve"> </w:t>
      </w:r>
      <w:r>
        <w:rPr>
          <w:u w:val="none"/>
        </w:rPr>
        <w:t>to</w:t>
      </w:r>
      <w:r>
        <w:rPr>
          <w:spacing w:val="21"/>
          <w:u w:val="none"/>
        </w:rPr>
        <w:t xml:space="preserve"> </w:t>
      </w:r>
      <w:r>
        <w:rPr>
          <w:u w:val="none"/>
        </w:rPr>
        <w:t>the</w:t>
      </w:r>
      <w:r>
        <w:rPr>
          <w:spacing w:val="21"/>
          <w:u w:val="none"/>
        </w:rPr>
        <w:t xml:space="preserve"> </w:t>
      </w:r>
      <w:r>
        <w:rPr>
          <w:u w:val="none"/>
        </w:rPr>
        <w:t>a</w:t>
      </w:r>
      <w:r>
        <w:rPr>
          <w:spacing w:val="1"/>
          <w:u w:val="none"/>
        </w:rPr>
        <w:t>u</w:t>
      </w:r>
      <w:r>
        <w:rPr>
          <w:u w:val="none"/>
        </w:rPr>
        <w:t>thority</w:t>
      </w:r>
      <w:r>
        <w:rPr>
          <w:spacing w:val="21"/>
          <w:u w:val="none"/>
        </w:rPr>
        <w:t xml:space="preserve"> </w:t>
      </w:r>
      <w:r>
        <w:rPr>
          <w:u w:val="none"/>
        </w:rPr>
        <w:t>gra</w:t>
      </w:r>
      <w:r>
        <w:rPr>
          <w:spacing w:val="1"/>
          <w:u w:val="none"/>
        </w:rPr>
        <w:t>n</w:t>
      </w:r>
      <w:r>
        <w:rPr>
          <w:u w:val="none"/>
        </w:rPr>
        <w:t>ted</w:t>
      </w:r>
      <w:r>
        <w:rPr>
          <w:spacing w:val="22"/>
          <w:u w:val="none"/>
        </w:rPr>
        <w:t xml:space="preserve"> </w:t>
      </w:r>
      <w:r>
        <w:rPr>
          <w:u w:val="none"/>
        </w:rPr>
        <w:t>to</w:t>
      </w:r>
      <w:r>
        <w:rPr>
          <w:spacing w:val="21"/>
          <w:u w:val="none"/>
        </w:rPr>
        <w:t xml:space="preserve"> </w:t>
      </w:r>
      <w:r>
        <w:rPr>
          <w:u w:val="none"/>
        </w:rPr>
        <w:t>it</w:t>
      </w:r>
      <w:r>
        <w:rPr>
          <w:spacing w:val="21"/>
          <w:u w:val="none"/>
        </w:rPr>
        <w:t xml:space="preserve"> </w:t>
      </w:r>
      <w:r>
        <w:rPr>
          <w:u w:val="none"/>
        </w:rPr>
        <w:t>here</w:t>
      </w:r>
      <w:r>
        <w:rPr>
          <w:spacing w:val="1"/>
          <w:u w:val="none"/>
        </w:rPr>
        <w:t>u</w:t>
      </w:r>
      <w:r>
        <w:rPr>
          <w:u w:val="none"/>
        </w:rPr>
        <w:t>nder</w:t>
      </w:r>
      <w:r>
        <w:rPr>
          <w:spacing w:val="22"/>
          <w:u w:val="none"/>
        </w:rPr>
        <w:t xml:space="preserve"> </w:t>
      </w:r>
      <w:r>
        <w:rPr>
          <w:u w:val="none"/>
        </w:rPr>
        <w:t>or</w:t>
      </w:r>
      <w:r>
        <w:rPr>
          <w:w w:val="102"/>
          <w:u w:val="none"/>
        </w:rPr>
        <w:t xml:space="preserve"> </w:t>
      </w:r>
      <w:r>
        <w:rPr>
          <w:spacing w:val="1"/>
          <w:u w:val="none"/>
        </w:rPr>
        <w:t>b</w:t>
      </w:r>
      <w:r>
        <w:rPr>
          <w:u w:val="none"/>
        </w:rPr>
        <w:t>y</w:t>
      </w:r>
      <w:r>
        <w:rPr>
          <w:spacing w:val="30"/>
          <w:u w:val="none"/>
        </w:rPr>
        <w:t xml:space="preserve"> </w:t>
      </w:r>
      <w:r>
        <w:rPr>
          <w:u w:val="none"/>
        </w:rPr>
        <w:t>la</w:t>
      </w:r>
      <w:r>
        <w:rPr>
          <w:spacing w:val="1"/>
          <w:u w:val="none"/>
        </w:rPr>
        <w:t>w</w:t>
      </w:r>
      <w:r>
        <w:rPr>
          <w:u w:val="none"/>
        </w:rPr>
        <w:t>,</w:t>
      </w:r>
      <w:r>
        <w:rPr>
          <w:spacing w:val="29"/>
          <w:u w:val="none"/>
        </w:rPr>
        <w:t xml:space="preserve"> </w:t>
      </w:r>
      <w:r>
        <w:rPr>
          <w:spacing w:val="1"/>
          <w:u w:val="none"/>
        </w:rPr>
        <w:t>o</w:t>
      </w:r>
      <w:r>
        <w:rPr>
          <w:u w:val="none"/>
        </w:rPr>
        <w:t>r</w:t>
      </w:r>
      <w:r>
        <w:rPr>
          <w:spacing w:val="29"/>
          <w:u w:val="none"/>
        </w:rPr>
        <w:t xml:space="preserve"> </w:t>
      </w:r>
      <w:r>
        <w:rPr>
          <w:u w:val="none"/>
        </w:rPr>
        <w:t>f</w:t>
      </w:r>
      <w:r>
        <w:rPr>
          <w:spacing w:val="1"/>
          <w:u w:val="none"/>
        </w:rPr>
        <w:t>o</w:t>
      </w:r>
      <w:r>
        <w:rPr>
          <w:u w:val="none"/>
        </w:rPr>
        <w:t>r</w:t>
      </w:r>
      <w:r>
        <w:rPr>
          <w:spacing w:val="29"/>
          <w:u w:val="none"/>
        </w:rPr>
        <w:t xml:space="preserve"> </w:t>
      </w:r>
      <w:r>
        <w:rPr>
          <w:u w:val="none"/>
        </w:rPr>
        <w:t>a</w:t>
      </w:r>
      <w:r>
        <w:rPr>
          <w:spacing w:val="30"/>
          <w:u w:val="none"/>
        </w:rPr>
        <w:t xml:space="preserve"> </w:t>
      </w:r>
      <w:r>
        <w:rPr>
          <w:u w:val="none"/>
        </w:rPr>
        <w:t>l</w:t>
      </w:r>
      <w:r>
        <w:rPr>
          <w:spacing w:val="1"/>
          <w:u w:val="none"/>
        </w:rPr>
        <w:t>o</w:t>
      </w:r>
      <w:r>
        <w:rPr>
          <w:u w:val="none"/>
        </w:rPr>
        <w:t>ss</w:t>
      </w:r>
      <w:r>
        <w:rPr>
          <w:spacing w:val="29"/>
          <w:u w:val="none"/>
        </w:rPr>
        <w:t xml:space="preserve"> </w:t>
      </w:r>
      <w:r>
        <w:rPr>
          <w:u w:val="none"/>
        </w:rPr>
        <w:t>res</w:t>
      </w:r>
      <w:r>
        <w:rPr>
          <w:spacing w:val="1"/>
          <w:u w:val="none"/>
        </w:rPr>
        <w:t>u</w:t>
      </w:r>
      <w:r>
        <w:rPr>
          <w:u w:val="none"/>
        </w:rPr>
        <w:t>lti</w:t>
      </w:r>
      <w:r>
        <w:rPr>
          <w:spacing w:val="1"/>
          <w:u w:val="none"/>
        </w:rPr>
        <w:t>n</w:t>
      </w:r>
      <w:r>
        <w:rPr>
          <w:u w:val="none"/>
        </w:rPr>
        <w:t>g</w:t>
      </w:r>
      <w:r>
        <w:rPr>
          <w:spacing w:val="30"/>
          <w:u w:val="none"/>
        </w:rPr>
        <w:t xml:space="preserve"> </w:t>
      </w:r>
      <w:r>
        <w:rPr>
          <w:u w:val="none"/>
        </w:rPr>
        <w:t>fr</w:t>
      </w:r>
      <w:r>
        <w:rPr>
          <w:spacing w:val="1"/>
          <w:u w:val="none"/>
        </w:rPr>
        <w:t>o</w:t>
      </w:r>
      <w:r>
        <w:rPr>
          <w:u w:val="none"/>
        </w:rPr>
        <w:t>m</w:t>
      </w:r>
      <w:r>
        <w:rPr>
          <w:spacing w:val="32"/>
          <w:u w:val="none"/>
        </w:rPr>
        <w:t xml:space="preserve"> </w:t>
      </w:r>
      <w:r>
        <w:rPr>
          <w:u w:val="none"/>
        </w:rPr>
        <w:t>a</w:t>
      </w:r>
      <w:r>
        <w:rPr>
          <w:spacing w:val="1"/>
          <w:u w:val="none"/>
        </w:rPr>
        <w:t>n</w:t>
      </w:r>
      <w:r>
        <w:rPr>
          <w:u w:val="none"/>
        </w:rPr>
        <w:t>y</w:t>
      </w:r>
      <w:r>
        <w:rPr>
          <w:spacing w:val="30"/>
          <w:u w:val="none"/>
        </w:rPr>
        <w:t xml:space="preserve"> </w:t>
      </w:r>
      <w:r>
        <w:rPr>
          <w:spacing w:val="2"/>
          <w:u w:val="none"/>
        </w:rPr>
        <w:t>m</w:t>
      </w:r>
      <w:r>
        <w:rPr>
          <w:u w:val="none"/>
        </w:rPr>
        <w:t>ista</w:t>
      </w:r>
      <w:r>
        <w:rPr>
          <w:spacing w:val="1"/>
          <w:u w:val="none"/>
        </w:rPr>
        <w:t>k</w:t>
      </w:r>
      <w:r>
        <w:rPr>
          <w:u w:val="none"/>
        </w:rPr>
        <w:t>e</w:t>
      </w:r>
      <w:r>
        <w:rPr>
          <w:spacing w:val="30"/>
          <w:u w:val="none"/>
        </w:rPr>
        <w:t xml:space="preserve"> </w:t>
      </w:r>
      <w:r>
        <w:rPr>
          <w:spacing w:val="1"/>
          <w:u w:val="none"/>
        </w:rPr>
        <w:t>o</w:t>
      </w:r>
      <w:r>
        <w:rPr>
          <w:u w:val="none"/>
        </w:rPr>
        <w:t>r</w:t>
      </w:r>
      <w:r>
        <w:rPr>
          <w:spacing w:val="29"/>
          <w:u w:val="none"/>
        </w:rPr>
        <w:t xml:space="preserve"> </w:t>
      </w:r>
      <w:r>
        <w:rPr>
          <w:u w:val="none"/>
        </w:rPr>
        <w:t>err</w:t>
      </w:r>
      <w:r>
        <w:rPr>
          <w:spacing w:val="1"/>
          <w:u w:val="none"/>
        </w:rPr>
        <w:t>o</w:t>
      </w:r>
      <w:r>
        <w:rPr>
          <w:u w:val="none"/>
        </w:rPr>
        <w:t>r</w:t>
      </w:r>
      <w:r>
        <w:rPr>
          <w:spacing w:val="29"/>
          <w:u w:val="none"/>
        </w:rPr>
        <w:t xml:space="preserve"> </w:t>
      </w:r>
      <w:r>
        <w:rPr>
          <w:u w:val="none"/>
        </w:rPr>
        <w:t>in</w:t>
      </w:r>
      <w:r>
        <w:rPr>
          <w:spacing w:val="30"/>
          <w:u w:val="none"/>
        </w:rPr>
        <w:t xml:space="preserve"> </w:t>
      </w:r>
      <w:r>
        <w:rPr>
          <w:u w:val="none"/>
        </w:rPr>
        <w:t>j</w:t>
      </w:r>
      <w:r>
        <w:rPr>
          <w:spacing w:val="1"/>
          <w:u w:val="none"/>
        </w:rPr>
        <w:t>udg</w:t>
      </w:r>
      <w:r>
        <w:rPr>
          <w:spacing w:val="2"/>
          <w:u w:val="none"/>
        </w:rPr>
        <w:t>m</w:t>
      </w:r>
      <w:r>
        <w:rPr>
          <w:u w:val="none"/>
        </w:rPr>
        <w:t>e</w:t>
      </w:r>
      <w:r>
        <w:rPr>
          <w:spacing w:val="1"/>
          <w:u w:val="none"/>
        </w:rPr>
        <w:t>n</w:t>
      </w:r>
      <w:r>
        <w:rPr>
          <w:u w:val="none"/>
        </w:rPr>
        <w:t>t</w:t>
      </w:r>
      <w:r>
        <w:rPr>
          <w:spacing w:val="29"/>
          <w:u w:val="none"/>
        </w:rPr>
        <w:t xml:space="preserve"> </w:t>
      </w:r>
      <w:r>
        <w:rPr>
          <w:spacing w:val="1"/>
          <w:u w:val="none"/>
        </w:rPr>
        <w:t>o</w:t>
      </w:r>
      <w:r>
        <w:rPr>
          <w:u w:val="none"/>
        </w:rPr>
        <w:t>n</w:t>
      </w:r>
      <w:r>
        <w:rPr>
          <w:spacing w:val="31"/>
          <w:u w:val="none"/>
        </w:rPr>
        <w:t xml:space="preserve"> </w:t>
      </w:r>
      <w:r>
        <w:rPr>
          <w:u w:val="none"/>
        </w:rPr>
        <w:t>its</w:t>
      </w:r>
      <w:r>
        <w:rPr>
          <w:spacing w:val="29"/>
          <w:u w:val="none"/>
        </w:rPr>
        <w:t xml:space="preserve"> </w:t>
      </w:r>
      <w:r>
        <w:rPr>
          <w:spacing w:val="1"/>
          <w:u w:val="none"/>
        </w:rPr>
        <w:t>p</w:t>
      </w:r>
      <w:r>
        <w:rPr>
          <w:u w:val="none"/>
        </w:rPr>
        <w:t>art</w:t>
      </w:r>
      <w:r>
        <w:rPr>
          <w:spacing w:val="29"/>
          <w:u w:val="none"/>
        </w:rPr>
        <w:t xml:space="preserve"> </w:t>
      </w:r>
      <w:r>
        <w:rPr>
          <w:spacing w:val="1"/>
          <w:u w:val="none"/>
        </w:rPr>
        <w:t>o</w:t>
      </w:r>
      <w:r>
        <w:rPr>
          <w:u w:val="none"/>
        </w:rPr>
        <w:t>r</w:t>
      </w:r>
      <w:r>
        <w:rPr>
          <w:spacing w:val="29"/>
          <w:u w:val="none"/>
        </w:rPr>
        <w:t xml:space="preserve"> </w:t>
      </w:r>
      <w:r>
        <w:rPr>
          <w:u w:val="none"/>
        </w:rPr>
        <w:t>fr</w:t>
      </w:r>
      <w:r>
        <w:rPr>
          <w:spacing w:val="1"/>
          <w:u w:val="none"/>
        </w:rPr>
        <w:t>o</w:t>
      </w:r>
      <w:r>
        <w:rPr>
          <w:u w:val="none"/>
        </w:rPr>
        <w:t>m</w:t>
      </w:r>
      <w:r>
        <w:rPr>
          <w:spacing w:val="31"/>
          <w:u w:val="none"/>
        </w:rPr>
        <w:t xml:space="preserve"> </w:t>
      </w:r>
      <w:r>
        <w:rPr>
          <w:u w:val="none"/>
        </w:rPr>
        <w:t>t</w:t>
      </w:r>
      <w:r>
        <w:rPr>
          <w:spacing w:val="1"/>
          <w:u w:val="none"/>
        </w:rPr>
        <w:t>h</w:t>
      </w:r>
      <w:r>
        <w:rPr>
          <w:u w:val="none"/>
        </w:rPr>
        <w:t>e</w:t>
      </w:r>
      <w:r>
        <w:rPr>
          <w:spacing w:val="30"/>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w w:val="102"/>
          <w:u w:val="none"/>
        </w:rPr>
        <w:t xml:space="preserve"> </w:t>
      </w:r>
      <w:r>
        <w:rPr>
          <w:spacing w:val="1"/>
          <w:u w:val="none"/>
        </w:rPr>
        <w:t>d</w:t>
      </w:r>
      <w:r>
        <w:rPr>
          <w:u w:val="none"/>
        </w:rPr>
        <w:t>is</w:t>
      </w:r>
      <w:r>
        <w:rPr>
          <w:spacing w:val="1"/>
          <w:u w:val="none"/>
        </w:rPr>
        <w:t>hon</w:t>
      </w:r>
      <w:r>
        <w:rPr>
          <w:u w:val="none"/>
        </w:rPr>
        <w:t>est</w:t>
      </w:r>
      <w:r>
        <w:rPr>
          <w:spacing w:val="1"/>
          <w:u w:val="none"/>
        </w:rPr>
        <w:t>y</w:t>
      </w:r>
      <w:r>
        <w:rPr>
          <w:u w:val="none"/>
        </w:rPr>
        <w:t>,</w:t>
      </w:r>
      <w:r>
        <w:rPr>
          <w:spacing w:val="20"/>
          <w:u w:val="none"/>
        </w:rPr>
        <w:t xml:space="preserve"> </w:t>
      </w:r>
      <w:r>
        <w:rPr>
          <w:u w:val="none"/>
        </w:rPr>
        <w:t>fra</w:t>
      </w:r>
      <w:r>
        <w:rPr>
          <w:spacing w:val="1"/>
          <w:u w:val="none"/>
        </w:rPr>
        <w:t>u</w:t>
      </w:r>
      <w:r>
        <w:rPr>
          <w:u w:val="none"/>
        </w:rPr>
        <w:t>d</w:t>
      </w:r>
      <w:r>
        <w:rPr>
          <w:spacing w:val="21"/>
          <w:u w:val="none"/>
        </w:rPr>
        <w:t xml:space="preserve"> </w:t>
      </w:r>
      <w:r>
        <w:rPr>
          <w:spacing w:val="1"/>
          <w:u w:val="none"/>
        </w:rPr>
        <w:t>o</w:t>
      </w:r>
      <w:r>
        <w:rPr>
          <w:u w:val="none"/>
        </w:rPr>
        <w:t>r</w:t>
      </w:r>
      <w:r>
        <w:rPr>
          <w:spacing w:val="20"/>
          <w:u w:val="none"/>
        </w:rPr>
        <w:t xml:space="preserve"> </w:t>
      </w:r>
      <w:r>
        <w:rPr>
          <w:spacing w:val="1"/>
          <w:u w:val="none"/>
        </w:rPr>
        <w:t>b</w:t>
      </w:r>
      <w:r>
        <w:rPr>
          <w:u w:val="none"/>
        </w:rPr>
        <w:t>ad</w:t>
      </w:r>
      <w:r>
        <w:rPr>
          <w:spacing w:val="22"/>
          <w:u w:val="none"/>
        </w:rPr>
        <w:t xml:space="preserve"> </w:t>
      </w:r>
      <w:r>
        <w:rPr>
          <w:u w:val="none"/>
        </w:rPr>
        <w:t>faith</w:t>
      </w:r>
      <w:r>
        <w:rPr>
          <w:spacing w:val="20"/>
          <w:u w:val="none"/>
        </w:rPr>
        <w:t xml:space="preserve"> </w:t>
      </w:r>
      <w:r>
        <w:rPr>
          <w:spacing w:val="1"/>
          <w:u w:val="none"/>
        </w:rPr>
        <w:t>o</w:t>
      </w:r>
      <w:r>
        <w:rPr>
          <w:u w:val="none"/>
        </w:rPr>
        <w:t>f</w:t>
      </w:r>
      <w:r>
        <w:rPr>
          <w:spacing w:val="20"/>
          <w:u w:val="none"/>
        </w:rPr>
        <w:t xml:space="preserve"> </w:t>
      </w:r>
      <w:r>
        <w:rPr>
          <w:u w:val="none"/>
        </w:rPr>
        <w:t>a</w:t>
      </w:r>
      <w:r>
        <w:rPr>
          <w:spacing w:val="1"/>
          <w:u w:val="none"/>
        </w:rPr>
        <w:t>n</w:t>
      </w:r>
      <w:r>
        <w:rPr>
          <w:u w:val="none"/>
        </w:rPr>
        <w:t>y</w:t>
      </w:r>
      <w:r>
        <w:rPr>
          <w:spacing w:val="21"/>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w:t>
      </w:r>
      <w:r>
        <w:rPr>
          <w:spacing w:val="20"/>
          <w:u w:val="none"/>
        </w:rPr>
        <w:t xml:space="preserve"> </w:t>
      </w:r>
      <w:r>
        <w:rPr>
          <w:spacing w:val="1"/>
          <w:u w:val="none"/>
        </w:rPr>
        <w:t>b</w:t>
      </w:r>
      <w:r>
        <w:rPr>
          <w:u w:val="none"/>
        </w:rPr>
        <w:t>r</w:t>
      </w:r>
      <w:r>
        <w:rPr>
          <w:spacing w:val="1"/>
          <w:u w:val="none"/>
        </w:rPr>
        <w:t>ok</w:t>
      </w:r>
      <w:r>
        <w:rPr>
          <w:u w:val="none"/>
        </w:rPr>
        <w:t>er</w:t>
      </w:r>
      <w:r>
        <w:rPr>
          <w:spacing w:val="21"/>
          <w:u w:val="none"/>
        </w:rPr>
        <w:t xml:space="preserve"> </w:t>
      </w:r>
      <w:r>
        <w:rPr>
          <w:u w:val="none"/>
        </w:rPr>
        <w:t>or</w:t>
      </w:r>
      <w:r>
        <w:rPr>
          <w:spacing w:val="20"/>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u w:val="none"/>
        </w:rPr>
        <w:t>a</w:t>
      </w:r>
      <w:r>
        <w:rPr>
          <w:spacing w:val="1"/>
          <w:u w:val="none"/>
        </w:rPr>
        <w:t>g</w:t>
      </w:r>
      <w:r>
        <w:rPr>
          <w:u w:val="none"/>
        </w:rPr>
        <w:t>e</w:t>
      </w:r>
      <w:r>
        <w:rPr>
          <w:spacing w:val="1"/>
          <w:u w:val="none"/>
        </w:rPr>
        <w:t>n</w:t>
      </w:r>
      <w:r>
        <w:rPr>
          <w:u w:val="none"/>
        </w:rPr>
        <w:t>t</w:t>
      </w:r>
      <w:r>
        <w:rPr>
          <w:spacing w:val="20"/>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0"/>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1"/>
          <w:u w:val="none"/>
        </w:rPr>
        <w:t xml:space="preserve"> </w:t>
      </w:r>
      <w:r>
        <w:rPr>
          <w:u w:val="none"/>
        </w:rPr>
        <w:t>t</w:t>
      </w:r>
      <w:r>
        <w:rPr>
          <w:spacing w:val="1"/>
          <w:u w:val="none"/>
        </w:rPr>
        <w:t>h</w:t>
      </w:r>
      <w:r>
        <w:rPr>
          <w:u w:val="none"/>
        </w:rPr>
        <w:t>at</w:t>
      </w:r>
      <w:r>
        <w:rPr>
          <w:spacing w:val="21"/>
          <w:u w:val="none"/>
        </w:rPr>
        <w:t xml:space="preserve"> </w:t>
      </w:r>
      <w:r>
        <w:rPr>
          <w:u w:val="none"/>
        </w:rPr>
        <w:t>s</w:t>
      </w:r>
      <w:r>
        <w:rPr>
          <w:spacing w:val="1"/>
          <w:u w:val="none"/>
        </w:rPr>
        <w:t>u</w:t>
      </w:r>
      <w:r>
        <w:rPr>
          <w:u w:val="none"/>
        </w:rPr>
        <w:t>ch</w:t>
      </w:r>
      <w:r>
        <w:rPr>
          <w:w w:val="102"/>
          <w:u w:val="none"/>
        </w:rPr>
        <w:t xml:space="preserve"> </w:t>
      </w:r>
      <w:r>
        <w:rPr>
          <w:u w:val="none"/>
        </w:rPr>
        <w:t>act</w:t>
      </w:r>
      <w:r>
        <w:rPr>
          <w:spacing w:val="45"/>
          <w:u w:val="none"/>
        </w:rPr>
        <w:t xml:space="preserve"> </w:t>
      </w:r>
      <w:r>
        <w:rPr>
          <w:u w:val="none"/>
        </w:rPr>
        <w:t>or</w:t>
      </w:r>
      <w:r>
        <w:rPr>
          <w:spacing w:val="45"/>
          <w:u w:val="none"/>
        </w:rPr>
        <w:t xml:space="preserve"> </w:t>
      </w:r>
      <w:r>
        <w:rPr>
          <w:u w:val="none"/>
        </w:rPr>
        <w:t>o</w:t>
      </w:r>
      <w:r>
        <w:rPr>
          <w:spacing w:val="2"/>
          <w:u w:val="none"/>
        </w:rPr>
        <w:t>m</w:t>
      </w:r>
      <w:r>
        <w:rPr>
          <w:u w:val="none"/>
        </w:rPr>
        <w:t>ission,</w:t>
      </w:r>
      <w:r>
        <w:rPr>
          <w:spacing w:val="44"/>
          <w:u w:val="none"/>
        </w:rPr>
        <w:t xml:space="preserve"> </w:t>
      </w:r>
      <w:r>
        <w:rPr>
          <w:u w:val="none"/>
        </w:rPr>
        <w:t>such</w:t>
      </w:r>
      <w:r>
        <w:rPr>
          <w:spacing w:val="47"/>
          <w:u w:val="none"/>
        </w:rPr>
        <w:t xml:space="preserve"> </w:t>
      </w:r>
      <w:r>
        <w:rPr>
          <w:spacing w:val="2"/>
          <w:u w:val="none"/>
        </w:rPr>
        <w:t>m</w:t>
      </w:r>
      <w:r>
        <w:rPr>
          <w:u w:val="none"/>
        </w:rPr>
        <w:t>ista</w:t>
      </w:r>
      <w:r>
        <w:rPr>
          <w:spacing w:val="1"/>
          <w:u w:val="none"/>
        </w:rPr>
        <w:t>k</w:t>
      </w:r>
      <w:r>
        <w:rPr>
          <w:u w:val="none"/>
        </w:rPr>
        <w:t>e</w:t>
      </w:r>
      <w:r>
        <w:rPr>
          <w:spacing w:val="45"/>
          <w:u w:val="none"/>
        </w:rPr>
        <w:t xml:space="preserve"> </w:t>
      </w:r>
      <w:r>
        <w:rPr>
          <w:u w:val="none"/>
        </w:rPr>
        <w:t>or</w:t>
      </w:r>
      <w:r>
        <w:rPr>
          <w:spacing w:val="47"/>
          <w:u w:val="none"/>
        </w:rPr>
        <w:t xml:space="preserve"> </w:t>
      </w:r>
      <w:r>
        <w:rPr>
          <w:u w:val="none"/>
        </w:rPr>
        <w:t>error</w:t>
      </w:r>
      <w:r>
        <w:rPr>
          <w:spacing w:val="45"/>
          <w:u w:val="none"/>
        </w:rPr>
        <w:t xml:space="preserve"> </w:t>
      </w:r>
      <w:r>
        <w:rPr>
          <w:u w:val="none"/>
        </w:rPr>
        <w:t>in</w:t>
      </w:r>
      <w:r>
        <w:rPr>
          <w:spacing w:val="46"/>
          <w:u w:val="none"/>
        </w:rPr>
        <w:t xml:space="preserve"> </w:t>
      </w:r>
      <w:r>
        <w:rPr>
          <w:u w:val="none"/>
        </w:rPr>
        <w:t>judg</w:t>
      </w:r>
      <w:r>
        <w:rPr>
          <w:spacing w:val="2"/>
          <w:u w:val="none"/>
        </w:rPr>
        <w:t>m</w:t>
      </w:r>
      <w:r>
        <w:rPr>
          <w:u w:val="none"/>
        </w:rPr>
        <w:t>e</w:t>
      </w:r>
      <w:r>
        <w:rPr>
          <w:spacing w:val="1"/>
          <w:u w:val="none"/>
        </w:rPr>
        <w:t>n</w:t>
      </w:r>
      <w:r>
        <w:rPr>
          <w:u w:val="none"/>
        </w:rPr>
        <w:t>t</w:t>
      </w:r>
      <w:r>
        <w:rPr>
          <w:spacing w:val="46"/>
          <w:u w:val="none"/>
        </w:rPr>
        <w:t xml:space="preserve"> </w:t>
      </w:r>
      <w:r>
        <w:rPr>
          <w:u w:val="none"/>
        </w:rPr>
        <w:t>or</w:t>
      </w:r>
      <w:r>
        <w:rPr>
          <w:spacing w:val="45"/>
          <w:u w:val="none"/>
        </w:rPr>
        <w:t xml:space="preserve"> </w:t>
      </w:r>
      <w:r>
        <w:rPr>
          <w:u w:val="none"/>
        </w:rPr>
        <w:t>the</w:t>
      </w:r>
      <w:r>
        <w:rPr>
          <w:spacing w:val="45"/>
          <w:u w:val="none"/>
        </w:rPr>
        <w:t xml:space="preserve"> </w:t>
      </w:r>
      <w:r>
        <w:rPr>
          <w:u w:val="none"/>
        </w:rPr>
        <w:t>selection</w:t>
      </w:r>
      <w:r>
        <w:rPr>
          <w:spacing w:val="47"/>
          <w:u w:val="none"/>
        </w:rPr>
        <w:t xml:space="preserve"> </w:t>
      </w:r>
      <w:r>
        <w:rPr>
          <w:u w:val="none"/>
        </w:rPr>
        <w:t>of</w:t>
      </w:r>
      <w:r>
        <w:rPr>
          <w:spacing w:val="45"/>
          <w:u w:val="none"/>
        </w:rPr>
        <w:t xml:space="preserve"> </w:t>
      </w:r>
      <w:r>
        <w:rPr>
          <w:u w:val="none"/>
        </w:rPr>
        <w:t>such</w:t>
      </w:r>
      <w:r>
        <w:rPr>
          <w:spacing w:val="46"/>
          <w:u w:val="none"/>
        </w:rPr>
        <w:t xml:space="preserve"> </w:t>
      </w:r>
      <w:r>
        <w:rPr>
          <w:u w:val="none"/>
        </w:rPr>
        <w:t>e</w:t>
      </w:r>
      <w:r>
        <w:rPr>
          <w:spacing w:val="2"/>
          <w:u w:val="none"/>
        </w:rPr>
        <w:t>m</w:t>
      </w:r>
      <w:r>
        <w:rPr>
          <w:u w:val="none"/>
        </w:rPr>
        <w:t>ployee,</w:t>
      </w:r>
      <w:r>
        <w:rPr>
          <w:spacing w:val="46"/>
          <w:u w:val="none"/>
        </w:rPr>
        <w:t xml:space="preserve"> </w:t>
      </w:r>
      <w:r>
        <w:rPr>
          <w:u w:val="none"/>
        </w:rPr>
        <w:t>broker</w:t>
      </w:r>
      <w:r>
        <w:rPr>
          <w:spacing w:val="45"/>
          <w:u w:val="none"/>
        </w:rPr>
        <w:t xml:space="preserve"> </w:t>
      </w:r>
      <w:r>
        <w:rPr>
          <w:u w:val="none"/>
        </w:rPr>
        <w:t>or</w:t>
      </w:r>
      <w:r>
        <w:rPr>
          <w:spacing w:val="45"/>
          <w:u w:val="none"/>
        </w:rPr>
        <w:t xml:space="preserve"> </w:t>
      </w:r>
      <w:r>
        <w:rPr>
          <w:u w:val="none"/>
        </w:rPr>
        <w:t>other</w:t>
      </w:r>
    </w:p>
    <w:p w14:paraId="4EC598A4" w14:textId="77777777" w:rsidR="000C19C9" w:rsidRDefault="000C19C9">
      <w:pPr>
        <w:spacing w:line="251" w:lineRule="auto"/>
        <w:jc w:val="both"/>
        <w:sectPr w:rsidR="000C19C9">
          <w:pgSz w:w="12240" w:h="15840"/>
          <w:pgMar w:top="1380" w:right="1320" w:bottom="940" w:left="1340" w:header="0" w:footer="742" w:gutter="0"/>
          <w:cols w:space="720"/>
        </w:sectPr>
      </w:pPr>
    </w:p>
    <w:p w14:paraId="0D7DADAA" w14:textId="77777777" w:rsidR="000C19C9" w:rsidRDefault="00D3642A">
      <w:pPr>
        <w:pStyle w:val="BodyText"/>
        <w:spacing w:before="70" w:line="251" w:lineRule="auto"/>
        <w:ind w:right="114" w:firstLine="0"/>
        <w:jc w:val="both"/>
        <w:rPr>
          <w:u w:val="none"/>
        </w:rPr>
      </w:pPr>
      <w:r>
        <w:rPr>
          <w:u w:val="none"/>
        </w:rPr>
        <w:lastRenderedPageBreak/>
        <w:t>a</w:t>
      </w:r>
      <w:r>
        <w:rPr>
          <w:spacing w:val="1"/>
          <w:u w:val="none"/>
        </w:rPr>
        <w:t>g</w:t>
      </w:r>
      <w:r>
        <w:rPr>
          <w:u w:val="none"/>
        </w:rPr>
        <w:t>e</w:t>
      </w:r>
      <w:r>
        <w:rPr>
          <w:spacing w:val="1"/>
          <w:u w:val="none"/>
        </w:rPr>
        <w:t>n</w:t>
      </w:r>
      <w:r>
        <w:rPr>
          <w:u w:val="none"/>
        </w:rPr>
        <w:t>t,</w:t>
      </w:r>
      <w:r>
        <w:rPr>
          <w:spacing w:val="38"/>
          <w:u w:val="none"/>
        </w:rPr>
        <w:t xml:space="preserve"> </w:t>
      </w:r>
      <w:r>
        <w:rPr>
          <w:u w:val="none"/>
        </w:rPr>
        <w:t>as</w:t>
      </w:r>
      <w:r>
        <w:rPr>
          <w:spacing w:val="40"/>
          <w:u w:val="none"/>
        </w:rPr>
        <w:t xml:space="preserve"> </w:t>
      </w:r>
      <w:r>
        <w:rPr>
          <w:u w:val="none"/>
        </w:rPr>
        <w:t>the</w:t>
      </w:r>
      <w:r>
        <w:rPr>
          <w:spacing w:val="40"/>
          <w:u w:val="none"/>
        </w:rPr>
        <w:t xml:space="preserve"> </w:t>
      </w:r>
      <w:r>
        <w:rPr>
          <w:u w:val="none"/>
        </w:rPr>
        <w:t>case</w:t>
      </w:r>
      <w:r>
        <w:rPr>
          <w:spacing w:val="40"/>
          <w:u w:val="none"/>
        </w:rPr>
        <w:t xml:space="preserve"> </w:t>
      </w:r>
      <w:r>
        <w:rPr>
          <w:spacing w:val="2"/>
          <w:u w:val="none"/>
        </w:rPr>
        <w:t>m</w:t>
      </w:r>
      <w:r>
        <w:rPr>
          <w:u w:val="none"/>
        </w:rPr>
        <w:t>ay</w:t>
      </w:r>
      <w:r>
        <w:rPr>
          <w:spacing w:val="39"/>
          <w:u w:val="none"/>
        </w:rPr>
        <w:t xml:space="preserve"> </w:t>
      </w:r>
      <w:r>
        <w:rPr>
          <w:u w:val="none"/>
        </w:rPr>
        <w:t>be,</w:t>
      </w:r>
      <w:r>
        <w:rPr>
          <w:spacing w:val="39"/>
          <w:u w:val="none"/>
        </w:rPr>
        <w:t xml:space="preserve"> </w:t>
      </w:r>
      <w:r>
        <w:rPr>
          <w:u w:val="none"/>
        </w:rPr>
        <w:t>did</w:t>
      </w:r>
      <w:r>
        <w:rPr>
          <w:spacing w:val="40"/>
          <w:u w:val="none"/>
        </w:rPr>
        <w:t xml:space="preserve"> </w:t>
      </w:r>
      <w:r>
        <w:rPr>
          <w:u w:val="none"/>
        </w:rPr>
        <w:t>not</w:t>
      </w:r>
      <w:r>
        <w:rPr>
          <w:spacing w:val="39"/>
          <w:u w:val="none"/>
        </w:rPr>
        <w:t xml:space="preserve"> </w:t>
      </w:r>
      <w:r>
        <w:rPr>
          <w:u w:val="none"/>
        </w:rPr>
        <w:t>result</w:t>
      </w:r>
      <w:r>
        <w:rPr>
          <w:spacing w:val="39"/>
          <w:u w:val="none"/>
        </w:rPr>
        <w:t xml:space="preserve"> </w:t>
      </w:r>
      <w:r>
        <w:rPr>
          <w:u w:val="none"/>
        </w:rPr>
        <w:t>fr</w:t>
      </w:r>
      <w:r>
        <w:rPr>
          <w:spacing w:val="1"/>
          <w:u w:val="none"/>
        </w:rPr>
        <w:t>o</w:t>
      </w:r>
      <w:r>
        <w:rPr>
          <w:u w:val="none"/>
        </w:rPr>
        <w:t>m</w:t>
      </w:r>
      <w:r>
        <w:rPr>
          <w:spacing w:val="42"/>
          <w:u w:val="none"/>
        </w:rPr>
        <w:t xml:space="preserve"> </w:t>
      </w:r>
      <w:r>
        <w:rPr>
          <w:u w:val="none"/>
        </w:rPr>
        <w:t>t</w:t>
      </w:r>
      <w:r>
        <w:rPr>
          <w:spacing w:val="1"/>
          <w:u w:val="none"/>
        </w:rPr>
        <w:t>h</w:t>
      </w:r>
      <w:r>
        <w:rPr>
          <w:u w:val="none"/>
        </w:rPr>
        <w:t>e</w:t>
      </w:r>
      <w:r>
        <w:rPr>
          <w:spacing w:val="40"/>
          <w:u w:val="none"/>
        </w:rPr>
        <w:t xml:space="preserve"> </w:t>
      </w:r>
      <w:r>
        <w:rPr>
          <w:spacing w:val="1"/>
          <w:u w:val="none"/>
        </w:rPr>
        <w:t>w</w:t>
      </w:r>
      <w:r>
        <w:rPr>
          <w:u w:val="none"/>
        </w:rPr>
        <w:t>illf</w:t>
      </w:r>
      <w:r>
        <w:rPr>
          <w:spacing w:val="1"/>
          <w:u w:val="none"/>
        </w:rPr>
        <w:t>u</w:t>
      </w:r>
      <w:r>
        <w:rPr>
          <w:u w:val="none"/>
        </w:rPr>
        <w:t>l</w:t>
      </w:r>
      <w:r>
        <w:rPr>
          <w:spacing w:val="39"/>
          <w:u w:val="none"/>
        </w:rPr>
        <w:t xml:space="preserve"> </w:t>
      </w:r>
      <w:r>
        <w:rPr>
          <w:spacing w:val="2"/>
          <w:u w:val="none"/>
        </w:rPr>
        <w:t>m</w:t>
      </w:r>
      <w:r>
        <w:rPr>
          <w:u w:val="none"/>
        </w:rPr>
        <w:t>isc</w:t>
      </w:r>
      <w:r>
        <w:rPr>
          <w:spacing w:val="1"/>
          <w:u w:val="none"/>
        </w:rPr>
        <w:t>ondu</w:t>
      </w:r>
      <w:r>
        <w:rPr>
          <w:u w:val="none"/>
        </w:rPr>
        <w:t>ct,</w:t>
      </w:r>
      <w:r>
        <w:rPr>
          <w:spacing w:val="39"/>
          <w:u w:val="none"/>
        </w:rPr>
        <w:t xml:space="preserve"> </w:t>
      </w:r>
      <w:r>
        <w:rPr>
          <w:spacing w:val="1"/>
          <w:u w:val="none"/>
        </w:rPr>
        <w:t>g</w:t>
      </w:r>
      <w:r>
        <w:rPr>
          <w:u w:val="none"/>
        </w:rPr>
        <w:t>r</w:t>
      </w:r>
      <w:r>
        <w:rPr>
          <w:spacing w:val="1"/>
          <w:u w:val="none"/>
        </w:rPr>
        <w:t>o</w:t>
      </w:r>
      <w:r>
        <w:rPr>
          <w:u w:val="none"/>
        </w:rPr>
        <w:t>ss</w:t>
      </w:r>
      <w:r>
        <w:rPr>
          <w:spacing w:val="39"/>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40"/>
          <w:u w:val="none"/>
        </w:rPr>
        <w:t xml:space="preserve"> </w:t>
      </w:r>
      <w:r>
        <w:rPr>
          <w:spacing w:val="1"/>
          <w:u w:val="none"/>
        </w:rPr>
        <w:t>o</w:t>
      </w:r>
      <w:r>
        <w:rPr>
          <w:u w:val="none"/>
        </w:rPr>
        <w:t>r</w:t>
      </w:r>
      <w:r>
        <w:rPr>
          <w:spacing w:val="40"/>
          <w:u w:val="none"/>
        </w:rPr>
        <w:t xml:space="preserve"> </w:t>
      </w:r>
      <w:r>
        <w:rPr>
          <w:u w:val="none"/>
        </w:rPr>
        <w:t>fra</w:t>
      </w:r>
      <w:r>
        <w:rPr>
          <w:spacing w:val="1"/>
          <w:u w:val="none"/>
        </w:rPr>
        <w:t>u</w:t>
      </w:r>
      <w:r>
        <w:rPr>
          <w:u w:val="none"/>
        </w:rPr>
        <w:t>d</w:t>
      </w:r>
      <w:r>
        <w:rPr>
          <w:spacing w:val="40"/>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ing</w:t>
      </w:r>
      <w:r>
        <w:rPr>
          <w:spacing w:val="9"/>
          <w:u w:val="none"/>
        </w:rPr>
        <w:t xml:space="preserve"> </w:t>
      </w:r>
      <w:r>
        <w:rPr>
          <w:spacing w:val="2"/>
          <w:u w:val="none"/>
        </w:rPr>
        <w:t>M</w:t>
      </w:r>
      <w:r>
        <w:rPr>
          <w:u w:val="none"/>
        </w:rPr>
        <w:t>e</w:t>
      </w:r>
      <w:r>
        <w:rPr>
          <w:spacing w:val="2"/>
          <w:u w:val="none"/>
        </w:rPr>
        <w:t>m</w:t>
      </w:r>
      <w:r>
        <w:rPr>
          <w:u w:val="none"/>
        </w:rPr>
        <w:t>ber.</w:t>
      </w:r>
      <w:r>
        <w:rPr>
          <w:spacing w:val="9"/>
          <w:u w:val="none"/>
        </w:rPr>
        <w:t xml:space="preserve"> </w:t>
      </w:r>
      <w:r>
        <w:rPr>
          <w:spacing w:val="1"/>
          <w:u w:val="none"/>
        </w:rPr>
        <w:t>Th</w:t>
      </w:r>
      <w:r>
        <w:rPr>
          <w:u w:val="none"/>
        </w:rPr>
        <w:t>e</w:t>
      </w:r>
      <w:r>
        <w:rPr>
          <w:spacing w:val="1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0"/>
          <w:u w:val="none"/>
        </w:rPr>
        <w:t xml:space="preserve"> </w:t>
      </w:r>
      <w:r>
        <w:rPr>
          <w:u w:val="none"/>
        </w:rPr>
        <w:t>a</w:t>
      </w:r>
      <w:r>
        <w:rPr>
          <w:spacing w:val="1"/>
          <w:u w:val="none"/>
        </w:rPr>
        <w:t>n</w:t>
      </w:r>
      <w:r>
        <w:rPr>
          <w:u w:val="none"/>
        </w:rPr>
        <w:t>d</w:t>
      </w:r>
      <w:r>
        <w:rPr>
          <w:spacing w:val="9"/>
          <w:u w:val="none"/>
        </w:rPr>
        <w:t xml:space="preserve"> </w:t>
      </w:r>
      <w:r>
        <w:rPr>
          <w:u w:val="none"/>
        </w:rPr>
        <w:t>each</w:t>
      </w:r>
      <w:r>
        <w:rPr>
          <w:spacing w:val="1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9"/>
          <w:u w:val="none"/>
        </w:rPr>
        <w:t xml:space="preserve"> </w:t>
      </w:r>
      <w:r>
        <w:rPr>
          <w:u w:val="none"/>
        </w:rPr>
        <w:t>a</w:t>
      </w:r>
      <w:r>
        <w:rPr>
          <w:spacing w:val="1"/>
          <w:u w:val="none"/>
        </w:rPr>
        <w:t>n</w:t>
      </w:r>
      <w:r>
        <w:rPr>
          <w:u w:val="none"/>
        </w:rPr>
        <w:t>d</w:t>
      </w:r>
      <w:r>
        <w:rPr>
          <w:spacing w:val="7"/>
          <w:u w:val="none"/>
        </w:rPr>
        <w:t xml:space="preserve"> </w:t>
      </w:r>
      <w:r>
        <w:rPr>
          <w:u w:val="none"/>
        </w:rPr>
        <w:t>t</w:t>
      </w:r>
      <w:r>
        <w:rPr>
          <w:spacing w:val="1"/>
          <w:u w:val="none"/>
        </w:rPr>
        <w:t>h</w:t>
      </w:r>
      <w:r>
        <w:rPr>
          <w:u w:val="none"/>
        </w:rPr>
        <w:t>eir</w:t>
      </w:r>
      <w:r>
        <w:rPr>
          <w:spacing w:val="9"/>
          <w:u w:val="none"/>
        </w:rPr>
        <w:t xml:space="preserve"> </w:t>
      </w:r>
      <w:r>
        <w:rPr>
          <w:u w:val="none"/>
        </w:rPr>
        <w:t>respecti</w:t>
      </w:r>
      <w:r>
        <w:rPr>
          <w:spacing w:val="1"/>
          <w:u w:val="none"/>
        </w:rPr>
        <w:t>v</w:t>
      </w:r>
      <w:r>
        <w:rPr>
          <w:u w:val="none"/>
        </w:rPr>
        <w:t>e</w:t>
      </w:r>
      <w:r>
        <w:rPr>
          <w:spacing w:val="10"/>
          <w:u w:val="none"/>
        </w:rPr>
        <w:t xml:space="preserve"> </w:t>
      </w:r>
      <w:r>
        <w:rPr>
          <w:u w:val="none"/>
        </w:rPr>
        <w:t>recei</w:t>
      </w:r>
      <w:r>
        <w:rPr>
          <w:spacing w:val="1"/>
          <w:u w:val="none"/>
        </w:rPr>
        <w:t>v</w:t>
      </w:r>
      <w:r>
        <w:rPr>
          <w:u w:val="none"/>
        </w:rPr>
        <w:t>es</w:t>
      </w:r>
      <w:r>
        <w:rPr>
          <w:spacing w:val="8"/>
          <w:u w:val="none"/>
        </w:rPr>
        <w:t xml:space="preserve"> </w:t>
      </w:r>
      <w:r>
        <w:rPr>
          <w:u w:val="none"/>
        </w:rPr>
        <w:t>and</w:t>
      </w:r>
      <w:r>
        <w:rPr>
          <w:spacing w:val="10"/>
          <w:u w:val="none"/>
        </w:rPr>
        <w:t xml:space="preserve"> </w:t>
      </w:r>
      <w:r>
        <w:rPr>
          <w:u w:val="none"/>
        </w:rPr>
        <w:t>trustees</w:t>
      </w:r>
      <w:r>
        <w:rPr>
          <w:spacing w:val="9"/>
          <w:u w:val="none"/>
        </w:rPr>
        <w:t xml:space="preserve"> </w:t>
      </w:r>
      <w:r>
        <w:rPr>
          <w:u w:val="none"/>
        </w:rPr>
        <w:t>shall</w:t>
      </w:r>
      <w:r>
        <w:rPr>
          <w:spacing w:val="1"/>
          <w:w w:val="102"/>
          <w:u w:val="none"/>
        </w:rPr>
        <w:t xml:space="preserve"> </w:t>
      </w:r>
      <w:r>
        <w:rPr>
          <w:u w:val="none"/>
        </w:rPr>
        <w:t>i</w:t>
      </w:r>
      <w:r>
        <w:rPr>
          <w:spacing w:val="1"/>
          <w:u w:val="none"/>
        </w:rPr>
        <w:t>n</w:t>
      </w:r>
      <w:r>
        <w:rPr>
          <w:u w:val="none"/>
        </w:rPr>
        <w:t>de</w:t>
      </w:r>
      <w:r>
        <w:rPr>
          <w:spacing w:val="2"/>
          <w:u w:val="none"/>
        </w:rPr>
        <w:t>m</w:t>
      </w:r>
      <w:r>
        <w:rPr>
          <w:u w:val="none"/>
        </w:rPr>
        <w:t>nify</w:t>
      </w:r>
      <w:r>
        <w:rPr>
          <w:spacing w:val="27"/>
          <w:u w:val="none"/>
        </w:rPr>
        <w:t xml:space="preserve"> </w:t>
      </w:r>
      <w:r>
        <w:rPr>
          <w:u w:val="none"/>
        </w:rPr>
        <w:t>and</w:t>
      </w:r>
      <w:r>
        <w:rPr>
          <w:spacing w:val="28"/>
          <w:u w:val="none"/>
        </w:rPr>
        <w:t xml:space="preserve"> </w:t>
      </w:r>
      <w:r>
        <w:rPr>
          <w:u w:val="none"/>
        </w:rPr>
        <w:t>hold</w:t>
      </w:r>
      <w:r>
        <w:rPr>
          <w:spacing w:val="28"/>
          <w:u w:val="none"/>
        </w:rPr>
        <w:t xml:space="preserve"> </w:t>
      </w:r>
      <w:r>
        <w:rPr>
          <w:u w:val="none"/>
        </w:rPr>
        <w:t>har</w:t>
      </w:r>
      <w:r>
        <w:rPr>
          <w:spacing w:val="2"/>
          <w:u w:val="none"/>
        </w:rPr>
        <w:t>m</w:t>
      </w:r>
      <w:r>
        <w:rPr>
          <w:u w:val="none"/>
        </w:rPr>
        <w:t>less</w:t>
      </w:r>
      <w:r>
        <w:rPr>
          <w:spacing w:val="28"/>
          <w:u w:val="none"/>
        </w:rPr>
        <w:t xml:space="preserve"> </w:t>
      </w:r>
      <w:r>
        <w:rPr>
          <w:u w:val="none"/>
        </w:rPr>
        <w:t>t</w:t>
      </w:r>
      <w:r>
        <w:rPr>
          <w:spacing w:val="1"/>
          <w:u w:val="none"/>
        </w:rPr>
        <w:t>h</w:t>
      </w:r>
      <w:r>
        <w:rPr>
          <w:u w:val="none"/>
        </w:rPr>
        <w:t>e</w:t>
      </w:r>
      <w:r>
        <w:rPr>
          <w:spacing w:val="2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fr</w:t>
      </w:r>
      <w:r>
        <w:rPr>
          <w:spacing w:val="1"/>
          <w:u w:val="none"/>
        </w:rPr>
        <w:t>o</w:t>
      </w:r>
      <w:r>
        <w:rPr>
          <w:u w:val="none"/>
        </w:rPr>
        <w:t>m</w:t>
      </w:r>
      <w:r>
        <w:rPr>
          <w:spacing w:val="29"/>
          <w:u w:val="none"/>
        </w:rPr>
        <w:t xml:space="preserve"> </w:t>
      </w:r>
      <w:r>
        <w:rPr>
          <w:u w:val="none"/>
        </w:rPr>
        <w:t>a</w:t>
      </w:r>
      <w:r>
        <w:rPr>
          <w:spacing w:val="1"/>
          <w:u w:val="none"/>
        </w:rPr>
        <w:t>n</w:t>
      </w:r>
      <w:r>
        <w:rPr>
          <w:u w:val="none"/>
        </w:rPr>
        <w:t>y</w:t>
      </w:r>
      <w:r>
        <w:rPr>
          <w:spacing w:val="28"/>
          <w:u w:val="none"/>
        </w:rPr>
        <w:t xml:space="preserve"> </w:t>
      </w:r>
      <w:r>
        <w:rPr>
          <w:u w:val="none"/>
        </w:rPr>
        <w:t>l</w:t>
      </w:r>
      <w:r>
        <w:rPr>
          <w:spacing w:val="1"/>
          <w:u w:val="none"/>
        </w:rPr>
        <w:t>o</w:t>
      </w:r>
      <w:r>
        <w:rPr>
          <w:u w:val="none"/>
        </w:rPr>
        <w:t>ss,</w:t>
      </w:r>
      <w:r>
        <w:rPr>
          <w:spacing w:val="26"/>
          <w:u w:val="none"/>
        </w:rPr>
        <w:t xml:space="preserve"> </w:t>
      </w:r>
      <w:r>
        <w:rPr>
          <w:spacing w:val="1"/>
          <w:u w:val="none"/>
        </w:rPr>
        <w:t>d</w:t>
      </w:r>
      <w:r>
        <w:rPr>
          <w:u w:val="none"/>
        </w:rPr>
        <w:t>a</w:t>
      </w:r>
      <w:r>
        <w:rPr>
          <w:spacing w:val="2"/>
          <w:u w:val="none"/>
        </w:rPr>
        <w:t>m</w:t>
      </w:r>
      <w:r>
        <w:rPr>
          <w:u w:val="none"/>
        </w:rPr>
        <w:t>a</w:t>
      </w:r>
      <w:r>
        <w:rPr>
          <w:spacing w:val="1"/>
          <w:u w:val="none"/>
        </w:rPr>
        <w:t>g</w:t>
      </w:r>
      <w:r>
        <w:rPr>
          <w:u w:val="none"/>
        </w:rPr>
        <w:t>e,</w:t>
      </w:r>
      <w:r>
        <w:rPr>
          <w:spacing w:val="27"/>
          <w:u w:val="none"/>
        </w:rPr>
        <w:t xml:space="preserve"> </w:t>
      </w:r>
      <w:r>
        <w:rPr>
          <w:u w:val="none"/>
        </w:rPr>
        <w:t>liability</w:t>
      </w:r>
      <w:r>
        <w:rPr>
          <w:spacing w:val="28"/>
          <w:u w:val="none"/>
        </w:rPr>
        <w:t xml:space="preserve"> </w:t>
      </w:r>
      <w:r>
        <w:rPr>
          <w:u w:val="none"/>
        </w:rPr>
        <w:t>or</w:t>
      </w:r>
      <w:r>
        <w:rPr>
          <w:spacing w:val="27"/>
          <w:u w:val="none"/>
        </w:rPr>
        <w:t xml:space="preserve"> </w:t>
      </w:r>
      <w:r>
        <w:rPr>
          <w:u w:val="none"/>
        </w:rPr>
        <w:t>expense</w:t>
      </w:r>
      <w:r>
        <w:rPr>
          <w:spacing w:val="28"/>
          <w:u w:val="none"/>
        </w:rPr>
        <w:t xml:space="preserve"> </w:t>
      </w:r>
      <w:r>
        <w:rPr>
          <w:u w:val="none"/>
        </w:rPr>
        <w:t>in</w:t>
      </w:r>
      <w:r>
        <w:rPr>
          <w:spacing w:val="28"/>
          <w:u w:val="none"/>
        </w:rPr>
        <w:t xml:space="preserve"> </w:t>
      </w:r>
      <w:r>
        <w:rPr>
          <w:u w:val="none"/>
        </w:rPr>
        <w:t>court</w:t>
      </w:r>
      <w:r>
        <w:rPr>
          <w:w w:val="102"/>
          <w:u w:val="none"/>
        </w:rPr>
        <w:t xml:space="preserve"> </w:t>
      </w:r>
      <w:r>
        <w:rPr>
          <w:spacing w:val="1"/>
          <w:u w:val="none"/>
        </w:rPr>
        <w:t>o</w:t>
      </w:r>
      <w:r>
        <w:rPr>
          <w:u w:val="none"/>
        </w:rPr>
        <w:t>r s</w:t>
      </w:r>
      <w:r>
        <w:rPr>
          <w:spacing w:val="1"/>
          <w:u w:val="none"/>
        </w:rPr>
        <w:t>u</w:t>
      </w:r>
      <w:r>
        <w:rPr>
          <w:u w:val="none"/>
        </w:rPr>
        <w:t>stai</w:t>
      </w:r>
      <w:r>
        <w:rPr>
          <w:spacing w:val="1"/>
          <w:u w:val="none"/>
        </w:rPr>
        <w:t>n</w:t>
      </w:r>
      <w:r>
        <w:rPr>
          <w:u w:val="none"/>
        </w:rPr>
        <w:t>ed</w:t>
      </w:r>
      <w:r>
        <w:rPr>
          <w:spacing w:val="1"/>
          <w:u w:val="none"/>
        </w:rPr>
        <w:t xml:space="preserve"> b</w:t>
      </w:r>
      <w:r>
        <w:rPr>
          <w:u w:val="none"/>
        </w:rPr>
        <w:t>y</w:t>
      </w:r>
      <w:r>
        <w:rPr>
          <w:spacing w:val="1"/>
          <w:u w:val="none"/>
        </w:rPr>
        <w:t xml:space="preserve"> </w:t>
      </w:r>
      <w:r>
        <w:rPr>
          <w:u w:val="none"/>
        </w:rPr>
        <w:t xml:space="preserve">it  </w:t>
      </w:r>
      <w:r>
        <w:rPr>
          <w:spacing w:val="1"/>
          <w:u w:val="none"/>
        </w:rPr>
        <w:t>b</w:t>
      </w:r>
      <w:r>
        <w:rPr>
          <w:u w:val="none"/>
        </w:rPr>
        <w:t>y</w:t>
      </w:r>
      <w:r>
        <w:rPr>
          <w:spacing w:val="1"/>
          <w:u w:val="none"/>
        </w:rPr>
        <w:t xml:space="preserve"> </w:t>
      </w:r>
      <w:r>
        <w:rPr>
          <w:u w:val="none"/>
        </w:rPr>
        <w:t>reas</w:t>
      </w:r>
      <w:r>
        <w:rPr>
          <w:spacing w:val="1"/>
          <w:u w:val="none"/>
        </w:rPr>
        <w:t>o</w:t>
      </w:r>
      <w:r>
        <w:rPr>
          <w:u w:val="none"/>
        </w:rPr>
        <w:t>n</w:t>
      </w:r>
      <w:r>
        <w:rPr>
          <w:spacing w:val="1"/>
          <w:u w:val="none"/>
        </w:rPr>
        <w:t xml:space="preserve"> o</w:t>
      </w:r>
      <w:r>
        <w:rPr>
          <w:u w:val="none"/>
        </w:rPr>
        <w:t>f</w:t>
      </w:r>
      <w:r>
        <w:rPr>
          <w:spacing w:val="1"/>
          <w:u w:val="none"/>
        </w:rPr>
        <w:t xml:space="preserve"> </w:t>
      </w:r>
      <w:r>
        <w:rPr>
          <w:u w:val="none"/>
        </w:rPr>
        <w:t>a</w:t>
      </w:r>
      <w:r>
        <w:rPr>
          <w:spacing w:val="1"/>
          <w:u w:val="none"/>
        </w:rPr>
        <w:t>n</w:t>
      </w:r>
      <w:r>
        <w:rPr>
          <w:u w:val="none"/>
        </w:rPr>
        <w:t>y</w:t>
      </w:r>
      <w:r>
        <w:rPr>
          <w:spacing w:val="1"/>
          <w:u w:val="none"/>
        </w:rPr>
        <w:t xml:space="preserve"> </w:t>
      </w:r>
      <w:r>
        <w:rPr>
          <w:u w:val="none"/>
        </w:rPr>
        <w:t xml:space="preserve">act  </w:t>
      </w:r>
      <w:r>
        <w:rPr>
          <w:spacing w:val="1"/>
          <w:u w:val="none"/>
        </w:rPr>
        <w:t>p</w:t>
      </w:r>
      <w:r>
        <w:rPr>
          <w:u w:val="none"/>
        </w:rPr>
        <w:t>erf</w:t>
      </w:r>
      <w:r>
        <w:rPr>
          <w:spacing w:val="1"/>
          <w:u w:val="none"/>
        </w:rPr>
        <w:t>o</w:t>
      </w:r>
      <w:r>
        <w:rPr>
          <w:u w:val="none"/>
        </w:rPr>
        <w:t>r</w:t>
      </w:r>
      <w:r>
        <w:rPr>
          <w:spacing w:val="2"/>
          <w:u w:val="none"/>
        </w:rPr>
        <w:t>m</w:t>
      </w:r>
      <w:r>
        <w:rPr>
          <w:u w:val="none"/>
        </w:rPr>
        <w:t>ed</w:t>
      </w:r>
      <w:r>
        <w:rPr>
          <w:spacing w:val="1"/>
          <w:u w:val="none"/>
        </w:rPr>
        <w:t xml:space="preserve"> by</w:t>
      </w:r>
      <w:r>
        <w:rPr>
          <w:u w:val="none"/>
        </w:rPr>
        <w:t xml:space="preserve">,  </w:t>
      </w:r>
      <w:r>
        <w:rPr>
          <w:spacing w:val="1"/>
          <w:u w:val="none"/>
        </w:rPr>
        <w:t>o</w:t>
      </w:r>
      <w:r>
        <w:rPr>
          <w:u w:val="none"/>
        </w:rPr>
        <w:t>r</w:t>
      </w:r>
      <w:r>
        <w:rPr>
          <w:spacing w:val="1"/>
          <w:u w:val="none"/>
        </w:rPr>
        <w:t xml:space="preserve"> </w:t>
      </w:r>
      <w:r>
        <w:rPr>
          <w:u w:val="none"/>
        </w:rPr>
        <w:t>a</w:t>
      </w:r>
      <w:r>
        <w:rPr>
          <w:spacing w:val="1"/>
          <w:u w:val="none"/>
        </w:rPr>
        <w:t>n</w:t>
      </w:r>
      <w:r>
        <w:rPr>
          <w:u w:val="none"/>
        </w:rPr>
        <w:t>y</w:t>
      </w:r>
      <w:r>
        <w:rPr>
          <w:spacing w:val="1"/>
          <w:u w:val="none"/>
        </w:rPr>
        <w:t xml:space="preserve"> </w:t>
      </w:r>
      <w:r>
        <w:rPr>
          <w:u w:val="none"/>
        </w:rPr>
        <w:t>o</w:t>
      </w:r>
      <w:r>
        <w:rPr>
          <w:spacing w:val="2"/>
          <w:u w:val="none"/>
        </w:rPr>
        <w:t>m</w:t>
      </w:r>
      <w:r>
        <w:rPr>
          <w:u w:val="none"/>
        </w:rPr>
        <w:t>issi</w:t>
      </w:r>
      <w:r>
        <w:rPr>
          <w:spacing w:val="1"/>
          <w:u w:val="none"/>
        </w:rPr>
        <w:t>o</w:t>
      </w:r>
      <w:r>
        <w:rPr>
          <w:u w:val="none"/>
        </w:rPr>
        <w:t>n</w:t>
      </w:r>
      <w:r>
        <w:rPr>
          <w:spacing w:val="1"/>
          <w:u w:val="none"/>
        </w:rPr>
        <w:t xml:space="preserve"> o</w:t>
      </w:r>
      <w:r>
        <w:rPr>
          <w:u w:val="none"/>
        </w:rPr>
        <w:t>f</w:t>
      </w:r>
      <w:r>
        <w:rPr>
          <w:spacing w:val="1"/>
          <w:u w:val="none"/>
        </w:rPr>
        <w:t xml:space="preserve"> </w:t>
      </w:r>
      <w:r>
        <w:rPr>
          <w:u w:val="none"/>
        </w:rPr>
        <w:t>it  f</w:t>
      </w:r>
      <w:r>
        <w:rPr>
          <w:spacing w:val="1"/>
          <w:u w:val="none"/>
        </w:rPr>
        <w:t>o</w:t>
      </w:r>
      <w:r>
        <w:rPr>
          <w:u w:val="none"/>
        </w:rPr>
        <w:t>r</w:t>
      </w:r>
      <w:r>
        <w:rPr>
          <w:spacing w:val="1"/>
          <w:u w:val="none"/>
        </w:rPr>
        <w:t xml:space="preserve"> o</w:t>
      </w:r>
      <w:r>
        <w:rPr>
          <w:u w:val="none"/>
        </w:rPr>
        <w:t xml:space="preserve">r </w:t>
      </w:r>
      <w:r>
        <w:rPr>
          <w:spacing w:val="1"/>
          <w:u w:val="none"/>
        </w:rPr>
        <w:t xml:space="preserve"> o</w:t>
      </w:r>
      <w:r>
        <w:rPr>
          <w:u w:val="none"/>
        </w:rPr>
        <w:t xml:space="preserve">n </w:t>
      </w:r>
      <w:r>
        <w:rPr>
          <w:spacing w:val="1"/>
          <w:u w:val="none"/>
        </w:rPr>
        <w:t xml:space="preserve"> b</w:t>
      </w:r>
      <w:r>
        <w:rPr>
          <w:u w:val="none"/>
        </w:rPr>
        <w:t>e</w:t>
      </w:r>
      <w:r>
        <w:rPr>
          <w:spacing w:val="1"/>
          <w:u w:val="none"/>
        </w:rPr>
        <w:t>h</w:t>
      </w:r>
      <w:r>
        <w:rPr>
          <w:u w:val="none"/>
        </w:rPr>
        <w:t xml:space="preserve">alf </w:t>
      </w:r>
      <w:r>
        <w:rPr>
          <w:spacing w:val="1"/>
          <w:u w:val="none"/>
        </w:rPr>
        <w:t xml:space="preserve"> o</w:t>
      </w:r>
      <w:r>
        <w:rPr>
          <w:u w:val="none"/>
        </w:rPr>
        <w:t xml:space="preserve">f </w:t>
      </w:r>
      <w:r>
        <w:rPr>
          <w:spacing w:val="1"/>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in</w:t>
      </w:r>
      <w:r>
        <w:rPr>
          <w:spacing w:val="23"/>
          <w:u w:val="none"/>
        </w:rPr>
        <w:t xml:space="preserve"> </w:t>
      </w:r>
      <w:r>
        <w:rPr>
          <w:u w:val="none"/>
        </w:rPr>
        <w:t>f</w:t>
      </w:r>
      <w:r>
        <w:rPr>
          <w:spacing w:val="1"/>
          <w:u w:val="none"/>
        </w:rPr>
        <w:t>u</w:t>
      </w:r>
      <w:r>
        <w:rPr>
          <w:u w:val="none"/>
        </w:rPr>
        <w:t>rt</w:t>
      </w:r>
      <w:r>
        <w:rPr>
          <w:spacing w:val="1"/>
          <w:u w:val="none"/>
        </w:rPr>
        <w:t>h</w:t>
      </w:r>
      <w:r>
        <w:rPr>
          <w:u w:val="none"/>
        </w:rPr>
        <w:t>era</w:t>
      </w:r>
      <w:r>
        <w:rPr>
          <w:spacing w:val="1"/>
          <w:u w:val="none"/>
        </w:rPr>
        <w:t>n</w:t>
      </w:r>
      <w:r>
        <w:rPr>
          <w:u w:val="none"/>
        </w:rPr>
        <w:t>ce</w:t>
      </w:r>
      <w:r>
        <w:rPr>
          <w:spacing w:val="23"/>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y’s</w:t>
      </w:r>
      <w:r>
        <w:rPr>
          <w:spacing w:val="23"/>
          <w:u w:val="none"/>
        </w:rPr>
        <w:t xml:space="preserve"> </w:t>
      </w:r>
      <w:r>
        <w:rPr>
          <w:u w:val="none"/>
        </w:rPr>
        <w:t>i</w:t>
      </w:r>
      <w:r>
        <w:rPr>
          <w:spacing w:val="1"/>
          <w:u w:val="none"/>
        </w:rPr>
        <w:t>n</w:t>
      </w:r>
      <w:r>
        <w:rPr>
          <w:u w:val="none"/>
        </w:rPr>
        <w:t>terest,</w:t>
      </w:r>
      <w:r>
        <w:rPr>
          <w:spacing w:val="22"/>
          <w:u w:val="none"/>
        </w:rPr>
        <w:t xml:space="preserve"> </w:t>
      </w:r>
      <w:r>
        <w:rPr>
          <w:spacing w:val="1"/>
          <w:u w:val="none"/>
        </w:rPr>
        <w:t>bu</w:t>
      </w:r>
      <w:r>
        <w:rPr>
          <w:u w:val="none"/>
        </w:rPr>
        <w:t>t</w:t>
      </w:r>
      <w:r>
        <w:rPr>
          <w:spacing w:val="22"/>
          <w:u w:val="none"/>
        </w:rPr>
        <w:t xml:space="preserve"> </w:t>
      </w:r>
      <w:r>
        <w:rPr>
          <w:u w:val="none"/>
        </w:rPr>
        <w:t>t</w:t>
      </w:r>
      <w:r>
        <w:rPr>
          <w:spacing w:val="1"/>
          <w:u w:val="none"/>
        </w:rPr>
        <w:t>h</w:t>
      </w:r>
      <w:r>
        <w:rPr>
          <w:u w:val="none"/>
        </w:rPr>
        <w:t>is</w:t>
      </w:r>
      <w:r>
        <w:rPr>
          <w:spacing w:val="23"/>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ity</w:t>
      </w:r>
      <w:r>
        <w:rPr>
          <w:spacing w:val="23"/>
          <w:u w:val="none"/>
        </w:rPr>
        <w:t xml:space="preserve"> </w:t>
      </w:r>
      <w:r>
        <w:rPr>
          <w:u w:val="none"/>
        </w:rPr>
        <w:t>s</w:t>
      </w:r>
      <w:r>
        <w:rPr>
          <w:spacing w:val="1"/>
          <w:u w:val="none"/>
        </w:rPr>
        <w:t>h</w:t>
      </w:r>
      <w:r>
        <w:rPr>
          <w:u w:val="none"/>
        </w:rPr>
        <w:t>all</w:t>
      </w:r>
      <w:r>
        <w:rPr>
          <w:spacing w:val="22"/>
          <w:u w:val="none"/>
        </w:rPr>
        <w:t xml:space="preserve"> </w:t>
      </w:r>
      <w:r>
        <w:rPr>
          <w:spacing w:val="1"/>
          <w:u w:val="none"/>
        </w:rPr>
        <w:t>no</w:t>
      </w:r>
      <w:r>
        <w:rPr>
          <w:u w:val="none"/>
        </w:rPr>
        <w:t>t</w:t>
      </w:r>
      <w:r>
        <w:rPr>
          <w:spacing w:val="22"/>
          <w:u w:val="none"/>
        </w:rPr>
        <w:t xml:space="preserve"> </w:t>
      </w:r>
      <w:r>
        <w:rPr>
          <w:spacing w:val="1"/>
          <w:u w:val="none"/>
        </w:rPr>
        <w:t>b</w:t>
      </w:r>
      <w:r>
        <w:rPr>
          <w:u w:val="none"/>
        </w:rPr>
        <w:t>e</w:t>
      </w:r>
      <w:r>
        <w:rPr>
          <w:spacing w:val="24"/>
          <w:u w:val="none"/>
        </w:rPr>
        <w:t xml:space="preserve"> </w:t>
      </w:r>
      <w:r>
        <w:rPr>
          <w:u w:val="none"/>
        </w:rPr>
        <w:t>a</w:t>
      </w:r>
      <w:r>
        <w:rPr>
          <w:spacing w:val="1"/>
          <w:u w:val="none"/>
        </w:rPr>
        <w:t>pp</w:t>
      </w:r>
      <w:r>
        <w:rPr>
          <w:u w:val="none"/>
        </w:rPr>
        <w:t>lica</w:t>
      </w:r>
      <w:r>
        <w:rPr>
          <w:spacing w:val="1"/>
          <w:u w:val="none"/>
        </w:rPr>
        <w:t>b</w:t>
      </w:r>
      <w:r>
        <w:rPr>
          <w:u w:val="none"/>
        </w:rPr>
        <w:t>le</w:t>
      </w:r>
      <w:r>
        <w:rPr>
          <w:spacing w:val="23"/>
          <w:u w:val="none"/>
        </w:rPr>
        <w:t xml:space="preserve"> </w:t>
      </w:r>
      <w:r>
        <w:rPr>
          <w:u w:val="none"/>
        </w:rPr>
        <w:t>to</w:t>
      </w:r>
      <w:r>
        <w:rPr>
          <w:spacing w:val="21"/>
          <w:u w:val="none"/>
        </w:rPr>
        <w:t xml:space="preserve"> </w:t>
      </w:r>
      <w:r>
        <w:rPr>
          <w:u w:val="none"/>
        </w:rPr>
        <w:t>l</w:t>
      </w:r>
      <w:r>
        <w:rPr>
          <w:spacing w:val="1"/>
          <w:u w:val="none"/>
        </w:rPr>
        <w:t>o</w:t>
      </w:r>
      <w:r>
        <w:rPr>
          <w:u w:val="none"/>
        </w:rPr>
        <w:t>ss,</w:t>
      </w:r>
      <w:r>
        <w:rPr>
          <w:w w:val="102"/>
          <w:u w:val="none"/>
        </w:rPr>
        <w:t xml:space="preserve"> </w:t>
      </w:r>
      <w:r>
        <w:rPr>
          <w:spacing w:val="1"/>
          <w:u w:val="none"/>
        </w:rPr>
        <w:t>d</w:t>
      </w:r>
      <w:r>
        <w:rPr>
          <w:u w:val="none"/>
        </w:rPr>
        <w:t>a</w:t>
      </w:r>
      <w:r>
        <w:rPr>
          <w:spacing w:val="2"/>
          <w:u w:val="none"/>
        </w:rPr>
        <w:t>m</w:t>
      </w:r>
      <w:r>
        <w:rPr>
          <w:u w:val="none"/>
        </w:rPr>
        <w:t>a</w:t>
      </w:r>
      <w:r>
        <w:rPr>
          <w:spacing w:val="1"/>
          <w:u w:val="none"/>
        </w:rPr>
        <w:t>g</w:t>
      </w:r>
      <w:r>
        <w:rPr>
          <w:u w:val="none"/>
        </w:rPr>
        <w:t>e,</w:t>
      </w:r>
      <w:r>
        <w:rPr>
          <w:spacing w:val="10"/>
          <w:u w:val="none"/>
        </w:rPr>
        <w:t xml:space="preserve"> </w:t>
      </w:r>
      <w:r>
        <w:rPr>
          <w:u w:val="none"/>
        </w:rPr>
        <w:t>lia</w:t>
      </w:r>
      <w:r>
        <w:rPr>
          <w:spacing w:val="1"/>
          <w:u w:val="none"/>
        </w:rPr>
        <w:t>b</w:t>
      </w:r>
      <w:r>
        <w:rPr>
          <w:u w:val="none"/>
        </w:rPr>
        <w:t>ility</w:t>
      </w:r>
      <w:r>
        <w:rPr>
          <w:spacing w:val="13"/>
          <w:u w:val="none"/>
        </w:rPr>
        <w:t xml:space="preserve"> </w:t>
      </w:r>
      <w:r>
        <w:rPr>
          <w:spacing w:val="1"/>
          <w:u w:val="none"/>
        </w:rPr>
        <w:t>o</w:t>
      </w:r>
      <w:r>
        <w:rPr>
          <w:u w:val="none"/>
        </w:rPr>
        <w:t>r</w:t>
      </w:r>
      <w:r>
        <w:rPr>
          <w:spacing w:val="11"/>
          <w:u w:val="none"/>
        </w:rPr>
        <w:t xml:space="preserve"> </w:t>
      </w:r>
      <w:r>
        <w:rPr>
          <w:u w:val="none"/>
        </w:rPr>
        <w:t>e</w:t>
      </w:r>
      <w:r>
        <w:rPr>
          <w:spacing w:val="1"/>
          <w:u w:val="none"/>
        </w:rPr>
        <w:t>xp</w:t>
      </w:r>
      <w:r>
        <w:rPr>
          <w:u w:val="none"/>
        </w:rPr>
        <w:t>e</w:t>
      </w:r>
      <w:r>
        <w:rPr>
          <w:spacing w:val="1"/>
          <w:u w:val="none"/>
        </w:rPr>
        <w:t>n</w:t>
      </w:r>
      <w:r>
        <w:rPr>
          <w:u w:val="none"/>
        </w:rPr>
        <w:t>se</w:t>
      </w:r>
      <w:r>
        <w:rPr>
          <w:spacing w:val="12"/>
          <w:u w:val="none"/>
        </w:rPr>
        <w:t xml:space="preserve"> </w:t>
      </w:r>
      <w:r>
        <w:rPr>
          <w:u w:val="none"/>
        </w:rPr>
        <w:t>res</w:t>
      </w:r>
      <w:r>
        <w:rPr>
          <w:spacing w:val="1"/>
          <w:u w:val="none"/>
        </w:rPr>
        <w:t>u</w:t>
      </w:r>
      <w:r>
        <w:rPr>
          <w:u w:val="none"/>
        </w:rPr>
        <w:t>lti</w:t>
      </w:r>
      <w:r>
        <w:rPr>
          <w:spacing w:val="1"/>
          <w:u w:val="none"/>
        </w:rPr>
        <w:t>n</w:t>
      </w:r>
      <w:r>
        <w:rPr>
          <w:u w:val="none"/>
        </w:rPr>
        <w:t>g</w:t>
      </w:r>
      <w:r>
        <w:rPr>
          <w:spacing w:val="12"/>
          <w:u w:val="none"/>
        </w:rPr>
        <w:t xml:space="preserve"> </w:t>
      </w:r>
      <w:r>
        <w:rPr>
          <w:u w:val="none"/>
        </w:rPr>
        <w:t>fr</w:t>
      </w:r>
      <w:r>
        <w:rPr>
          <w:spacing w:val="1"/>
          <w:u w:val="none"/>
        </w:rPr>
        <w:t>o</w:t>
      </w:r>
      <w:r>
        <w:rPr>
          <w:u w:val="none"/>
        </w:rPr>
        <w:t>m</w:t>
      </w:r>
      <w:r>
        <w:rPr>
          <w:spacing w:val="13"/>
          <w:u w:val="none"/>
        </w:rPr>
        <w:t xml:space="preserve"> </w:t>
      </w:r>
      <w:r>
        <w:rPr>
          <w:u w:val="none"/>
        </w:rPr>
        <w:t>t</w:t>
      </w:r>
      <w:r>
        <w:rPr>
          <w:spacing w:val="1"/>
          <w:u w:val="none"/>
        </w:rPr>
        <w:t>h</w:t>
      </w:r>
      <w:r>
        <w:rPr>
          <w:u w:val="none"/>
        </w:rPr>
        <w:t>e</w:t>
      </w:r>
      <w:r>
        <w:rPr>
          <w:spacing w:val="12"/>
          <w:u w:val="none"/>
        </w:rPr>
        <w:t xml:space="preserve"> </w:t>
      </w:r>
      <w:r>
        <w:rPr>
          <w:spacing w:val="1"/>
          <w:u w:val="none"/>
        </w:rPr>
        <w:t>w</w:t>
      </w:r>
      <w:r>
        <w:rPr>
          <w:u w:val="none"/>
        </w:rPr>
        <w:t>illf</w:t>
      </w:r>
      <w:r>
        <w:rPr>
          <w:spacing w:val="1"/>
          <w:u w:val="none"/>
        </w:rPr>
        <w:t>u</w:t>
      </w:r>
      <w:r>
        <w:rPr>
          <w:u w:val="none"/>
        </w:rPr>
        <w:t>l</w:t>
      </w:r>
      <w:r>
        <w:rPr>
          <w:spacing w:val="11"/>
          <w:u w:val="none"/>
        </w:rPr>
        <w:t xml:space="preserve"> </w:t>
      </w:r>
      <w:r>
        <w:rPr>
          <w:spacing w:val="2"/>
          <w:u w:val="none"/>
        </w:rPr>
        <w:t>m</w:t>
      </w:r>
      <w:r>
        <w:rPr>
          <w:u w:val="none"/>
        </w:rPr>
        <w:t>isc</w:t>
      </w:r>
      <w:r>
        <w:rPr>
          <w:spacing w:val="1"/>
          <w:u w:val="none"/>
        </w:rPr>
        <w:t>ondu</w:t>
      </w:r>
      <w:r>
        <w:rPr>
          <w:u w:val="none"/>
        </w:rPr>
        <w:t>ct,</w:t>
      </w:r>
      <w:r>
        <w:rPr>
          <w:spacing w:val="11"/>
          <w:u w:val="none"/>
        </w:rPr>
        <w:t xml:space="preserve"> </w:t>
      </w:r>
      <w:r>
        <w:rPr>
          <w:spacing w:val="1"/>
          <w:u w:val="none"/>
        </w:rPr>
        <w:t>g</w:t>
      </w:r>
      <w:r>
        <w:rPr>
          <w:u w:val="none"/>
        </w:rPr>
        <w:t>r</w:t>
      </w:r>
      <w:r>
        <w:rPr>
          <w:spacing w:val="1"/>
          <w:u w:val="none"/>
        </w:rPr>
        <w:t>o</w:t>
      </w:r>
      <w:r>
        <w:rPr>
          <w:u w:val="none"/>
        </w:rPr>
        <w:t>ss</w:t>
      </w:r>
      <w:r>
        <w:rPr>
          <w:spacing w:val="11"/>
          <w:u w:val="none"/>
        </w:rPr>
        <w:t xml:space="preserve"> </w:t>
      </w:r>
      <w:r>
        <w:rPr>
          <w:spacing w:val="1"/>
          <w:u w:val="none"/>
        </w:rPr>
        <w:t>n</w:t>
      </w:r>
      <w:r>
        <w:rPr>
          <w:u w:val="none"/>
        </w:rPr>
        <w:t>e</w:t>
      </w:r>
      <w:r>
        <w:rPr>
          <w:spacing w:val="1"/>
          <w:u w:val="none"/>
        </w:rPr>
        <w:t>g</w:t>
      </w:r>
      <w:r>
        <w:rPr>
          <w:u w:val="none"/>
        </w:rPr>
        <w:t>li</w:t>
      </w:r>
      <w:r>
        <w:rPr>
          <w:spacing w:val="1"/>
          <w:u w:val="none"/>
        </w:rPr>
        <w:t>g</w:t>
      </w:r>
      <w:r>
        <w:rPr>
          <w:u w:val="none"/>
        </w:rPr>
        <w:t>e</w:t>
      </w:r>
      <w:r>
        <w:rPr>
          <w:spacing w:val="1"/>
          <w:u w:val="none"/>
        </w:rPr>
        <w:t>n</w:t>
      </w:r>
      <w:r>
        <w:rPr>
          <w:u w:val="none"/>
        </w:rPr>
        <w:t>ce</w:t>
      </w:r>
      <w:r>
        <w:rPr>
          <w:spacing w:val="12"/>
          <w:u w:val="none"/>
        </w:rPr>
        <w:t xml:space="preserve"> </w:t>
      </w:r>
      <w:r>
        <w:rPr>
          <w:spacing w:val="1"/>
          <w:u w:val="none"/>
        </w:rPr>
        <w:t>o</w:t>
      </w:r>
      <w:r>
        <w:rPr>
          <w:u w:val="none"/>
        </w:rPr>
        <w:t>r</w:t>
      </w:r>
      <w:r>
        <w:rPr>
          <w:spacing w:val="11"/>
          <w:u w:val="none"/>
        </w:rPr>
        <w:t xml:space="preserve"> </w:t>
      </w:r>
      <w:r>
        <w:rPr>
          <w:u w:val="none"/>
        </w:rPr>
        <w:t>fra</w:t>
      </w:r>
      <w:r>
        <w:rPr>
          <w:spacing w:val="1"/>
          <w:u w:val="none"/>
        </w:rPr>
        <w:t>u</w:t>
      </w:r>
      <w:r>
        <w:rPr>
          <w:u w:val="none"/>
        </w:rPr>
        <w:t>d</w:t>
      </w:r>
      <w:r>
        <w:rPr>
          <w:spacing w:val="12"/>
          <w:u w:val="none"/>
        </w:rPr>
        <w:t xml:space="preserve"> </w:t>
      </w:r>
      <w:r>
        <w:rPr>
          <w:spacing w:val="1"/>
          <w:u w:val="none"/>
        </w:rPr>
        <w:t>o</w:t>
      </w:r>
      <w:r>
        <w:rPr>
          <w:u w:val="none"/>
        </w:rPr>
        <w:t>f</w:t>
      </w:r>
      <w:r>
        <w:rPr>
          <w:spacing w:val="11"/>
          <w:u w:val="none"/>
        </w:rPr>
        <w:t xml:space="preserve"> </w:t>
      </w:r>
      <w:r>
        <w:rPr>
          <w:u w:val="none"/>
        </w:rPr>
        <w:t>t</w:t>
      </w:r>
      <w:r>
        <w:rPr>
          <w:spacing w:val="1"/>
          <w:u w:val="none"/>
        </w:rPr>
        <w:t>he</w:t>
      </w:r>
      <w:r>
        <w:rPr>
          <w:spacing w:val="2"/>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w:t>
      </w:r>
    </w:p>
    <w:p w14:paraId="297BFD52" w14:textId="77777777" w:rsidR="000C19C9" w:rsidRDefault="000C19C9">
      <w:pPr>
        <w:spacing w:before="2" w:line="240" w:lineRule="exact"/>
        <w:rPr>
          <w:sz w:val="24"/>
          <w:szCs w:val="24"/>
        </w:rPr>
      </w:pPr>
    </w:p>
    <w:p w14:paraId="14B1ECDD"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EXPENSES</w:t>
      </w:r>
      <w:r>
        <w:rPr>
          <w:u w:val="none"/>
        </w:rPr>
        <w:t>.</w:t>
      </w:r>
      <w:r>
        <w:rPr>
          <w:spacing w:val="29"/>
          <w:u w:val="none"/>
        </w:rPr>
        <w:t xml:space="preserve"> </w:t>
      </w:r>
      <w:r>
        <w:rPr>
          <w:spacing w:val="1"/>
          <w:u w:val="none"/>
        </w:rPr>
        <w:t>Exp</w:t>
      </w:r>
      <w:r>
        <w:rPr>
          <w:u w:val="none"/>
        </w:rPr>
        <w:t>e</w:t>
      </w:r>
      <w:r>
        <w:rPr>
          <w:spacing w:val="1"/>
          <w:u w:val="none"/>
        </w:rPr>
        <w:t>n</w:t>
      </w:r>
      <w:r>
        <w:rPr>
          <w:u w:val="none"/>
        </w:rPr>
        <w:t>ses</w:t>
      </w:r>
      <w:r>
        <w:rPr>
          <w:spacing w:val="31"/>
          <w:u w:val="none"/>
        </w:rPr>
        <w:t xml:space="preserve"> </w:t>
      </w:r>
      <w:r>
        <w:rPr>
          <w:u w:val="none"/>
        </w:rPr>
        <w:t>i</w:t>
      </w:r>
      <w:r>
        <w:rPr>
          <w:spacing w:val="1"/>
          <w:u w:val="none"/>
        </w:rPr>
        <w:t>n</w:t>
      </w:r>
      <w:r>
        <w:rPr>
          <w:u w:val="none"/>
        </w:rPr>
        <w:t>c</w:t>
      </w:r>
      <w:r>
        <w:rPr>
          <w:spacing w:val="1"/>
          <w:u w:val="none"/>
        </w:rPr>
        <w:t>u</w:t>
      </w:r>
      <w:r>
        <w:rPr>
          <w:u w:val="none"/>
        </w:rPr>
        <w:t>rred</w:t>
      </w:r>
      <w:r>
        <w:rPr>
          <w:spacing w:val="31"/>
          <w:u w:val="none"/>
        </w:rPr>
        <w:t xml:space="preserve"> </w:t>
      </w:r>
      <w:r>
        <w:rPr>
          <w:spacing w:val="1"/>
          <w:u w:val="none"/>
        </w:rPr>
        <w:t>b</w:t>
      </w:r>
      <w:r>
        <w:rPr>
          <w:u w:val="none"/>
        </w:rPr>
        <w:t>y</w:t>
      </w:r>
      <w:r>
        <w:rPr>
          <w:spacing w:val="31"/>
          <w:u w:val="none"/>
        </w:rPr>
        <w:t xml:space="preserve"> </w:t>
      </w:r>
      <w:r>
        <w:rPr>
          <w:u w:val="none"/>
        </w:rPr>
        <w:t>t</w:t>
      </w:r>
      <w:r>
        <w:rPr>
          <w:spacing w:val="1"/>
          <w:u w:val="none"/>
        </w:rPr>
        <w:t>h</w:t>
      </w:r>
      <w:r>
        <w:rPr>
          <w:u w:val="none"/>
        </w:rPr>
        <w:t>e</w:t>
      </w:r>
      <w:r>
        <w:rPr>
          <w:spacing w:val="3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in</w:t>
      </w:r>
      <w:r>
        <w:rPr>
          <w:spacing w:val="31"/>
          <w:u w:val="none"/>
        </w:rPr>
        <w:t xml:space="preserve"> </w:t>
      </w:r>
      <w:r>
        <w:rPr>
          <w:u w:val="none"/>
        </w:rPr>
        <w:t>defendi</w:t>
      </w:r>
      <w:r>
        <w:rPr>
          <w:spacing w:val="1"/>
          <w:u w:val="none"/>
        </w:rPr>
        <w:t>n</w:t>
      </w:r>
      <w:r>
        <w:rPr>
          <w:u w:val="none"/>
        </w:rPr>
        <w:t>g</w:t>
      </w:r>
      <w:r>
        <w:rPr>
          <w:spacing w:val="31"/>
          <w:u w:val="none"/>
        </w:rPr>
        <w:t xml:space="preserve"> </w:t>
      </w:r>
      <w:r>
        <w:rPr>
          <w:u w:val="none"/>
        </w:rPr>
        <w:t>any</w:t>
      </w:r>
      <w:r>
        <w:rPr>
          <w:spacing w:val="31"/>
          <w:u w:val="none"/>
        </w:rPr>
        <w:t xml:space="preserve"> </w:t>
      </w:r>
      <w:r>
        <w:rPr>
          <w:u w:val="none"/>
        </w:rPr>
        <w:t>clai</w:t>
      </w:r>
      <w:r>
        <w:rPr>
          <w:spacing w:val="2"/>
          <w:u w:val="none"/>
        </w:rPr>
        <w:t>m</w:t>
      </w:r>
      <w:r>
        <w:rPr>
          <w:u w:val="none"/>
        </w:rPr>
        <w:t>,</w:t>
      </w:r>
      <w:r>
        <w:rPr>
          <w:w w:val="102"/>
          <w:u w:val="none"/>
        </w:rPr>
        <w:t xml:space="preserve"> </w:t>
      </w:r>
      <w:r>
        <w:rPr>
          <w:spacing w:val="1"/>
          <w:u w:val="none"/>
        </w:rPr>
        <w:t>d</w:t>
      </w:r>
      <w:r>
        <w:rPr>
          <w:u w:val="none"/>
        </w:rPr>
        <w:t>e</w:t>
      </w:r>
      <w:r>
        <w:rPr>
          <w:spacing w:val="2"/>
          <w:u w:val="none"/>
        </w:rPr>
        <w:t>m</w:t>
      </w:r>
      <w:r>
        <w:rPr>
          <w:u w:val="none"/>
        </w:rPr>
        <w:t>a</w:t>
      </w:r>
      <w:r>
        <w:rPr>
          <w:spacing w:val="1"/>
          <w:u w:val="none"/>
        </w:rPr>
        <w:t>nd</w:t>
      </w:r>
      <w:r>
        <w:rPr>
          <w:u w:val="none"/>
        </w:rPr>
        <w:t>,</w:t>
      </w:r>
      <w:r>
        <w:rPr>
          <w:spacing w:val="34"/>
          <w:u w:val="none"/>
        </w:rPr>
        <w:t xml:space="preserve"> </w:t>
      </w:r>
      <w:r>
        <w:rPr>
          <w:u w:val="none"/>
        </w:rPr>
        <w:t>acti</w:t>
      </w:r>
      <w:r>
        <w:rPr>
          <w:spacing w:val="1"/>
          <w:u w:val="none"/>
        </w:rPr>
        <w:t>on</w:t>
      </w:r>
      <w:r>
        <w:rPr>
          <w:u w:val="none"/>
        </w:rPr>
        <w:t>,</w:t>
      </w:r>
      <w:r>
        <w:rPr>
          <w:spacing w:val="34"/>
          <w:u w:val="none"/>
        </w:rPr>
        <w:t xml:space="preserve"> </w:t>
      </w:r>
      <w:r>
        <w:rPr>
          <w:u w:val="none"/>
        </w:rPr>
        <w:t>s</w:t>
      </w:r>
      <w:r>
        <w:rPr>
          <w:spacing w:val="1"/>
          <w:u w:val="none"/>
        </w:rPr>
        <w:t>u</w:t>
      </w:r>
      <w:r>
        <w:rPr>
          <w:u w:val="none"/>
        </w:rPr>
        <w:t>it</w:t>
      </w:r>
      <w:r>
        <w:rPr>
          <w:spacing w:val="35"/>
          <w:u w:val="none"/>
        </w:rPr>
        <w:t xml:space="preserve"> </w:t>
      </w:r>
      <w:r>
        <w:rPr>
          <w:spacing w:val="1"/>
          <w:u w:val="none"/>
        </w:rPr>
        <w:t>o</w:t>
      </w:r>
      <w:r>
        <w:rPr>
          <w:u w:val="none"/>
        </w:rPr>
        <w:t>r</w:t>
      </w:r>
      <w:r>
        <w:rPr>
          <w:spacing w:val="34"/>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35"/>
          <w:u w:val="none"/>
        </w:rPr>
        <w:t xml:space="preserve"> </w:t>
      </w:r>
      <w:r>
        <w:rPr>
          <w:u w:val="none"/>
        </w:rPr>
        <w:t>s</w:t>
      </w:r>
      <w:r>
        <w:rPr>
          <w:spacing w:val="1"/>
          <w:u w:val="none"/>
        </w:rPr>
        <w:t>ub</w:t>
      </w:r>
      <w:r>
        <w:rPr>
          <w:u w:val="none"/>
        </w:rPr>
        <w:t>ject</w:t>
      </w:r>
      <w:r>
        <w:rPr>
          <w:spacing w:val="35"/>
          <w:u w:val="none"/>
        </w:rPr>
        <w:t xml:space="preserve"> </w:t>
      </w:r>
      <w:r>
        <w:rPr>
          <w:u w:val="none"/>
        </w:rPr>
        <w:t>to</w:t>
      </w:r>
      <w:r>
        <w:rPr>
          <w:spacing w:val="35"/>
          <w:u w:val="none"/>
        </w:rPr>
        <w:t xml:space="preserve"> </w:t>
      </w:r>
      <w:r>
        <w:rPr>
          <w:spacing w:val="1"/>
          <w:u w:val="none"/>
        </w:rPr>
        <w:t>S</w:t>
      </w:r>
      <w:r>
        <w:rPr>
          <w:u w:val="none"/>
        </w:rPr>
        <w:t>ecti</w:t>
      </w:r>
      <w:r>
        <w:rPr>
          <w:spacing w:val="1"/>
          <w:u w:val="none"/>
        </w:rPr>
        <w:t>o</w:t>
      </w:r>
      <w:r>
        <w:rPr>
          <w:u w:val="none"/>
        </w:rPr>
        <w:t>n</w:t>
      </w:r>
      <w:r>
        <w:rPr>
          <w:spacing w:val="35"/>
          <w:u w:val="none"/>
        </w:rPr>
        <w:t xml:space="preserve"> </w:t>
      </w:r>
      <w:r>
        <w:rPr>
          <w:spacing w:val="1"/>
          <w:u w:val="none"/>
        </w:rPr>
        <w:t>10</w:t>
      </w:r>
      <w:r>
        <w:rPr>
          <w:u w:val="none"/>
        </w:rPr>
        <w:t>.1</w:t>
      </w:r>
      <w:r>
        <w:rPr>
          <w:spacing w:val="36"/>
          <w:u w:val="none"/>
        </w:rPr>
        <w:t xml:space="preserve"> </w:t>
      </w:r>
      <w:r>
        <w:rPr>
          <w:u w:val="none"/>
        </w:rPr>
        <w:t>s</w:t>
      </w:r>
      <w:r>
        <w:rPr>
          <w:spacing w:val="1"/>
          <w:u w:val="none"/>
        </w:rPr>
        <w:t>h</w:t>
      </w:r>
      <w:r>
        <w:rPr>
          <w:u w:val="none"/>
        </w:rPr>
        <w:t>all,</w:t>
      </w:r>
      <w:r>
        <w:rPr>
          <w:spacing w:val="34"/>
          <w:u w:val="none"/>
        </w:rPr>
        <w:t xml:space="preserve"> </w:t>
      </w:r>
      <w:r>
        <w:rPr>
          <w:u w:val="none"/>
        </w:rPr>
        <w:t>fr</w:t>
      </w:r>
      <w:r>
        <w:rPr>
          <w:spacing w:val="1"/>
          <w:u w:val="none"/>
        </w:rPr>
        <w:t>o</w:t>
      </w:r>
      <w:r>
        <w:rPr>
          <w:u w:val="none"/>
        </w:rPr>
        <w:t>m</w:t>
      </w:r>
      <w:r>
        <w:rPr>
          <w:spacing w:val="37"/>
          <w:u w:val="none"/>
        </w:rPr>
        <w:t xml:space="preserve"> </w:t>
      </w:r>
      <w:r>
        <w:rPr>
          <w:u w:val="none"/>
        </w:rPr>
        <w:t>ti</w:t>
      </w:r>
      <w:r>
        <w:rPr>
          <w:spacing w:val="2"/>
          <w:u w:val="none"/>
        </w:rPr>
        <w:t>m</w:t>
      </w:r>
      <w:r>
        <w:rPr>
          <w:u w:val="none"/>
        </w:rPr>
        <w:t>e</w:t>
      </w:r>
      <w:r>
        <w:rPr>
          <w:spacing w:val="35"/>
          <w:u w:val="none"/>
        </w:rPr>
        <w:t xml:space="preserve"> </w:t>
      </w:r>
      <w:r>
        <w:rPr>
          <w:u w:val="none"/>
        </w:rPr>
        <w:t>to</w:t>
      </w:r>
      <w:r>
        <w:rPr>
          <w:spacing w:val="35"/>
          <w:u w:val="none"/>
        </w:rPr>
        <w:t xml:space="preserve"> </w:t>
      </w:r>
      <w:r>
        <w:rPr>
          <w:u w:val="none"/>
        </w:rPr>
        <w:t>ti</w:t>
      </w:r>
      <w:r>
        <w:rPr>
          <w:spacing w:val="2"/>
          <w:u w:val="none"/>
        </w:rPr>
        <w:t>m</w:t>
      </w:r>
      <w:r>
        <w:rPr>
          <w:u w:val="none"/>
        </w:rPr>
        <w:t>e,</w:t>
      </w:r>
      <w:r>
        <w:rPr>
          <w:spacing w:val="34"/>
          <w:u w:val="none"/>
        </w:rPr>
        <w:t xml:space="preserve"> </w:t>
      </w:r>
      <w:r>
        <w:rPr>
          <w:spacing w:val="1"/>
          <w:u w:val="none"/>
        </w:rPr>
        <w:t>b</w:t>
      </w:r>
      <w:r>
        <w:rPr>
          <w:u w:val="none"/>
        </w:rPr>
        <w:t>e</w:t>
      </w:r>
      <w:r>
        <w:rPr>
          <w:spacing w:val="36"/>
          <w:u w:val="none"/>
        </w:rPr>
        <w:t xml:space="preserve"> </w:t>
      </w:r>
      <w:r>
        <w:rPr>
          <w:u w:val="none"/>
        </w:rPr>
        <w:t>a</w:t>
      </w:r>
      <w:r>
        <w:rPr>
          <w:spacing w:val="1"/>
          <w:u w:val="none"/>
        </w:rPr>
        <w:t>dv</w:t>
      </w:r>
      <w:r>
        <w:rPr>
          <w:u w:val="none"/>
        </w:rPr>
        <w:t>a</w:t>
      </w:r>
      <w:r>
        <w:rPr>
          <w:spacing w:val="1"/>
          <w:u w:val="none"/>
        </w:rPr>
        <w:t>n</w:t>
      </w:r>
      <w:r>
        <w:rPr>
          <w:u w:val="none"/>
        </w:rPr>
        <w:t>ced</w:t>
      </w:r>
      <w:r>
        <w:rPr>
          <w:spacing w:val="35"/>
          <w:u w:val="none"/>
        </w:rPr>
        <w:t xml:space="preserve"> </w:t>
      </w:r>
      <w:r>
        <w:rPr>
          <w:spacing w:val="1"/>
          <w:u w:val="none"/>
        </w:rPr>
        <w:t>b</w:t>
      </w:r>
      <w:r>
        <w:rPr>
          <w:u w:val="none"/>
        </w:rPr>
        <w:t>y</w:t>
      </w:r>
      <w:r>
        <w:rPr>
          <w:spacing w:val="35"/>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8"/>
          <w:u w:val="none"/>
        </w:rPr>
        <w:t xml:space="preserve"> </w:t>
      </w:r>
      <w:r>
        <w:rPr>
          <w:spacing w:val="1"/>
          <w:u w:val="none"/>
        </w:rPr>
        <w:t>p</w:t>
      </w:r>
      <w:r>
        <w:rPr>
          <w:u w:val="none"/>
        </w:rPr>
        <w:t>ri</w:t>
      </w:r>
      <w:r>
        <w:rPr>
          <w:spacing w:val="1"/>
          <w:u w:val="none"/>
        </w:rPr>
        <w:t>o</w:t>
      </w:r>
      <w:r>
        <w:rPr>
          <w:u w:val="none"/>
        </w:rPr>
        <w:t>r</w:t>
      </w:r>
      <w:r>
        <w:rPr>
          <w:spacing w:val="28"/>
          <w:u w:val="none"/>
        </w:rPr>
        <w:t xml:space="preserve"> </w:t>
      </w:r>
      <w:r>
        <w:rPr>
          <w:u w:val="none"/>
        </w:rPr>
        <w:t>to</w:t>
      </w:r>
      <w:r>
        <w:rPr>
          <w:spacing w:val="28"/>
          <w:u w:val="none"/>
        </w:rPr>
        <w:t xml:space="preserve"> </w:t>
      </w:r>
      <w:r>
        <w:rPr>
          <w:u w:val="none"/>
        </w:rPr>
        <w:t>t</w:t>
      </w:r>
      <w:r>
        <w:rPr>
          <w:spacing w:val="1"/>
          <w:u w:val="none"/>
        </w:rPr>
        <w:t>h</w:t>
      </w:r>
      <w:r>
        <w:rPr>
          <w:u w:val="none"/>
        </w:rPr>
        <w:t>e</w:t>
      </w:r>
      <w:r>
        <w:rPr>
          <w:spacing w:val="28"/>
          <w:u w:val="none"/>
        </w:rPr>
        <w:t xml:space="preserve"> </w:t>
      </w:r>
      <w:r>
        <w:rPr>
          <w:u w:val="none"/>
        </w:rPr>
        <w:t>fi</w:t>
      </w:r>
      <w:r>
        <w:rPr>
          <w:spacing w:val="1"/>
          <w:u w:val="none"/>
        </w:rPr>
        <w:t>n</w:t>
      </w:r>
      <w:r>
        <w:rPr>
          <w:u w:val="none"/>
        </w:rPr>
        <w:t>al</w:t>
      </w:r>
      <w:r>
        <w:rPr>
          <w:spacing w:val="26"/>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29"/>
          <w:u w:val="none"/>
        </w:rPr>
        <w:t xml:space="preserve"> </w:t>
      </w:r>
      <w:r>
        <w:rPr>
          <w:spacing w:val="1"/>
          <w:u w:val="none"/>
        </w:rPr>
        <w:t>o</w:t>
      </w:r>
      <w:r>
        <w:rPr>
          <w:u w:val="none"/>
        </w:rPr>
        <w:t>f</w:t>
      </w:r>
      <w:r>
        <w:rPr>
          <w:spacing w:val="28"/>
          <w:u w:val="none"/>
        </w:rPr>
        <w:t xml:space="preserve"> </w:t>
      </w:r>
      <w:r>
        <w:rPr>
          <w:u w:val="none"/>
        </w:rPr>
        <w:t>s</w:t>
      </w:r>
      <w:r>
        <w:rPr>
          <w:spacing w:val="1"/>
          <w:u w:val="none"/>
        </w:rPr>
        <w:t>u</w:t>
      </w:r>
      <w:r>
        <w:rPr>
          <w:u w:val="none"/>
        </w:rPr>
        <w:t>ch</w:t>
      </w:r>
      <w:r>
        <w:rPr>
          <w:spacing w:val="28"/>
          <w:u w:val="none"/>
        </w:rPr>
        <w:t xml:space="preserve"> </w:t>
      </w:r>
      <w:r>
        <w:rPr>
          <w:u w:val="none"/>
        </w:rPr>
        <w:t>clai</w:t>
      </w:r>
      <w:r>
        <w:rPr>
          <w:spacing w:val="2"/>
          <w:u w:val="none"/>
        </w:rPr>
        <w:t>m</w:t>
      </w:r>
      <w:r>
        <w:rPr>
          <w:u w:val="none"/>
        </w:rPr>
        <w:t>,</w:t>
      </w:r>
      <w:r>
        <w:rPr>
          <w:spacing w:val="27"/>
          <w:u w:val="none"/>
        </w:rPr>
        <w:t xml:space="preserve"> </w:t>
      </w:r>
      <w:r>
        <w:rPr>
          <w:spacing w:val="1"/>
          <w:u w:val="none"/>
        </w:rPr>
        <w:t>d</w:t>
      </w:r>
      <w:r>
        <w:rPr>
          <w:u w:val="none"/>
        </w:rPr>
        <w:t>e</w:t>
      </w:r>
      <w:r>
        <w:rPr>
          <w:spacing w:val="2"/>
          <w:u w:val="none"/>
        </w:rPr>
        <w:t>m</w:t>
      </w:r>
      <w:r>
        <w:rPr>
          <w:u w:val="none"/>
        </w:rPr>
        <w:t>a</w:t>
      </w:r>
      <w:r>
        <w:rPr>
          <w:spacing w:val="1"/>
          <w:u w:val="none"/>
        </w:rPr>
        <w:t>nd</w:t>
      </w:r>
      <w:r>
        <w:rPr>
          <w:u w:val="none"/>
        </w:rPr>
        <w:t>,</w:t>
      </w:r>
      <w:r>
        <w:rPr>
          <w:spacing w:val="27"/>
          <w:u w:val="none"/>
        </w:rPr>
        <w:t xml:space="preserve"> </w:t>
      </w:r>
      <w:r>
        <w:rPr>
          <w:u w:val="none"/>
        </w:rPr>
        <w:t>acti</w:t>
      </w:r>
      <w:r>
        <w:rPr>
          <w:spacing w:val="1"/>
          <w:u w:val="none"/>
        </w:rPr>
        <w:t>on</w:t>
      </w:r>
      <w:r>
        <w:rPr>
          <w:u w:val="none"/>
        </w:rPr>
        <w:t>,</w:t>
      </w:r>
      <w:r>
        <w:rPr>
          <w:spacing w:val="26"/>
          <w:u w:val="none"/>
        </w:rPr>
        <w:t xml:space="preserve"> </w:t>
      </w:r>
      <w:r>
        <w:rPr>
          <w:u w:val="none"/>
        </w:rPr>
        <w:t>s</w:t>
      </w:r>
      <w:r>
        <w:rPr>
          <w:spacing w:val="1"/>
          <w:u w:val="none"/>
        </w:rPr>
        <w:t>u</w:t>
      </w:r>
      <w:r>
        <w:rPr>
          <w:u w:val="none"/>
        </w:rPr>
        <w:t>it</w:t>
      </w:r>
      <w:r>
        <w:rPr>
          <w:spacing w:val="27"/>
          <w:u w:val="none"/>
        </w:rPr>
        <w:t xml:space="preserve"> </w:t>
      </w:r>
      <w:r>
        <w:rPr>
          <w:spacing w:val="1"/>
          <w:u w:val="none"/>
        </w:rPr>
        <w:t>o</w:t>
      </w:r>
      <w:r>
        <w:rPr>
          <w:u w:val="none"/>
        </w:rPr>
        <w:t>r</w:t>
      </w:r>
      <w:r>
        <w:rPr>
          <w:spacing w:val="2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28"/>
          <w:u w:val="none"/>
        </w:rPr>
        <w:t xml:space="preserve"> </w:t>
      </w:r>
      <w:r>
        <w:rPr>
          <w:spacing w:val="1"/>
          <w:u w:val="none"/>
        </w:rPr>
        <w:t>upo</w:t>
      </w:r>
      <w:r>
        <w:rPr>
          <w:u w:val="none"/>
        </w:rPr>
        <w:t>n</w:t>
      </w:r>
      <w:r>
        <w:rPr>
          <w:spacing w:val="28"/>
          <w:u w:val="none"/>
        </w:rPr>
        <w:t xml:space="preserve"> </w:t>
      </w:r>
      <w:r>
        <w:rPr>
          <w:u w:val="none"/>
        </w:rPr>
        <w:t>recei</w:t>
      </w:r>
      <w:r>
        <w:rPr>
          <w:spacing w:val="1"/>
          <w:u w:val="none"/>
        </w:rPr>
        <w:t>p</w:t>
      </w:r>
      <w:r>
        <w:rPr>
          <w:u w:val="none"/>
        </w:rPr>
        <w:t>t</w:t>
      </w:r>
      <w:r>
        <w:rPr>
          <w:spacing w:val="27"/>
          <w:u w:val="none"/>
        </w:rPr>
        <w:t xml:space="preserve"> </w:t>
      </w:r>
      <w:r>
        <w:rPr>
          <w:spacing w:val="1"/>
          <w:u w:val="none"/>
        </w:rPr>
        <w:t>b</w:t>
      </w:r>
      <w:r>
        <w:rPr>
          <w:u w:val="none"/>
        </w:rPr>
        <w:t>y</w:t>
      </w:r>
      <w:r>
        <w:rPr>
          <w:w w:val="102"/>
          <w:u w:val="none"/>
        </w:rPr>
        <w:t xml:space="preserve"> </w:t>
      </w:r>
      <w:r>
        <w:rPr>
          <w:u w:val="none"/>
        </w:rPr>
        <w:t>t</w:t>
      </w:r>
      <w:r>
        <w:rPr>
          <w:spacing w:val="1"/>
          <w:u w:val="none"/>
        </w:rPr>
        <w:t>h</w:t>
      </w:r>
      <w:r>
        <w:rPr>
          <w:u w:val="none"/>
        </w:rPr>
        <w:t>e</w:t>
      </w:r>
      <w:r>
        <w:rPr>
          <w:spacing w:val="19"/>
          <w:u w:val="none"/>
        </w:rPr>
        <w:t xml:space="preserve"> </w:t>
      </w:r>
      <w:r>
        <w:rPr>
          <w:spacing w:val="1"/>
          <w:u w:val="none"/>
        </w:rPr>
        <w:t>C</w:t>
      </w:r>
      <w:r>
        <w:rPr>
          <w:u w:val="none"/>
        </w:rPr>
        <w:t>o</w:t>
      </w:r>
      <w:r>
        <w:rPr>
          <w:spacing w:val="2"/>
          <w:u w:val="none"/>
        </w:rPr>
        <w:t>m</w:t>
      </w:r>
      <w:r>
        <w:rPr>
          <w:u w:val="none"/>
        </w:rPr>
        <w:t>pany</w:t>
      </w:r>
      <w:r>
        <w:rPr>
          <w:spacing w:val="20"/>
          <w:u w:val="none"/>
        </w:rPr>
        <w:t xml:space="preserve"> </w:t>
      </w:r>
      <w:r>
        <w:rPr>
          <w:u w:val="none"/>
        </w:rPr>
        <w:t>of</w:t>
      </w:r>
      <w:r>
        <w:rPr>
          <w:spacing w:val="18"/>
          <w:u w:val="none"/>
        </w:rPr>
        <w:t xml:space="preserve"> </w:t>
      </w:r>
      <w:r>
        <w:rPr>
          <w:u w:val="none"/>
        </w:rPr>
        <w:t>an</w:t>
      </w:r>
      <w:r>
        <w:rPr>
          <w:spacing w:val="20"/>
          <w:u w:val="none"/>
        </w:rPr>
        <w:t xml:space="preserve"> </w:t>
      </w:r>
      <w:r>
        <w:rPr>
          <w:u w:val="none"/>
        </w:rPr>
        <w:t>undertaki</w:t>
      </w:r>
      <w:r>
        <w:rPr>
          <w:spacing w:val="1"/>
          <w:u w:val="none"/>
        </w:rPr>
        <w:t>n</w:t>
      </w:r>
      <w:r>
        <w:rPr>
          <w:u w:val="none"/>
        </w:rPr>
        <w:t>g</w:t>
      </w:r>
      <w:r>
        <w:rPr>
          <w:spacing w:val="20"/>
          <w:u w:val="none"/>
        </w:rPr>
        <w:t xml:space="preserve"> </w:t>
      </w:r>
      <w:r>
        <w:rPr>
          <w:u w:val="none"/>
        </w:rPr>
        <w:t>by</w:t>
      </w:r>
      <w:r>
        <w:rPr>
          <w:spacing w:val="20"/>
          <w:u w:val="none"/>
        </w:rPr>
        <w:t xml:space="preserve"> </w:t>
      </w:r>
      <w:r>
        <w:rPr>
          <w:spacing w:val="1"/>
          <w:u w:val="none"/>
        </w:rPr>
        <w:t>o</w:t>
      </w:r>
      <w:r>
        <w:rPr>
          <w:u w:val="none"/>
        </w:rPr>
        <w:t>r</w:t>
      </w:r>
      <w:r>
        <w:rPr>
          <w:spacing w:val="19"/>
          <w:u w:val="none"/>
        </w:rPr>
        <w:t xml:space="preserve"> </w:t>
      </w:r>
      <w:r>
        <w:rPr>
          <w:spacing w:val="1"/>
          <w:u w:val="none"/>
        </w:rPr>
        <w:t>o</w:t>
      </w:r>
      <w:r>
        <w:rPr>
          <w:u w:val="none"/>
        </w:rPr>
        <w:t>n</w:t>
      </w:r>
      <w:r>
        <w:rPr>
          <w:spacing w:val="20"/>
          <w:u w:val="none"/>
        </w:rPr>
        <w:t xml:space="preserve"> </w:t>
      </w:r>
      <w:r>
        <w:rPr>
          <w:spacing w:val="1"/>
          <w:u w:val="none"/>
        </w:rPr>
        <w:t>b</w:t>
      </w:r>
      <w:r>
        <w:rPr>
          <w:u w:val="none"/>
        </w:rPr>
        <w:t>e</w:t>
      </w:r>
      <w:r>
        <w:rPr>
          <w:spacing w:val="1"/>
          <w:u w:val="none"/>
        </w:rPr>
        <w:t>h</w:t>
      </w:r>
      <w:r>
        <w:rPr>
          <w:u w:val="none"/>
        </w:rPr>
        <w:t>alf</w:t>
      </w:r>
      <w:r>
        <w:rPr>
          <w:spacing w:val="18"/>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u w:val="none"/>
        </w:rPr>
        <w:t>to</w:t>
      </w:r>
      <w:r>
        <w:rPr>
          <w:spacing w:val="20"/>
          <w:u w:val="none"/>
        </w:rPr>
        <w:t xml:space="preserve"> </w:t>
      </w:r>
      <w:r>
        <w:rPr>
          <w:u w:val="none"/>
        </w:rPr>
        <w:t>repay</w:t>
      </w:r>
      <w:r>
        <w:rPr>
          <w:spacing w:val="20"/>
          <w:u w:val="none"/>
        </w:rPr>
        <w:t xml:space="preserve"> </w:t>
      </w:r>
      <w:r>
        <w:rPr>
          <w:u w:val="none"/>
        </w:rPr>
        <w:t>such</w:t>
      </w:r>
      <w:r>
        <w:rPr>
          <w:spacing w:val="19"/>
          <w:u w:val="none"/>
        </w:rPr>
        <w:t xml:space="preserve"> </w:t>
      </w:r>
      <w:r>
        <w:rPr>
          <w:u w:val="none"/>
        </w:rPr>
        <w:t>a</w:t>
      </w:r>
      <w:r>
        <w:rPr>
          <w:spacing w:val="2"/>
          <w:u w:val="none"/>
        </w:rPr>
        <w:t>m</w:t>
      </w:r>
      <w:r>
        <w:rPr>
          <w:u w:val="none"/>
        </w:rPr>
        <w:t>ount</w:t>
      </w:r>
      <w:r>
        <w:rPr>
          <w:spacing w:val="19"/>
          <w:u w:val="none"/>
        </w:rPr>
        <w:t xml:space="preserve"> </w:t>
      </w:r>
      <w:r>
        <w:rPr>
          <w:u w:val="none"/>
        </w:rPr>
        <w:t>if</w:t>
      </w:r>
      <w:r>
        <w:rPr>
          <w:spacing w:val="18"/>
          <w:u w:val="none"/>
        </w:rPr>
        <w:t xml:space="preserve"> </w:t>
      </w:r>
      <w:r>
        <w:rPr>
          <w:u w:val="none"/>
        </w:rPr>
        <w:t>it</w:t>
      </w:r>
      <w:r>
        <w:rPr>
          <w:spacing w:val="19"/>
          <w:u w:val="none"/>
        </w:rPr>
        <w:t xml:space="preserve"> </w:t>
      </w:r>
      <w:r>
        <w:rPr>
          <w:u w:val="none"/>
        </w:rPr>
        <w:t>shall</w:t>
      </w:r>
      <w:r>
        <w:rPr>
          <w:spacing w:val="1"/>
          <w:w w:val="102"/>
          <w:u w:val="none"/>
        </w:rPr>
        <w:t xml:space="preserve"> </w:t>
      </w:r>
      <w:r>
        <w:rPr>
          <w:spacing w:val="1"/>
          <w:u w:val="none"/>
        </w:rPr>
        <w:t>b</w:t>
      </w:r>
      <w:r>
        <w:rPr>
          <w:u w:val="none"/>
        </w:rPr>
        <w:t>e</w:t>
      </w:r>
      <w:r>
        <w:rPr>
          <w:spacing w:val="17"/>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18"/>
          <w:u w:val="none"/>
        </w:rPr>
        <w:t xml:space="preserve"> </w:t>
      </w:r>
      <w:r>
        <w:rPr>
          <w:u w:val="none"/>
        </w:rPr>
        <w:t>t</w:t>
      </w:r>
      <w:r>
        <w:rPr>
          <w:spacing w:val="1"/>
          <w:u w:val="none"/>
        </w:rPr>
        <w:t>h</w:t>
      </w:r>
      <w:r>
        <w:rPr>
          <w:u w:val="none"/>
        </w:rPr>
        <w:t>at</w:t>
      </w:r>
      <w:r>
        <w:rPr>
          <w:spacing w:val="17"/>
          <w:u w:val="none"/>
        </w:rPr>
        <w:t xml:space="preserve"> </w:t>
      </w:r>
      <w:r>
        <w:rPr>
          <w:u w:val="none"/>
        </w:rPr>
        <w:t>s</w:t>
      </w:r>
      <w:r>
        <w:rPr>
          <w:spacing w:val="1"/>
          <w:u w:val="none"/>
        </w:rPr>
        <w:t>u</w:t>
      </w:r>
      <w:r>
        <w:rPr>
          <w:u w:val="none"/>
        </w:rPr>
        <w:t>ch</w:t>
      </w:r>
      <w:r>
        <w:rPr>
          <w:spacing w:val="17"/>
          <w:u w:val="none"/>
        </w:rPr>
        <w:t xml:space="preserve"> </w:t>
      </w:r>
      <w:r>
        <w:rPr>
          <w:spacing w:val="1"/>
          <w:u w:val="none"/>
        </w:rPr>
        <w:t>P</w:t>
      </w:r>
      <w:r>
        <w:rPr>
          <w:u w:val="none"/>
        </w:rPr>
        <w:t>ers</w:t>
      </w:r>
      <w:r>
        <w:rPr>
          <w:spacing w:val="1"/>
          <w:u w:val="none"/>
        </w:rPr>
        <w:t>o</w:t>
      </w:r>
      <w:r>
        <w:rPr>
          <w:u w:val="none"/>
        </w:rPr>
        <w:t>n</w:t>
      </w:r>
      <w:r>
        <w:rPr>
          <w:spacing w:val="18"/>
          <w:u w:val="none"/>
        </w:rPr>
        <w:t xml:space="preserve"> </w:t>
      </w:r>
      <w:r>
        <w:rPr>
          <w:u w:val="none"/>
        </w:rPr>
        <w:t>is</w:t>
      </w:r>
      <w:r>
        <w:rPr>
          <w:spacing w:val="17"/>
          <w:u w:val="none"/>
        </w:rPr>
        <w:t xml:space="preserve"> </w:t>
      </w:r>
      <w:r>
        <w:rPr>
          <w:spacing w:val="1"/>
          <w:u w:val="none"/>
        </w:rPr>
        <w:t>no</w:t>
      </w:r>
      <w:r>
        <w:rPr>
          <w:u w:val="none"/>
        </w:rPr>
        <w:t>t</w:t>
      </w:r>
      <w:r>
        <w:rPr>
          <w:spacing w:val="16"/>
          <w:u w:val="none"/>
        </w:rPr>
        <w:t xml:space="preserve"> </w:t>
      </w:r>
      <w:r>
        <w:rPr>
          <w:u w:val="none"/>
        </w:rPr>
        <w:t>e</w:t>
      </w:r>
      <w:r>
        <w:rPr>
          <w:spacing w:val="1"/>
          <w:u w:val="none"/>
        </w:rPr>
        <w:t>n</w:t>
      </w:r>
      <w:r>
        <w:rPr>
          <w:u w:val="none"/>
        </w:rPr>
        <w:t>titled</w:t>
      </w:r>
      <w:r>
        <w:rPr>
          <w:spacing w:val="18"/>
          <w:u w:val="none"/>
        </w:rPr>
        <w:t xml:space="preserve"> </w:t>
      </w:r>
      <w:r>
        <w:rPr>
          <w:u w:val="none"/>
        </w:rPr>
        <w:t>to</w:t>
      </w:r>
      <w:r>
        <w:rPr>
          <w:spacing w:val="18"/>
          <w:u w:val="none"/>
        </w:rPr>
        <w:t xml:space="preserve"> </w:t>
      </w:r>
      <w:r>
        <w:rPr>
          <w:spacing w:val="1"/>
          <w:u w:val="none"/>
        </w:rPr>
        <w:t>b</w:t>
      </w:r>
      <w:r>
        <w:rPr>
          <w:u w:val="none"/>
        </w:rPr>
        <w:t>e</w:t>
      </w:r>
      <w:r>
        <w:rPr>
          <w:spacing w:val="17"/>
          <w:u w:val="none"/>
        </w:rPr>
        <w:t xml:space="preserve"> </w:t>
      </w:r>
      <w:r>
        <w:rPr>
          <w:u w:val="none"/>
        </w:rPr>
        <w:t>i</w:t>
      </w:r>
      <w:r>
        <w:rPr>
          <w:spacing w:val="1"/>
          <w:u w:val="none"/>
        </w:rPr>
        <w:t>n</w:t>
      </w:r>
      <w:r>
        <w:rPr>
          <w:u w:val="none"/>
        </w:rPr>
        <w:t>de</w:t>
      </w:r>
      <w:r>
        <w:rPr>
          <w:spacing w:val="2"/>
          <w:u w:val="none"/>
        </w:rPr>
        <w:t>m</w:t>
      </w:r>
      <w:r>
        <w:rPr>
          <w:u w:val="none"/>
        </w:rPr>
        <w:t>nified</w:t>
      </w:r>
      <w:r>
        <w:rPr>
          <w:spacing w:val="17"/>
          <w:u w:val="none"/>
        </w:rPr>
        <w:t xml:space="preserve"> </w:t>
      </w:r>
      <w:r>
        <w:rPr>
          <w:u w:val="none"/>
        </w:rPr>
        <w:t>as</w:t>
      </w:r>
      <w:r>
        <w:rPr>
          <w:spacing w:val="18"/>
          <w:u w:val="none"/>
        </w:rPr>
        <w:t xml:space="preserve"> </w:t>
      </w:r>
      <w:r>
        <w:rPr>
          <w:u w:val="none"/>
        </w:rPr>
        <w:t>aut</w:t>
      </w:r>
      <w:r>
        <w:rPr>
          <w:spacing w:val="1"/>
          <w:u w:val="none"/>
        </w:rPr>
        <w:t>h</w:t>
      </w:r>
      <w:r>
        <w:rPr>
          <w:u w:val="none"/>
        </w:rPr>
        <w:t>orized</w:t>
      </w:r>
      <w:r>
        <w:rPr>
          <w:spacing w:val="18"/>
          <w:u w:val="none"/>
        </w:rPr>
        <w:t xml:space="preserve"> </w:t>
      </w:r>
      <w:r>
        <w:rPr>
          <w:u w:val="none"/>
        </w:rPr>
        <w:t>in</w:t>
      </w:r>
      <w:r>
        <w:rPr>
          <w:spacing w:val="18"/>
          <w:u w:val="none"/>
        </w:rPr>
        <w:t xml:space="preserve"> </w:t>
      </w:r>
      <w:r>
        <w:rPr>
          <w:spacing w:val="1"/>
          <w:u w:val="none"/>
        </w:rPr>
        <w:t>S</w:t>
      </w:r>
      <w:r>
        <w:rPr>
          <w:u w:val="none"/>
        </w:rPr>
        <w:t>ecti</w:t>
      </w:r>
      <w:r>
        <w:rPr>
          <w:spacing w:val="1"/>
          <w:u w:val="none"/>
        </w:rPr>
        <w:t>o</w:t>
      </w:r>
      <w:r>
        <w:rPr>
          <w:u w:val="none"/>
        </w:rPr>
        <w:t>n</w:t>
      </w:r>
      <w:r>
        <w:rPr>
          <w:spacing w:val="18"/>
          <w:u w:val="none"/>
        </w:rPr>
        <w:t xml:space="preserve"> </w:t>
      </w:r>
      <w:r>
        <w:rPr>
          <w:u w:val="none"/>
        </w:rPr>
        <w:t>10.1.</w:t>
      </w:r>
    </w:p>
    <w:p w14:paraId="08D884FF" w14:textId="77777777" w:rsidR="000C19C9" w:rsidRDefault="000C19C9">
      <w:pPr>
        <w:spacing w:before="17" w:line="220" w:lineRule="exact"/>
      </w:pPr>
    </w:p>
    <w:p w14:paraId="7572F2A4" w14:textId="77777777" w:rsidR="000C19C9" w:rsidRDefault="00D3642A">
      <w:pPr>
        <w:pStyle w:val="BodyText"/>
        <w:numPr>
          <w:ilvl w:val="1"/>
          <w:numId w:val="8"/>
        </w:numPr>
        <w:tabs>
          <w:tab w:val="left" w:pos="1544"/>
        </w:tabs>
        <w:spacing w:line="251" w:lineRule="auto"/>
        <w:ind w:right="115" w:firstLine="720"/>
        <w:jc w:val="both"/>
        <w:rPr>
          <w:u w:val="none"/>
        </w:rPr>
      </w:pPr>
      <w:r>
        <w:rPr>
          <w:u w:color="000000"/>
        </w:rPr>
        <w:t>I</w:t>
      </w:r>
      <w:r>
        <w:rPr>
          <w:spacing w:val="1"/>
          <w:u w:color="000000"/>
        </w:rPr>
        <w:t>NDE</w:t>
      </w:r>
      <w:r>
        <w:rPr>
          <w:spacing w:val="2"/>
          <w:u w:color="000000"/>
        </w:rPr>
        <w:t>M</w:t>
      </w:r>
      <w:r>
        <w:rPr>
          <w:spacing w:val="1"/>
          <w:u w:color="000000"/>
        </w:rPr>
        <w:t>N</w:t>
      </w:r>
      <w:r>
        <w:rPr>
          <w:u w:color="000000"/>
        </w:rPr>
        <w:t>I</w:t>
      </w:r>
      <w:r>
        <w:rPr>
          <w:spacing w:val="1"/>
          <w:u w:color="000000"/>
        </w:rPr>
        <w:t>F</w:t>
      </w:r>
      <w:r>
        <w:rPr>
          <w:u w:color="000000"/>
        </w:rPr>
        <w:t>I</w:t>
      </w:r>
      <w:r>
        <w:rPr>
          <w:spacing w:val="1"/>
          <w:u w:color="000000"/>
        </w:rPr>
        <w:t>CAT</w:t>
      </w:r>
      <w:r>
        <w:rPr>
          <w:u w:color="000000"/>
        </w:rPr>
        <w:t>I</w:t>
      </w:r>
      <w:r>
        <w:rPr>
          <w:spacing w:val="1"/>
          <w:u w:color="000000"/>
        </w:rPr>
        <w:t>O</w:t>
      </w:r>
      <w:r>
        <w:rPr>
          <w:u w:color="000000"/>
        </w:rPr>
        <w:t>N</w:t>
      </w:r>
      <w:r>
        <w:rPr>
          <w:spacing w:val="20"/>
          <w:u w:color="000000"/>
        </w:rPr>
        <w:t xml:space="preserve"> </w:t>
      </w:r>
      <w:r>
        <w:rPr>
          <w:spacing w:val="1"/>
          <w:u w:color="000000"/>
        </w:rPr>
        <w:t>R</w:t>
      </w:r>
      <w:r>
        <w:rPr>
          <w:u w:color="000000"/>
        </w:rPr>
        <w:t>I</w:t>
      </w:r>
      <w:r>
        <w:rPr>
          <w:spacing w:val="1"/>
          <w:u w:color="000000"/>
        </w:rPr>
        <w:t>GHT</w:t>
      </w:r>
      <w:r>
        <w:rPr>
          <w:u w:color="000000"/>
        </w:rPr>
        <w:t>S</w:t>
      </w:r>
      <w:r>
        <w:rPr>
          <w:spacing w:val="21"/>
          <w:u w:color="000000"/>
        </w:rPr>
        <w:t xml:space="preserve"> </w:t>
      </w:r>
      <w:r>
        <w:rPr>
          <w:spacing w:val="1"/>
          <w:u w:color="000000"/>
        </w:rPr>
        <w:t>NON</w:t>
      </w:r>
      <w:r>
        <w:rPr>
          <w:u w:color="000000"/>
        </w:rPr>
        <w:t>-</w:t>
      </w:r>
      <w:r>
        <w:rPr>
          <w:spacing w:val="1"/>
          <w:u w:color="000000"/>
        </w:rPr>
        <w:t>EXCLUS</w:t>
      </w:r>
      <w:r>
        <w:rPr>
          <w:u w:color="000000"/>
        </w:rPr>
        <w:t>I</w:t>
      </w:r>
      <w:r>
        <w:rPr>
          <w:spacing w:val="1"/>
          <w:u w:color="000000"/>
        </w:rPr>
        <w:t>VE</w:t>
      </w:r>
      <w:r>
        <w:rPr>
          <w:u w:val="none"/>
        </w:rPr>
        <w:t>.</w:t>
      </w:r>
      <w:r>
        <w:rPr>
          <w:spacing w:val="17"/>
          <w:u w:val="none"/>
        </w:rPr>
        <w:t xml:space="preserve"> </w:t>
      </w:r>
      <w:r>
        <w:rPr>
          <w:spacing w:val="1"/>
          <w:u w:val="none"/>
        </w:rPr>
        <w:t>Th</w:t>
      </w:r>
      <w:r>
        <w:rPr>
          <w:u w:val="none"/>
        </w:rPr>
        <w:t>e</w:t>
      </w:r>
      <w:r>
        <w:rPr>
          <w:spacing w:val="20"/>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ificati</w:t>
      </w:r>
      <w:r>
        <w:rPr>
          <w:spacing w:val="1"/>
          <w:u w:val="none"/>
        </w:rPr>
        <w:t>o</w:t>
      </w:r>
      <w:r>
        <w:rPr>
          <w:u w:val="none"/>
        </w:rPr>
        <w:t>n</w:t>
      </w:r>
      <w:r>
        <w:rPr>
          <w:spacing w:val="20"/>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0"/>
          <w:u w:val="none"/>
        </w:rPr>
        <w:t xml:space="preserve"> </w:t>
      </w:r>
      <w:r>
        <w:rPr>
          <w:spacing w:val="1"/>
          <w:u w:val="none"/>
        </w:rPr>
        <w:t>b</w:t>
      </w:r>
      <w:r>
        <w:rPr>
          <w:u w:val="none"/>
        </w:rPr>
        <w:t>y</w:t>
      </w:r>
      <w:r>
        <w:rPr>
          <w:w w:val="102"/>
          <w:u w:val="none"/>
        </w:rPr>
        <w:t xml:space="preserve"> </w:t>
      </w:r>
      <w:r>
        <w:rPr>
          <w:spacing w:val="1"/>
          <w:u w:val="none"/>
        </w:rPr>
        <w:t>S</w:t>
      </w:r>
      <w:r>
        <w:rPr>
          <w:u w:val="none"/>
        </w:rPr>
        <w:t>ecti</w:t>
      </w:r>
      <w:r>
        <w:rPr>
          <w:spacing w:val="1"/>
          <w:u w:val="none"/>
        </w:rPr>
        <w:t>o</w:t>
      </w:r>
      <w:r>
        <w:rPr>
          <w:u w:val="none"/>
        </w:rPr>
        <w:t>n</w:t>
      </w:r>
      <w:r>
        <w:rPr>
          <w:spacing w:val="15"/>
          <w:u w:val="none"/>
        </w:rPr>
        <w:t xml:space="preserve"> </w:t>
      </w:r>
      <w:r>
        <w:rPr>
          <w:spacing w:val="1"/>
          <w:u w:val="none"/>
        </w:rPr>
        <w:t>10</w:t>
      </w:r>
      <w:r>
        <w:rPr>
          <w:u w:val="none"/>
        </w:rPr>
        <w:t>.1</w:t>
      </w:r>
      <w:r>
        <w:rPr>
          <w:spacing w:val="15"/>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5"/>
          <w:u w:val="none"/>
        </w:rPr>
        <w:t xml:space="preserve"> </w:t>
      </w:r>
      <w:r>
        <w:rPr>
          <w:u w:val="none"/>
        </w:rPr>
        <w:t>in</w:t>
      </w:r>
      <w:r>
        <w:rPr>
          <w:spacing w:val="16"/>
          <w:u w:val="none"/>
        </w:rPr>
        <w:t xml:space="preserve"> </w:t>
      </w:r>
      <w:r>
        <w:rPr>
          <w:u w:val="none"/>
        </w:rPr>
        <w:t>a</w:t>
      </w:r>
      <w:r>
        <w:rPr>
          <w:spacing w:val="1"/>
          <w:u w:val="none"/>
        </w:rPr>
        <w:t>dd</w:t>
      </w:r>
      <w:r>
        <w:rPr>
          <w:u w:val="none"/>
        </w:rPr>
        <w:t>iti</w:t>
      </w:r>
      <w:r>
        <w:rPr>
          <w:spacing w:val="1"/>
          <w:u w:val="none"/>
        </w:rPr>
        <w:t>o</w:t>
      </w:r>
      <w:r>
        <w:rPr>
          <w:u w:val="none"/>
        </w:rPr>
        <w:t>n</w:t>
      </w:r>
      <w:r>
        <w:rPr>
          <w:spacing w:val="15"/>
          <w:u w:val="none"/>
        </w:rPr>
        <w:t xml:space="preserve"> </w:t>
      </w:r>
      <w:r>
        <w:rPr>
          <w:u w:val="none"/>
        </w:rPr>
        <w:t>to</w:t>
      </w:r>
      <w:r>
        <w:rPr>
          <w:spacing w:val="15"/>
          <w:u w:val="none"/>
        </w:rPr>
        <w:t xml:space="preserve"> </w:t>
      </w:r>
      <w:r>
        <w:rPr>
          <w:u w:val="none"/>
        </w:rPr>
        <w:t>a</w:t>
      </w:r>
      <w:r>
        <w:rPr>
          <w:spacing w:val="1"/>
          <w:u w:val="none"/>
        </w:rPr>
        <w:t>n</w:t>
      </w:r>
      <w:r>
        <w:rPr>
          <w:u w:val="none"/>
        </w:rPr>
        <w:t>y</w:t>
      </w:r>
      <w:r>
        <w:rPr>
          <w:spacing w:val="16"/>
          <w:u w:val="none"/>
        </w:rPr>
        <w:t xml:space="preserve"> </w:t>
      </w:r>
      <w:r>
        <w:rPr>
          <w:spacing w:val="1"/>
          <w:u w:val="none"/>
        </w:rPr>
        <w:t>o</w:t>
      </w:r>
      <w:r>
        <w:rPr>
          <w:u w:val="none"/>
        </w:rPr>
        <w:t>t</w:t>
      </w:r>
      <w:r>
        <w:rPr>
          <w:spacing w:val="1"/>
          <w:u w:val="none"/>
        </w:rPr>
        <w:t>h</w:t>
      </w:r>
      <w:r>
        <w:rPr>
          <w:u w:val="none"/>
        </w:rPr>
        <w:t>er</w:t>
      </w:r>
      <w:r>
        <w:rPr>
          <w:spacing w:val="15"/>
          <w:u w:val="none"/>
        </w:rPr>
        <w:t xml:space="preserve"> </w:t>
      </w:r>
      <w:r>
        <w:rPr>
          <w:u w:val="none"/>
        </w:rPr>
        <w:t>ri</w:t>
      </w:r>
      <w:r>
        <w:rPr>
          <w:spacing w:val="1"/>
          <w:u w:val="none"/>
        </w:rPr>
        <w:t>gh</w:t>
      </w:r>
      <w:r>
        <w:rPr>
          <w:u w:val="none"/>
        </w:rPr>
        <w:t>ts</w:t>
      </w:r>
      <w:r>
        <w:rPr>
          <w:spacing w:val="16"/>
          <w:u w:val="none"/>
        </w:rPr>
        <w:t xml:space="preserve"> </w:t>
      </w:r>
      <w:r>
        <w:rPr>
          <w:u w:val="none"/>
        </w:rPr>
        <w:t>to</w:t>
      </w:r>
      <w:r>
        <w:rPr>
          <w:spacing w:val="15"/>
          <w:u w:val="none"/>
        </w:rPr>
        <w:t xml:space="preserve"> </w:t>
      </w:r>
      <w:r>
        <w:rPr>
          <w:spacing w:val="1"/>
          <w:u w:val="none"/>
        </w:rPr>
        <w:t>wh</w:t>
      </w:r>
      <w:r>
        <w:rPr>
          <w:u w:val="none"/>
        </w:rPr>
        <w:t>ich</w:t>
      </w:r>
      <w:r>
        <w:rPr>
          <w:spacing w:val="16"/>
          <w:u w:val="none"/>
        </w:rPr>
        <w:t xml:space="preserve"> </w:t>
      </w:r>
      <w:r>
        <w:rPr>
          <w:u w:val="none"/>
        </w:rPr>
        <w:t>t</w:t>
      </w:r>
      <w:r>
        <w:rPr>
          <w:spacing w:val="1"/>
          <w:u w:val="none"/>
        </w:rPr>
        <w:t>h</w:t>
      </w:r>
      <w:r>
        <w:rPr>
          <w:u w:val="none"/>
        </w:rPr>
        <w:t>e</w:t>
      </w:r>
      <w:r>
        <w:rPr>
          <w:spacing w:val="1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5"/>
          <w:u w:val="none"/>
        </w:rPr>
        <w:t xml:space="preserve"> </w:t>
      </w:r>
      <w:r>
        <w:rPr>
          <w:spacing w:val="2"/>
          <w:u w:val="none"/>
        </w:rPr>
        <w:t>m</w:t>
      </w:r>
      <w:r>
        <w:rPr>
          <w:u w:val="none"/>
        </w:rPr>
        <w:t>ay</w:t>
      </w:r>
      <w:r>
        <w:rPr>
          <w:spacing w:val="16"/>
          <w:u w:val="none"/>
        </w:rPr>
        <w:t xml:space="preserve"> </w:t>
      </w:r>
      <w:r>
        <w:rPr>
          <w:spacing w:val="1"/>
          <w:u w:val="none"/>
        </w:rPr>
        <w:t>b</w:t>
      </w:r>
      <w:r>
        <w:rPr>
          <w:u w:val="none"/>
        </w:rPr>
        <w:t>e</w:t>
      </w:r>
      <w:r>
        <w:rPr>
          <w:spacing w:val="15"/>
          <w:u w:val="none"/>
        </w:rPr>
        <w:t xml:space="preserve"> </w:t>
      </w:r>
      <w:r>
        <w:rPr>
          <w:u w:val="none"/>
        </w:rPr>
        <w:t>e</w:t>
      </w:r>
      <w:r>
        <w:rPr>
          <w:spacing w:val="1"/>
          <w:u w:val="none"/>
        </w:rPr>
        <w:t>n</w:t>
      </w:r>
      <w:r>
        <w:rPr>
          <w:u w:val="none"/>
        </w:rPr>
        <w:t>titled</w:t>
      </w:r>
      <w:r>
        <w:rPr>
          <w:spacing w:val="16"/>
          <w:u w:val="none"/>
        </w:rPr>
        <w:t xml:space="preserve"> </w:t>
      </w:r>
      <w:r>
        <w:rPr>
          <w:spacing w:val="1"/>
          <w:u w:val="none"/>
        </w:rPr>
        <w:t>und</w:t>
      </w:r>
      <w:r>
        <w:rPr>
          <w:u w:val="none"/>
        </w:rPr>
        <w:t>er</w:t>
      </w:r>
      <w:r>
        <w:rPr>
          <w:w w:val="102"/>
          <w:u w:val="none"/>
        </w:rPr>
        <w:t xml:space="preserve"> </w:t>
      </w:r>
      <w:r>
        <w:rPr>
          <w:u w:val="none"/>
        </w:rPr>
        <w:t>a</w:t>
      </w:r>
      <w:r>
        <w:rPr>
          <w:spacing w:val="1"/>
          <w:u w:val="none"/>
        </w:rPr>
        <w:t>n</w:t>
      </w:r>
      <w:r>
        <w:rPr>
          <w:u w:val="none"/>
        </w:rPr>
        <w:t>y</w:t>
      </w:r>
      <w:r>
        <w:rPr>
          <w:spacing w:val="29"/>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29"/>
          <w:u w:val="none"/>
        </w:rPr>
        <w:t xml:space="preserve"> </w:t>
      </w:r>
      <w:r>
        <w:rPr>
          <w:u w:val="none"/>
        </w:rPr>
        <w:t>vote</w:t>
      </w:r>
      <w:r>
        <w:rPr>
          <w:spacing w:val="29"/>
          <w:u w:val="none"/>
        </w:rPr>
        <w:t xml:space="preserve"> </w:t>
      </w:r>
      <w:r>
        <w:rPr>
          <w:u w:val="none"/>
        </w:rPr>
        <w:t>of</w:t>
      </w:r>
      <w:r>
        <w:rPr>
          <w:spacing w:val="30"/>
          <w:u w:val="none"/>
        </w:rPr>
        <w:t xml:space="preserve"> </w:t>
      </w:r>
      <w:r>
        <w:rPr>
          <w:u w:val="none"/>
        </w:rPr>
        <w:t>the</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9"/>
          <w:u w:val="none"/>
        </w:rPr>
        <w:t xml:space="preserve"> </w:t>
      </w:r>
      <w:r>
        <w:rPr>
          <w:u w:val="none"/>
        </w:rPr>
        <w:t>as</w:t>
      </w:r>
      <w:r>
        <w:rPr>
          <w:spacing w:val="30"/>
          <w:u w:val="none"/>
        </w:rPr>
        <w:t xml:space="preserve"> </w:t>
      </w:r>
      <w:r>
        <w:rPr>
          <w:u w:val="none"/>
        </w:rPr>
        <w:t>a</w:t>
      </w:r>
      <w:r>
        <w:rPr>
          <w:spacing w:val="30"/>
          <w:u w:val="none"/>
        </w:rPr>
        <w:t xml:space="preserve"> </w:t>
      </w:r>
      <w:r>
        <w:rPr>
          <w:spacing w:val="2"/>
          <w:u w:val="none"/>
        </w:rPr>
        <w:t>m</w:t>
      </w:r>
      <w:r>
        <w:rPr>
          <w:u w:val="none"/>
        </w:rPr>
        <w:t>atter</w:t>
      </w:r>
      <w:r>
        <w:rPr>
          <w:spacing w:val="29"/>
          <w:u w:val="none"/>
        </w:rPr>
        <w:t xml:space="preserve"> </w:t>
      </w:r>
      <w:r>
        <w:rPr>
          <w:spacing w:val="1"/>
          <w:u w:val="none"/>
        </w:rPr>
        <w:t>o</w:t>
      </w:r>
      <w:r>
        <w:rPr>
          <w:u w:val="none"/>
        </w:rPr>
        <w:t>f</w:t>
      </w:r>
      <w:r>
        <w:rPr>
          <w:spacing w:val="30"/>
          <w:u w:val="none"/>
        </w:rPr>
        <w:t xml:space="preserve"> </w:t>
      </w:r>
      <w:r>
        <w:rPr>
          <w:u w:val="none"/>
        </w:rPr>
        <w:t>law</w:t>
      </w:r>
      <w:r>
        <w:rPr>
          <w:spacing w:val="31"/>
          <w:u w:val="none"/>
        </w:rPr>
        <w:t xml:space="preserve"> </w:t>
      </w:r>
      <w:r>
        <w:rPr>
          <w:spacing w:val="1"/>
          <w:u w:val="none"/>
        </w:rPr>
        <w:t>o</w:t>
      </w:r>
      <w:r>
        <w:rPr>
          <w:u w:val="none"/>
        </w:rPr>
        <w:t>r</w:t>
      </w:r>
      <w:r>
        <w:rPr>
          <w:spacing w:val="29"/>
          <w:u w:val="none"/>
        </w:rPr>
        <w:t xml:space="preserve"> </w:t>
      </w:r>
      <w:r>
        <w:rPr>
          <w:u w:val="none"/>
        </w:rPr>
        <w:t>e</w:t>
      </w:r>
      <w:r>
        <w:rPr>
          <w:spacing w:val="1"/>
          <w:u w:val="none"/>
        </w:rPr>
        <w:t>qu</w:t>
      </w:r>
      <w:r>
        <w:rPr>
          <w:u w:val="none"/>
        </w:rPr>
        <w:t>ity</w:t>
      </w:r>
      <w:r>
        <w:rPr>
          <w:spacing w:val="31"/>
          <w:u w:val="none"/>
        </w:rPr>
        <w:t xml:space="preserve"> </w:t>
      </w:r>
      <w:r>
        <w:rPr>
          <w:spacing w:val="1"/>
          <w:u w:val="none"/>
        </w:rPr>
        <w:t>o</w:t>
      </w:r>
      <w:r>
        <w:rPr>
          <w:u w:val="none"/>
        </w:rPr>
        <w:t>r</w:t>
      </w:r>
      <w:r>
        <w:rPr>
          <w:spacing w:val="30"/>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9"/>
          <w:u w:val="none"/>
        </w:rPr>
        <w:t xml:space="preserve"> </w:t>
      </w:r>
      <w:r>
        <w:rPr>
          <w:u w:val="none"/>
        </w:rPr>
        <w:t>a</w:t>
      </w:r>
      <w:r>
        <w:rPr>
          <w:spacing w:val="1"/>
          <w:u w:val="none"/>
        </w:rPr>
        <w:t>n</w:t>
      </w:r>
      <w:r>
        <w:rPr>
          <w:u w:val="none"/>
        </w:rPr>
        <w:t>d</w:t>
      </w:r>
      <w:r>
        <w:rPr>
          <w:spacing w:val="31"/>
          <w:u w:val="none"/>
        </w:rPr>
        <w:t xml:space="preserve"> </w:t>
      </w:r>
      <w:r>
        <w:rPr>
          <w:u w:val="none"/>
        </w:rPr>
        <w:t>s</w:t>
      </w:r>
      <w:r>
        <w:rPr>
          <w:spacing w:val="1"/>
          <w:u w:val="none"/>
        </w:rPr>
        <w:t>h</w:t>
      </w:r>
      <w:r>
        <w:rPr>
          <w:u w:val="none"/>
        </w:rPr>
        <w:t>all</w:t>
      </w:r>
      <w:r>
        <w:rPr>
          <w:spacing w:val="30"/>
          <w:u w:val="none"/>
        </w:rPr>
        <w:t xml:space="preserve"> </w:t>
      </w:r>
      <w:r>
        <w:rPr>
          <w:u w:val="none"/>
        </w:rPr>
        <w:t>c</w:t>
      </w:r>
      <w:r>
        <w:rPr>
          <w:spacing w:val="1"/>
          <w:u w:val="none"/>
        </w:rPr>
        <w:t>on</w:t>
      </w:r>
      <w:r>
        <w:rPr>
          <w:u w:val="none"/>
        </w:rPr>
        <w:t>ti</w:t>
      </w:r>
      <w:r>
        <w:rPr>
          <w:spacing w:val="1"/>
          <w:u w:val="none"/>
        </w:rPr>
        <w:t>nu</w:t>
      </w:r>
      <w:r>
        <w:rPr>
          <w:u w:val="none"/>
        </w:rPr>
        <w:t>e</w:t>
      </w:r>
      <w:r>
        <w:rPr>
          <w:spacing w:val="29"/>
          <w:u w:val="none"/>
        </w:rPr>
        <w:t xml:space="preserve"> </w:t>
      </w:r>
      <w:r>
        <w:rPr>
          <w:u w:val="none"/>
        </w:rPr>
        <w:t>as</w:t>
      </w:r>
      <w:r>
        <w:rPr>
          <w:spacing w:val="30"/>
          <w:u w:val="none"/>
        </w:rPr>
        <w:t xml:space="preserve"> </w:t>
      </w:r>
      <w:r>
        <w:rPr>
          <w:u w:val="none"/>
        </w:rPr>
        <w:t>to</w:t>
      </w:r>
      <w:r>
        <w:rPr>
          <w:w w:val="102"/>
          <w:u w:val="none"/>
        </w:rPr>
        <w:t xml:space="preserve"> </w:t>
      </w:r>
      <w:r>
        <w:rPr>
          <w:u w:val="none"/>
        </w:rPr>
        <w:t>t</w:t>
      </w:r>
      <w:r>
        <w:rPr>
          <w:spacing w:val="1"/>
          <w:u w:val="none"/>
        </w:rPr>
        <w:t>h</w:t>
      </w:r>
      <w:r>
        <w:rPr>
          <w:u w:val="none"/>
        </w:rPr>
        <w:t>e</w:t>
      </w:r>
      <w:r>
        <w:rPr>
          <w:spacing w:val="4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spacing w:val="1"/>
          <w:u w:val="none"/>
        </w:rPr>
        <w:t>wh</w:t>
      </w:r>
      <w:r>
        <w:rPr>
          <w:u w:val="none"/>
        </w:rPr>
        <w:t>o</w:t>
      </w:r>
      <w:r>
        <w:rPr>
          <w:spacing w:val="41"/>
          <w:u w:val="none"/>
        </w:rPr>
        <w:t xml:space="preserve"> </w:t>
      </w:r>
      <w:r>
        <w:rPr>
          <w:spacing w:val="1"/>
          <w:u w:val="none"/>
        </w:rPr>
        <w:t>h</w:t>
      </w:r>
      <w:r>
        <w:rPr>
          <w:u w:val="none"/>
        </w:rPr>
        <w:t>a</w:t>
      </w:r>
      <w:r>
        <w:rPr>
          <w:spacing w:val="1"/>
          <w:u w:val="none"/>
        </w:rPr>
        <w:t>v</w:t>
      </w:r>
      <w:r>
        <w:rPr>
          <w:u w:val="none"/>
        </w:rPr>
        <w:t>e</w:t>
      </w:r>
      <w:r>
        <w:rPr>
          <w:spacing w:val="41"/>
          <w:u w:val="none"/>
        </w:rPr>
        <w:t xml:space="preserve"> </w:t>
      </w:r>
      <w:r>
        <w:rPr>
          <w:u w:val="none"/>
        </w:rPr>
        <w:t>ceased</w:t>
      </w:r>
      <w:r>
        <w:rPr>
          <w:spacing w:val="40"/>
          <w:u w:val="none"/>
        </w:rPr>
        <w:t xml:space="preserve"> </w:t>
      </w:r>
      <w:r>
        <w:rPr>
          <w:u w:val="none"/>
        </w:rPr>
        <w:t>to</w:t>
      </w:r>
      <w:r>
        <w:rPr>
          <w:spacing w:val="40"/>
          <w:u w:val="none"/>
        </w:rPr>
        <w:t xml:space="preserve"> </w:t>
      </w:r>
      <w:r>
        <w:rPr>
          <w:u w:val="none"/>
        </w:rPr>
        <w:t>ser</w:t>
      </w:r>
      <w:r>
        <w:rPr>
          <w:spacing w:val="1"/>
          <w:u w:val="none"/>
        </w:rPr>
        <w:t>v</w:t>
      </w:r>
      <w:r>
        <w:rPr>
          <w:u w:val="none"/>
        </w:rPr>
        <w:t>e</w:t>
      </w:r>
      <w:r>
        <w:rPr>
          <w:spacing w:val="41"/>
          <w:u w:val="none"/>
        </w:rPr>
        <w:t xml:space="preserve"> </w:t>
      </w:r>
      <w:r>
        <w:rPr>
          <w:u w:val="none"/>
        </w:rPr>
        <w:t>in</w:t>
      </w:r>
      <w:r>
        <w:rPr>
          <w:spacing w:val="40"/>
          <w:u w:val="none"/>
        </w:rPr>
        <w:t xml:space="preserve"> </w:t>
      </w:r>
      <w:r>
        <w:rPr>
          <w:u w:val="none"/>
        </w:rPr>
        <w:t>s</w:t>
      </w:r>
      <w:r>
        <w:rPr>
          <w:spacing w:val="1"/>
          <w:u w:val="none"/>
        </w:rPr>
        <w:t>u</w:t>
      </w:r>
      <w:r>
        <w:rPr>
          <w:u w:val="none"/>
        </w:rPr>
        <w:t>ch</w:t>
      </w:r>
      <w:r>
        <w:rPr>
          <w:spacing w:val="41"/>
          <w:u w:val="none"/>
        </w:rPr>
        <w:t xml:space="preserve"> </w:t>
      </w:r>
      <w:r>
        <w:rPr>
          <w:u w:val="none"/>
        </w:rPr>
        <w:t>ca</w:t>
      </w:r>
      <w:r>
        <w:rPr>
          <w:spacing w:val="1"/>
          <w:u w:val="none"/>
        </w:rPr>
        <w:t>p</w:t>
      </w:r>
      <w:r>
        <w:rPr>
          <w:u w:val="none"/>
        </w:rPr>
        <w:t>acity</w:t>
      </w:r>
      <w:r>
        <w:rPr>
          <w:spacing w:val="41"/>
          <w:u w:val="none"/>
        </w:rPr>
        <w:t xml:space="preserve"> </w:t>
      </w:r>
      <w:r>
        <w:rPr>
          <w:u w:val="none"/>
        </w:rPr>
        <w:t>a</w:t>
      </w:r>
      <w:r>
        <w:rPr>
          <w:spacing w:val="1"/>
          <w:u w:val="none"/>
        </w:rPr>
        <w:t>n</w:t>
      </w:r>
      <w:r>
        <w:rPr>
          <w:u w:val="none"/>
        </w:rPr>
        <w:t>d</w:t>
      </w:r>
      <w:r>
        <w:rPr>
          <w:spacing w:val="40"/>
          <w:u w:val="none"/>
        </w:rPr>
        <w:t xml:space="preserve"> </w:t>
      </w:r>
      <w:r>
        <w:rPr>
          <w:u w:val="none"/>
        </w:rPr>
        <w:t>s</w:t>
      </w:r>
      <w:r>
        <w:rPr>
          <w:spacing w:val="1"/>
          <w:u w:val="none"/>
        </w:rPr>
        <w:t>h</w:t>
      </w:r>
      <w:r>
        <w:rPr>
          <w:u w:val="none"/>
        </w:rPr>
        <w:t>all</w:t>
      </w:r>
      <w:r>
        <w:rPr>
          <w:spacing w:val="40"/>
          <w:u w:val="none"/>
        </w:rPr>
        <w:t xml:space="preserve"> </w:t>
      </w:r>
      <w:r>
        <w:rPr>
          <w:u w:val="none"/>
        </w:rPr>
        <w:t>i</w:t>
      </w:r>
      <w:r>
        <w:rPr>
          <w:spacing w:val="1"/>
          <w:u w:val="none"/>
        </w:rPr>
        <w:t>nu</w:t>
      </w:r>
      <w:r>
        <w:rPr>
          <w:u w:val="none"/>
        </w:rPr>
        <w:t>re</w:t>
      </w:r>
      <w:r>
        <w:rPr>
          <w:spacing w:val="40"/>
          <w:u w:val="none"/>
        </w:rPr>
        <w:t xml:space="preserve"> </w:t>
      </w:r>
      <w:r>
        <w:rPr>
          <w:u w:val="none"/>
        </w:rPr>
        <w:t>to</w:t>
      </w:r>
      <w:r>
        <w:rPr>
          <w:spacing w:val="40"/>
          <w:u w:val="none"/>
        </w:rPr>
        <w:t xml:space="preserve"> </w:t>
      </w:r>
      <w:r>
        <w:rPr>
          <w:u w:val="none"/>
        </w:rPr>
        <w:t>t</w:t>
      </w:r>
      <w:r>
        <w:rPr>
          <w:spacing w:val="1"/>
          <w:u w:val="none"/>
        </w:rPr>
        <w:t>h</w:t>
      </w:r>
      <w:r>
        <w:rPr>
          <w:u w:val="none"/>
        </w:rPr>
        <w:t>e</w:t>
      </w:r>
      <w:r>
        <w:rPr>
          <w:spacing w:val="39"/>
          <w:u w:val="none"/>
        </w:rPr>
        <w:t xml:space="preserve"> </w:t>
      </w:r>
      <w:r>
        <w:rPr>
          <w:u w:val="none"/>
        </w:rPr>
        <w:t>benefit</w:t>
      </w:r>
      <w:r>
        <w:rPr>
          <w:spacing w:val="40"/>
          <w:u w:val="none"/>
        </w:rPr>
        <w:t xml:space="preserve"> </w:t>
      </w:r>
      <w:r>
        <w:rPr>
          <w:u w:val="none"/>
        </w:rPr>
        <w:t>of</w:t>
      </w:r>
      <w:r>
        <w:rPr>
          <w:spacing w:val="40"/>
          <w:u w:val="none"/>
        </w:rPr>
        <w:t xml:space="preserve"> </w:t>
      </w:r>
      <w:r>
        <w:rPr>
          <w:u w:val="none"/>
        </w:rPr>
        <w:t>t</w:t>
      </w:r>
      <w:r>
        <w:rPr>
          <w:spacing w:val="1"/>
          <w:u w:val="none"/>
        </w:rPr>
        <w:t>h</w:t>
      </w:r>
      <w:r>
        <w:rPr>
          <w:u w:val="none"/>
        </w:rPr>
        <w:t>e</w:t>
      </w:r>
      <w:r>
        <w:rPr>
          <w:w w:val="102"/>
          <w:u w:val="none"/>
        </w:rPr>
        <w:t xml:space="preserve"> </w:t>
      </w:r>
      <w:r>
        <w:rPr>
          <w:spacing w:val="1"/>
          <w:u w:val="none"/>
        </w:rPr>
        <w:t>h</w:t>
      </w:r>
      <w:r>
        <w:rPr>
          <w:u w:val="none"/>
        </w:rPr>
        <w:t>eirs,</w:t>
      </w:r>
      <w:r>
        <w:rPr>
          <w:spacing w:val="23"/>
          <w:u w:val="none"/>
        </w:rPr>
        <w:t xml:space="preserve"> </w:t>
      </w:r>
      <w:r>
        <w:rPr>
          <w:u w:val="none"/>
        </w:rPr>
        <w:t>s</w:t>
      </w:r>
      <w:r>
        <w:rPr>
          <w:spacing w:val="1"/>
          <w:u w:val="none"/>
        </w:rPr>
        <w:t>u</w:t>
      </w:r>
      <w:r>
        <w:rPr>
          <w:u w:val="none"/>
        </w:rPr>
        <w:t>ccess</w:t>
      </w:r>
      <w:r>
        <w:rPr>
          <w:spacing w:val="1"/>
          <w:u w:val="none"/>
        </w:rPr>
        <w:t>o</w:t>
      </w:r>
      <w:r>
        <w:rPr>
          <w:u w:val="none"/>
        </w:rPr>
        <w:t>rs,</w:t>
      </w:r>
      <w:r>
        <w:rPr>
          <w:spacing w:val="23"/>
          <w:u w:val="none"/>
        </w:rPr>
        <w:t xml:space="preserve"> </w:t>
      </w:r>
      <w:r>
        <w:rPr>
          <w:u w:val="none"/>
        </w:rPr>
        <w:t>assi</w:t>
      </w:r>
      <w:r>
        <w:rPr>
          <w:spacing w:val="1"/>
          <w:u w:val="none"/>
        </w:rPr>
        <w:t>gn</w:t>
      </w:r>
      <w:r>
        <w:rPr>
          <w:u w:val="none"/>
        </w:rPr>
        <w:t>s</w:t>
      </w:r>
      <w:r>
        <w:rPr>
          <w:spacing w:val="23"/>
          <w:u w:val="none"/>
        </w:rPr>
        <w:t xml:space="preserve"> </w:t>
      </w:r>
      <w:r>
        <w:rPr>
          <w:u w:val="none"/>
        </w:rPr>
        <w:t>a</w:t>
      </w:r>
      <w:r>
        <w:rPr>
          <w:spacing w:val="1"/>
          <w:u w:val="none"/>
        </w:rPr>
        <w:t>n</w:t>
      </w:r>
      <w:r>
        <w:rPr>
          <w:u w:val="none"/>
        </w:rPr>
        <w:t>d</w:t>
      </w:r>
      <w:r>
        <w:rPr>
          <w:spacing w:val="25"/>
          <w:u w:val="none"/>
        </w:rPr>
        <w:t xml:space="preserve"> </w:t>
      </w:r>
      <w:r>
        <w:rPr>
          <w:u w:val="none"/>
        </w:rPr>
        <w:t>a</w:t>
      </w:r>
      <w:r>
        <w:rPr>
          <w:spacing w:val="1"/>
          <w:u w:val="none"/>
        </w:rPr>
        <w:t>d</w:t>
      </w:r>
      <w:r>
        <w:rPr>
          <w:spacing w:val="2"/>
          <w:u w:val="none"/>
        </w:rPr>
        <w:t>m</w:t>
      </w:r>
      <w:r>
        <w:rPr>
          <w:u w:val="none"/>
        </w:rPr>
        <w:t>i</w:t>
      </w:r>
      <w:r>
        <w:rPr>
          <w:spacing w:val="1"/>
          <w:u w:val="none"/>
        </w:rPr>
        <w:t>n</w:t>
      </w:r>
      <w:r>
        <w:rPr>
          <w:u w:val="none"/>
        </w:rPr>
        <w:t>istrat</w:t>
      </w:r>
      <w:r>
        <w:rPr>
          <w:spacing w:val="1"/>
          <w:u w:val="none"/>
        </w:rPr>
        <w:t>o</w:t>
      </w:r>
      <w:r>
        <w:rPr>
          <w:u w:val="none"/>
        </w:rPr>
        <w:t>rs</w:t>
      </w:r>
      <w:r>
        <w:rPr>
          <w:spacing w:val="23"/>
          <w:u w:val="none"/>
        </w:rPr>
        <w:t xml:space="preserve"> </w:t>
      </w:r>
      <w:r>
        <w:rPr>
          <w:spacing w:val="1"/>
          <w:u w:val="none"/>
        </w:rPr>
        <w:t>o</w:t>
      </w:r>
      <w:r>
        <w:rPr>
          <w:u w:val="none"/>
        </w:rPr>
        <w:t>f</w:t>
      </w:r>
      <w:r>
        <w:rPr>
          <w:spacing w:val="24"/>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p>
    <w:p w14:paraId="55D36CC5" w14:textId="77777777" w:rsidR="000C19C9" w:rsidRDefault="000C19C9">
      <w:pPr>
        <w:spacing w:before="2" w:line="240" w:lineRule="exact"/>
        <w:rPr>
          <w:sz w:val="24"/>
          <w:szCs w:val="24"/>
        </w:rPr>
      </w:pPr>
    </w:p>
    <w:p w14:paraId="2B00B0B0" w14:textId="77777777" w:rsidR="000C19C9" w:rsidRDefault="00D3642A">
      <w:pPr>
        <w:pStyle w:val="BodyText"/>
        <w:numPr>
          <w:ilvl w:val="1"/>
          <w:numId w:val="8"/>
        </w:numPr>
        <w:tabs>
          <w:tab w:val="left" w:pos="1544"/>
        </w:tabs>
        <w:spacing w:line="251" w:lineRule="auto"/>
        <w:ind w:right="114" w:firstLine="720"/>
        <w:jc w:val="both"/>
        <w:rPr>
          <w:u w:val="none"/>
        </w:rPr>
      </w:pPr>
      <w:r>
        <w:rPr>
          <w:spacing w:val="1"/>
          <w:u w:color="000000"/>
        </w:rPr>
        <w:t>L</w:t>
      </w:r>
      <w:r>
        <w:rPr>
          <w:u w:color="000000"/>
        </w:rPr>
        <w:t>I</w:t>
      </w:r>
      <w:r>
        <w:rPr>
          <w:spacing w:val="2"/>
          <w:u w:color="000000"/>
        </w:rPr>
        <w:t>M</w:t>
      </w:r>
      <w:r>
        <w:rPr>
          <w:u w:color="000000"/>
        </w:rPr>
        <w:t>I</w:t>
      </w:r>
      <w:r>
        <w:rPr>
          <w:spacing w:val="1"/>
          <w:u w:color="000000"/>
        </w:rPr>
        <w:t>TAT</w:t>
      </w:r>
      <w:r>
        <w:rPr>
          <w:u w:color="000000"/>
        </w:rPr>
        <w:t>I</w:t>
      </w:r>
      <w:r>
        <w:rPr>
          <w:spacing w:val="1"/>
          <w:u w:color="000000"/>
        </w:rPr>
        <w:t>O</w:t>
      </w:r>
      <w:r>
        <w:rPr>
          <w:u w:color="000000"/>
        </w:rPr>
        <w:t xml:space="preserve">N </w:t>
      </w:r>
      <w:r>
        <w:rPr>
          <w:spacing w:val="4"/>
          <w:u w:color="000000"/>
        </w:rPr>
        <w:t xml:space="preserve"> </w:t>
      </w:r>
      <w:r>
        <w:rPr>
          <w:spacing w:val="1"/>
          <w:u w:color="000000"/>
        </w:rPr>
        <w:t>O</w:t>
      </w:r>
      <w:r>
        <w:rPr>
          <w:u w:color="000000"/>
        </w:rPr>
        <w:t xml:space="preserve">F </w:t>
      </w:r>
      <w:r>
        <w:rPr>
          <w:spacing w:val="5"/>
          <w:u w:color="000000"/>
        </w:rPr>
        <w:t xml:space="preserve"> </w:t>
      </w:r>
      <w:r>
        <w:rPr>
          <w:u w:color="000000"/>
        </w:rPr>
        <w:t>I</w:t>
      </w:r>
      <w:r>
        <w:rPr>
          <w:spacing w:val="1"/>
          <w:u w:color="000000"/>
        </w:rPr>
        <w:t>NDE</w:t>
      </w:r>
      <w:r>
        <w:rPr>
          <w:spacing w:val="2"/>
          <w:u w:color="000000"/>
        </w:rPr>
        <w:t>M</w:t>
      </w:r>
      <w:r>
        <w:rPr>
          <w:spacing w:val="1"/>
          <w:u w:color="000000"/>
        </w:rPr>
        <w:t>N</w:t>
      </w:r>
      <w:r>
        <w:rPr>
          <w:u w:color="000000"/>
        </w:rPr>
        <w:t>I</w:t>
      </w:r>
      <w:r>
        <w:rPr>
          <w:spacing w:val="1"/>
          <w:u w:color="000000"/>
        </w:rPr>
        <w:t>TY</w:t>
      </w:r>
      <w:r>
        <w:rPr>
          <w:u w:color="000000"/>
        </w:rPr>
        <w:t xml:space="preserve"> </w:t>
      </w:r>
      <w:r>
        <w:rPr>
          <w:spacing w:val="2"/>
          <w:u w:color="000000"/>
        </w:rPr>
        <w:t xml:space="preserve"> </w:t>
      </w:r>
      <w:r>
        <w:rPr>
          <w:spacing w:val="1"/>
          <w:u w:color="000000"/>
        </w:rPr>
        <w:t>OBL</w:t>
      </w:r>
      <w:r>
        <w:rPr>
          <w:u w:color="000000"/>
        </w:rPr>
        <w:t>I</w:t>
      </w:r>
      <w:r>
        <w:rPr>
          <w:spacing w:val="1"/>
          <w:u w:color="000000"/>
        </w:rPr>
        <w:t>GAT</w:t>
      </w:r>
      <w:r>
        <w:rPr>
          <w:u w:color="000000"/>
        </w:rPr>
        <w:t>I</w:t>
      </w:r>
      <w:r>
        <w:rPr>
          <w:spacing w:val="1"/>
          <w:u w:color="000000"/>
        </w:rPr>
        <w:t>ON</w:t>
      </w:r>
      <w:r>
        <w:rPr>
          <w:spacing w:val="2"/>
          <w:u w:color="000000"/>
        </w:rPr>
        <w:t>S</w:t>
      </w:r>
      <w:r>
        <w:rPr>
          <w:u w:val="none"/>
        </w:rPr>
        <w:t xml:space="preserve">. </w:t>
      </w:r>
      <w:r>
        <w:rPr>
          <w:spacing w:val="4"/>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 xml:space="preserve">g </w:t>
      </w:r>
      <w:r>
        <w:rPr>
          <w:spacing w:val="4"/>
          <w:u w:val="none"/>
        </w:rPr>
        <w:t xml:space="preserve"> </w:t>
      </w:r>
      <w:r>
        <w:rPr>
          <w:u w:val="none"/>
        </w:rPr>
        <w:t>a</w:t>
      </w:r>
      <w:r>
        <w:rPr>
          <w:spacing w:val="1"/>
          <w:u w:val="none"/>
        </w:rPr>
        <w:t>n</w:t>
      </w:r>
      <w:r>
        <w:rPr>
          <w:u w:val="none"/>
        </w:rPr>
        <w:t xml:space="preserve">y </w:t>
      </w:r>
      <w:r>
        <w:rPr>
          <w:spacing w:val="5"/>
          <w:u w:val="none"/>
        </w:rPr>
        <w:t xml:space="preserve"> </w:t>
      </w:r>
      <w:r>
        <w:rPr>
          <w:spacing w:val="1"/>
          <w:u w:val="none"/>
        </w:rPr>
        <w:t>o</w:t>
      </w:r>
      <w:r>
        <w:rPr>
          <w:u w:val="none"/>
        </w:rPr>
        <w:t xml:space="preserve">f </w:t>
      </w:r>
      <w:r>
        <w:rPr>
          <w:spacing w:val="4"/>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0"/>
          <w:u w:val="none"/>
        </w:rPr>
        <w:t xml:space="preserve"> </w:t>
      </w:r>
      <w:r>
        <w:rPr>
          <w:u w:val="none"/>
        </w:rPr>
        <w:t>c</w:t>
      </w:r>
      <w:r>
        <w:rPr>
          <w:spacing w:val="1"/>
          <w:u w:val="none"/>
        </w:rPr>
        <w:t>on</w:t>
      </w:r>
      <w:r>
        <w:rPr>
          <w:u w:val="none"/>
        </w:rPr>
        <w:t>tai</w:t>
      </w:r>
      <w:r>
        <w:rPr>
          <w:spacing w:val="1"/>
          <w:u w:val="none"/>
        </w:rPr>
        <w:t>n</w:t>
      </w:r>
      <w:r>
        <w:rPr>
          <w:u w:val="none"/>
        </w:rPr>
        <w:t>ed</w:t>
      </w:r>
      <w:r>
        <w:rPr>
          <w:spacing w:val="20"/>
          <w:u w:val="none"/>
        </w:rPr>
        <w:t xml:space="preserve"> </w:t>
      </w:r>
      <w:r>
        <w:rPr>
          <w:u w:val="none"/>
        </w:rPr>
        <w:t>in</w:t>
      </w:r>
      <w:r>
        <w:rPr>
          <w:spacing w:val="21"/>
          <w:u w:val="none"/>
        </w:rPr>
        <w:t xml:space="preserve"> </w:t>
      </w:r>
      <w:r>
        <w:rPr>
          <w:spacing w:val="1"/>
          <w:u w:val="none"/>
        </w:rPr>
        <w:t>S</w:t>
      </w:r>
      <w:r>
        <w:rPr>
          <w:u w:val="none"/>
        </w:rPr>
        <w:t>ecti</w:t>
      </w:r>
      <w:r>
        <w:rPr>
          <w:spacing w:val="1"/>
          <w:u w:val="none"/>
        </w:rPr>
        <w:t>o</w:t>
      </w:r>
      <w:r>
        <w:rPr>
          <w:u w:val="none"/>
        </w:rPr>
        <w:t>n</w:t>
      </w:r>
      <w:r>
        <w:rPr>
          <w:spacing w:val="22"/>
          <w:u w:val="none"/>
        </w:rPr>
        <w:t xml:space="preserve"> </w:t>
      </w:r>
      <w:r>
        <w:rPr>
          <w:spacing w:val="1"/>
          <w:u w:val="none"/>
        </w:rPr>
        <w:t>10</w:t>
      </w:r>
      <w:r>
        <w:rPr>
          <w:u w:val="none"/>
        </w:rPr>
        <w:t>.1</w:t>
      </w:r>
      <w:r>
        <w:rPr>
          <w:spacing w:val="20"/>
          <w:u w:val="none"/>
        </w:rPr>
        <w:t xml:space="preserve"> </w:t>
      </w:r>
      <w:r>
        <w:rPr>
          <w:u w:val="none"/>
        </w:rPr>
        <w:t>a</w:t>
      </w:r>
      <w:r>
        <w:rPr>
          <w:spacing w:val="1"/>
          <w:u w:val="none"/>
        </w:rPr>
        <w:t>bov</w:t>
      </w:r>
      <w:r>
        <w:rPr>
          <w:u w:val="none"/>
        </w:rPr>
        <w:t>e,</w:t>
      </w:r>
      <w:r>
        <w:rPr>
          <w:spacing w:val="19"/>
          <w:u w:val="none"/>
        </w:rPr>
        <w:t xml:space="preserve"> </w:t>
      </w:r>
      <w:r>
        <w:rPr>
          <w:u w:val="none"/>
        </w:rPr>
        <w:t>each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spacing w:val="1"/>
          <w:u w:val="none"/>
        </w:rPr>
        <w:t>p</w:t>
      </w:r>
      <w:r>
        <w:rPr>
          <w:u w:val="none"/>
        </w:rPr>
        <w:t>r</w:t>
      </w:r>
      <w:r>
        <w:rPr>
          <w:spacing w:val="1"/>
          <w:u w:val="none"/>
        </w:rPr>
        <w:t>o</w:t>
      </w:r>
      <w:r>
        <w:rPr>
          <w:u w:val="none"/>
        </w:rPr>
        <w:t>-rata</w:t>
      </w:r>
      <w:r>
        <w:rPr>
          <w:spacing w:val="20"/>
          <w:u w:val="none"/>
        </w:rPr>
        <w:t xml:space="preserve"> </w:t>
      </w:r>
      <w:r>
        <w:rPr>
          <w:spacing w:val="2"/>
          <w:u w:val="none"/>
        </w:rPr>
        <w:t>m</w:t>
      </w:r>
      <w:r>
        <w:rPr>
          <w:spacing w:val="1"/>
          <w:u w:val="none"/>
        </w:rPr>
        <w:t>on</w:t>
      </w:r>
      <w:r>
        <w:rPr>
          <w:u w:val="none"/>
        </w:rPr>
        <w:t>etary</w:t>
      </w:r>
      <w:r>
        <w:rPr>
          <w:spacing w:val="22"/>
          <w:u w:val="none"/>
        </w:rPr>
        <w:t xml:space="preserve"> </w:t>
      </w:r>
      <w:r>
        <w:rPr>
          <w:spacing w:val="1"/>
          <w:u w:val="none"/>
        </w:rPr>
        <w:t>ob</w:t>
      </w:r>
      <w:r>
        <w:rPr>
          <w:u w:val="none"/>
        </w:rPr>
        <w:t>li</w:t>
      </w:r>
      <w:r>
        <w:rPr>
          <w:spacing w:val="1"/>
          <w:u w:val="none"/>
        </w:rPr>
        <w:t>g</w:t>
      </w:r>
      <w:r>
        <w:rPr>
          <w:u w:val="none"/>
        </w:rPr>
        <w:t>ati</w:t>
      </w:r>
      <w:r>
        <w:rPr>
          <w:spacing w:val="1"/>
          <w:u w:val="none"/>
        </w:rPr>
        <w:t>o</w:t>
      </w:r>
      <w:r>
        <w:rPr>
          <w:u w:val="none"/>
        </w:rPr>
        <w:t>n</w:t>
      </w:r>
      <w:r>
        <w:rPr>
          <w:spacing w:val="21"/>
          <w:u w:val="none"/>
        </w:rPr>
        <w:t xml:space="preserve"> </w:t>
      </w:r>
      <w:r>
        <w:rPr>
          <w:u w:val="none"/>
        </w:rPr>
        <w:t>to</w:t>
      </w:r>
      <w:r>
        <w:rPr>
          <w:spacing w:val="22"/>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ify</w:t>
      </w:r>
      <w:r>
        <w:rPr>
          <w:spacing w:val="2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
          <w:u w:val="none"/>
        </w:rPr>
        <w:t xml:space="preserve"> </w:t>
      </w:r>
      <w:r>
        <w:rPr>
          <w:u w:val="none"/>
        </w:rPr>
        <w:t>a</w:t>
      </w:r>
      <w:r>
        <w:rPr>
          <w:spacing w:val="1"/>
          <w:u w:val="none"/>
        </w:rPr>
        <w:t>n</w:t>
      </w:r>
      <w:r>
        <w:rPr>
          <w:u w:val="none"/>
        </w:rPr>
        <w:t>d</w:t>
      </w:r>
      <w:r>
        <w:rPr>
          <w:spacing w:val="7"/>
          <w:u w:val="none"/>
        </w:rPr>
        <w:t xml:space="preserve"> </w:t>
      </w:r>
      <w:r>
        <w:rPr>
          <w:u w:val="none"/>
        </w:rPr>
        <w:t>its</w:t>
      </w:r>
      <w:r>
        <w:rPr>
          <w:spacing w:val="5"/>
          <w:u w:val="none"/>
        </w:rPr>
        <w:t xml:space="preserve"> </w:t>
      </w:r>
      <w:r>
        <w:rPr>
          <w:u w:val="none"/>
        </w:rPr>
        <w:t>e</w:t>
      </w:r>
      <w:r>
        <w:rPr>
          <w:spacing w:val="2"/>
          <w:u w:val="none"/>
        </w:rPr>
        <w:t>m</w:t>
      </w:r>
      <w:r>
        <w:rPr>
          <w:u w:val="none"/>
        </w:rPr>
        <w:t>ployees</w:t>
      </w:r>
      <w:r>
        <w:rPr>
          <w:spacing w:val="7"/>
          <w:u w:val="none"/>
        </w:rPr>
        <w:t xml:space="preserve"> </w:t>
      </w:r>
      <w:r>
        <w:rPr>
          <w:u w:val="none"/>
        </w:rPr>
        <w:t>a</w:t>
      </w:r>
      <w:r>
        <w:rPr>
          <w:spacing w:val="1"/>
          <w:u w:val="none"/>
        </w:rPr>
        <w:t>n</w:t>
      </w:r>
      <w:r>
        <w:rPr>
          <w:u w:val="none"/>
        </w:rPr>
        <w:t>d</w:t>
      </w:r>
      <w:r>
        <w:rPr>
          <w:spacing w:val="6"/>
          <w:u w:val="none"/>
        </w:rPr>
        <w:t xml:space="preserve"> </w:t>
      </w:r>
      <w:r>
        <w:rPr>
          <w:u w:val="none"/>
        </w:rPr>
        <w:t>a</w:t>
      </w:r>
      <w:r>
        <w:rPr>
          <w:spacing w:val="1"/>
          <w:u w:val="none"/>
        </w:rPr>
        <w:t>g</w:t>
      </w:r>
      <w:r>
        <w:rPr>
          <w:u w:val="none"/>
        </w:rPr>
        <w:t>e</w:t>
      </w:r>
      <w:r>
        <w:rPr>
          <w:spacing w:val="1"/>
          <w:u w:val="none"/>
        </w:rPr>
        <w:t>n</w:t>
      </w:r>
      <w:r>
        <w:rPr>
          <w:u w:val="none"/>
        </w:rPr>
        <w:t>ts</w:t>
      </w:r>
      <w:r>
        <w:rPr>
          <w:spacing w:val="6"/>
          <w:u w:val="none"/>
        </w:rPr>
        <w:t xml:space="preserve"> </w:t>
      </w:r>
      <w:r>
        <w:rPr>
          <w:u w:val="none"/>
        </w:rPr>
        <w:t>shall</w:t>
      </w:r>
      <w:r>
        <w:rPr>
          <w:spacing w:val="5"/>
          <w:u w:val="none"/>
        </w:rPr>
        <w:t xml:space="preserve"> </w:t>
      </w:r>
      <w:r>
        <w:rPr>
          <w:u w:val="none"/>
        </w:rPr>
        <w:t>not</w:t>
      </w:r>
      <w:r>
        <w:rPr>
          <w:spacing w:val="6"/>
          <w:u w:val="none"/>
        </w:rPr>
        <w:t xml:space="preserve"> </w:t>
      </w:r>
      <w:r>
        <w:rPr>
          <w:u w:val="none"/>
        </w:rPr>
        <w:t>e</w:t>
      </w:r>
      <w:r>
        <w:rPr>
          <w:spacing w:val="1"/>
          <w:u w:val="none"/>
        </w:rPr>
        <w:t>x</w:t>
      </w:r>
      <w:r>
        <w:rPr>
          <w:u w:val="none"/>
        </w:rPr>
        <w:t>ceed</w:t>
      </w:r>
      <w:r>
        <w:rPr>
          <w:spacing w:val="6"/>
          <w:u w:val="none"/>
        </w:rPr>
        <w:t xml:space="preserve"> </w:t>
      </w:r>
      <w:r>
        <w:rPr>
          <w:u w:val="none"/>
        </w:rPr>
        <w:t>an</w:t>
      </w:r>
      <w:r>
        <w:rPr>
          <w:spacing w:val="7"/>
          <w:u w:val="none"/>
        </w:rPr>
        <w:t xml:space="preserve"> </w:t>
      </w:r>
      <w:r>
        <w:rPr>
          <w:u w:val="none"/>
        </w:rPr>
        <w:t>a</w:t>
      </w:r>
      <w:r>
        <w:rPr>
          <w:spacing w:val="2"/>
          <w:u w:val="none"/>
        </w:rPr>
        <w:t>m</w:t>
      </w:r>
      <w:r>
        <w:rPr>
          <w:u w:val="none"/>
        </w:rPr>
        <w:t>ount</w:t>
      </w:r>
      <w:r>
        <w:rPr>
          <w:spacing w:val="5"/>
          <w:u w:val="none"/>
        </w:rPr>
        <w:t xml:space="preserve"> </w:t>
      </w:r>
      <w:r>
        <w:rPr>
          <w:u w:val="none"/>
        </w:rPr>
        <w:t>e</w:t>
      </w:r>
      <w:r>
        <w:rPr>
          <w:spacing w:val="1"/>
          <w:u w:val="none"/>
        </w:rPr>
        <w:t>q</w:t>
      </w:r>
      <w:r>
        <w:rPr>
          <w:u w:val="none"/>
        </w:rPr>
        <w:t>ual</w:t>
      </w:r>
      <w:r>
        <w:rPr>
          <w:spacing w:val="5"/>
          <w:u w:val="none"/>
        </w:rPr>
        <w:t xml:space="preserve"> </w:t>
      </w:r>
      <w:r>
        <w:rPr>
          <w:u w:val="none"/>
        </w:rPr>
        <w:t>to</w:t>
      </w:r>
      <w:r>
        <w:rPr>
          <w:spacing w:val="7"/>
          <w:u w:val="none"/>
        </w:rPr>
        <w:t xml:space="preserve"> </w:t>
      </w:r>
      <w:r>
        <w:rPr>
          <w:u w:val="none"/>
        </w:rPr>
        <w:t xml:space="preserve">the </w:t>
      </w:r>
      <w:r>
        <w:rPr>
          <w:spacing w:val="5"/>
          <w:u w:val="none"/>
        </w:rPr>
        <w:t xml:space="preserve"> </w:t>
      </w:r>
      <w:r>
        <w:rPr>
          <w:u w:val="none"/>
        </w:rPr>
        <w:t>partic</w:t>
      </w:r>
      <w:r>
        <w:rPr>
          <w:spacing w:val="1"/>
          <w:u w:val="none"/>
        </w:rPr>
        <w:t>u</w:t>
      </w:r>
      <w:r>
        <w:rPr>
          <w:u w:val="none"/>
        </w:rPr>
        <w:t>lar</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4"/>
          <w:u w:val="none"/>
        </w:rPr>
        <w:t xml:space="preserve"> </w:t>
      </w:r>
      <w:r>
        <w:rPr>
          <w:spacing w:val="1"/>
          <w:u w:val="none"/>
        </w:rPr>
        <w:t>o</w:t>
      </w:r>
      <w:r>
        <w:rPr>
          <w:u w:val="none"/>
        </w:rPr>
        <w:t>ri</w:t>
      </w:r>
      <w:r>
        <w:rPr>
          <w:spacing w:val="1"/>
          <w:u w:val="none"/>
        </w:rPr>
        <w:t>g</w:t>
      </w:r>
      <w:r>
        <w:rPr>
          <w:u w:val="none"/>
        </w:rPr>
        <w:t>i</w:t>
      </w:r>
      <w:r>
        <w:rPr>
          <w:spacing w:val="1"/>
          <w:u w:val="none"/>
        </w:rPr>
        <w:t>n</w:t>
      </w:r>
      <w:r>
        <w:rPr>
          <w:u w:val="none"/>
        </w:rPr>
        <w:t>al</w:t>
      </w:r>
      <w:r>
        <w:rPr>
          <w:spacing w:val="34"/>
          <w:u w:val="none"/>
        </w:rPr>
        <w:t xml:space="preserve"> </w:t>
      </w:r>
      <w:r>
        <w:rPr>
          <w:spacing w:val="1"/>
          <w:u w:val="none"/>
        </w:rPr>
        <w:t>C</w:t>
      </w:r>
      <w:r>
        <w:rPr>
          <w:u w:val="none"/>
        </w:rPr>
        <w:t>a</w:t>
      </w:r>
      <w:r>
        <w:rPr>
          <w:spacing w:val="1"/>
          <w:u w:val="none"/>
        </w:rPr>
        <w:t>p</w:t>
      </w:r>
      <w:r>
        <w:rPr>
          <w:u w:val="none"/>
        </w:rPr>
        <w:t>ital</w:t>
      </w:r>
      <w:r>
        <w:rPr>
          <w:spacing w:val="35"/>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w:t>
      </w:r>
      <w:r>
        <w:rPr>
          <w:spacing w:val="32"/>
          <w:u w:val="none"/>
        </w:rPr>
        <w:t xml:space="preserve"> </w:t>
      </w:r>
      <w:r>
        <w:rPr>
          <w:spacing w:val="1"/>
          <w:u w:val="none"/>
        </w:rPr>
        <w:t>A</w:t>
      </w:r>
      <w:r>
        <w:rPr>
          <w:u w:val="none"/>
        </w:rPr>
        <w:t>cc</w:t>
      </w:r>
      <w:r>
        <w:rPr>
          <w:spacing w:val="1"/>
          <w:u w:val="none"/>
        </w:rPr>
        <w:t>o</w:t>
      </w:r>
      <w:r>
        <w:rPr>
          <w:u w:val="none"/>
        </w:rPr>
        <w:t>r</w:t>
      </w:r>
      <w:r>
        <w:rPr>
          <w:spacing w:val="1"/>
          <w:u w:val="none"/>
        </w:rPr>
        <w:t>d</w:t>
      </w:r>
      <w:r>
        <w:rPr>
          <w:u w:val="none"/>
        </w:rPr>
        <w:t>i</w:t>
      </w:r>
      <w:r>
        <w:rPr>
          <w:spacing w:val="1"/>
          <w:u w:val="none"/>
        </w:rPr>
        <w:t>ng</w:t>
      </w:r>
      <w:r>
        <w:rPr>
          <w:u w:val="none"/>
        </w:rPr>
        <w:t>l</w:t>
      </w:r>
      <w:r>
        <w:rPr>
          <w:spacing w:val="1"/>
          <w:u w:val="none"/>
        </w:rPr>
        <w:t>y</w:t>
      </w:r>
      <w:r>
        <w:rPr>
          <w:u w:val="none"/>
        </w:rPr>
        <w:t>,</w:t>
      </w:r>
      <w:r>
        <w:rPr>
          <w:spacing w:val="34"/>
          <w:u w:val="none"/>
        </w:rPr>
        <w:t xml:space="preserve"> </w:t>
      </w:r>
      <w:r>
        <w:rPr>
          <w:spacing w:val="1"/>
          <w:u w:val="none"/>
        </w:rPr>
        <w:t>on</w:t>
      </w:r>
      <w:r>
        <w:rPr>
          <w:u w:val="none"/>
        </w:rPr>
        <w:t>ce</w:t>
      </w:r>
      <w:r>
        <w:rPr>
          <w:spacing w:val="36"/>
          <w:u w:val="none"/>
        </w:rPr>
        <w:t xml:space="preserve"> </w:t>
      </w:r>
      <w:r>
        <w:rPr>
          <w:u w:val="none"/>
        </w:rPr>
        <w:t>a</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5"/>
          <w:u w:val="none"/>
        </w:rPr>
        <w:t xml:space="preserve"> </w:t>
      </w:r>
      <w:r>
        <w:rPr>
          <w:spacing w:val="1"/>
          <w:u w:val="none"/>
        </w:rPr>
        <w:t>h</w:t>
      </w:r>
      <w:r>
        <w:rPr>
          <w:u w:val="none"/>
        </w:rPr>
        <w:t>as</w:t>
      </w:r>
      <w:r>
        <w:rPr>
          <w:spacing w:val="33"/>
          <w:u w:val="none"/>
        </w:rPr>
        <w:t xml:space="preserve"> </w:t>
      </w:r>
      <w:r>
        <w:rPr>
          <w:u w:val="none"/>
        </w:rPr>
        <w:t>c</w:t>
      </w:r>
      <w:r>
        <w:rPr>
          <w:spacing w:val="1"/>
          <w:u w:val="none"/>
        </w:rPr>
        <w:t>o</w:t>
      </w:r>
      <w:r>
        <w:rPr>
          <w:u w:val="none"/>
        </w:rPr>
        <w:t>ntributed</w:t>
      </w:r>
      <w:r>
        <w:rPr>
          <w:spacing w:val="36"/>
          <w:u w:val="none"/>
        </w:rPr>
        <w:t xml:space="preserve"> </w:t>
      </w:r>
      <w:r>
        <w:rPr>
          <w:u w:val="none"/>
        </w:rPr>
        <w:t>all</w:t>
      </w:r>
      <w:r>
        <w:rPr>
          <w:spacing w:val="34"/>
          <w:u w:val="none"/>
        </w:rPr>
        <w:t xml:space="preserve"> </w:t>
      </w:r>
      <w:r>
        <w:rPr>
          <w:u w:val="none"/>
        </w:rPr>
        <w:t>of</w:t>
      </w:r>
      <w:r>
        <w:rPr>
          <w:spacing w:val="34"/>
          <w:u w:val="none"/>
        </w:rPr>
        <w:t xml:space="preserve"> </w:t>
      </w:r>
      <w:r>
        <w:rPr>
          <w:u w:val="none"/>
        </w:rPr>
        <w:t>his</w:t>
      </w:r>
      <w:r>
        <w:rPr>
          <w:spacing w:val="35"/>
          <w:u w:val="none"/>
        </w:rPr>
        <w:t xml:space="preserve"> </w:t>
      </w:r>
      <w:r>
        <w:rPr>
          <w:u w:val="none"/>
        </w:rPr>
        <w:t>original</w:t>
      </w:r>
      <w:r>
        <w:rPr>
          <w:spacing w:val="1"/>
          <w:w w:val="102"/>
          <w:u w:val="none"/>
        </w:rPr>
        <w:t xml:space="preserve"> </w:t>
      </w:r>
      <w:r>
        <w:rPr>
          <w:u w:val="none"/>
        </w:rPr>
        <w:t>ca</w:t>
      </w:r>
      <w:r>
        <w:rPr>
          <w:spacing w:val="1"/>
          <w:u w:val="none"/>
        </w:rPr>
        <w:t>p</w:t>
      </w:r>
      <w:r>
        <w:rPr>
          <w:u w:val="none"/>
        </w:rPr>
        <w:t>ital</w:t>
      </w:r>
      <w:r>
        <w:rPr>
          <w:spacing w:val="9"/>
          <w:u w:val="none"/>
        </w:rPr>
        <w:t xml:space="preserve"> </w:t>
      </w:r>
      <w:r>
        <w:rPr>
          <w:u w:val="none"/>
        </w:rPr>
        <w:t>c</w:t>
      </w:r>
      <w:r>
        <w:rPr>
          <w:spacing w:val="1"/>
          <w:u w:val="none"/>
        </w:rPr>
        <w:t>o</w:t>
      </w:r>
      <w:r>
        <w:rPr>
          <w:u w:val="none"/>
        </w:rPr>
        <w:t>ntribution,</w:t>
      </w:r>
      <w:r>
        <w:rPr>
          <w:spacing w:val="10"/>
          <w:u w:val="none"/>
        </w:rPr>
        <w:t xml:space="preserve"> </w:t>
      </w:r>
      <w:r>
        <w:rPr>
          <w:u w:val="none"/>
        </w:rPr>
        <w:t>the</w:t>
      </w:r>
      <w:r>
        <w:rPr>
          <w:spacing w:val="10"/>
          <w:u w:val="none"/>
        </w:rPr>
        <w:t xml:space="preserve"> </w:t>
      </w:r>
      <w:r>
        <w:rPr>
          <w:spacing w:val="2"/>
          <w:u w:val="none"/>
        </w:rPr>
        <w:t>M</w:t>
      </w:r>
      <w:r>
        <w:rPr>
          <w:u w:val="none"/>
        </w:rPr>
        <w:t>e</w:t>
      </w:r>
      <w:r>
        <w:rPr>
          <w:spacing w:val="2"/>
          <w:u w:val="none"/>
        </w:rPr>
        <w:t>m</w:t>
      </w:r>
      <w:r>
        <w:rPr>
          <w:u w:val="none"/>
        </w:rPr>
        <w:t>ber</w:t>
      </w:r>
      <w:r>
        <w:rPr>
          <w:spacing w:val="10"/>
          <w:u w:val="none"/>
        </w:rPr>
        <w:t xml:space="preserve"> </w:t>
      </w:r>
      <w:r>
        <w:rPr>
          <w:u w:val="none"/>
        </w:rPr>
        <w:t>shall</w:t>
      </w:r>
      <w:r>
        <w:rPr>
          <w:spacing w:val="9"/>
          <w:u w:val="none"/>
        </w:rPr>
        <w:t xml:space="preserve"> </w:t>
      </w:r>
      <w:r>
        <w:rPr>
          <w:u w:val="none"/>
        </w:rPr>
        <w:t>ha</w:t>
      </w:r>
      <w:r>
        <w:rPr>
          <w:spacing w:val="1"/>
          <w:u w:val="none"/>
        </w:rPr>
        <w:t>v</w:t>
      </w:r>
      <w:r>
        <w:rPr>
          <w:u w:val="none"/>
        </w:rPr>
        <w:t>e</w:t>
      </w:r>
      <w:r>
        <w:rPr>
          <w:spacing w:val="10"/>
          <w:u w:val="none"/>
        </w:rPr>
        <w:t xml:space="preserve"> </w:t>
      </w:r>
      <w:r>
        <w:rPr>
          <w:u w:val="none"/>
        </w:rPr>
        <w:t>no</w:t>
      </w:r>
      <w:r>
        <w:rPr>
          <w:spacing w:val="10"/>
          <w:u w:val="none"/>
        </w:rPr>
        <w:t xml:space="preserve"> </w:t>
      </w:r>
      <w:r>
        <w:rPr>
          <w:u w:val="none"/>
        </w:rPr>
        <w:t>f</w:t>
      </w:r>
      <w:r>
        <w:rPr>
          <w:spacing w:val="1"/>
          <w:u w:val="none"/>
        </w:rPr>
        <w:t>u</w:t>
      </w:r>
      <w:r>
        <w:rPr>
          <w:u w:val="none"/>
        </w:rPr>
        <w:t>rt</w:t>
      </w:r>
      <w:r>
        <w:rPr>
          <w:spacing w:val="1"/>
          <w:u w:val="none"/>
        </w:rPr>
        <w:t>h</w:t>
      </w:r>
      <w:r>
        <w:rPr>
          <w:u w:val="none"/>
        </w:rPr>
        <w:t>er</w:t>
      </w:r>
      <w:r>
        <w:rPr>
          <w:spacing w:val="10"/>
          <w:u w:val="none"/>
        </w:rPr>
        <w:t xml:space="preserve"> </w:t>
      </w:r>
      <w:r>
        <w:rPr>
          <w:spacing w:val="1"/>
          <w:u w:val="none"/>
        </w:rPr>
        <w:t>ob</w:t>
      </w:r>
      <w:r>
        <w:rPr>
          <w:u w:val="none"/>
        </w:rPr>
        <w:t>li</w:t>
      </w:r>
      <w:r>
        <w:rPr>
          <w:spacing w:val="1"/>
          <w:u w:val="none"/>
        </w:rPr>
        <w:t>g</w:t>
      </w:r>
      <w:r>
        <w:rPr>
          <w:u w:val="none"/>
        </w:rPr>
        <w:t>ati</w:t>
      </w:r>
      <w:r>
        <w:rPr>
          <w:spacing w:val="1"/>
          <w:u w:val="none"/>
        </w:rPr>
        <w:t>o</w:t>
      </w:r>
      <w:r>
        <w:rPr>
          <w:u w:val="none"/>
        </w:rPr>
        <w:t>n</w:t>
      </w:r>
      <w:r>
        <w:rPr>
          <w:spacing w:val="11"/>
          <w:u w:val="none"/>
        </w:rPr>
        <w:t xml:space="preserve"> </w:t>
      </w:r>
      <w:r>
        <w:rPr>
          <w:u w:val="none"/>
        </w:rPr>
        <w:t>to</w:t>
      </w:r>
      <w:r>
        <w:rPr>
          <w:spacing w:val="11"/>
          <w:u w:val="none"/>
        </w:rPr>
        <w:t xml:space="preserve"> </w:t>
      </w:r>
      <w:r>
        <w:rPr>
          <w:u w:val="none"/>
        </w:rPr>
        <w:t>c</w:t>
      </w:r>
      <w:r>
        <w:rPr>
          <w:spacing w:val="1"/>
          <w:u w:val="none"/>
        </w:rPr>
        <w:t>on</w:t>
      </w:r>
      <w:r>
        <w:rPr>
          <w:u w:val="none"/>
        </w:rPr>
        <w:t>tri</w:t>
      </w:r>
      <w:r>
        <w:rPr>
          <w:spacing w:val="1"/>
          <w:u w:val="none"/>
        </w:rPr>
        <w:t>bu</w:t>
      </w:r>
      <w:r>
        <w:rPr>
          <w:u w:val="none"/>
        </w:rPr>
        <w:t>te</w:t>
      </w:r>
      <w:r>
        <w:rPr>
          <w:spacing w:val="9"/>
          <w:u w:val="none"/>
        </w:rPr>
        <w:t xml:space="preserve"> </w:t>
      </w:r>
      <w:r>
        <w:rPr>
          <w:u w:val="none"/>
        </w:rPr>
        <w:t>a</w:t>
      </w:r>
      <w:r>
        <w:rPr>
          <w:spacing w:val="1"/>
          <w:u w:val="none"/>
        </w:rPr>
        <w:t>n</w:t>
      </w:r>
      <w:r>
        <w:rPr>
          <w:u w:val="none"/>
        </w:rPr>
        <w:t>y</w:t>
      </w:r>
      <w:r>
        <w:rPr>
          <w:spacing w:val="11"/>
          <w:u w:val="none"/>
        </w:rPr>
        <w:t xml:space="preserve"> </w:t>
      </w:r>
      <w:r>
        <w:rPr>
          <w:u w:val="none"/>
        </w:rPr>
        <w:t>a</w:t>
      </w:r>
      <w:r>
        <w:rPr>
          <w:spacing w:val="2"/>
          <w:u w:val="none"/>
        </w:rPr>
        <w:t>m</w:t>
      </w:r>
      <w:r>
        <w:rPr>
          <w:spacing w:val="1"/>
          <w:u w:val="none"/>
        </w:rPr>
        <w:t>oun</w:t>
      </w:r>
      <w:r>
        <w:rPr>
          <w:u w:val="none"/>
        </w:rPr>
        <w:t>ts</w:t>
      </w:r>
      <w:r>
        <w:rPr>
          <w:spacing w:val="10"/>
          <w:u w:val="none"/>
        </w:rPr>
        <w:t xml:space="preserve"> </w:t>
      </w:r>
      <w:r>
        <w:rPr>
          <w:u w:val="none"/>
        </w:rPr>
        <w:t>f</w:t>
      </w:r>
      <w:r>
        <w:rPr>
          <w:spacing w:val="1"/>
          <w:u w:val="none"/>
        </w:rPr>
        <w:t>o</w:t>
      </w:r>
      <w:r>
        <w:rPr>
          <w:u w:val="none"/>
        </w:rPr>
        <w:t>r</w:t>
      </w:r>
      <w:r>
        <w:rPr>
          <w:spacing w:val="10"/>
          <w:u w:val="none"/>
        </w:rPr>
        <w:t xml:space="preserve"> </w:t>
      </w:r>
      <w:r>
        <w:rPr>
          <w:u w:val="none"/>
        </w:rPr>
        <w:t>a</w:t>
      </w:r>
      <w:r>
        <w:rPr>
          <w:spacing w:val="1"/>
          <w:u w:val="none"/>
        </w:rPr>
        <w:t>n</w:t>
      </w:r>
      <w:r>
        <w:rPr>
          <w:u w:val="none"/>
        </w:rPr>
        <w:t>y</w:t>
      </w:r>
      <w:r>
        <w:rPr>
          <w:w w:val="102"/>
          <w:u w:val="none"/>
        </w:rPr>
        <w:t xml:space="preserve"> </w:t>
      </w:r>
      <w:r>
        <w:rPr>
          <w:u w:val="none"/>
        </w:rPr>
        <w:t>i</w:t>
      </w:r>
      <w:r>
        <w:rPr>
          <w:spacing w:val="1"/>
          <w:u w:val="none"/>
        </w:rPr>
        <w:t>n</w:t>
      </w:r>
      <w:r>
        <w:rPr>
          <w:u w:val="none"/>
        </w:rPr>
        <w:t>de</w:t>
      </w:r>
      <w:r>
        <w:rPr>
          <w:spacing w:val="2"/>
          <w:u w:val="none"/>
        </w:rPr>
        <w:t>m</w:t>
      </w:r>
      <w:r>
        <w:rPr>
          <w:u w:val="none"/>
        </w:rPr>
        <w:t>nity</w:t>
      </w:r>
      <w:r>
        <w:rPr>
          <w:spacing w:val="39"/>
          <w:u w:val="none"/>
        </w:rPr>
        <w:t xml:space="preserve"> </w:t>
      </w:r>
      <w:r>
        <w:rPr>
          <w:u w:val="none"/>
        </w:rPr>
        <w:t>obli</w:t>
      </w:r>
      <w:r>
        <w:rPr>
          <w:spacing w:val="1"/>
          <w:u w:val="none"/>
        </w:rPr>
        <w:t>g</w:t>
      </w:r>
      <w:r>
        <w:rPr>
          <w:u w:val="none"/>
        </w:rPr>
        <w:t>ati</w:t>
      </w:r>
      <w:r>
        <w:rPr>
          <w:spacing w:val="1"/>
          <w:u w:val="none"/>
        </w:rPr>
        <w:t>o</w:t>
      </w:r>
      <w:r>
        <w:rPr>
          <w:u w:val="none"/>
        </w:rPr>
        <w:t>n</w:t>
      </w:r>
      <w:r>
        <w:rPr>
          <w:spacing w:val="40"/>
          <w:u w:val="none"/>
        </w:rPr>
        <w:t xml:space="preserve"> </w:t>
      </w:r>
      <w:r>
        <w:rPr>
          <w:u w:val="none"/>
        </w:rPr>
        <w:t>hereunder,</w:t>
      </w:r>
      <w:r>
        <w:rPr>
          <w:spacing w:val="38"/>
          <w:u w:val="none"/>
        </w:rPr>
        <w:t xml:space="preserve"> </w:t>
      </w:r>
      <w:r>
        <w:rPr>
          <w:u w:val="none"/>
        </w:rPr>
        <w:t>even</w:t>
      </w:r>
      <w:r>
        <w:rPr>
          <w:spacing w:val="40"/>
          <w:u w:val="none"/>
        </w:rPr>
        <w:t xml:space="preserve"> </w:t>
      </w:r>
      <w:r>
        <w:rPr>
          <w:u w:val="none"/>
        </w:rPr>
        <w:t>if</w:t>
      </w:r>
      <w:r>
        <w:rPr>
          <w:spacing w:val="40"/>
          <w:u w:val="none"/>
        </w:rPr>
        <w:t xml:space="preserve"> </w:t>
      </w:r>
      <w:r>
        <w:rPr>
          <w:u w:val="none"/>
        </w:rPr>
        <w:t>a</w:t>
      </w:r>
      <w:r>
        <w:rPr>
          <w:spacing w:val="39"/>
          <w:u w:val="none"/>
        </w:rPr>
        <w:t xml:space="preserve"> </w:t>
      </w:r>
      <w:r>
        <w:rPr>
          <w:spacing w:val="2"/>
          <w:u w:val="none"/>
        </w:rPr>
        <w:t>M</w:t>
      </w:r>
      <w:r>
        <w:rPr>
          <w:u w:val="none"/>
        </w:rPr>
        <w:t>e</w:t>
      </w:r>
      <w:r>
        <w:rPr>
          <w:spacing w:val="2"/>
          <w:u w:val="none"/>
        </w:rPr>
        <w:t>m</w:t>
      </w:r>
      <w:r>
        <w:rPr>
          <w:u w:val="none"/>
        </w:rPr>
        <w:t>ber’s</w:t>
      </w:r>
      <w:r>
        <w:rPr>
          <w:spacing w:val="40"/>
          <w:u w:val="none"/>
        </w:rPr>
        <w:t xml:space="preserve"> </w:t>
      </w:r>
      <w:r>
        <w:rPr>
          <w:u w:val="none"/>
        </w:rPr>
        <w:t>ca</w:t>
      </w:r>
      <w:r>
        <w:rPr>
          <w:spacing w:val="1"/>
          <w:u w:val="none"/>
        </w:rPr>
        <w:t>p</w:t>
      </w:r>
      <w:r>
        <w:rPr>
          <w:u w:val="none"/>
        </w:rPr>
        <w:t>ital</w:t>
      </w:r>
      <w:r>
        <w:rPr>
          <w:spacing w:val="38"/>
          <w:u w:val="none"/>
        </w:rPr>
        <w:t xml:space="preserve"> </w:t>
      </w:r>
      <w:r>
        <w:rPr>
          <w:u w:val="none"/>
        </w:rPr>
        <w:t>is</w:t>
      </w:r>
      <w:r>
        <w:rPr>
          <w:spacing w:val="39"/>
          <w:u w:val="none"/>
        </w:rPr>
        <w:t xml:space="preserve"> </w:t>
      </w:r>
      <w:r>
        <w:rPr>
          <w:u w:val="none"/>
        </w:rPr>
        <w:t>ret</w:t>
      </w:r>
      <w:r>
        <w:rPr>
          <w:spacing w:val="1"/>
          <w:u w:val="none"/>
        </w:rPr>
        <w:t>u</w:t>
      </w:r>
      <w:r>
        <w:rPr>
          <w:u w:val="none"/>
        </w:rPr>
        <w:t>r</w:t>
      </w:r>
      <w:r>
        <w:rPr>
          <w:spacing w:val="1"/>
          <w:u w:val="none"/>
        </w:rPr>
        <w:t>n</w:t>
      </w:r>
      <w:r>
        <w:rPr>
          <w:u w:val="none"/>
        </w:rPr>
        <w:t>ed</w:t>
      </w:r>
      <w:r>
        <w:rPr>
          <w:spacing w:val="40"/>
          <w:u w:val="none"/>
        </w:rPr>
        <w:t xml:space="preserve"> </w:t>
      </w:r>
      <w:r>
        <w:rPr>
          <w:u w:val="none"/>
        </w:rPr>
        <w:t>in</w:t>
      </w:r>
      <w:r>
        <w:rPr>
          <w:spacing w:val="39"/>
          <w:u w:val="none"/>
        </w:rPr>
        <w:t xml:space="preserve"> </w:t>
      </w:r>
      <w:r>
        <w:rPr>
          <w:spacing w:val="1"/>
          <w:u w:val="none"/>
        </w:rPr>
        <w:t>p</w:t>
      </w:r>
      <w:r>
        <w:rPr>
          <w:u w:val="none"/>
        </w:rPr>
        <w:t>art</w:t>
      </w:r>
      <w:r>
        <w:rPr>
          <w:spacing w:val="39"/>
          <w:u w:val="none"/>
        </w:rPr>
        <w:t xml:space="preserve"> </w:t>
      </w:r>
      <w:r>
        <w:rPr>
          <w:spacing w:val="1"/>
          <w:u w:val="none"/>
        </w:rPr>
        <w:t>o</w:t>
      </w:r>
      <w:r>
        <w:rPr>
          <w:u w:val="none"/>
        </w:rPr>
        <w:t>r</w:t>
      </w:r>
      <w:r>
        <w:rPr>
          <w:spacing w:val="39"/>
          <w:u w:val="none"/>
        </w:rPr>
        <w:t xml:space="preserve"> </w:t>
      </w:r>
      <w:r>
        <w:rPr>
          <w:u w:val="none"/>
        </w:rPr>
        <w:t>in</w:t>
      </w:r>
      <w:r>
        <w:rPr>
          <w:spacing w:val="40"/>
          <w:u w:val="none"/>
        </w:rPr>
        <w:t xml:space="preserve"> </w:t>
      </w:r>
      <w:r>
        <w:rPr>
          <w:u w:val="none"/>
        </w:rPr>
        <w:t>t</w:t>
      </w:r>
      <w:r>
        <w:rPr>
          <w:spacing w:val="1"/>
          <w:u w:val="none"/>
        </w:rPr>
        <w:t>o</w:t>
      </w:r>
      <w:r>
        <w:rPr>
          <w:u w:val="none"/>
        </w:rPr>
        <w:t>tal</w:t>
      </w:r>
      <w:r>
        <w:rPr>
          <w:spacing w:val="38"/>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9"/>
          <w:u w:val="none"/>
        </w:rPr>
        <w:t xml:space="preserve"> </w:t>
      </w:r>
      <w:r>
        <w:rPr>
          <w:u w:val="none"/>
        </w:rPr>
        <w:t>to</w:t>
      </w:r>
      <w:r>
        <w:rPr>
          <w:spacing w:val="40"/>
          <w:u w:val="none"/>
        </w:rPr>
        <w:t xml:space="preserve"> </w:t>
      </w:r>
      <w:r>
        <w:rPr>
          <w:u w:val="none"/>
        </w:rPr>
        <w:t>a</w:t>
      </w:r>
      <w:r>
        <w:rPr>
          <w:w w:val="102"/>
          <w:u w:val="none"/>
        </w:rPr>
        <w:t xml:space="preserve"> </w:t>
      </w:r>
      <w:r>
        <w:rPr>
          <w:u w:val="none"/>
        </w:rPr>
        <w:t>ca</w:t>
      </w:r>
      <w:r>
        <w:rPr>
          <w:spacing w:val="1"/>
          <w:u w:val="none"/>
        </w:rPr>
        <w:t>p</w:t>
      </w:r>
      <w:r>
        <w:rPr>
          <w:u w:val="none"/>
        </w:rPr>
        <w:t>ital</w:t>
      </w:r>
      <w:r>
        <w:rPr>
          <w:spacing w:val="35"/>
          <w:u w:val="none"/>
        </w:rPr>
        <w:t xml:space="preserve"> </w:t>
      </w:r>
      <w:r>
        <w:rPr>
          <w:u w:val="none"/>
        </w:rPr>
        <w:t>e</w:t>
      </w:r>
      <w:r>
        <w:rPr>
          <w:spacing w:val="1"/>
          <w:u w:val="none"/>
        </w:rPr>
        <w:t>v</w:t>
      </w:r>
      <w:r>
        <w:rPr>
          <w:u w:val="none"/>
        </w:rPr>
        <w:t>e</w:t>
      </w:r>
      <w:r>
        <w:rPr>
          <w:spacing w:val="1"/>
          <w:u w:val="none"/>
        </w:rPr>
        <w:t>n</w:t>
      </w:r>
      <w:r>
        <w:rPr>
          <w:u w:val="none"/>
        </w:rPr>
        <w:t>t.</w:t>
      </w:r>
    </w:p>
    <w:p w14:paraId="548711B9" w14:textId="77777777" w:rsidR="000C19C9" w:rsidRDefault="000C19C9">
      <w:pPr>
        <w:spacing w:before="2" w:line="240" w:lineRule="exact"/>
        <w:rPr>
          <w:sz w:val="24"/>
          <w:szCs w:val="24"/>
        </w:rPr>
      </w:pPr>
    </w:p>
    <w:p w14:paraId="5CBFD27A" w14:textId="77777777" w:rsidR="000C19C9" w:rsidRDefault="00D3642A">
      <w:pPr>
        <w:pStyle w:val="BodyText"/>
        <w:numPr>
          <w:ilvl w:val="1"/>
          <w:numId w:val="8"/>
        </w:numPr>
        <w:tabs>
          <w:tab w:val="left" w:pos="1544"/>
        </w:tabs>
        <w:ind w:left="1544"/>
        <w:rPr>
          <w:u w:val="none"/>
        </w:rPr>
      </w:pPr>
      <w:r>
        <w:rPr>
          <w:spacing w:val="1"/>
          <w:u w:color="000000"/>
        </w:rPr>
        <w:t>L</w:t>
      </w:r>
      <w:r>
        <w:rPr>
          <w:u w:color="000000"/>
        </w:rPr>
        <w:t>I</w:t>
      </w:r>
      <w:r>
        <w:rPr>
          <w:spacing w:val="1"/>
          <w:u w:color="000000"/>
        </w:rPr>
        <w:t>AB</w:t>
      </w:r>
      <w:r>
        <w:rPr>
          <w:u w:color="000000"/>
        </w:rPr>
        <w:t>I</w:t>
      </w:r>
      <w:r>
        <w:rPr>
          <w:spacing w:val="1"/>
          <w:u w:color="000000"/>
        </w:rPr>
        <w:t>L</w:t>
      </w:r>
      <w:r>
        <w:rPr>
          <w:u w:color="000000"/>
        </w:rPr>
        <w:t>I</w:t>
      </w:r>
      <w:r>
        <w:rPr>
          <w:spacing w:val="1"/>
          <w:u w:color="000000"/>
        </w:rPr>
        <w:t>T</w:t>
      </w:r>
      <w:r>
        <w:rPr>
          <w:u w:color="000000"/>
        </w:rPr>
        <w:t>Y</w:t>
      </w:r>
      <w:r>
        <w:rPr>
          <w:spacing w:val="41"/>
          <w:u w:color="000000"/>
        </w:rPr>
        <w:t xml:space="preserve"> </w:t>
      </w:r>
      <w:r>
        <w:rPr>
          <w:spacing w:val="1"/>
          <w:u w:color="000000"/>
        </w:rPr>
        <w:t>AN</w:t>
      </w:r>
      <w:r>
        <w:rPr>
          <w:u w:color="000000"/>
        </w:rPr>
        <w:t>D</w:t>
      </w:r>
      <w:r>
        <w:rPr>
          <w:spacing w:val="41"/>
          <w:u w:color="000000"/>
        </w:rPr>
        <w:t xml:space="preserve"> </w:t>
      </w:r>
      <w:r>
        <w:rPr>
          <w:spacing w:val="1"/>
          <w:u w:color="000000"/>
        </w:rPr>
        <w:t>ERROR</w:t>
      </w:r>
      <w:r>
        <w:rPr>
          <w:u w:color="000000"/>
        </w:rPr>
        <w:t>S</w:t>
      </w:r>
      <w:r>
        <w:rPr>
          <w:spacing w:val="42"/>
          <w:u w:color="000000"/>
        </w:rPr>
        <w:t xml:space="preserve"> </w:t>
      </w:r>
      <w:r>
        <w:rPr>
          <w:spacing w:val="1"/>
          <w:u w:color="000000"/>
        </w:rPr>
        <w:t>AN</w:t>
      </w:r>
      <w:r>
        <w:rPr>
          <w:u w:color="000000"/>
        </w:rPr>
        <w:t>D</w:t>
      </w:r>
      <w:r>
        <w:rPr>
          <w:spacing w:val="41"/>
          <w:u w:color="000000"/>
        </w:rPr>
        <w:t xml:space="preserve"> </w:t>
      </w:r>
      <w:r>
        <w:rPr>
          <w:spacing w:val="1"/>
          <w:u w:color="000000"/>
        </w:rPr>
        <w:t>O</w:t>
      </w:r>
      <w:r>
        <w:rPr>
          <w:spacing w:val="2"/>
          <w:u w:color="000000"/>
        </w:rPr>
        <w:t>M</w:t>
      </w:r>
      <w:r>
        <w:rPr>
          <w:u w:color="000000"/>
        </w:rPr>
        <w:t>I</w:t>
      </w:r>
      <w:r>
        <w:rPr>
          <w:spacing w:val="1"/>
          <w:u w:color="000000"/>
        </w:rPr>
        <w:t>SS</w:t>
      </w:r>
      <w:r>
        <w:rPr>
          <w:u w:color="000000"/>
        </w:rPr>
        <w:t>I</w:t>
      </w:r>
      <w:r>
        <w:rPr>
          <w:spacing w:val="1"/>
          <w:u w:color="000000"/>
        </w:rPr>
        <w:t>ON</w:t>
      </w:r>
      <w:r>
        <w:rPr>
          <w:u w:color="000000"/>
        </w:rPr>
        <w:t>S</w:t>
      </w:r>
      <w:r>
        <w:rPr>
          <w:spacing w:val="41"/>
          <w:u w:color="000000"/>
        </w:rPr>
        <w:t xml:space="preserve"> </w:t>
      </w:r>
      <w:r>
        <w:rPr>
          <w:u w:color="000000"/>
        </w:rPr>
        <w:t>I</w:t>
      </w:r>
      <w:r>
        <w:rPr>
          <w:spacing w:val="1"/>
          <w:u w:color="000000"/>
        </w:rPr>
        <w:t>NSURANC</w:t>
      </w:r>
      <w:r>
        <w:rPr>
          <w:spacing w:val="2"/>
          <w:u w:color="000000"/>
        </w:rPr>
        <w:t>E</w:t>
      </w:r>
      <w:r>
        <w:rPr>
          <w:u w:val="none"/>
        </w:rPr>
        <w:t>.</w:t>
      </w:r>
      <w:r>
        <w:rPr>
          <w:spacing w:val="40"/>
          <w:u w:val="none"/>
        </w:rPr>
        <w:t xml:space="preserve"> </w:t>
      </w:r>
      <w:r>
        <w:rPr>
          <w:spacing w:val="1"/>
          <w:u w:val="none"/>
        </w:rPr>
        <w:t>Th</w:t>
      </w:r>
      <w:r>
        <w:rPr>
          <w:u w:val="none"/>
        </w:rPr>
        <w:t>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7"/>
          <w:u w:val="none"/>
        </w:rPr>
        <w:t xml:space="preserve"> </w:t>
      </w:r>
      <w:r>
        <w:rPr>
          <w:spacing w:val="2"/>
          <w:u w:val="none"/>
        </w:rPr>
        <w:t>M</w:t>
      </w:r>
      <w:r>
        <w:rPr>
          <w:u w:val="none"/>
        </w:rPr>
        <w:t>e</w:t>
      </w:r>
      <w:r>
        <w:rPr>
          <w:spacing w:val="2"/>
          <w:u w:val="none"/>
        </w:rPr>
        <w:t>m</w:t>
      </w:r>
      <w:r>
        <w:rPr>
          <w:spacing w:val="1"/>
          <w:u w:val="none"/>
        </w:rPr>
        <w:t>b</w:t>
      </w:r>
      <w:r>
        <w:rPr>
          <w:u w:val="none"/>
        </w:rPr>
        <w:t>er</w:t>
      </w:r>
    </w:p>
    <w:p w14:paraId="45FA7E38" w14:textId="77777777" w:rsidR="000C19C9" w:rsidRDefault="00D3642A">
      <w:pPr>
        <w:pStyle w:val="BodyText"/>
        <w:spacing w:before="13" w:line="251" w:lineRule="auto"/>
        <w:ind w:right="114" w:firstLine="0"/>
        <w:jc w:val="both"/>
        <w:rPr>
          <w:u w:val="none"/>
        </w:rPr>
      </w:pPr>
      <w:r>
        <w:rPr>
          <w:u w:val="none"/>
        </w:rPr>
        <w:t>s</w:t>
      </w:r>
      <w:r>
        <w:rPr>
          <w:spacing w:val="1"/>
          <w:u w:val="none"/>
        </w:rPr>
        <w:t>h</w:t>
      </w:r>
      <w:r>
        <w:rPr>
          <w:u w:val="none"/>
        </w:rPr>
        <w:t>all</w:t>
      </w:r>
      <w:r>
        <w:rPr>
          <w:spacing w:val="27"/>
          <w:u w:val="none"/>
        </w:rPr>
        <w:t xml:space="preserve"> </w:t>
      </w:r>
      <w:r>
        <w:rPr>
          <w:spacing w:val="1"/>
          <w:u w:val="none"/>
        </w:rPr>
        <w:t>h</w:t>
      </w:r>
      <w:r>
        <w:rPr>
          <w:u w:val="none"/>
        </w:rPr>
        <w:t>a</w:t>
      </w:r>
      <w:r>
        <w:rPr>
          <w:spacing w:val="1"/>
          <w:u w:val="none"/>
        </w:rPr>
        <w:t>v</w:t>
      </w:r>
      <w:r>
        <w:rPr>
          <w:u w:val="none"/>
        </w:rPr>
        <w:t>e</w:t>
      </w:r>
      <w:r>
        <w:rPr>
          <w:spacing w:val="28"/>
          <w:u w:val="none"/>
        </w:rPr>
        <w:t xml:space="preserve"> </w:t>
      </w:r>
      <w:r>
        <w:rPr>
          <w:u w:val="none"/>
        </w:rPr>
        <w:t>t</w:t>
      </w:r>
      <w:r>
        <w:rPr>
          <w:spacing w:val="1"/>
          <w:u w:val="none"/>
        </w:rPr>
        <w:t>h</w:t>
      </w:r>
      <w:r>
        <w:rPr>
          <w:u w:val="none"/>
        </w:rPr>
        <w:t>e</w:t>
      </w:r>
      <w:r>
        <w:rPr>
          <w:spacing w:val="28"/>
          <w:u w:val="none"/>
        </w:rPr>
        <w:t xml:space="preserve"> </w:t>
      </w:r>
      <w:r>
        <w:rPr>
          <w:u w:val="none"/>
        </w:rPr>
        <w:t>ri</w:t>
      </w:r>
      <w:r>
        <w:rPr>
          <w:spacing w:val="1"/>
          <w:u w:val="none"/>
        </w:rPr>
        <w:t>gh</w:t>
      </w:r>
      <w:r>
        <w:rPr>
          <w:u w:val="none"/>
        </w:rPr>
        <w:t>t</w:t>
      </w:r>
      <w:r>
        <w:rPr>
          <w:spacing w:val="28"/>
          <w:u w:val="none"/>
        </w:rPr>
        <w:t xml:space="preserve"> </w:t>
      </w:r>
      <w:r>
        <w:rPr>
          <w:u w:val="none"/>
        </w:rPr>
        <w:t>to</w:t>
      </w:r>
      <w:r>
        <w:rPr>
          <w:spacing w:val="26"/>
          <w:u w:val="none"/>
        </w:rPr>
        <w:t xml:space="preserve"> </w:t>
      </w:r>
      <w:r>
        <w:rPr>
          <w:u w:val="none"/>
        </w:rPr>
        <w:t>ca</w:t>
      </w:r>
      <w:r>
        <w:rPr>
          <w:spacing w:val="1"/>
          <w:u w:val="none"/>
        </w:rPr>
        <w:t>u</w:t>
      </w:r>
      <w:r>
        <w:rPr>
          <w:u w:val="none"/>
        </w:rPr>
        <w:t>se</w:t>
      </w:r>
      <w:r>
        <w:rPr>
          <w:spacing w:val="27"/>
          <w:u w:val="none"/>
        </w:rPr>
        <w:t xml:space="preserve"> </w:t>
      </w:r>
      <w:r>
        <w:rPr>
          <w:u w:val="none"/>
        </w:rPr>
        <w:t>the</w:t>
      </w:r>
      <w:r>
        <w:rPr>
          <w:spacing w:val="2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8"/>
          <w:u w:val="none"/>
        </w:rPr>
        <w:t xml:space="preserve"> </w:t>
      </w:r>
      <w:r>
        <w:rPr>
          <w:u w:val="none"/>
        </w:rPr>
        <w:t>to</w:t>
      </w:r>
      <w:r>
        <w:rPr>
          <w:spacing w:val="29"/>
          <w:u w:val="none"/>
        </w:rPr>
        <w:t xml:space="preserve"> </w:t>
      </w:r>
      <w:r>
        <w:rPr>
          <w:u w:val="none"/>
        </w:rPr>
        <w:t>purc</w:t>
      </w:r>
      <w:r>
        <w:rPr>
          <w:spacing w:val="1"/>
          <w:u w:val="none"/>
        </w:rPr>
        <w:t>h</w:t>
      </w:r>
      <w:r>
        <w:rPr>
          <w:u w:val="none"/>
        </w:rPr>
        <w:t>ase</w:t>
      </w:r>
      <w:r>
        <w:rPr>
          <w:spacing w:val="27"/>
          <w:u w:val="none"/>
        </w:rPr>
        <w:t xml:space="preserve"> </w:t>
      </w:r>
      <w:r>
        <w:rPr>
          <w:u w:val="none"/>
        </w:rPr>
        <w:t>a</w:t>
      </w:r>
      <w:r>
        <w:rPr>
          <w:spacing w:val="1"/>
          <w:u w:val="none"/>
        </w:rPr>
        <w:t>n</w:t>
      </w:r>
      <w:r>
        <w:rPr>
          <w:u w:val="none"/>
        </w:rPr>
        <w:t>d</w:t>
      </w:r>
      <w:r>
        <w:rPr>
          <w:spacing w:val="28"/>
          <w:u w:val="none"/>
        </w:rPr>
        <w:t xml:space="preserve"> </w:t>
      </w:r>
      <w:r>
        <w:rPr>
          <w:spacing w:val="2"/>
          <w:u w:val="none"/>
        </w:rPr>
        <w:t>m</w:t>
      </w:r>
      <w:r>
        <w:rPr>
          <w:u w:val="none"/>
        </w:rPr>
        <w:t>aintain</w:t>
      </w:r>
      <w:r>
        <w:rPr>
          <w:spacing w:val="29"/>
          <w:u w:val="none"/>
        </w:rPr>
        <w:t xml:space="preserve"> </w:t>
      </w:r>
      <w:r>
        <w:rPr>
          <w:u w:val="none"/>
        </w:rPr>
        <w:t>public</w:t>
      </w:r>
      <w:r>
        <w:rPr>
          <w:spacing w:val="27"/>
          <w:u w:val="none"/>
        </w:rPr>
        <w:t xml:space="preserve"> </w:t>
      </w:r>
      <w:r>
        <w:rPr>
          <w:u w:val="none"/>
        </w:rPr>
        <w:t>lia</w:t>
      </w:r>
      <w:r>
        <w:rPr>
          <w:spacing w:val="1"/>
          <w:u w:val="none"/>
        </w:rPr>
        <w:t>b</w:t>
      </w:r>
      <w:r>
        <w:rPr>
          <w:u w:val="none"/>
        </w:rPr>
        <w:t>ility</w:t>
      </w:r>
      <w:r>
        <w:rPr>
          <w:spacing w:val="28"/>
          <w:u w:val="none"/>
        </w:rPr>
        <w:t xml:space="preserve"> </w:t>
      </w:r>
      <w:r>
        <w:rPr>
          <w:u w:val="none"/>
        </w:rPr>
        <w:t>insura</w:t>
      </w:r>
      <w:r>
        <w:rPr>
          <w:spacing w:val="1"/>
          <w:u w:val="none"/>
        </w:rPr>
        <w:t>n</w:t>
      </w:r>
      <w:r>
        <w:rPr>
          <w:u w:val="none"/>
        </w:rPr>
        <w:t>ce</w:t>
      </w:r>
      <w:r>
        <w:rPr>
          <w:spacing w:val="28"/>
          <w:u w:val="none"/>
        </w:rPr>
        <w:t xml:space="preserve"> </w:t>
      </w:r>
      <w:r>
        <w:rPr>
          <w:u w:val="none"/>
        </w:rPr>
        <w:t>in</w:t>
      </w:r>
      <w:r>
        <w:rPr>
          <w:w w:val="102"/>
          <w:u w:val="none"/>
        </w:rPr>
        <w:t xml:space="preserve"> </w:t>
      </w:r>
      <w:r>
        <w:rPr>
          <w:u w:val="none"/>
        </w:rPr>
        <w:t>c</w:t>
      </w:r>
      <w:r>
        <w:rPr>
          <w:spacing w:val="1"/>
          <w:u w:val="none"/>
        </w:rPr>
        <w:t>o</w:t>
      </w:r>
      <w:r>
        <w:rPr>
          <w:spacing w:val="2"/>
          <w:u w:val="none"/>
        </w:rPr>
        <w:t>mm</w:t>
      </w:r>
      <w:r>
        <w:rPr>
          <w:u w:val="none"/>
        </w:rPr>
        <w:t>ercially</w:t>
      </w:r>
      <w:r>
        <w:rPr>
          <w:spacing w:val="44"/>
          <w:u w:val="none"/>
        </w:rPr>
        <w:t xml:space="preserve"> </w:t>
      </w:r>
      <w:r>
        <w:rPr>
          <w:u w:val="none"/>
        </w:rPr>
        <w:t>reasona</w:t>
      </w:r>
      <w:r>
        <w:rPr>
          <w:spacing w:val="1"/>
          <w:u w:val="none"/>
        </w:rPr>
        <w:t>b</w:t>
      </w:r>
      <w:r>
        <w:rPr>
          <w:u w:val="none"/>
        </w:rPr>
        <w:t>le</w:t>
      </w:r>
      <w:r>
        <w:rPr>
          <w:spacing w:val="45"/>
          <w:u w:val="none"/>
        </w:rPr>
        <w:t xml:space="preserve"> </w:t>
      </w:r>
      <w:r>
        <w:rPr>
          <w:u w:val="none"/>
        </w:rPr>
        <w:t>c</w:t>
      </w:r>
      <w:r>
        <w:rPr>
          <w:spacing w:val="1"/>
          <w:u w:val="none"/>
        </w:rPr>
        <w:t>o</w:t>
      </w:r>
      <w:r>
        <w:rPr>
          <w:u w:val="none"/>
        </w:rPr>
        <w:t>vera</w:t>
      </w:r>
      <w:r>
        <w:rPr>
          <w:spacing w:val="1"/>
          <w:u w:val="none"/>
        </w:rPr>
        <w:t>g</w:t>
      </w:r>
      <w:r>
        <w:rPr>
          <w:u w:val="none"/>
        </w:rPr>
        <w:t>e</w:t>
      </w:r>
      <w:r>
        <w:rPr>
          <w:spacing w:val="44"/>
          <w:u w:val="none"/>
        </w:rPr>
        <w:t xml:space="preserve"> </w:t>
      </w:r>
      <w:r>
        <w:rPr>
          <w:u w:val="none"/>
        </w:rPr>
        <w:t>a</w:t>
      </w:r>
      <w:r>
        <w:rPr>
          <w:spacing w:val="2"/>
          <w:u w:val="none"/>
        </w:rPr>
        <w:t>m</w:t>
      </w:r>
      <w:r>
        <w:rPr>
          <w:u w:val="none"/>
        </w:rPr>
        <w:t>ounts,</w:t>
      </w:r>
      <w:r>
        <w:rPr>
          <w:spacing w:val="44"/>
          <w:u w:val="none"/>
        </w:rPr>
        <w:t xml:space="preserve"> </w:t>
      </w:r>
      <w:r>
        <w:rPr>
          <w:u w:val="none"/>
        </w:rPr>
        <w:t>at</w:t>
      </w:r>
      <w:r>
        <w:rPr>
          <w:spacing w:val="43"/>
          <w:u w:val="none"/>
        </w:rPr>
        <w:t xml:space="preserve"> </w:t>
      </w:r>
      <w:r>
        <w:rPr>
          <w:u w:val="none"/>
        </w:rPr>
        <w:t>the</w:t>
      </w:r>
      <w:r>
        <w:rPr>
          <w:spacing w:val="44"/>
          <w:u w:val="none"/>
        </w:rPr>
        <w:t xml:space="preserve"> </w:t>
      </w:r>
      <w:r>
        <w:rPr>
          <w:spacing w:val="1"/>
          <w:u w:val="none"/>
        </w:rPr>
        <w:t>C</w:t>
      </w:r>
      <w:r>
        <w:rPr>
          <w:u w:val="none"/>
        </w:rPr>
        <w:t>o</w:t>
      </w:r>
      <w:r>
        <w:rPr>
          <w:spacing w:val="2"/>
          <w:u w:val="none"/>
        </w:rPr>
        <w:t>m</w:t>
      </w:r>
      <w:r>
        <w:rPr>
          <w:u w:val="none"/>
        </w:rPr>
        <w:t>pa</w:t>
      </w:r>
      <w:r>
        <w:rPr>
          <w:spacing w:val="1"/>
          <w:u w:val="none"/>
        </w:rPr>
        <w:t>ny</w:t>
      </w:r>
      <w:r>
        <w:rPr>
          <w:u w:val="none"/>
        </w:rPr>
        <w:t>’s</w:t>
      </w:r>
      <w:r>
        <w:rPr>
          <w:spacing w:val="45"/>
          <w:u w:val="none"/>
        </w:rPr>
        <w:t xml:space="preserve"> </w:t>
      </w:r>
      <w:r>
        <w:rPr>
          <w:u w:val="none"/>
        </w:rPr>
        <w:t>e</w:t>
      </w:r>
      <w:r>
        <w:rPr>
          <w:spacing w:val="1"/>
          <w:u w:val="none"/>
        </w:rPr>
        <w:t>xp</w:t>
      </w:r>
      <w:r>
        <w:rPr>
          <w:u w:val="none"/>
        </w:rPr>
        <w:t>e</w:t>
      </w:r>
      <w:r>
        <w:rPr>
          <w:spacing w:val="1"/>
          <w:u w:val="none"/>
        </w:rPr>
        <w:t>n</w:t>
      </w:r>
      <w:r>
        <w:rPr>
          <w:u w:val="none"/>
        </w:rPr>
        <w:t>se,</w:t>
      </w:r>
      <w:r>
        <w:rPr>
          <w:spacing w:val="43"/>
          <w:u w:val="none"/>
        </w:rPr>
        <w:t xml:space="preserve"> </w:t>
      </w:r>
      <w:r>
        <w:rPr>
          <w:spacing w:val="1"/>
          <w:u w:val="none"/>
        </w:rPr>
        <w:t>o</w:t>
      </w:r>
      <w:r>
        <w:rPr>
          <w:u w:val="none"/>
        </w:rPr>
        <w:t>n</w:t>
      </w:r>
      <w:r>
        <w:rPr>
          <w:spacing w:val="45"/>
          <w:u w:val="none"/>
        </w:rPr>
        <w:t xml:space="preserve"> </w:t>
      </w:r>
      <w:r>
        <w:rPr>
          <w:spacing w:val="1"/>
          <w:u w:val="none"/>
        </w:rPr>
        <w:t>b</w:t>
      </w:r>
      <w:r>
        <w:rPr>
          <w:u w:val="none"/>
        </w:rPr>
        <w:t>e</w:t>
      </w:r>
      <w:r>
        <w:rPr>
          <w:spacing w:val="1"/>
          <w:u w:val="none"/>
        </w:rPr>
        <w:t>h</w:t>
      </w:r>
      <w:r>
        <w:rPr>
          <w:u w:val="none"/>
        </w:rPr>
        <w:t>alf</w:t>
      </w:r>
      <w:r>
        <w:rPr>
          <w:spacing w:val="43"/>
          <w:u w:val="none"/>
        </w:rPr>
        <w:t xml:space="preserve"> </w:t>
      </w:r>
      <w:r>
        <w:rPr>
          <w:spacing w:val="1"/>
          <w:u w:val="none"/>
        </w:rPr>
        <w:t>o</w:t>
      </w:r>
      <w:r>
        <w:rPr>
          <w:u w:val="none"/>
        </w:rPr>
        <w:t>f</w:t>
      </w:r>
      <w:r>
        <w:rPr>
          <w:spacing w:val="44"/>
          <w:u w:val="none"/>
        </w:rPr>
        <w:t xml:space="preserve"> </w:t>
      </w:r>
      <w:r>
        <w:rPr>
          <w:u w:val="none"/>
        </w:rPr>
        <w:t>t</w:t>
      </w:r>
      <w:r>
        <w:rPr>
          <w:spacing w:val="1"/>
          <w:u w:val="none"/>
        </w:rPr>
        <w:t>h</w:t>
      </w:r>
      <w:r>
        <w:rPr>
          <w:u w:val="none"/>
        </w:rPr>
        <w:t>e</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4"/>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a</w:t>
      </w:r>
      <w:r>
        <w:rPr>
          <w:spacing w:val="1"/>
          <w:u w:val="none"/>
        </w:rPr>
        <w:t>n</w:t>
      </w:r>
      <w:r>
        <w:rPr>
          <w:u w:val="none"/>
        </w:rPr>
        <w:t>d</w:t>
      </w:r>
      <w:r>
        <w:rPr>
          <w:spacing w:val="23"/>
          <w:u w:val="none"/>
        </w:rPr>
        <w:t xml:space="preserve"> </w:t>
      </w:r>
      <w:r>
        <w:rPr>
          <w:u w:val="none"/>
        </w:rPr>
        <w:t>such</w:t>
      </w:r>
      <w:r>
        <w:rPr>
          <w:spacing w:val="23"/>
          <w:u w:val="none"/>
        </w:rPr>
        <w:t xml:space="preserve"> </w:t>
      </w:r>
      <w:r>
        <w:rPr>
          <w:u w:val="none"/>
        </w:rPr>
        <w:t>other</w:t>
      </w:r>
      <w:r>
        <w:rPr>
          <w:spacing w:val="22"/>
          <w:u w:val="none"/>
        </w:rPr>
        <w:t xml:space="preserve"> </w:t>
      </w:r>
      <w:r>
        <w:rPr>
          <w:spacing w:val="1"/>
          <w:u w:val="none"/>
        </w:rPr>
        <w:t>P</w:t>
      </w:r>
      <w:r>
        <w:rPr>
          <w:u w:val="none"/>
        </w:rPr>
        <w:t>ersons</w:t>
      </w:r>
      <w:r>
        <w:rPr>
          <w:spacing w:val="21"/>
          <w:u w:val="none"/>
        </w:rPr>
        <w:t xml:space="preserve"> </w:t>
      </w:r>
      <w:r>
        <w:rPr>
          <w:u w:val="none"/>
        </w:rPr>
        <w:t>as</w:t>
      </w:r>
      <w:r>
        <w:rPr>
          <w:spacing w:val="22"/>
          <w:u w:val="none"/>
        </w:rPr>
        <w:t xml:space="preserve"> </w:t>
      </w:r>
      <w:r>
        <w:rPr>
          <w:u w:val="none"/>
        </w:rPr>
        <w:t>the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3"/>
          <w:u w:val="none"/>
        </w:rPr>
        <w:t xml:space="preserve"> </w:t>
      </w:r>
      <w:r>
        <w:rPr>
          <w:u w:val="none"/>
        </w:rPr>
        <w:t>s</w:t>
      </w:r>
      <w:r>
        <w:rPr>
          <w:spacing w:val="1"/>
          <w:u w:val="none"/>
        </w:rPr>
        <w:t>h</w:t>
      </w:r>
      <w:r>
        <w:rPr>
          <w:u w:val="none"/>
        </w:rPr>
        <w:t>all</w:t>
      </w:r>
      <w:r>
        <w:rPr>
          <w:spacing w:val="2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21"/>
          <w:u w:val="none"/>
        </w:rPr>
        <w:t xml:space="preserve"> </w:t>
      </w:r>
      <w:r>
        <w:rPr>
          <w:u w:val="none"/>
        </w:rPr>
        <w:t>a</w:t>
      </w:r>
      <w:r>
        <w:rPr>
          <w:spacing w:val="1"/>
          <w:u w:val="none"/>
        </w:rPr>
        <w:t>g</w:t>
      </w:r>
      <w:r>
        <w:rPr>
          <w:u w:val="none"/>
        </w:rPr>
        <w:t>ai</w:t>
      </w:r>
      <w:r>
        <w:rPr>
          <w:spacing w:val="1"/>
          <w:u w:val="none"/>
        </w:rPr>
        <w:t>n</w:t>
      </w:r>
      <w:r>
        <w:rPr>
          <w:u w:val="none"/>
        </w:rPr>
        <w:t>st</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lia</w:t>
      </w:r>
      <w:r>
        <w:rPr>
          <w:spacing w:val="1"/>
          <w:u w:val="none"/>
        </w:rPr>
        <w:t>b</w:t>
      </w:r>
      <w:r>
        <w:rPr>
          <w:u w:val="none"/>
        </w:rPr>
        <w:t>ility</w:t>
      </w:r>
      <w:r>
        <w:rPr>
          <w:spacing w:val="23"/>
          <w:u w:val="none"/>
        </w:rPr>
        <w:t xml:space="preserve"> </w:t>
      </w:r>
      <w:r>
        <w:rPr>
          <w:u w:val="none"/>
        </w:rPr>
        <w:t>t</w:t>
      </w:r>
      <w:r>
        <w:rPr>
          <w:spacing w:val="1"/>
          <w:u w:val="none"/>
        </w:rPr>
        <w:t>h</w:t>
      </w:r>
      <w:r>
        <w:rPr>
          <w:u w:val="none"/>
        </w:rPr>
        <w:t>at</w:t>
      </w:r>
      <w:r>
        <w:rPr>
          <w:spacing w:val="21"/>
          <w:u w:val="none"/>
        </w:rPr>
        <w:t xml:space="preserve"> </w:t>
      </w:r>
      <w:r>
        <w:rPr>
          <w:spacing w:val="2"/>
          <w:u w:val="none"/>
        </w:rPr>
        <w:t>m</w:t>
      </w:r>
      <w:r>
        <w:rPr>
          <w:u w:val="none"/>
        </w:rPr>
        <w:t>ay</w:t>
      </w:r>
      <w:r>
        <w:rPr>
          <w:w w:val="102"/>
          <w:u w:val="none"/>
        </w:rPr>
        <w:t xml:space="preserve"> </w:t>
      </w:r>
      <w:r>
        <w:rPr>
          <w:spacing w:val="1"/>
          <w:u w:val="none"/>
        </w:rPr>
        <w:t>b</w:t>
      </w:r>
      <w:r>
        <w:rPr>
          <w:u w:val="none"/>
        </w:rPr>
        <w:t>e</w:t>
      </w:r>
      <w:r>
        <w:rPr>
          <w:spacing w:val="22"/>
          <w:u w:val="none"/>
        </w:rPr>
        <w:t xml:space="preserve"> </w:t>
      </w:r>
      <w:r>
        <w:rPr>
          <w:u w:val="none"/>
        </w:rPr>
        <w:t>asserted</w:t>
      </w:r>
      <w:r>
        <w:rPr>
          <w:spacing w:val="22"/>
          <w:u w:val="none"/>
        </w:rPr>
        <w:t xml:space="preserve"> </w:t>
      </w:r>
      <w:r>
        <w:rPr>
          <w:u w:val="none"/>
        </w:rPr>
        <w:t>a</w:t>
      </w:r>
      <w:r>
        <w:rPr>
          <w:spacing w:val="1"/>
          <w:u w:val="none"/>
        </w:rPr>
        <w:t>g</w:t>
      </w:r>
      <w:r>
        <w:rPr>
          <w:u w:val="none"/>
        </w:rPr>
        <w:t>ai</w:t>
      </w:r>
      <w:r>
        <w:rPr>
          <w:spacing w:val="1"/>
          <w:u w:val="none"/>
        </w:rPr>
        <w:t>n</w:t>
      </w:r>
      <w:r>
        <w:rPr>
          <w:u w:val="none"/>
        </w:rPr>
        <w:t>st,</w:t>
      </w:r>
      <w:r>
        <w:rPr>
          <w:spacing w:val="21"/>
          <w:u w:val="none"/>
        </w:rPr>
        <w:t xml:space="preserve"> </w:t>
      </w:r>
      <w:r>
        <w:rPr>
          <w:spacing w:val="1"/>
          <w:u w:val="none"/>
        </w:rPr>
        <w:t>o</w:t>
      </w:r>
      <w:r>
        <w:rPr>
          <w:u w:val="none"/>
        </w:rPr>
        <w:t>r</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e</w:t>
      </w:r>
      <w:r>
        <w:rPr>
          <w:spacing w:val="1"/>
          <w:u w:val="none"/>
        </w:rPr>
        <w:t>xp</w:t>
      </w:r>
      <w:r>
        <w:rPr>
          <w:u w:val="none"/>
        </w:rPr>
        <w:t>e</w:t>
      </w:r>
      <w:r>
        <w:rPr>
          <w:spacing w:val="1"/>
          <w:u w:val="none"/>
        </w:rPr>
        <w:t>n</w:t>
      </w:r>
      <w:r>
        <w:rPr>
          <w:u w:val="none"/>
        </w:rPr>
        <w:t>se</w:t>
      </w:r>
      <w:r>
        <w:rPr>
          <w:spacing w:val="22"/>
          <w:u w:val="none"/>
        </w:rPr>
        <w:t xml:space="preserve"> </w:t>
      </w:r>
      <w:r>
        <w:rPr>
          <w:u w:val="none"/>
        </w:rPr>
        <w:t>t</w:t>
      </w:r>
      <w:r>
        <w:rPr>
          <w:spacing w:val="1"/>
          <w:u w:val="none"/>
        </w:rPr>
        <w:t>h</w:t>
      </w:r>
      <w:r>
        <w:rPr>
          <w:u w:val="none"/>
        </w:rPr>
        <w:t>at</w:t>
      </w:r>
      <w:r>
        <w:rPr>
          <w:spacing w:val="21"/>
          <w:u w:val="none"/>
        </w:rPr>
        <w:t xml:space="preserve"> </w:t>
      </w:r>
      <w:r>
        <w:rPr>
          <w:spacing w:val="2"/>
          <w:u w:val="none"/>
        </w:rPr>
        <w:t>m</w:t>
      </w:r>
      <w:r>
        <w:rPr>
          <w:u w:val="none"/>
        </w:rPr>
        <w:t>ay</w:t>
      </w:r>
      <w:r>
        <w:rPr>
          <w:spacing w:val="22"/>
          <w:u w:val="none"/>
        </w:rPr>
        <w:t xml:space="preserve"> </w:t>
      </w:r>
      <w:r>
        <w:rPr>
          <w:spacing w:val="1"/>
          <w:u w:val="none"/>
        </w:rPr>
        <w:t>b</w:t>
      </w:r>
      <w:r>
        <w:rPr>
          <w:u w:val="none"/>
        </w:rPr>
        <w:t>e</w:t>
      </w:r>
      <w:r>
        <w:rPr>
          <w:spacing w:val="21"/>
          <w:u w:val="none"/>
        </w:rPr>
        <w:t xml:space="preserve"> </w:t>
      </w:r>
      <w:r>
        <w:rPr>
          <w:u w:val="none"/>
        </w:rPr>
        <w:t>i</w:t>
      </w:r>
      <w:r>
        <w:rPr>
          <w:spacing w:val="1"/>
          <w:u w:val="none"/>
        </w:rPr>
        <w:t>n</w:t>
      </w:r>
      <w:r>
        <w:rPr>
          <w:u w:val="none"/>
        </w:rPr>
        <w:t>curred</w:t>
      </w:r>
      <w:r>
        <w:rPr>
          <w:spacing w:val="23"/>
          <w:u w:val="none"/>
        </w:rPr>
        <w:t xml:space="preserve"> </w:t>
      </w:r>
      <w:r>
        <w:rPr>
          <w:u w:val="none"/>
        </w:rPr>
        <w:t>by,</w:t>
      </w:r>
      <w:r>
        <w:rPr>
          <w:spacing w:val="21"/>
          <w:u w:val="none"/>
        </w:rPr>
        <w:t xml:space="preserve"> </w:t>
      </w:r>
      <w:r>
        <w:rPr>
          <w:u w:val="none"/>
        </w:rPr>
        <w:t>such</w:t>
      </w:r>
      <w:r>
        <w:rPr>
          <w:spacing w:val="22"/>
          <w:u w:val="none"/>
        </w:rPr>
        <w:t xml:space="preserve"> </w:t>
      </w:r>
      <w:r>
        <w:rPr>
          <w:spacing w:val="1"/>
          <w:u w:val="none"/>
        </w:rPr>
        <w:t>P</w:t>
      </w:r>
      <w:r>
        <w:rPr>
          <w:u w:val="none"/>
        </w:rPr>
        <w:t>erson</w:t>
      </w:r>
      <w:r>
        <w:rPr>
          <w:spacing w:val="22"/>
          <w:u w:val="none"/>
        </w:rPr>
        <w:t xml:space="preserve"> </w:t>
      </w:r>
      <w:r>
        <w:rPr>
          <w:u w:val="none"/>
        </w:rPr>
        <w:t>in</w:t>
      </w:r>
      <w:r>
        <w:rPr>
          <w:spacing w:val="23"/>
          <w:u w:val="none"/>
        </w:rPr>
        <w:t xml:space="preserve"> </w:t>
      </w:r>
      <w:r>
        <w:rPr>
          <w:u w:val="none"/>
        </w:rPr>
        <w:t>connecti</w:t>
      </w:r>
      <w:r>
        <w:rPr>
          <w:spacing w:val="1"/>
          <w:u w:val="none"/>
        </w:rPr>
        <w:t>o</w:t>
      </w:r>
      <w:r>
        <w:rPr>
          <w:u w:val="none"/>
        </w:rPr>
        <w:t>n</w:t>
      </w:r>
      <w:r>
        <w:rPr>
          <w:spacing w:val="22"/>
          <w:u w:val="none"/>
        </w:rPr>
        <w:t xml:space="preserve"> </w:t>
      </w:r>
      <w:r>
        <w:rPr>
          <w:spacing w:val="2"/>
          <w:u w:val="none"/>
        </w:rPr>
        <w:t>w</w:t>
      </w:r>
      <w:r>
        <w:rPr>
          <w:u w:val="none"/>
        </w:rPr>
        <w:t>ith</w:t>
      </w:r>
      <w:r>
        <w:rPr>
          <w:spacing w:val="22"/>
          <w:u w:val="none"/>
        </w:rPr>
        <w:t xml:space="preserve"> </w:t>
      </w:r>
      <w:r>
        <w:rPr>
          <w:u w:val="none"/>
        </w:rPr>
        <w:t>t</w:t>
      </w:r>
      <w:r>
        <w:rPr>
          <w:spacing w:val="1"/>
          <w:u w:val="none"/>
        </w:rPr>
        <w:t>h</w:t>
      </w:r>
      <w:r>
        <w:rPr>
          <w:u w:val="none"/>
        </w:rPr>
        <w:t>e</w:t>
      </w:r>
      <w:r>
        <w:rPr>
          <w:spacing w:val="23"/>
          <w:u w:val="none"/>
        </w:rPr>
        <w:t xml:space="preserve"> </w:t>
      </w:r>
      <w:r>
        <w:rPr>
          <w:u w:val="none"/>
        </w:rPr>
        <w:t>acti</w:t>
      </w:r>
      <w:r>
        <w:rPr>
          <w:spacing w:val="1"/>
          <w:u w:val="none"/>
        </w:rPr>
        <w:t>v</w:t>
      </w:r>
      <w:r>
        <w:rPr>
          <w:u w:val="none"/>
        </w:rPr>
        <w:t>ities</w:t>
      </w:r>
      <w:r>
        <w:rPr>
          <w:w w:val="102"/>
          <w:u w:val="none"/>
        </w:rPr>
        <w:t xml:space="preserve"> </w:t>
      </w:r>
      <w:r>
        <w:rPr>
          <w:spacing w:val="1"/>
          <w:u w:val="none"/>
        </w:rPr>
        <w:t>o</w:t>
      </w:r>
      <w:r>
        <w:rPr>
          <w:u w:val="none"/>
        </w:rPr>
        <w:t>f</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9"/>
          <w:u w:val="none"/>
        </w:rPr>
        <w:t xml:space="preserve"> </w:t>
      </w:r>
      <w:r>
        <w:rPr>
          <w:u w:val="none"/>
        </w:rPr>
        <w:t>a</w:t>
      </w:r>
      <w:r>
        <w:rPr>
          <w:spacing w:val="1"/>
          <w:u w:val="none"/>
        </w:rPr>
        <w:t>nd</w:t>
      </w:r>
      <w:r>
        <w:rPr>
          <w:u w:val="none"/>
        </w:rPr>
        <w:t>/</w:t>
      </w:r>
      <w:r>
        <w:rPr>
          <w:spacing w:val="1"/>
          <w:u w:val="none"/>
        </w:rPr>
        <w:t>o</w:t>
      </w:r>
      <w:r>
        <w:rPr>
          <w:u w:val="none"/>
        </w:rPr>
        <w:t>r</w:t>
      </w:r>
      <w:r>
        <w:rPr>
          <w:spacing w:val="39"/>
          <w:u w:val="none"/>
        </w:rPr>
        <w:t xml:space="preserve"> </w:t>
      </w:r>
      <w:r>
        <w:rPr>
          <w:u w:val="none"/>
        </w:rPr>
        <w:t>t</w:t>
      </w:r>
      <w:r>
        <w:rPr>
          <w:spacing w:val="1"/>
          <w:u w:val="none"/>
        </w:rPr>
        <w:t>h</w:t>
      </w:r>
      <w:r>
        <w:rPr>
          <w:u w:val="none"/>
        </w:rPr>
        <w:t>e</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9"/>
          <w:u w:val="none"/>
        </w:rPr>
        <w:t xml:space="preserve"> </w:t>
      </w:r>
      <w:r>
        <w:rPr>
          <w:u w:val="none"/>
        </w:rPr>
        <w:t>acts</w:t>
      </w:r>
      <w:r>
        <w:rPr>
          <w:spacing w:val="39"/>
          <w:u w:val="none"/>
        </w:rPr>
        <w:t xml:space="preserve"> </w:t>
      </w:r>
      <w:r>
        <w:rPr>
          <w:u w:val="none"/>
        </w:rPr>
        <w:t>or</w:t>
      </w:r>
      <w:r>
        <w:rPr>
          <w:spacing w:val="39"/>
          <w:u w:val="none"/>
        </w:rPr>
        <w:t xml:space="preserve"> </w:t>
      </w:r>
      <w:r>
        <w:rPr>
          <w:u w:val="none"/>
        </w:rPr>
        <w:t>o</w:t>
      </w:r>
      <w:r>
        <w:rPr>
          <w:spacing w:val="2"/>
          <w:u w:val="none"/>
        </w:rPr>
        <w:t>m</w:t>
      </w:r>
      <w:r>
        <w:rPr>
          <w:u w:val="none"/>
        </w:rPr>
        <w:t>issi</w:t>
      </w:r>
      <w:r>
        <w:rPr>
          <w:spacing w:val="1"/>
          <w:u w:val="none"/>
        </w:rPr>
        <w:t>on</w:t>
      </w:r>
      <w:r>
        <w:rPr>
          <w:u w:val="none"/>
        </w:rPr>
        <w:t>s</w:t>
      </w:r>
      <w:r>
        <w:rPr>
          <w:spacing w:val="39"/>
          <w:u w:val="none"/>
        </w:rPr>
        <w:t xml:space="preserve"> </w:t>
      </w:r>
      <w:r>
        <w:rPr>
          <w:u w:val="none"/>
        </w:rPr>
        <w:t>as</w:t>
      </w:r>
      <w:r>
        <w:rPr>
          <w:spacing w:val="39"/>
          <w:u w:val="none"/>
        </w:rPr>
        <w:t xml:space="preserve"> </w:t>
      </w:r>
      <w:r>
        <w:rPr>
          <w:u w:val="none"/>
        </w:rPr>
        <w:t>the</w:t>
      </w:r>
      <w:r>
        <w:rPr>
          <w:spacing w:val="39"/>
          <w:u w:val="none"/>
        </w:rPr>
        <w:t xml:space="preserve"> </w:t>
      </w:r>
      <w:r>
        <w:rPr>
          <w:spacing w:val="2"/>
          <w:u w:val="none"/>
        </w:rPr>
        <w:t>M</w:t>
      </w:r>
      <w:r>
        <w:rPr>
          <w:u w:val="none"/>
        </w:rPr>
        <w:t>e</w:t>
      </w:r>
      <w:r>
        <w:rPr>
          <w:spacing w:val="2"/>
          <w:u w:val="none"/>
        </w:rPr>
        <w:t>m</w:t>
      </w:r>
      <w:r>
        <w:rPr>
          <w:u w:val="none"/>
        </w:rPr>
        <w:t>bers</w:t>
      </w:r>
      <w:r>
        <w:rPr>
          <w:spacing w:val="39"/>
          <w:u w:val="none"/>
        </w:rPr>
        <w:t xml:space="preserve"> </w:t>
      </w:r>
      <w:r>
        <w:rPr>
          <w:u w:val="none"/>
        </w:rPr>
        <w:t>of</w:t>
      </w:r>
      <w:r>
        <w:rPr>
          <w:spacing w:val="40"/>
          <w:u w:val="none"/>
        </w:rPr>
        <w:t xml:space="preserve"> </w:t>
      </w:r>
      <w:r>
        <w:rPr>
          <w:u w:val="none"/>
        </w:rPr>
        <w:t>the</w:t>
      </w:r>
      <w:r>
        <w:rPr>
          <w:spacing w:val="39"/>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9"/>
          <w:u w:val="none"/>
        </w:rPr>
        <w:t xml:space="preserve"> </w:t>
      </w:r>
      <w:r>
        <w:rPr>
          <w:u w:val="none"/>
        </w:rPr>
        <w:t>re</w:t>
      </w:r>
      <w:r>
        <w:rPr>
          <w:spacing w:val="1"/>
          <w:u w:val="none"/>
        </w:rPr>
        <w:t>g</w:t>
      </w:r>
      <w:r>
        <w:rPr>
          <w:u w:val="none"/>
        </w:rPr>
        <w:t>ardless</w:t>
      </w:r>
      <w:r>
        <w:rPr>
          <w:spacing w:val="39"/>
          <w:u w:val="none"/>
        </w:rPr>
        <w:t xml:space="preserve"> </w:t>
      </w:r>
      <w:r>
        <w:rPr>
          <w:u w:val="none"/>
        </w:rPr>
        <w:t>of</w:t>
      </w:r>
      <w:r>
        <w:rPr>
          <w:w w:val="102"/>
          <w:u w:val="none"/>
        </w:rPr>
        <w:t xml:space="preserve"> </w:t>
      </w:r>
      <w:r>
        <w:rPr>
          <w:spacing w:val="1"/>
          <w:u w:val="none"/>
        </w:rPr>
        <w:t>wh</w:t>
      </w:r>
      <w:r>
        <w:rPr>
          <w:u w:val="none"/>
        </w:rPr>
        <w:t>et</w:t>
      </w:r>
      <w:r>
        <w:rPr>
          <w:spacing w:val="1"/>
          <w:u w:val="none"/>
        </w:rPr>
        <w:t>h</w:t>
      </w:r>
      <w:r>
        <w:rPr>
          <w:u w:val="none"/>
        </w:rPr>
        <w:t>er</w:t>
      </w:r>
      <w:r>
        <w:rPr>
          <w:spacing w:val="41"/>
          <w:u w:val="none"/>
        </w:rPr>
        <w:t xml:space="preserve"> </w:t>
      </w:r>
      <w:r>
        <w:rPr>
          <w:u w:val="none"/>
        </w:rPr>
        <w:t>t</w:t>
      </w:r>
      <w:r>
        <w:rPr>
          <w:spacing w:val="1"/>
          <w:u w:val="none"/>
        </w:rPr>
        <w:t>h</w:t>
      </w:r>
      <w:r>
        <w:rPr>
          <w:u w:val="none"/>
        </w:rPr>
        <w:t>e</w:t>
      </w:r>
      <w:r>
        <w:rPr>
          <w:spacing w:val="4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2"/>
          <w:u w:val="none"/>
        </w:rPr>
        <w:t xml:space="preserve"> </w:t>
      </w:r>
      <w:r>
        <w:rPr>
          <w:spacing w:val="1"/>
          <w:u w:val="none"/>
        </w:rPr>
        <w:t>wou</w:t>
      </w:r>
      <w:r>
        <w:rPr>
          <w:u w:val="none"/>
        </w:rPr>
        <w:t>ld</w:t>
      </w:r>
      <w:r>
        <w:rPr>
          <w:spacing w:val="43"/>
          <w:u w:val="none"/>
        </w:rPr>
        <w:t xml:space="preserve"> </w:t>
      </w:r>
      <w:r>
        <w:rPr>
          <w:spacing w:val="1"/>
          <w:u w:val="none"/>
        </w:rPr>
        <w:t>h</w:t>
      </w:r>
      <w:r>
        <w:rPr>
          <w:u w:val="none"/>
        </w:rPr>
        <w:t>a</w:t>
      </w:r>
      <w:r>
        <w:rPr>
          <w:spacing w:val="1"/>
          <w:u w:val="none"/>
        </w:rPr>
        <w:t>v</w:t>
      </w:r>
      <w:r>
        <w:rPr>
          <w:u w:val="none"/>
        </w:rPr>
        <w:t>e</w:t>
      </w:r>
      <w:r>
        <w:rPr>
          <w:spacing w:val="41"/>
          <w:u w:val="none"/>
        </w:rPr>
        <w:t xml:space="preserve"> </w:t>
      </w:r>
      <w:r>
        <w:rPr>
          <w:u w:val="none"/>
        </w:rPr>
        <w:t>t</w:t>
      </w:r>
      <w:r>
        <w:rPr>
          <w:spacing w:val="1"/>
          <w:u w:val="none"/>
        </w:rPr>
        <w:t>h</w:t>
      </w:r>
      <w:r>
        <w:rPr>
          <w:u w:val="none"/>
        </w:rPr>
        <w:t>e</w:t>
      </w:r>
      <w:r>
        <w:rPr>
          <w:spacing w:val="41"/>
          <w:u w:val="none"/>
        </w:rPr>
        <w:t xml:space="preserve"> </w:t>
      </w:r>
      <w:r>
        <w:rPr>
          <w:spacing w:val="1"/>
          <w:u w:val="none"/>
        </w:rPr>
        <w:t>pow</w:t>
      </w:r>
      <w:r>
        <w:rPr>
          <w:u w:val="none"/>
        </w:rPr>
        <w:t>er</w:t>
      </w:r>
      <w:r>
        <w:rPr>
          <w:spacing w:val="41"/>
          <w:u w:val="none"/>
        </w:rPr>
        <w:t xml:space="preserve"> </w:t>
      </w:r>
      <w:r>
        <w:rPr>
          <w:u w:val="none"/>
        </w:rPr>
        <w:t>to</w:t>
      </w:r>
      <w:r>
        <w:rPr>
          <w:spacing w:val="43"/>
          <w:u w:val="none"/>
        </w:rPr>
        <w:t xml:space="preserve"> </w:t>
      </w:r>
      <w:r>
        <w:rPr>
          <w:u w:val="none"/>
        </w:rPr>
        <w:t>i</w:t>
      </w:r>
      <w:r>
        <w:rPr>
          <w:spacing w:val="1"/>
          <w:u w:val="none"/>
        </w:rPr>
        <w:t>nd</w:t>
      </w:r>
      <w:r>
        <w:rPr>
          <w:u w:val="none"/>
        </w:rPr>
        <w:t>e</w:t>
      </w:r>
      <w:r>
        <w:rPr>
          <w:spacing w:val="2"/>
          <w:u w:val="none"/>
        </w:rPr>
        <w:t>m</w:t>
      </w:r>
      <w:r>
        <w:rPr>
          <w:spacing w:val="1"/>
          <w:u w:val="none"/>
        </w:rPr>
        <w:t>n</w:t>
      </w:r>
      <w:r>
        <w:rPr>
          <w:u w:val="none"/>
        </w:rPr>
        <w:t>ify</w:t>
      </w:r>
      <w:r>
        <w:rPr>
          <w:spacing w:val="42"/>
          <w:u w:val="none"/>
        </w:rPr>
        <w:t xml:space="preserve"> </w:t>
      </w:r>
      <w:r>
        <w:rPr>
          <w:u w:val="none"/>
        </w:rPr>
        <w:t>s</w:t>
      </w:r>
      <w:r>
        <w:rPr>
          <w:spacing w:val="1"/>
          <w:u w:val="none"/>
        </w:rPr>
        <w:t>u</w:t>
      </w:r>
      <w:r>
        <w:rPr>
          <w:u w:val="none"/>
        </w:rPr>
        <w:t>ch</w:t>
      </w:r>
      <w:r>
        <w:rPr>
          <w:spacing w:val="41"/>
          <w:u w:val="none"/>
        </w:rPr>
        <w:t xml:space="preserve"> </w:t>
      </w:r>
      <w:r>
        <w:rPr>
          <w:spacing w:val="1"/>
          <w:u w:val="none"/>
        </w:rPr>
        <w:t>P</w:t>
      </w:r>
      <w:r>
        <w:rPr>
          <w:u w:val="none"/>
        </w:rPr>
        <w:t>ers</w:t>
      </w:r>
      <w:r>
        <w:rPr>
          <w:spacing w:val="1"/>
          <w:u w:val="none"/>
        </w:rPr>
        <w:t>o</w:t>
      </w:r>
      <w:r>
        <w:rPr>
          <w:u w:val="none"/>
        </w:rPr>
        <w:t>n</w:t>
      </w:r>
      <w:r>
        <w:rPr>
          <w:spacing w:val="43"/>
          <w:u w:val="none"/>
        </w:rPr>
        <w:t xml:space="preserve"> </w:t>
      </w:r>
      <w:r>
        <w:rPr>
          <w:u w:val="none"/>
        </w:rPr>
        <w:t>a</w:t>
      </w:r>
      <w:r>
        <w:rPr>
          <w:spacing w:val="1"/>
          <w:u w:val="none"/>
        </w:rPr>
        <w:t>g</w:t>
      </w:r>
      <w:r>
        <w:rPr>
          <w:u w:val="none"/>
        </w:rPr>
        <w:t>ai</w:t>
      </w:r>
      <w:r>
        <w:rPr>
          <w:spacing w:val="1"/>
          <w:u w:val="none"/>
        </w:rPr>
        <w:t>n</w:t>
      </w:r>
      <w:r>
        <w:rPr>
          <w:u w:val="none"/>
        </w:rPr>
        <w:t>st</w:t>
      </w:r>
      <w:r>
        <w:rPr>
          <w:spacing w:val="40"/>
          <w:u w:val="none"/>
        </w:rPr>
        <w:t xml:space="preserve"> </w:t>
      </w:r>
      <w:r>
        <w:rPr>
          <w:u w:val="none"/>
        </w:rPr>
        <w:t>s</w:t>
      </w:r>
      <w:r>
        <w:rPr>
          <w:spacing w:val="1"/>
          <w:u w:val="none"/>
        </w:rPr>
        <w:t>u</w:t>
      </w:r>
      <w:r>
        <w:rPr>
          <w:u w:val="none"/>
        </w:rPr>
        <w:t>ch</w:t>
      </w:r>
      <w:r>
        <w:rPr>
          <w:spacing w:val="42"/>
          <w:u w:val="none"/>
        </w:rPr>
        <w:t xml:space="preserve"> </w:t>
      </w:r>
      <w:r>
        <w:rPr>
          <w:u w:val="none"/>
        </w:rPr>
        <w:t>lia</w:t>
      </w:r>
      <w:r>
        <w:rPr>
          <w:spacing w:val="1"/>
          <w:u w:val="none"/>
        </w:rPr>
        <w:t>b</w:t>
      </w:r>
      <w:r>
        <w:rPr>
          <w:u w:val="none"/>
        </w:rPr>
        <w:t>ility</w:t>
      </w:r>
      <w:r>
        <w:rPr>
          <w:spacing w:val="43"/>
          <w:u w:val="none"/>
        </w:rPr>
        <w:t xml:space="preserve"> </w:t>
      </w:r>
      <w:r>
        <w:rPr>
          <w:spacing w:val="1"/>
          <w:u w:val="none"/>
        </w:rPr>
        <w:t>und</w:t>
      </w:r>
      <w:r>
        <w:rPr>
          <w:u w:val="none"/>
        </w:rPr>
        <w:t>er</w:t>
      </w:r>
      <w:r>
        <w:rPr>
          <w:spacing w:val="41"/>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5"/>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6"/>
          <w:u w:val="none"/>
        </w:rPr>
        <w:t xml:space="preserve"> </w:t>
      </w:r>
      <w:r>
        <w:rPr>
          <w:spacing w:val="1"/>
          <w:u w:val="none"/>
        </w:rPr>
        <w:t>How</w:t>
      </w:r>
      <w:r>
        <w:rPr>
          <w:u w:val="none"/>
        </w:rPr>
        <w:t>e</w:t>
      </w:r>
      <w:r>
        <w:rPr>
          <w:spacing w:val="1"/>
          <w:u w:val="none"/>
        </w:rPr>
        <w:t>v</w:t>
      </w:r>
      <w:r>
        <w:rPr>
          <w:u w:val="none"/>
        </w:rPr>
        <w:t>er,</w:t>
      </w:r>
      <w:r>
        <w:rPr>
          <w:spacing w:val="36"/>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u w:val="none"/>
        </w:rPr>
        <w:t>s</w:t>
      </w:r>
      <w:r>
        <w:rPr>
          <w:spacing w:val="1"/>
          <w:u w:val="none"/>
        </w:rPr>
        <w:t>h</w:t>
      </w:r>
      <w:r>
        <w:rPr>
          <w:u w:val="none"/>
        </w:rPr>
        <w:t>all</w:t>
      </w:r>
      <w:r>
        <w:rPr>
          <w:spacing w:val="35"/>
          <w:u w:val="none"/>
        </w:rPr>
        <w:t xml:space="preserve"> </w:t>
      </w:r>
      <w:r>
        <w:rPr>
          <w:spacing w:val="1"/>
          <w:u w:val="none"/>
        </w:rPr>
        <w:t>no</w:t>
      </w:r>
      <w:r>
        <w:rPr>
          <w:u w:val="none"/>
        </w:rPr>
        <w:t>t</w:t>
      </w:r>
      <w:r>
        <w:rPr>
          <w:spacing w:val="36"/>
          <w:u w:val="none"/>
        </w:rPr>
        <w:t xml:space="preserve"> </w:t>
      </w:r>
      <w:r>
        <w:rPr>
          <w:spacing w:val="1"/>
          <w:u w:val="none"/>
        </w:rPr>
        <w:t>h</w:t>
      </w:r>
      <w:r>
        <w:rPr>
          <w:u w:val="none"/>
        </w:rPr>
        <w:t>a</w:t>
      </w:r>
      <w:r>
        <w:rPr>
          <w:spacing w:val="1"/>
          <w:u w:val="none"/>
        </w:rPr>
        <w:t>v</w:t>
      </w:r>
      <w:r>
        <w:rPr>
          <w:u w:val="none"/>
        </w:rPr>
        <w:t>e</w:t>
      </w:r>
      <w:r>
        <w:rPr>
          <w:spacing w:val="37"/>
          <w:u w:val="none"/>
        </w:rPr>
        <w:t xml:space="preserve"> </w:t>
      </w:r>
      <w:r>
        <w:rPr>
          <w:u w:val="none"/>
        </w:rPr>
        <w:t>t</w:t>
      </w:r>
      <w:r>
        <w:rPr>
          <w:spacing w:val="1"/>
          <w:u w:val="none"/>
        </w:rPr>
        <w:t>h</w:t>
      </w:r>
      <w:r>
        <w:rPr>
          <w:u w:val="none"/>
        </w:rPr>
        <w:t>e</w:t>
      </w:r>
      <w:r>
        <w:rPr>
          <w:spacing w:val="36"/>
          <w:u w:val="none"/>
        </w:rPr>
        <w:t xml:space="preserve"> </w:t>
      </w:r>
      <w:r>
        <w:rPr>
          <w:u w:val="none"/>
        </w:rPr>
        <w:t>ri</w:t>
      </w:r>
      <w:r>
        <w:rPr>
          <w:spacing w:val="1"/>
          <w:u w:val="none"/>
        </w:rPr>
        <w:t>gh</w:t>
      </w:r>
      <w:r>
        <w:rPr>
          <w:u w:val="none"/>
        </w:rPr>
        <w:t>t</w:t>
      </w:r>
      <w:r>
        <w:rPr>
          <w:spacing w:val="36"/>
          <w:u w:val="none"/>
        </w:rPr>
        <w:t xml:space="preserve"> </w:t>
      </w:r>
      <w:r>
        <w:rPr>
          <w:u w:val="none"/>
        </w:rPr>
        <w:t>to</w:t>
      </w:r>
      <w:r>
        <w:rPr>
          <w:spacing w:val="37"/>
          <w:u w:val="none"/>
        </w:rPr>
        <w:t xml:space="preserve"> </w:t>
      </w:r>
      <w:r>
        <w:rPr>
          <w:spacing w:val="1"/>
          <w:u w:val="none"/>
        </w:rPr>
        <w:t>ob</w:t>
      </w:r>
      <w:r>
        <w:rPr>
          <w:u w:val="none"/>
        </w:rPr>
        <w:t>tain</w:t>
      </w:r>
      <w:r>
        <w:rPr>
          <w:spacing w:val="37"/>
          <w:u w:val="none"/>
        </w:rPr>
        <w:t xml:space="preserve"> </w:t>
      </w:r>
      <w:r>
        <w:rPr>
          <w:u w:val="none"/>
        </w:rPr>
        <w:t>at</w:t>
      </w:r>
      <w:r>
        <w:rPr>
          <w:spacing w:val="36"/>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’s</w:t>
      </w:r>
      <w:r>
        <w:rPr>
          <w:spacing w:val="23"/>
          <w:u w:val="none"/>
        </w:rPr>
        <w:t xml:space="preserve"> </w:t>
      </w:r>
      <w:r>
        <w:rPr>
          <w:u w:val="none"/>
        </w:rPr>
        <w:t>e</w:t>
      </w:r>
      <w:r>
        <w:rPr>
          <w:spacing w:val="1"/>
          <w:u w:val="none"/>
        </w:rPr>
        <w:t>xp</w:t>
      </w:r>
      <w:r>
        <w:rPr>
          <w:u w:val="none"/>
        </w:rPr>
        <w:t>e</w:t>
      </w:r>
      <w:r>
        <w:rPr>
          <w:spacing w:val="1"/>
          <w:u w:val="none"/>
        </w:rPr>
        <w:t>n</w:t>
      </w:r>
      <w:r>
        <w:rPr>
          <w:u w:val="none"/>
        </w:rPr>
        <w:t>se</w:t>
      </w:r>
      <w:r>
        <w:rPr>
          <w:spacing w:val="23"/>
          <w:u w:val="none"/>
        </w:rPr>
        <w:t xml:space="preserve"> </w:t>
      </w:r>
      <w:r>
        <w:rPr>
          <w:u w:val="none"/>
        </w:rPr>
        <w:t>“errors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o</w:t>
      </w:r>
      <w:r>
        <w:rPr>
          <w:spacing w:val="2"/>
          <w:u w:val="none"/>
        </w:rPr>
        <w:t>m</w:t>
      </w:r>
      <w:r>
        <w:rPr>
          <w:u w:val="none"/>
        </w:rPr>
        <w:t>ission</w:t>
      </w:r>
      <w:r>
        <w:rPr>
          <w:spacing w:val="1"/>
          <w:u w:val="none"/>
        </w:rPr>
        <w:t>s</w:t>
      </w:r>
      <w:r>
        <w:rPr>
          <w:u w:val="none"/>
        </w:rPr>
        <w:t>”</w:t>
      </w:r>
      <w:r>
        <w:rPr>
          <w:spacing w:val="23"/>
          <w:u w:val="none"/>
        </w:rPr>
        <w:t xml:space="preserve"> </w:t>
      </w:r>
      <w:r>
        <w:rPr>
          <w:u w:val="none"/>
        </w:rPr>
        <w:t>i</w:t>
      </w:r>
      <w:r>
        <w:rPr>
          <w:spacing w:val="1"/>
          <w:u w:val="none"/>
        </w:rPr>
        <w:t>n</w:t>
      </w:r>
      <w:r>
        <w:rPr>
          <w:u w:val="none"/>
        </w:rPr>
        <w:t>surance,</w:t>
      </w:r>
      <w:r>
        <w:rPr>
          <w:spacing w:val="24"/>
          <w:u w:val="none"/>
        </w:rPr>
        <w:t xml:space="preserve"> </w:t>
      </w:r>
      <w:r>
        <w:rPr>
          <w:u w:val="none"/>
        </w:rPr>
        <w:t>i</w:t>
      </w:r>
      <w:r>
        <w:rPr>
          <w:spacing w:val="1"/>
          <w:u w:val="none"/>
        </w:rPr>
        <w:t>n</w:t>
      </w:r>
      <w:r>
        <w:rPr>
          <w:u w:val="none"/>
        </w:rPr>
        <w:t>suri</w:t>
      </w:r>
      <w:r>
        <w:rPr>
          <w:spacing w:val="1"/>
          <w:u w:val="none"/>
        </w:rPr>
        <w:t>n</w:t>
      </w:r>
      <w:r>
        <w:rPr>
          <w:u w:val="none"/>
        </w:rPr>
        <w:t>g</w:t>
      </w:r>
      <w:r>
        <w:rPr>
          <w:spacing w:val="23"/>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ing</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u w:val="none"/>
        </w:rPr>
        <w:t>a</w:t>
      </w:r>
      <w:r>
        <w:rPr>
          <w:spacing w:val="1"/>
          <w:u w:val="none"/>
        </w:rPr>
        <w:t>g</w:t>
      </w:r>
      <w:r>
        <w:rPr>
          <w:u w:val="none"/>
        </w:rPr>
        <w:t>ainst</w:t>
      </w:r>
      <w:r>
        <w:rPr>
          <w:spacing w:val="24"/>
          <w:u w:val="none"/>
        </w:rPr>
        <w:t xml:space="preserve"> </w:t>
      </w:r>
      <w:r>
        <w:rPr>
          <w:u w:val="none"/>
        </w:rPr>
        <w:t>a</w:t>
      </w:r>
      <w:r>
        <w:rPr>
          <w:spacing w:val="1"/>
          <w:u w:val="none"/>
        </w:rPr>
        <w:t>n</w:t>
      </w:r>
      <w:r>
        <w:rPr>
          <w:u w:val="none"/>
        </w:rPr>
        <w:t>y</w:t>
      </w:r>
      <w:r>
        <w:rPr>
          <w:spacing w:val="24"/>
          <w:u w:val="none"/>
        </w:rPr>
        <w:t xml:space="preserve"> </w:t>
      </w:r>
      <w:r>
        <w:rPr>
          <w:u w:val="none"/>
        </w:rPr>
        <w:t>clai</w:t>
      </w:r>
      <w:r>
        <w:rPr>
          <w:spacing w:val="2"/>
          <w:u w:val="none"/>
        </w:rPr>
        <w:t>m</w:t>
      </w:r>
      <w:r>
        <w:rPr>
          <w:u w:val="none"/>
        </w:rPr>
        <w:t>s</w:t>
      </w:r>
      <w:r>
        <w:rPr>
          <w:w w:val="102"/>
          <w:u w:val="none"/>
        </w:rPr>
        <w:t xml:space="preserve"> </w:t>
      </w:r>
      <w:r>
        <w:rPr>
          <w:spacing w:val="1"/>
          <w:u w:val="none"/>
        </w:rPr>
        <w:t>b</w:t>
      </w:r>
      <w:r>
        <w:rPr>
          <w:u w:val="none"/>
        </w:rPr>
        <w:t>y</w:t>
      </w:r>
      <w:r>
        <w:rPr>
          <w:spacing w:val="17"/>
          <w:u w:val="none"/>
        </w:rPr>
        <w:t xml:space="preserve"> </w:t>
      </w:r>
      <w:r>
        <w:rPr>
          <w:u w:val="none"/>
        </w:rPr>
        <w:t>a</w:t>
      </w:r>
      <w:r>
        <w:rPr>
          <w:spacing w:val="1"/>
          <w:u w:val="none"/>
        </w:rPr>
        <w:t>n</w:t>
      </w:r>
      <w:r>
        <w:rPr>
          <w:u w:val="none"/>
        </w:rPr>
        <w:t>y</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u w:val="none"/>
        </w:rPr>
        <w:t>res</w:t>
      </w:r>
      <w:r>
        <w:rPr>
          <w:spacing w:val="1"/>
          <w:u w:val="none"/>
        </w:rPr>
        <w:t>u</w:t>
      </w:r>
      <w:r>
        <w:rPr>
          <w:u w:val="none"/>
        </w:rPr>
        <w:t>lti</w:t>
      </w:r>
      <w:r>
        <w:rPr>
          <w:spacing w:val="1"/>
          <w:u w:val="none"/>
        </w:rPr>
        <w:t>n</w:t>
      </w:r>
      <w:r>
        <w:rPr>
          <w:u w:val="none"/>
        </w:rPr>
        <w:t>g</w:t>
      </w:r>
      <w:r>
        <w:rPr>
          <w:spacing w:val="17"/>
          <w:u w:val="none"/>
        </w:rPr>
        <w:t xml:space="preserve"> </w:t>
      </w:r>
      <w:r>
        <w:rPr>
          <w:u w:val="none"/>
        </w:rPr>
        <w:t>fr</w:t>
      </w:r>
      <w:r>
        <w:rPr>
          <w:spacing w:val="1"/>
          <w:u w:val="none"/>
        </w:rPr>
        <w:t>o</w:t>
      </w:r>
      <w:r>
        <w:rPr>
          <w:u w:val="none"/>
        </w:rPr>
        <w:t>m</w:t>
      </w:r>
      <w:r>
        <w:rPr>
          <w:spacing w:val="19"/>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6"/>
          <w:u w:val="none"/>
        </w:rPr>
        <w:t xml:space="preserve"> </w:t>
      </w:r>
      <w:r>
        <w:rPr>
          <w:u w:val="none"/>
        </w:rPr>
        <w:t>acti</w:t>
      </w:r>
      <w:r>
        <w:rPr>
          <w:spacing w:val="1"/>
          <w:u w:val="none"/>
        </w:rPr>
        <w:t>on</w:t>
      </w:r>
      <w:r>
        <w:rPr>
          <w:u w:val="none"/>
        </w:rPr>
        <w:t>s</w:t>
      </w:r>
      <w:r>
        <w:rPr>
          <w:spacing w:val="17"/>
          <w:u w:val="none"/>
        </w:rPr>
        <w:t xml:space="preserve"> </w:t>
      </w:r>
      <w:r>
        <w:rPr>
          <w:spacing w:val="1"/>
          <w:u w:val="none"/>
        </w:rPr>
        <w:t>o</w:t>
      </w:r>
      <w:r>
        <w:rPr>
          <w:u w:val="none"/>
        </w:rPr>
        <w:t>r</w:t>
      </w:r>
      <w:r>
        <w:rPr>
          <w:spacing w:val="16"/>
          <w:u w:val="none"/>
        </w:rPr>
        <w:t xml:space="preserve"> </w:t>
      </w:r>
      <w:r>
        <w:rPr>
          <w:u w:val="none"/>
        </w:rPr>
        <w:t>i</w:t>
      </w:r>
      <w:r>
        <w:rPr>
          <w:spacing w:val="1"/>
          <w:u w:val="none"/>
        </w:rPr>
        <w:t>n</w:t>
      </w:r>
      <w:r>
        <w:rPr>
          <w:u w:val="none"/>
        </w:rPr>
        <w:t>acti</w:t>
      </w:r>
      <w:r>
        <w:rPr>
          <w:spacing w:val="1"/>
          <w:u w:val="none"/>
        </w:rPr>
        <w:t>on</w:t>
      </w:r>
      <w:r>
        <w:rPr>
          <w:u w:val="none"/>
        </w:rPr>
        <w:t>,</w:t>
      </w:r>
      <w:r>
        <w:rPr>
          <w:spacing w:val="17"/>
          <w:u w:val="none"/>
        </w:rPr>
        <w:t xml:space="preserve"> </w:t>
      </w:r>
      <w:r>
        <w:rPr>
          <w:spacing w:val="1"/>
          <w:u w:val="none"/>
        </w:rPr>
        <w:t>w</w:t>
      </w:r>
      <w:r>
        <w:rPr>
          <w:u w:val="none"/>
        </w:rPr>
        <w:t>it</w:t>
      </w:r>
      <w:r>
        <w:rPr>
          <w:spacing w:val="1"/>
          <w:u w:val="none"/>
        </w:rPr>
        <w:t>hou</w:t>
      </w:r>
      <w:r>
        <w:rPr>
          <w:u w:val="none"/>
        </w:rPr>
        <w:t>t</w:t>
      </w:r>
      <w:r>
        <w:rPr>
          <w:spacing w:val="16"/>
          <w:u w:val="none"/>
        </w:rPr>
        <w:t xml:space="preserve"> </w:t>
      </w:r>
      <w:r>
        <w:rPr>
          <w:u w:val="none"/>
        </w:rPr>
        <w:t>a</w:t>
      </w:r>
      <w:r>
        <w:rPr>
          <w:spacing w:val="1"/>
          <w:u w:val="none"/>
        </w:rPr>
        <w:t>pp</w:t>
      </w:r>
      <w:r>
        <w:rPr>
          <w:u w:val="none"/>
        </w:rPr>
        <w:t>r</w:t>
      </w:r>
      <w:r>
        <w:rPr>
          <w:spacing w:val="1"/>
          <w:u w:val="none"/>
        </w:rPr>
        <w:t>ov</w:t>
      </w:r>
      <w:r>
        <w:rPr>
          <w:u w:val="none"/>
        </w:rPr>
        <w:t xml:space="preserve">al </w:t>
      </w:r>
      <w:r>
        <w:rPr>
          <w:spacing w:val="16"/>
          <w:u w:val="none"/>
        </w:rPr>
        <w:t xml:space="preserve"> </w:t>
      </w:r>
      <w:r>
        <w:rPr>
          <w:spacing w:val="1"/>
          <w:u w:val="none"/>
        </w:rPr>
        <w:t>b</w:t>
      </w:r>
      <w:r>
        <w:rPr>
          <w:u w:val="none"/>
        </w:rPr>
        <w:t xml:space="preserve">y </w:t>
      </w:r>
      <w:r>
        <w:rPr>
          <w:spacing w:val="18"/>
          <w:u w:val="none"/>
        </w:rPr>
        <w:t xml:space="preserve"> </w:t>
      </w:r>
      <w:r>
        <w:rPr>
          <w:u w:val="none"/>
        </w:rPr>
        <w:t>a</w:t>
      </w:r>
      <w:r>
        <w:rPr>
          <w:w w:val="102"/>
          <w:u w:val="none"/>
        </w:rPr>
        <w:t xml:space="preserve"> </w:t>
      </w:r>
      <w:r>
        <w:rPr>
          <w:spacing w:val="2"/>
          <w:u w:val="none"/>
        </w:rPr>
        <w:t>M</w:t>
      </w:r>
      <w:r>
        <w:rPr>
          <w:u w:val="none"/>
        </w:rPr>
        <w:t>aj</w:t>
      </w:r>
      <w:r>
        <w:rPr>
          <w:spacing w:val="1"/>
          <w:u w:val="none"/>
        </w:rPr>
        <w:t>o</w:t>
      </w:r>
      <w:r>
        <w:rPr>
          <w:u w:val="none"/>
        </w:rPr>
        <w:t>rity</w:t>
      </w:r>
      <w:r>
        <w:rPr>
          <w:spacing w:val="20"/>
          <w:u w:val="none"/>
        </w:rPr>
        <w:t xml:space="preserve"> </w:t>
      </w:r>
      <w:r>
        <w:rPr>
          <w:u w:val="none"/>
        </w:rPr>
        <w:t>in</w:t>
      </w:r>
      <w:r>
        <w:rPr>
          <w:spacing w:val="20"/>
          <w:u w:val="none"/>
        </w:rPr>
        <w:t xml:space="preserve"> </w:t>
      </w:r>
      <w:r>
        <w:rPr>
          <w:u w:val="none"/>
        </w:rPr>
        <w:t>I</w:t>
      </w:r>
      <w:r>
        <w:rPr>
          <w:spacing w:val="1"/>
          <w:u w:val="none"/>
        </w:rPr>
        <w:t>n</w:t>
      </w:r>
      <w:r>
        <w:rPr>
          <w:u w:val="none"/>
        </w:rPr>
        <w:t>terest</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p>
    <w:p w14:paraId="35C8F366" w14:textId="77777777" w:rsidR="000C19C9" w:rsidRDefault="000C19C9">
      <w:pPr>
        <w:spacing w:before="2" w:line="240" w:lineRule="exact"/>
        <w:rPr>
          <w:sz w:val="24"/>
          <w:szCs w:val="24"/>
        </w:rPr>
      </w:pPr>
    </w:p>
    <w:p w14:paraId="792E6DB6" w14:textId="77777777" w:rsidR="000C19C9" w:rsidRDefault="00D3642A">
      <w:pPr>
        <w:pStyle w:val="Heading1"/>
        <w:ind w:left="0" w:right="8"/>
        <w:jc w:val="center"/>
        <w:rPr>
          <w:b w:val="0"/>
          <w:bCs w:val="0"/>
        </w:rPr>
      </w:pPr>
      <w:r>
        <w:rPr>
          <w:spacing w:val="1"/>
        </w:rPr>
        <w:t>ART</w:t>
      </w:r>
      <w:r>
        <w:t>I</w:t>
      </w:r>
      <w:r>
        <w:rPr>
          <w:spacing w:val="1"/>
        </w:rPr>
        <w:t>CL</w:t>
      </w:r>
      <w:r>
        <w:t>E</w:t>
      </w:r>
      <w:r>
        <w:rPr>
          <w:spacing w:val="36"/>
        </w:rPr>
        <w:t xml:space="preserve"> </w:t>
      </w:r>
      <w:r>
        <w:rPr>
          <w:spacing w:val="1"/>
        </w:rPr>
        <w:t>XI</w:t>
      </w:r>
    </w:p>
    <w:p w14:paraId="0533E146" w14:textId="77777777" w:rsidR="000C19C9" w:rsidRDefault="000C19C9">
      <w:pPr>
        <w:spacing w:before="8" w:line="240" w:lineRule="exact"/>
        <w:rPr>
          <w:sz w:val="24"/>
          <w:szCs w:val="24"/>
        </w:rPr>
      </w:pPr>
    </w:p>
    <w:p w14:paraId="3255DB2D" w14:textId="77777777" w:rsidR="000C19C9" w:rsidRDefault="00D3642A">
      <w:pPr>
        <w:numPr>
          <w:ilvl w:val="0"/>
          <w:numId w:val="8"/>
        </w:numPr>
        <w:tabs>
          <w:tab w:val="left" w:pos="824"/>
        </w:tabs>
        <w:ind w:left="824" w:right="6590"/>
        <w:jc w:val="both"/>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rPr>
        <w:t>REPRESENTAT</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NS</w:t>
      </w:r>
    </w:p>
    <w:p w14:paraId="22C60F49" w14:textId="77777777" w:rsidR="000C19C9" w:rsidRDefault="000C19C9">
      <w:pPr>
        <w:spacing w:before="13" w:line="240" w:lineRule="exact"/>
        <w:rPr>
          <w:sz w:val="24"/>
          <w:szCs w:val="24"/>
        </w:rPr>
      </w:pPr>
    </w:p>
    <w:p w14:paraId="2345375E" w14:textId="77777777" w:rsidR="000C19C9" w:rsidRDefault="00D3642A">
      <w:pPr>
        <w:pStyle w:val="BodyText"/>
        <w:numPr>
          <w:ilvl w:val="1"/>
          <w:numId w:val="8"/>
        </w:numPr>
        <w:tabs>
          <w:tab w:val="left" w:pos="1544"/>
        </w:tabs>
        <w:spacing w:line="251" w:lineRule="auto"/>
        <w:ind w:right="114" w:firstLine="720"/>
        <w:jc w:val="both"/>
        <w:rPr>
          <w:u w:val="none"/>
        </w:rPr>
      </w:pPr>
      <w:r>
        <w:rPr>
          <w:spacing w:val="1"/>
          <w:u w:color="000000"/>
        </w:rPr>
        <w:t>REPRESENTAT</w:t>
      </w:r>
      <w:r>
        <w:rPr>
          <w:u w:color="000000"/>
        </w:rPr>
        <w:t>I</w:t>
      </w:r>
      <w:r>
        <w:rPr>
          <w:spacing w:val="1"/>
          <w:u w:color="000000"/>
        </w:rPr>
        <w:t>ON</w:t>
      </w:r>
      <w:r>
        <w:rPr>
          <w:u w:color="000000"/>
        </w:rPr>
        <w:t>S</w:t>
      </w:r>
      <w:r>
        <w:rPr>
          <w:spacing w:val="39"/>
          <w:u w:color="000000"/>
        </w:rPr>
        <w:t xml:space="preserve"> </w:t>
      </w:r>
      <w:r>
        <w:rPr>
          <w:spacing w:val="1"/>
          <w:u w:color="000000"/>
        </w:rPr>
        <w:t>O</w:t>
      </w:r>
      <w:r>
        <w:rPr>
          <w:u w:color="000000"/>
        </w:rPr>
        <w:t>F</w:t>
      </w:r>
      <w:r>
        <w:rPr>
          <w:spacing w:val="39"/>
          <w:u w:color="000000"/>
        </w:rPr>
        <w:t xml:space="preserve"> </w:t>
      </w:r>
      <w:r>
        <w:rPr>
          <w:spacing w:val="1"/>
          <w:u w:color="000000"/>
        </w:rPr>
        <w:t>TH</w:t>
      </w:r>
      <w:r>
        <w:rPr>
          <w:u w:color="000000"/>
        </w:rPr>
        <w:t>E</w:t>
      </w:r>
      <w:r>
        <w:rPr>
          <w:spacing w:val="40"/>
          <w:u w:color="000000"/>
        </w:rPr>
        <w:t xml:space="preserve"> </w:t>
      </w:r>
      <w:r>
        <w:rPr>
          <w:spacing w:val="2"/>
          <w:u w:color="000000"/>
        </w:rPr>
        <w:t>M</w:t>
      </w:r>
      <w:r>
        <w:rPr>
          <w:spacing w:val="1"/>
          <w:u w:color="000000"/>
        </w:rPr>
        <w:t>E</w:t>
      </w:r>
      <w:r>
        <w:rPr>
          <w:spacing w:val="2"/>
          <w:u w:color="000000"/>
        </w:rPr>
        <w:t>M</w:t>
      </w:r>
      <w:r>
        <w:rPr>
          <w:spacing w:val="1"/>
          <w:u w:color="000000"/>
        </w:rPr>
        <w:t>BERS</w:t>
      </w:r>
      <w:r>
        <w:rPr>
          <w:u w:val="none"/>
        </w:rPr>
        <w:t>.</w:t>
      </w:r>
      <w:r>
        <w:rPr>
          <w:spacing w:val="39"/>
          <w:u w:val="none"/>
        </w:rPr>
        <w:t xml:space="preserve"> </w:t>
      </w:r>
      <w:r>
        <w:rPr>
          <w:spacing w:val="1"/>
          <w:u w:val="none"/>
        </w:rPr>
        <w:t>E</w:t>
      </w:r>
      <w:r>
        <w:rPr>
          <w:u w:val="none"/>
        </w:rPr>
        <w:t>ach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9"/>
          <w:u w:val="none"/>
        </w:rPr>
        <w:t xml:space="preserve"> </w:t>
      </w:r>
      <w:r>
        <w:rPr>
          <w:spacing w:val="1"/>
          <w:u w:val="none"/>
        </w:rPr>
        <w:t>b</w:t>
      </w:r>
      <w:r>
        <w:rPr>
          <w:u w:val="none"/>
        </w:rPr>
        <w:t>y</w:t>
      </w:r>
      <w:r>
        <w:rPr>
          <w:spacing w:val="41"/>
          <w:u w:val="none"/>
        </w:rPr>
        <w:t xml:space="preserve"> </w:t>
      </w:r>
      <w:r>
        <w:rPr>
          <w:u w:val="none"/>
        </w:rPr>
        <w:t>e</w:t>
      </w:r>
      <w:r>
        <w:rPr>
          <w:spacing w:val="1"/>
          <w:u w:val="none"/>
        </w:rPr>
        <w:t>x</w:t>
      </w:r>
      <w:r>
        <w:rPr>
          <w:u w:val="none"/>
        </w:rPr>
        <w:t>ec</w:t>
      </w:r>
      <w:r>
        <w:rPr>
          <w:spacing w:val="1"/>
          <w:u w:val="none"/>
        </w:rPr>
        <w:t>u</w:t>
      </w:r>
      <w:r>
        <w:rPr>
          <w:u w:val="none"/>
        </w:rPr>
        <w:t>ti</w:t>
      </w:r>
      <w:r>
        <w:rPr>
          <w:spacing w:val="1"/>
          <w:u w:val="none"/>
        </w:rPr>
        <w:t>n</w:t>
      </w:r>
      <w:r>
        <w:rPr>
          <w:u w:val="none"/>
        </w:rPr>
        <w:t>g</w:t>
      </w:r>
      <w:r>
        <w:rPr>
          <w:spacing w:val="40"/>
          <w:u w:val="none"/>
        </w:rPr>
        <w:t xml:space="preserve"> </w:t>
      </w:r>
      <w:r>
        <w:rPr>
          <w:u w:val="none"/>
        </w:rPr>
        <w:t>t</w:t>
      </w:r>
      <w:r>
        <w:rPr>
          <w:spacing w:val="1"/>
          <w:u w:val="none"/>
        </w:rPr>
        <w:t>h</w:t>
      </w:r>
      <w:r>
        <w:rPr>
          <w:u w:val="none"/>
        </w:rPr>
        <w:t>is</w:t>
      </w:r>
      <w:r>
        <w:rPr>
          <w:spacing w:val="1"/>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51"/>
          <w:u w:val="none"/>
        </w:rPr>
        <w:t xml:space="preserve"> </w:t>
      </w:r>
      <w:r>
        <w:rPr>
          <w:u w:val="none"/>
        </w:rPr>
        <w:t>re</w:t>
      </w:r>
      <w:r>
        <w:rPr>
          <w:spacing w:val="1"/>
          <w:u w:val="none"/>
        </w:rPr>
        <w:t>p</w:t>
      </w:r>
      <w:r>
        <w:rPr>
          <w:u w:val="none"/>
        </w:rPr>
        <w:t>rese</w:t>
      </w:r>
      <w:r>
        <w:rPr>
          <w:spacing w:val="1"/>
          <w:u w:val="none"/>
        </w:rPr>
        <w:t>n</w:t>
      </w:r>
      <w:r>
        <w:rPr>
          <w:u w:val="none"/>
        </w:rPr>
        <w:t>ts</w:t>
      </w:r>
      <w:r>
        <w:rPr>
          <w:spacing w:val="1"/>
          <w:u w:val="none"/>
        </w:rPr>
        <w:t xml:space="preserve"> </w:t>
      </w:r>
      <w:r>
        <w:rPr>
          <w:u w:val="none"/>
        </w:rPr>
        <w:t>t</w:t>
      </w:r>
      <w:r>
        <w:rPr>
          <w:spacing w:val="1"/>
          <w:u w:val="none"/>
        </w:rPr>
        <w:t>h</w:t>
      </w:r>
      <w:r>
        <w:rPr>
          <w:u w:val="none"/>
        </w:rPr>
        <w:t>at</w:t>
      </w:r>
      <w:r>
        <w:rPr>
          <w:spacing w:val="51"/>
          <w:u w:val="none"/>
        </w:rPr>
        <w:t xml:space="preserve"> </w:t>
      </w:r>
      <w:r>
        <w:rPr>
          <w:u w:val="none"/>
        </w:rPr>
        <w:t xml:space="preserve">it  </w:t>
      </w:r>
      <w:r>
        <w:rPr>
          <w:spacing w:val="1"/>
          <w:u w:val="none"/>
        </w:rPr>
        <w:t>und</w:t>
      </w:r>
      <w:r>
        <w:rPr>
          <w:u w:val="none"/>
        </w:rPr>
        <w:t>ersta</w:t>
      </w:r>
      <w:r>
        <w:rPr>
          <w:spacing w:val="1"/>
          <w:u w:val="none"/>
        </w:rPr>
        <w:t>nd</w:t>
      </w:r>
      <w:r>
        <w:rPr>
          <w:u w:val="none"/>
        </w:rPr>
        <w:t>s,</w:t>
      </w:r>
      <w:r>
        <w:rPr>
          <w:spacing w:val="52"/>
          <w:u w:val="none"/>
        </w:rPr>
        <w:t xml:space="preserve"> </w:t>
      </w:r>
      <w:r>
        <w:rPr>
          <w:u w:val="none"/>
        </w:rPr>
        <w:t>ac</w:t>
      </w:r>
      <w:r>
        <w:rPr>
          <w:spacing w:val="1"/>
          <w:u w:val="none"/>
        </w:rPr>
        <w:t>know</w:t>
      </w:r>
      <w:r>
        <w:rPr>
          <w:u w:val="none"/>
        </w:rPr>
        <w:t>le</w:t>
      </w:r>
      <w:r>
        <w:rPr>
          <w:spacing w:val="1"/>
          <w:u w:val="none"/>
        </w:rPr>
        <w:t>dg</w:t>
      </w:r>
      <w:r>
        <w:rPr>
          <w:u w:val="none"/>
        </w:rPr>
        <w:t>es a</w:t>
      </w:r>
      <w:r>
        <w:rPr>
          <w:spacing w:val="1"/>
          <w:u w:val="none"/>
        </w:rPr>
        <w:t>n</w:t>
      </w:r>
      <w:r>
        <w:rPr>
          <w:u w:val="none"/>
        </w:rPr>
        <w:t>d a</w:t>
      </w:r>
      <w:r>
        <w:rPr>
          <w:spacing w:val="1"/>
          <w:u w:val="none"/>
        </w:rPr>
        <w:t>g</w:t>
      </w:r>
      <w:r>
        <w:rPr>
          <w:u w:val="none"/>
        </w:rPr>
        <w:t>rees</w:t>
      </w:r>
      <w:r>
        <w:rPr>
          <w:spacing w:val="1"/>
          <w:u w:val="none"/>
        </w:rPr>
        <w:t xml:space="preserve"> </w:t>
      </w:r>
      <w:r>
        <w:rPr>
          <w:u w:val="none"/>
        </w:rPr>
        <w:t>t</w:t>
      </w:r>
      <w:r>
        <w:rPr>
          <w:spacing w:val="1"/>
          <w:u w:val="none"/>
        </w:rPr>
        <w:t>h</w:t>
      </w:r>
      <w:r>
        <w:rPr>
          <w:u w:val="none"/>
        </w:rPr>
        <w:t>e f</w:t>
      </w:r>
      <w:r>
        <w:rPr>
          <w:spacing w:val="1"/>
          <w:u w:val="none"/>
        </w:rPr>
        <w:t>o</w:t>
      </w:r>
      <w:r>
        <w:rPr>
          <w:u w:val="none"/>
        </w:rPr>
        <w:t>ll</w:t>
      </w:r>
      <w:r>
        <w:rPr>
          <w:spacing w:val="1"/>
          <w:u w:val="none"/>
        </w:rPr>
        <w:t>ow</w:t>
      </w:r>
      <w:r>
        <w:rPr>
          <w:u w:val="none"/>
        </w:rPr>
        <w:t>i</w:t>
      </w:r>
      <w:r>
        <w:rPr>
          <w:spacing w:val="1"/>
          <w:u w:val="none"/>
        </w:rPr>
        <w:t>ng</w:t>
      </w:r>
      <w:r>
        <w:rPr>
          <w:u w:val="none"/>
        </w:rPr>
        <w:t>:</w:t>
      </w:r>
      <w:r>
        <w:rPr>
          <w:spacing w:val="50"/>
          <w:u w:val="none"/>
        </w:rPr>
        <w:t xml:space="preserve"> </w:t>
      </w:r>
      <w:r>
        <w:rPr>
          <w:spacing w:val="1"/>
          <w:u w:val="none"/>
        </w:rPr>
        <w:t>TH</w:t>
      </w:r>
      <w:r>
        <w:rPr>
          <w:u w:val="none"/>
        </w:rPr>
        <w:t>E</w:t>
      </w:r>
      <w:r>
        <w:rPr>
          <w:spacing w:val="1"/>
          <w:u w:val="none"/>
        </w:rPr>
        <w:t xml:space="preserve"> CO</w:t>
      </w:r>
      <w:r>
        <w:rPr>
          <w:spacing w:val="2"/>
          <w:u w:val="none"/>
        </w:rPr>
        <w:t>M</w:t>
      </w:r>
      <w:r>
        <w:rPr>
          <w:spacing w:val="1"/>
          <w:u w:val="none"/>
        </w:rPr>
        <w:t>PAN</w:t>
      </w:r>
      <w:r>
        <w:rPr>
          <w:u w:val="none"/>
        </w:rPr>
        <w:t>Y</w:t>
      </w:r>
      <w:r>
        <w:rPr>
          <w:w w:val="102"/>
          <w:u w:val="none"/>
        </w:rPr>
        <w:t xml:space="preserve"> </w:t>
      </w:r>
      <w:r>
        <w:rPr>
          <w:u w:val="none"/>
        </w:rPr>
        <w:t>I</w:t>
      </w:r>
      <w:r>
        <w:rPr>
          <w:spacing w:val="1"/>
          <w:u w:val="none"/>
        </w:rPr>
        <w:t>NTEREST</w:t>
      </w:r>
      <w:r>
        <w:rPr>
          <w:u w:val="none"/>
        </w:rPr>
        <w:t>S</w:t>
      </w:r>
      <w:r>
        <w:rPr>
          <w:spacing w:val="3"/>
          <w:u w:val="none"/>
        </w:rPr>
        <w:t xml:space="preserve"> </w:t>
      </w:r>
      <w:r>
        <w:rPr>
          <w:spacing w:val="1"/>
          <w:u w:val="none"/>
        </w:rPr>
        <w:t>REPRESENTE</w:t>
      </w:r>
      <w:r>
        <w:rPr>
          <w:u w:val="none"/>
        </w:rPr>
        <w:t>D</w:t>
      </w:r>
      <w:r>
        <w:rPr>
          <w:spacing w:val="5"/>
          <w:u w:val="none"/>
        </w:rPr>
        <w:t xml:space="preserve"> </w:t>
      </w:r>
      <w:r>
        <w:rPr>
          <w:spacing w:val="1"/>
          <w:u w:val="none"/>
        </w:rPr>
        <w:t>B</w:t>
      </w:r>
      <w:r>
        <w:rPr>
          <w:u w:val="none"/>
        </w:rPr>
        <w:t>Y</w:t>
      </w:r>
      <w:r>
        <w:rPr>
          <w:spacing w:val="5"/>
          <w:u w:val="none"/>
        </w:rPr>
        <w:t xml:space="preserve"> </w:t>
      </w:r>
      <w:r>
        <w:rPr>
          <w:spacing w:val="1"/>
          <w:u w:val="none"/>
        </w:rPr>
        <w:t>TH</w:t>
      </w:r>
      <w:r>
        <w:rPr>
          <w:u w:val="none"/>
        </w:rPr>
        <w:t>IS</w:t>
      </w:r>
      <w:r>
        <w:rPr>
          <w:spacing w:val="4"/>
          <w:u w:val="none"/>
        </w:rPr>
        <w:t xml:space="preserve"> </w:t>
      </w:r>
      <w:r>
        <w:rPr>
          <w:spacing w:val="1"/>
          <w:u w:val="none"/>
        </w:rPr>
        <w:t>AGREE</w:t>
      </w:r>
      <w:r>
        <w:rPr>
          <w:spacing w:val="2"/>
          <w:u w:val="none"/>
        </w:rPr>
        <w:t>M</w:t>
      </w:r>
      <w:r>
        <w:rPr>
          <w:spacing w:val="1"/>
          <w:u w:val="none"/>
        </w:rPr>
        <w:t>EN</w:t>
      </w:r>
      <w:r>
        <w:rPr>
          <w:u w:val="none"/>
        </w:rPr>
        <w:t>T</w:t>
      </w:r>
      <w:r>
        <w:rPr>
          <w:spacing w:val="6"/>
          <w:u w:val="none"/>
        </w:rPr>
        <w:t xml:space="preserve"> </w:t>
      </w:r>
      <w:r>
        <w:rPr>
          <w:spacing w:val="1"/>
          <w:u w:val="none"/>
        </w:rPr>
        <w:t>HAV</w:t>
      </w:r>
      <w:r>
        <w:rPr>
          <w:u w:val="none"/>
        </w:rPr>
        <w:t xml:space="preserve">E </w:t>
      </w:r>
      <w:r>
        <w:rPr>
          <w:spacing w:val="6"/>
          <w:u w:val="none"/>
        </w:rPr>
        <w:t xml:space="preserve"> </w:t>
      </w:r>
      <w:r>
        <w:rPr>
          <w:spacing w:val="1"/>
          <w:u w:val="none"/>
        </w:rPr>
        <w:t>NO</w:t>
      </w:r>
      <w:r>
        <w:rPr>
          <w:u w:val="none"/>
        </w:rPr>
        <w:t xml:space="preserve">T </w:t>
      </w:r>
      <w:r>
        <w:rPr>
          <w:spacing w:val="5"/>
          <w:u w:val="none"/>
        </w:rPr>
        <w:t xml:space="preserve"> </w:t>
      </w:r>
      <w:r>
        <w:rPr>
          <w:spacing w:val="1"/>
          <w:u w:val="none"/>
        </w:rPr>
        <w:t>BEE</w:t>
      </w:r>
      <w:r>
        <w:rPr>
          <w:u w:val="none"/>
        </w:rPr>
        <w:t xml:space="preserve">N </w:t>
      </w:r>
      <w:r>
        <w:rPr>
          <w:spacing w:val="5"/>
          <w:u w:val="none"/>
        </w:rPr>
        <w:t xml:space="preserve"> </w:t>
      </w:r>
      <w:r>
        <w:rPr>
          <w:spacing w:val="1"/>
          <w:u w:val="none"/>
        </w:rPr>
        <w:t>REG</w:t>
      </w:r>
      <w:r>
        <w:rPr>
          <w:u w:val="none"/>
        </w:rPr>
        <w:t>I</w:t>
      </w:r>
      <w:r>
        <w:rPr>
          <w:spacing w:val="1"/>
          <w:u w:val="none"/>
        </w:rPr>
        <w:t>STERE</w:t>
      </w:r>
      <w:r>
        <w:rPr>
          <w:u w:val="none"/>
        </w:rPr>
        <w:t xml:space="preserve">D </w:t>
      </w:r>
      <w:r>
        <w:rPr>
          <w:spacing w:val="5"/>
          <w:u w:val="none"/>
        </w:rPr>
        <w:t xml:space="preserve"> </w:t>
      </w:r>
      <w:r>
        <w:rPr>
          <w:spacing w:val="1"/>
          <w:u w:val="none"/>
        </w:rPr>
        <w:t>UNDE</w:t>
      </w:r>
      <w:r>
        <w:rPr>
          <w:u w:val="none"/>
        </w:rPr>
        <w:t>R</w:t>
      </w:r>
      <w:r>
        <w:rPr>
          <w:w w:val="102"/>
          <w:u w:val="none"/>
        </w:rPr>
        <w:t xml:space="preserve"> </w:t>
      </w:r>
      <w:r>
        <w:rPr>
          <w:spacing w:val="1"/>
          <w:u w:val="none"/>
        </w:rPr>
        <w:t>TH</w:t>
      </w:r>
      <w:r>
        <w:rPr>
          <w:u w:val="none"/>
        </w:rPr>
        <w:t>E</w:t>
      </w:r>
      <w:r>
        <w:rPr>
          <w:spacing w:val="41"/>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41"/>
          <w:u w:val="none"/>
        </w:rPr>
        <w:t xml:space="preserve"> </w:t>
      </w:r>
      <w:r>
        <w:rPr>
          <w:spacing w:val="1"/>
          <w:u w:val="none"/>
        </w:rPr>
        <w:t>AC</w:t>
      </w:r>
      <w:r>
        <w:rPr>
          <w:u w:val="none"/>
        </w:rPr>
        <w:t>T</w:t>
      </w:r>
      <w:r>
        <w:rPr>
          <w:spacing w:val="41"/>
          <w:u w:val="none"/>
        </w:rPr>
        <w:t xml:space="preserve"> </w:t>
      </w:r>
      <w:r>
        <w:rPr>
          <w:spacing w:val="1"/>
          <w:u w:val="none"/>
        </w:rPr>
        <w:t>O</w:t>
      </w:r>
      <w:r>
        <w:rPr>
          <w:u w:val="none"/>
        </w:rPr>
        <w:t>F</w:t>
      </w:r>
      <w:r>
        <w:rPr>
          <w:spacing w:val="41"/>
          <w:u w:val="none"/>
        </w:rPr>
        <w:t xml:space="preserve"> </w:t>
      </w:r>
      <w:r>
        <w:rPr>
          <w:spacing w:val="1"/>
          <w:u w:val="none"/>
        </w:rPr>
        <w:t>1933</w:t>
      </w:r>
      <w:r>
        <w:rPr>
          <w:u w:val="none"/>
        </w:rPr>
        <w:t>,</w:t>
      </w:r>
      <w:r>
        <w:rPr>
          <w:spacing w:val="40"/>
          <w:u w:val="none"/>
        </w:rPr>
        <w:t xml:space="preserve"> </w:t>
      </w:r>
      <w:r>
        <w:rPr>
          <w:spacing w:val="1"/>
          <w:u w:val="none"/>
        </w:rPr>
        <w:t>A</w:t>
      </w:r>
      <w:r>
        <w:rPr>
          <w:u w:val="none"/>
        </w:rPr>
        <w:t>S</w:t>
      </w:r>
      <w:r>
        <w:rPr>
          <w:spacing w:val="41"/>
          <w:u w:val="none"/>
        </w:rPr>
        <w:t xml:space="preserve"> </w:t>
      </w:r>
      <w:r>
        <w:rPr>
          <w:spacing w:val="1"/>
          <w:u w:val="none"/>
        </w:rPr>
        <w:t>A</w:t>
      </w:r>
      <w:r>
        <w:rPr>
          <w:spacing w:val="2"/>
          <w:u w:val="none"/>
        </w:rPr>
        <w:t>M</w:t>
      </w:r>
      <w:r>
        <w:rPr>
          <w:spacing w:val="1"/>
          <w:u w:val="none"/>
        </w:rPr>
        <w:t>ENDE</w:t>
      </w:r>
      <w:r>
        <w:rPr>
          <w:u w:val="none"/>
        </w:rPr>
        <w:t>D</w:t>
      </w:r>
      <w:r>
        <w:rPr>
          <w:spacing w:val="42"/>
          <w:u w:val="none"/>
        </w:rPr>
        <w:t xml:space="preserve"> </w:t>
      </w:r>
      <w:r>
        <w:rPr>
          <w:u w:val="none"/>
        </w:rPr>
        <w:t>(“</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40"/>
          <w:u w:val="none"/>
        </w:rPr>
        <w:t xml:space="preserve"> </w:t>
      </w:r>
      <w:r>
        <w:rPr>
          <w:spacing w:val="1"/>
          <w:u w:val="none"/>
        </w:rPr>
        <w:t>ACT</w:t>
      </w:r>
      <w:r>
        <w:rPr>
          <w:u w:val="none"/>
        </w:rPr>
        <w:t>”)</w:t>
      </w:r>
      <w:r>
        <w:rPr>
          <w:spacing w:val="40"/>
          <w:u w:val="none"/>
        </w:rPr>
        <w:t xml:space="preserve"> </w:t>
      </w:r>
      <w:r>
        <w:rPr>
          <w:spacing w:val="1"/>
          <w:u w:val="none"/>
        </w:rPr>
        <w:t>AN</w:t>
      </w:r>
      <w:r>
        <w:rPr>
          <w:u w:val="none"/>
        </w:rPr>
        <w:t>D</w:t>
      </w:r>
      <w:r>
        <w:rPr>
          <w:spacing w:val="41"/>
          <w:u w:val="none"/>
        </w:rPr>
        <w:t xml:space="preserve"> </w:t>
      </w:r>
      <w:r>
        <w:rPr>
          <w:spacing w:val="1"/>
          <w:u w:val="none"/>
        </w:rPr>
        <w:t>APPL</w:t>
      </w:r>
      <w:r>
        <w:rPr>
          <w:u w:val="none"/>
        </w:rPr>
        <w:t>I</w:t>
      </w:r>
      <w:r>
        <w:rPr>
          <w:spacing w:val="1"/>
          <w:u w:val="none"/>
        </w:rPr>
        <w:t>CABL</w:t>
      </w:r>
      <w:r>
        <w:rPr>
          <w:u w:val="none"/>
        </w:rPr>
        <w:t>E</w:t>
      </w:r>
      <w:r>
        <w:rPr>
          <w:w w:val="102"/>
          <w:u w:val="none"/>
        </w:rPr>
        <w:t xml:space="preserve"> </w:t>
      </w:r>
      <w:r>
        <w:rPr>
          <w:spacing w:val="1"/>
          <w:u w:val="none"/>
        </w:rPr>
        <w:t>STAT</w:t>
      </w:r>
      <w:r>
        <w:rPr>
          <w:u w:val="none"/>
        </w:rPr>
        <w:t>E</w:t>
      </w:r>
      <w:r>
        <w:rPr>
          <w:spacing w:val="34"/>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35"/>
          <w:u w:val="none"/>
        </w:rPr>
        <w:t xml:space="preserve"> </w:t>
      </w:r>
      <w:r>
        <w:rPr>
          <w:spacing w:val="1"/>
          <w:u w:val="none"/>
        </w:rPr>
        <w:t>LA</w:t>
      </w:r>
      <w:r>
        <w:rPr>
          <w:spacing w:val="2"/>
          <w:u w:val="none"/>
        </w:rPr>
        <w:t>W</w:t>
      </w:r>
      <w:r>
        <w:rPr>
          <w:u w:val="none"/>
        </w:rPr>
        <w:t>S</w:t>
      </w:r>
      <w:r>
        <w:rPr>
          <w:spacing w:val="35"/>
          <w:u w:val="none"/>
        </w:rPr>
        <w:t xml:space="preserve"> </w:t>
      </w:r>
      <w:r>
        <w:rPr>
          <w:spacing w:val="1"/>
          <w:u w:val="none"/>
        </w:rPr>
        <w:t>AN</w:t>
      </w:r>
      <w:r>
        <w:rPr>
          <w:u w:val="none"/>
        </w:rPr>
        <w:t>D</w:t>
      </w:r>
      <w:r>
        <w:rPr>
          <w:spacing w:val="35"/>
          <w:u w:val="none"/>
        </w:rPr>
        <w:t xml:space="preserve"> </w:t>
      </w:r>
      <w:r>
        <w:rPr>
          <w:spacing w:val="2"/>
          <w:u w:val="none"/>
        </w:rPr>
        <w:t>M</w:t>
      </w:r>
      <w:r>
        <w:rPr>
          <w:spacing w:val="1"/>
          <w:u w:val="none"/>
        </w:rPr>
        <w:t>A</w:t>
      </w:r>
      <w:r>
        <w:rPr>
          <w:u w:val="none"/>
        </w:rPr>
        <w:t>Y</w:t>
      </w:r>
      <w:r>
        <w:rPr>
          <w:spacing w:val="35"/>
          <w:u w:val="none"/>
        </w:rPr>
        <w:t xml:space="preserve"> </w:t>
      </w:r>
      <w:r>
        <w:rPr>
          <w:spacing w:val="1"/>
          <w:u w:val="none"/>
        </w:rPr>
        <w:t>B</w:t>
      </w:r>
      <w:r>
        <w:rPr>
          <w:u w:val="none"/>
        </w:rPr>
        <w:t>E</w:t>
      </w:r>
      <w:r>
        <w:rPr>
          <w:spacing w:val="35"/>
          <w:u w:val="none"/>
        </w:rPr>
        <w:t xml:space="preserve"> </w:t>
      </w:r>
      <w:r>
        <w:rPr>
          <w:spacing w:val="1"/>
          <w:u w:val="none"/>
        </w:rPr>
        <w:t>TREATE</w:t>
      </w:r>
      <w:r>
        <w:rPr>
          <w:u w:val="none"/>
        </w:rPr>
        <w:t>D</w:t>
      </w:r>
      <w:r>
        <w:rPr>
          <w:spacing w:val="35"/>
          <w:u w:val="none"/>
        </w:rPr>
        <w:t xml:space="preserve"> </w:t>
      </w:r>
      <w:r>
        <w:rPr>
          <w:spacing w:val="1"/>
          <w:u w:val="none"/>
        </w:rPr>
        <w:t>A</w:t>
      </w:r>
      <w:r>
        <w:rPr>
          <w:u w:val="none"/>
        </w:rPr>
        <w:t>S</w:t>
      </w:r>
      <w:r>
        <w:rPr>
          <w:spacing w:val="34"/>
          <w:u w:val="none"/>
        </w:rPr>
        <w:t xml:space="preserve"> </w:t>
      </w:r>
      <w:r>
        <w:rPr>
          <w:spacing w:val="1"/>
          <w:u w:val="none"/>
        </w:rPr>
        <w:t>RESTR</w:t>
      </w:r>
      <w:r>
        <w:rPr>
          <w:u w:val="none"/>
        </w:rPr>
        <w:t>I</w:t>
      </w:r>
      <w:r>
        <w:rPr>
          <w:spacing w:val="1"/>
          <w:u w:val="none"/>
        </w:rPr>
        <w:t>CTE</w:t>
      </w:r>
      <w:r>
        <w:rPr>
          <w:u w:val="none"/>
        </w:rPr>
        <w:t>D</w:t>
      </w:r>
      <w:r>
        <w:rPr>
          <w:spacing w:val="34"/>
          <w:u w:val="none"/>
        </w:rPr>
        <w:t xml:space="preserve"> </w:t>
      </w:r>
      <w:r>
        <w:rPr>
          <w:spacing w:val="1"/>
          <w:u w:val="none"/>
        </w:rPr>
        <w:t>SECUR</w:t>
      </w:r>
      <w:r>
        <w:rPr>
          <w:u w:val="none"/>
        </w:rPr>
        <w:t>I</w:t>
      </w:r>
      <w:r>
        <w:rPr>
          <w:spacing w:val="1"/>
          <w:u w:val="none"/>
        </w:rPr>
        <w:t>T</w:t>
      </w:r>
      <w:r>
        <w:rPr>
          <w:u w:val="none"/>
        </w:rPr>
        <w:t>I</w:t>
      </w:r>
      <w:r>
        <w:rPr>
          <w:spacing w:val="1"/>
          <w:u w:val="none"/>
        </w:rPr>
        <w:t>ES</w:t>
      </w:r>
      <w:r>
        <w:rPr>
          <w:u w:val="none"/>
        </w:rPr>
        <w:t>.</w:t>
      </w:r>
      <w:r>
        <w:rPr>
          <w:spacing w:val="33"/>
          <w:u w:val="none"/>
        </w:rPr>
        <w:t xml:space="preserve"> </w:t>
      </w:r>
      <w:r>
        <w:rPr>
          <w:spacing w:val="1"/>
          <w:u w:val="none"/>
        </w:rPr>
        <w:t>TH</w:t>
      </w:r>
      <w:r>
        <w:rPr>
          <w:u w:val="none"/>
        </w:rPr>
        <w:t>E</w:t>
      </w:r>
      <w:r>
        <w:rPr>
          <w:w w:val="102"/>
          <w:u w:val="none"/>
        </w:rPr>
        <w:t xml:space="preserve"> </w:t>
      </w:r>
      <w:r>
        <w:rPr>
          <w:spacing w:val="2"/>
          <w:u w:val="none"/>
        </w:rPr>
        <w:t>M</w:t>
      </w:r>
      <w:r>
        <w:rPr>
          <w:spacing w:val="1"/>
          <w:u w:val="none"/>
        </w:rPr>
        <w:t>E</w:t>
      </w:r>
      <w:r>
        <w:rPr>
          <w:spacing w:val="2"/>
          <w:u w:val="none"/>
        </w:rPr>
        <w:t>M</w:t>
      </w:r>
      <w:r>
        <w:rPr>
          <w:spacing w:val="1"/>
          <w:u w:val="none"/>
        </w:rPr>
        <w:t>BER</w:t>
      </w:r>
      <w:r>
        <w:rPr>
          <w:u w:val="none"/>
        </w:rPr>
        <w:t>’S</w:t>
      </w:r>
      <w:r>
        <w:rPr>
          <w:spacing w:val="32"/>
          <w:u w:val="none"/>
        </w:rPr>
        <w:t xml:space="preserve"> </w:t>
      </w:r>
      <w:r>
        <w:rPr>
          <w:u w:val="none"/>
        </w:rPr>
        <w:t>I</w:t>
      </w:r>
      <w:r>
        <w:rPr>
          <w:spacing w:val="1"/>
          <w:u w:val="none"/>
        </w:rPr>
        <w:t>NTERES</w:t>
      </w:r>
      <w:r>
        <w:rPr>
          <w:u w:val="none"/>
        </w:rPr>
        <w:t>T</w:t>
      </w:r>
      <w:r>
        <w:rPr>
          <w:spacing w:val="33"/>
          <w:u w:val="none"/>
        </w:rPr>
        <w:t xml:space="preserve"> </w:t>
      </w:r>
      <w:r>
        <w:rPr>
          <w:u w:val="none"/>
        </w:rPr>
        <w:t>IN</w:t>
      </w:r>
      <w:r>
        <w:rPr>
          <w:spacing w:val="33"/>
          <w:u w:val="none"/>
        </w:rPr>
        <w:t xml:space="preserve"> </w:t>
      </w:r>
      <w:r>
        <w:rPr>
          <w:spacing w:val="1"/>
          <w:u w:val="none"/>
        </w:rPr>
        <w:t>TH</w:t>
      </w:r>
      <w:r>
        <w:rPr>
          <w:u w:val="none"/>
        </w:rPr>
        <w:t>E</w:t>
      </w:r>
      <w:r>
        <w:rPr>
          <w:spacing w:val="33"/>
          <w:u w:val="none"/>
        </w:rPr>
        <w:t xml:space="preserve"> </w:t>
      </w:r>
      <w:r>
        <w:rPr>
          <w:spacing w:val="1"/>
          <w:u w:val="none"/>
        </w:rPr>
        <w:t>CO</w:t>
      </w:r>
      <w:r>
        <w:rPr>
          <w:spacing w:val="2"/>
          <w:u w:val="none"/>
        </w:rPr>
        <w:t>M</w:t>
      </w:r>
      <w:r>
        <w:rPr>
          <w:spacing w:val="1"/>
          <w:u w:val="none"/>
        </w:rPr>
        <w:t>PAN</w:t>
      </w:r>
      <w:r>
        <w:rPr>
          <w:u w:val="none"/>
        </w:rPr>
        <w:t>Y</w:t>
      </w:r>
      <w:r>
        <w:rPr>
          <w:spacing w:val="33"/>
          <w:u w:val="none"/>
        </w:rPr>
        <w:t xml:space="preserve"> </w:t>
      </w:r>
      <w:r>
        <w:rPr>
          <w:spacing w:val="1"/>
          <w:u w:val="none"/>
        </w:rPr>
        <w:t>HA</w:t>
      </w:r>
      <w:r>
        <w:rPr>
          <w:u w:val="none"/>
        </w:rPr>
        <w:t>S</w:t>
      </w:r>
      <w:r>
        <w:rPr>
          <w:spacing w:val="33"/>
          <w:u w:val="none"/>
        </w:rPr>
        <w:t xml:space="preserve"> </w:t>
      </w:r>
      <w:r>
        <w:rPr>
          <w:spacing w:val="1"/>
          <w:u w:val="none"/>
        </w:rPr>
        <w:t>BEE</w:t>
      </w:r>
      <w:r>
        <w:rPr>
          <w:u w:val="none"/>
        </w:rPr>
        <w:t>N</w:t>
      </w:r>
      <w:r>
        <w:rPr>
          <w:spacing w:val="31"/>
          <w:u w:val="none"/>
        </w:rPr>
        <w:t xml:space="preserve"> </w:t>
      </w:r>
      <w:r>
        <w:rPr>
          <w:spacing w:val="1"/>
          <w:u w:val="none"/>
        </w:rPr>
        <w:t>ACQU</w:t>
      </w:r>
      <w:r>
        <w:rPr>
          <w:u w:val="none"/>
        </w:rPr>
        <w:t>I</w:t>
      </w:r>
      <w:r>
        <w:rPr>
          <w:spacing w:val="1"/>
          <w:u w:val="none"/>
        </w:rPr>
        <w:t>RE</w:t>
      </w:r>
      <w:r>
        <w:rPr>
          <w:u w:val="none"/>
        </w:rPr>
        <w:t>D</w:t>
      </w:r>
      <w:r>
        <w:rPr>
          <w:spacing w:val="33"/>
          <w:u w:val="none"/>
        </w:rPr>
        <w:t xml:space="preserve"> </w:t>
      </w:r>
      <w:r>
        <w:rPr>
          <w:spacing w:val="1"/>
          <w:u w:val="none"/>
        </w:rPr>
        <w:t>FO</w:t>
      </w:r>
      <w:r>
        <w:rPr>
          <w:u w:val="none"/>
        </w:rPr>
        <w:t>R</w:t>
      </w:r>
      <w:r>
        <w:rPr>
          <w:spacing w:val="33"/>
          <w:u w:val="none"/>
        </w:rPr>
        <w:t xml:space="preserve"> </w:t>
      </w:r>
      <w:r>
        <w:rPr>
          <w:spacing w:val="1"/>
          <w:u w:val="none"/>
        </w:rPr>
        <w:t>TH</w:t>
      </w:r>
      <w:r>
        <w:rPr>
          <w:u w:val="none"/>
        </w:rPr>
        <w:t>E</w:t>
      </w:r>
      <w:r>
        <w:rPr>
          <w:spacing w:val="33"/>
          <w:u w:val="none"/>
        </w:rPr>
        <w:t xml:space="preserve"> </w:t>
      </w:r>
      <w:r>
        <w:rPr>
          <w:spacing w:val="2"/>
          <w:u w:val="none"/>
        </w:rPr>
        <w:t>M</w:t>
      </w:r>
      <w:r>
        <w:rPr>
          <w:spacing w:val="1"/>
          <w:u w:val="none"/>
        </w:rPr>
        <w:t>E</w:t>
      </w:r>
      <w:r>
        <w:rPr>
          <w:spacing w:val="2"/>
          <w:u w:val="none"/>
        </w:rPr>
        <w:t>M</w:t>
      </w:r>
      <w:r>
        <w:rPr>
          <w:spacing w:val="1"/>
          <w:u w:val="none"/>
        </w:rPr>
        <w:t>BER</w:t>
      </w:r>
      <w:r>
        <w:rPr>
          <w:u w:val="none"/>
        </w:rPr>
        <w:t>’S</w:t>
      </w:r>
      <w:r>
        <w:rPr>
          <w:spacing w:val="33"/>
          <w:u w:val="none"/>
        </w:rPr>
        <w:t xml:space="preserve"> </w:t>
      </w:r>
      <w:r>
        <w:rPr>
          <w:spacing w:val="1"/>
          <w:u w:val="none"/>
        </w:rPr>
        <w:t>O</w:t>
      </w:r>
      <w:r>
        <w:rPr>
          <w:spacing w:val="2"/>
          <w:u w:val="none"/>
        </w:rPr>
        <w:t>W</w:t>
      </w:r>
      <w:r>
        <w:rPr>
          <w:u w:val="none"/>
        </w:rPr>
        <w:t>N</w:t>
      </w:r>
      <w:r>
        <w:rPr>
          <w:w w:val="102"/>
          <w:u w:val="none"/>
        </w:rPr>
        <w:t xml:space="preserve"> </w:t>
      </w:r>
      <w:r>
        <w:rPr>
          <w:spacing w:val="1"/>
          <w:u w:val="none"/>
        </w:rPr>
        <w:t>ACCOUN</w:t>
      </w:r>
      <w:r>
        <w:rPr>
          <w:u w:val="none"/>
        </w:rPr>
        <w:t>T</w:t>
      </w:r>
      <w:r>
        <w:rPr>
          <w:spacing w:val="2"/>
          <w:u w:val="none"/>
        </w:rPr>
        <w:t xml:space="preserve"> </w:t>
      </w:r>
      <w:r>
        <w:rPr>
          <w:spacing w:val="1"/>
          <w:u w:val="none"/>
        </w:rPr>
        <w:t>AN</w:t>
      </w:r>
      <w:r>
        <w:rPr>
          <w:u w:val="none"/>
        </w:rPr>
        <w:t>D</w:t>
      </w:r>
      <w:r>
        <w:rPr>
          <w:spacing w:val="3"/>
          <w:u w:val="none"/>
        </w:rPr>
        <w:t xml:space="preserve"> </w:t>
      </w:r>
      <w:r>
        <w:rPr>
          <w:spacing w:val="1"/>
          <w:u w:val="none"/>
        </w:rPr>
        <w:t>NO</w:t>
      </w:r>
      <w:r>
        <w:rPr>
          <w:u w:val="none"/>
        </w:rPr>
        <w:t>T</w:t>
      </w:r>
      <w:r>
        <w:rPr>
          <w:spacing w:val="2"/>
          <w:u w:val="none"/>
        </w:rPr>
        <w:t xml:space="preserve"> W</w:t>
      </w:r>
      <w:r>
        <w:rPr>
          <w:u w:val="none"/>
        </w:rPr>
        <w:t>I</w:t>
      </w:r>
      <w:r>
        <w:rPr>
          <w:spacing w:val="1"/>
          <w:u w:val="none"/>
        </w:rPr>
        <w:t>T</w:t>
      </w:r>
      <w:r>
        <w:rPr>
          <w:u w:val="none"/>
        </w:rPr>
        <w:t>H</w:t>
      </w:r>
      <w:r>
        <w:rPr>
          <w:spacing w:val="3"/>
          <w:u w:val="none"/>
        </w:rPr>
        <w:t xml:space="preserve"> </w:t>
      </w:r>
      <w:r>
        <w:rPr>
          <w:u w:val="none"/>
        </w:rPr>
        <w:t>A</w:t>
      </w:r>
      <w:r>
        <w:rPr>
          <w:spacing w:val="3"/>
          <w:u w:val="none"/>
        </w:rPr>
        <w:t xml:space="preserve"> </w:t>
      </w:r>
      <w:r>
        <w:rPr>
          <w:spacing w:val="1"/>
          <w:u w:val="none"/>
        </w:rPr>
        <w:t>V</w:t>
      </w:r>
      <w:r>
        <w:rPr>
          <w:u w:val="none"/>
        </w:rPr>
        <w:t>I</w:t>
      </w:r>
      <w:r>
        <w:rPr>
          <w:spacing w:val="1"/>
          <w:u w:val="none"/>
        </w:rPr>
        <w:t>E</w:t>
      </w:r>
      <w:r>
        <w:rPr>
          <w:u w:val="none"/>
        </w:rPr>
        <w:t>W</w:t>
      </w:r>
      <w:r>
        <w:rPr>
          <w:spacing w:val="4"/>
          <w:u w:val="none"/>
        </w:rPr>
        <w:t xml:space="preserve"> </w:t>
      </w:r>
      <w:r>
        <w:rPr>
          <w:spacing w:val="1"/>
          <w:u w:val="none"/>
        </w:rPr>
        <w:t>T</w:t>
      </w:r>
      <w:r>
        <w:rPr>
          <w:u w:val="none"/>
        </w:rPr>
        <w:t>O</w:t>
      </w:r>
      <w:r>
        <w:rPr>
          <w:spacing w:val="4"/>
          <w:u w:val="none"/>
        </w:rPr>
        <w:t xml:space="preserve"> </w:t>
      </w:r>
      <w:r>
        <w:rPr>
          <w:spacing w:val="1"/>
          <w:u w:val="none"/>
        </w:rPr>
        <w:t>O</w:t>
      </w:r>
      <w:r>
        <w:rPr>
          <w:u w:val="none"/>
        </w:rPr>
        <w:t>R</w:t>
      </w:r>
      <w:r>
        <w:rPr>
          <w:spacing w:val="3"/>
          <w:u w:val="none"/>
        </w:rPr>
        <w:t xml:space="preserve"> </w:t>
      </w:r>
      <w:r>
        <w:rPr>
          <w:spacing w:val="1"/>
          <w:u w:val="none"/>
        </w:rPr>
        <w:t>FO</w:t>
      </w:r>
      <w:r>
        <w:rPr>
          <w:u w:val="none"/>
        </w:rPr>
        <w:t>R</w:t>
      </w:r>
      <w:r>
        <w:rPr>
          <w:spacing w:val="3"/>
          <w:u w:val="none"/>
        </w:rPr>
        <w:t xml:space="preserve"> </w:t>
      </w:r>
      <w:r>
        <w:rPr>
          <w:spacing w:val="1"/>
          <w:u w:val="none"/>
        </w:rPr>
        <w:t>SAL</w:t>
      </w:r>
      <w:r>
        <w:rPr>
          <w:u w:val="none"/>
        </w:rPr>
        <w:t>E</w:t>
      </w:r>
      <w:r>
        <w:rPr>
          <w:spacing w:val="3"/>
          <w:u w:val="none"/>
        </w:rPr>
        <w:t xml:space="preserve"> </w:t>
      </w:r>
      <w:r>
        <w:rPr>
          <w:u w:val="none"/>
        </w:rPr>
        <w:t>IN</w:t>
      </w:r>
      <w:r>
        <w:rPr>
          <w:spacing w:val="3"/>
          <w:u w:val="none"/>
        </w:rPr>
        <w:t xml:space="preserve"> </w:t>
      </w:r>
      <w:r>
        <w:rPr>
          <w:spacing w:val="1"/>
          <w:u w:val="none"/>
        </w:rPr>
        <w:t>AN</w:t>
      </w:r>
      <w:r>
        <w:rPr>
          <w:u w:val="none"/>
        </w:rPr>
        <w:t>Y</w:t>
      </w:r>
      <w:r>
        <w:rPr>
          <w:spacing w:val="4"/>
          <w:u w:val="none"/>
        </w:rPr>
        <w:t xml:space="preserve"> </w:t>
      </w:r>
      <w:r>
        <w:rPr>
          <w:spacing w:val="1"/>
          <w:u w:val="none"/>
        </w:rPr>
        <w:t>D</w:t>
      </w:r>
      <w:r>
        <w:rPr>
          <w:u w:val="none"/>
        </w:rPr>
        <w:t>I</w:t>
      </w:r>
      <w:r>
        <w:rPr>
          <w:spacing w:val="1"/>
          <w:u w:val="none"/>
        </w:rPr>
        <w:t>STR</w:t>
      </w:r>
      <w:r>
        <w:rPr>
          <w:u w:val="none"/>
        </w:rPr>
        <w:t>I</w:t>
      </w:r>
      <w:r>
        <w:rPr>
          <w:spacing w:val="1"/>
          <w:u w:val="none"/>
        </w:rPr>
        <w:t>BUT</w:t>
      </w:r>
      <w:r>
        <w:rPr>
          <w:u w:val="none"/>
        </w:rPr>
        <w:t>I</w:t>
      </w:r>
      <w:r>
        <w:rPr>
          <w:spacing w:val="1"/>
          <w:u w:val="none"/>
        </w:rPr>
        <w:t>O</w:t>
      </w:r>
      <w:r>
        <w:rPr>
          <w:u w:val="none"/>
        </w:rPr>
        <w:t>N</w:t>
      </w:r>
      <w:r>
        <w:rPr>
          <w:spacing w:val="3"/>
          <w:u w:val="none"/>
        </w:rPr>
        <w:t xml:space="preserve"> </w:t>
      </w:r>
      <w:r>
        <w:rPr>
          <w:spacing w:val="1"/>
          <w:u w:val="none"/>
        </w:rPr>
        <w:t>THEREOF</w:t>
      </w:r>
      <w:r>
        <w:rPr>
          <w:u w:val="none"/>
        </w:rPr>
        <w:t>.</w:t>
      </w:r>
      <w:r>
        <w:rPr>
          <w:w w:val="102"/>
          <w:u w:val="none"/>
        </w:rPr>
        <w:t xml:space="preserve"> </w:t>
      </w:r>
      <w:r>
        <w:rPr>
          <w:spacing w:val="1"/>
          <w:u w:val="none"/>
        </w:rPr>
        <w:t>RESTR</w:t>
      </w:r>
      <w:r>
        <w:rPr>
          <w:u w:val="none"/>
        </w:rPr>
        <w:t>I</w:t>
      </w:r>
      <w:r>
        <w:rPr>
          <w:spacing w:val="1"/>
          <w:u w:val="none"/>
        </w:rPr>
        <w:t>CTE</w:t>
      </w:r>
      <w:r>
        <w:rPr>
          <w:u w:val="none"/>
        </w:rPr>
        <w:t xml:space="preserve">D    </w:t>
      </w:r>
      <w:r>
        <w:rPr>
          <w:spacing w:val="4"/>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 xml:space="preserve">S    </w:t>
      </w:r>
      <w:r>
        <w:rPr>
          <w:spacing w:val="3"/>
          <w:u w:val="none"/>
        </w:rPr>
        <w:t xml:space="preserve"> </w:t>
      </w:r>
      <w:r>
        <w:rPr>
          <w:spacing w:val="2"/>
          <w:u w:val="none"/>
        </w:rPr>
        <w:t>M</w:t>
      </w:r>
      <w:r>
        <w:rPr>
          <w:spacing w:val="1"/>
          <w:u w:val="none"/>
        </w:rPr>
        <w:t>US</w:t>
      </w:r>
      <w:r>
        <w:rPr>
          <w:u w:val="none"/>
        </w:rPr>
        <w:t xml:space="preserve">T    </w:t>
      </w:r>
      <w:r>
        <w:rPr>
          <w:spacing w:val="5"/>
          <w:u w:val="none"/>
        </w:rPr>
        <w:t xml:space="preserve"> </w:t>
      </w:r>
      <w:r>
        <w:rPr>
          <w:spacing w:val="1"/>
          <w:u w:val="none"/>
        </w:rPr>
        <w:t>B</w:t>
      </w:r>
      <w:r>
        <w:rPr>
          <w:u w:val="none"/>
        </w:rPr>
        <w:t xml:space="preserve">E    </w:t>
      </w:r>
      <w:r>
        <w:rPr>
          <w:spacing w:val="4"/>
          <w:u w:val="none"/>
        </w:rPr>
        <w:t xml:space="preserve"> </w:t>
      </w:r>
      <w:r>
        <w:rPr>
          <w:spacing w:val="1"/>
          <w:u w:val="none"/>
        </w:rPr>
        <w:t>HEL</w:t>
      </w:r>
      <w:r>
        <w:rPr>
          <w:u w:val="none"/>
        </w:rPr>
        <w:t xml:space="preserve">D    </w:t>
      </w:r>
      <w:r>
        <w:rPr>
          <w:spacing w:val="5"/>
          <w:u w:val="none"/>
        </w:rPr>
        <w:t xml:space="preserve"> </w:t>
      </w:r>
      <w:r>
        <w:rPr>
          <w:u w:val="none"/>
        </w:rPr>
        <w:t>I</w:t>
      </w:r>
      <w:r>
        <w:rPr>
          <w:spacing w:val="1"/>
          <w:u w:val="none"/>
        </w:rPr>
        <w:t>NDEF</w:t>
      </w:r>
      <w:r>
        <w:rPr>
          <w:u w:val="none"/>
        </w:rPr>
        <w:t>I</w:t>
      </w:r>
      <w:r>
        <w:rPr>
          <w:spacing w:val="1"/>
          <w:u w:val="none"/>
        </w:rPr>
        <w:t>N</w:t>
      </w:r>
      <w:r>
        <w:rPr>
          <w:u w:val="none"/>
        </w:rPr>
        <w:t>I</w:t>
      </w:r>
      <w:r>
        <w:rPr>
          <w:spacing w:val="1"/>
          <w:u w:val="none"/>
        </w:rPr>
        <w:t>TEL</w:t>
      </w:r>
      <w:r>
        <w:rPr>
          <w:u w:val="none"/>
        </w:rPr>
        <w:t xml:space="preserve">Y    </w:t>
      </w:r>
      <w:r>
        <w:rPr>
          <w:spacing w:val="4"/>
          <w:u w:val="none"/>
        </w:rPr>
        <w:t xml:space="preserve"> </w:t>
      </w:r>
      <w:r>
        <w:rPr>
          <w:spacing w:val="1"/>
          <w:u w:val="none"/>
        </w:rPr>
        <w:t>UNLES</w:t>
      </w:r>
      <w:r>
        <w:rPr>
          <w:u w:val="none"/>
        </w:rPr>
        <w:t xml:space="preserve">S    </w:t>
      </w:r>
      <w:r>
        <w:rPr>
          <w:spacing w:val="4"/>
          <w:u w:val="none"/>
        </w:rPr>
        <w:t xml:space="preserve"> </w:t>
      </w:r>
      <w:r>
        <w:rPr>
          <w:spacing w:val="1"/>
          <w:u w:val="none"/>
        </w:rPr>
        <w:t>THE</w:t>
      </w:r>
      <w:r>
        <w:rPr>
          <w:u w:val="none"/>
        </w:rPr>
        <w:t xml:space="preserve">Y    </w:t>
      </w:r>
      <w:r>
        <w:rPr>
          <w:spacing w:val="4"/>
          <w:u w:val="none"/>
        </w:rPr>
        <w:t xml:space="preserve"> </w:t>
      </w:r>
      <w:r>
        <w:rPr>
          <w:spacing w:val="1"/>
          <w:u w:val="none"/>
        </w:rPr>
        <w:t>AR</w:t>
      </w:r>
      <w:r>
        <w:rPr>
          <w:u w:val="none"/>
        </w:rPr>
        <w:t>E</w:t>
      </w:r>
    </w:p>
    <w:p w14:paraId="3169CE71" w14:textId="77777777" w:rsidR="000C19C9" w:rsidRDefault="000C19C9">
      <w:pPr>
        <w:spacing w:line="251" w:lineRule="auto"/>
        <w:jc w:val="both"/>
        <w:sectPr w:rsidR="000C19C9">
          <w:footerReference w:type="default" r:id="rId10"/>
          <w:pgSz w:w="12240" w:h="15840"/>
          <w:pgMar w:top="1380" w:right="1320" w:bottom="940" w:left="1340" w:header="0" w:footer="742" w:gutter="0"/>
          <w:pgNumType w:start="13"/>
          <w:cols w:space="720"/>
        </w:sectPr>
      </w:pPr>
    </w:p>
    <w:p w14:paraId="43218EDB" w14:textId="77777777" w:rsidR="000C19C9" w:rsidRDefault="00D3642A">
      <w:pPr>
        <w:pStyle w:val="BodyText"/>
        <w:spacing w:before="70" w:line="250" w:lineRule="auto"/>
        <w:ind w:right="116" w:firstLine="0"/>
        <w:jc w:val="both"/>
        <w:rPr>
          <w:u w:val="none"/>
        </w:rPr>
      </w:pPr>
      <w:r>
        <w:rPr>
          <w:spacing w:val="1"/>
          <w:u w:val="none"/>
        </w:rPr>
        <w:lastRenderedPageBreak/>
        <w:t>SUBSEQUENTL</w:t>
      </w:r>
      <w:r>
        <w:rPr>
          <w:u w:val="none"/>
        </w:rPr>
        <w:t>Y</w:t>
      </w:r>
      <w:r>
        <w:rPr>
          <w:spacing w:val="36"/>
          <w:u w:val="none"/>
        </w:rPr>
        <w:t xml:space="preserve"> </w:t>
      </w:r>
      <w:r>
        <w:rPr>
          <w:spacing w:val="1"/>
          <w:u w:val="none"/>
        </w:rPr>
        <w:t>REG</w:t>
      </w:r>
      <w:r>
        <w:rPr>
          <w:u w:val="none"/>
        </w:rPr>
        <w:t>I</w:t>
      </w:r>
      <w:r>
        <w:rPr>
          <w:spacing w:val="1"/>
          <w:u w:val="none"/>
        </w:rPr>
        <w:t>STERE</w:t>
      </w:r>
      <w:r>
        <w:rPr>
          <w:u w:val="none"/>
        </w:rPr>
        <w:t>D</w:t>
      </w:r>
      <w:r>
        <w:rPr>
          <w:spacing w:val="37"/>
          <w:u w:val="none"/>
        </w:rPr>
        <w:t xml:space="preserve"> </w:t>
      </w:r>
      <w:r>
        <w:rPr>
          <w:spacing w:val="1"/>
          <w:u w:val="none"/>
        </w:rPr>
        <w:t>UNDE</w:t>
      </w:r>
      <w:r>
        <w:rPr>
          <w:u w:val="none"/>
        </w:rPr>
        <w:t>R</w:t>
      </w:r>
      <w:r>
        <w:rPr>
          <w:spacing w:val="37"/>
          <w:u w:val="none"/>
        </w:rPr>
        <w:t xml:space="preserve"> </w:t>
      </w:r>
      <w:r>
        <w:rPr>
          <w:spacing w:val="1"/>
          <w:u w:val="none"/>
        </w:rPr>
        <w:t>TH</w:t>
      </w:r>
      <w:r>
        <w:rPr>
          <w:u w:val="none"/>
        </w:rPr>
        <w:t>E</w:t>
      </w:r>
      <w:r>
        <w:rPr>
          <w:spacing w:val="37"/>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37"/>
          <w:u w:val="none"/>
        </w:rPr>
        <w:t xml:space="preserve"> </w:t>
      </w:r>
      <w:r>
        <w:rPr>
          <w:spacing w:val="1"/>
          <w:u w:val="none"/>
        </w:rPr>
        <w:t>AC</w:t>
      </w:r>
      <w:r>
        <w:rPr>
          <w:u w:val="none"/>
        </w:rPr>
        <w:t>T</w:t>
      </w:r>
      <w:r>
        <w:rPr>
          <w:spacing w:val="37"/>
          <w:u w:val="none"/>
        </w:rPr>
        <w:t xml:space="preserve"> </w:t>
      </w:r>
      <w:r>
        <w:rPr>
          <w:spacing w:val="1"/>
          <w:u w:val="none"/>
        </w:rPr>
        <w:t>AN</w:t>
      </w:r>
      <w:r>
        <w:rPr>
          <w:u w:val="none"/>
        </w:rPr>
        <w:t>D</w:t>
      </w:r>
      <w:r>
        <w:rPr>
          <w:spacing w:val="36"/>
          <w:u w:val="none"/>
        </w:rPr>
        <w:t xml:space="preserve"> </w:t>
      </w:r>
      <w:r>
        <w:rPr>
          <w:spacing w:val="1"/>
          <w:u w:val="none"/>
        </w:rPr>
        <w:t>APPL</w:t>
      </w:r>
      <w:r>
        <w:rPr>
          <w:u w:val="none"/>
        </w:rPr>
        <w:t>I</w:t>
      </w:r>
      <w:r>
        <w:rPr>
          <w:spacing w:val="1"/>
          <w:u w:val="none"/>
        </w:rPr>
        <w:t>CABL</w:t>
      </w:r>
      <w:r>
        <w:rPr>
          <w:u w:val="none"/>
        </w:rPr>
        <w:t>E</w:t>
      </w:r>
      <w:r>
        <w:rPr>
          <w:spacing w:val="37"/>
          <w:u w:val="none"/>
        </w:rPr>
        <w:t xml:space="preserve"> </w:t>
      </w:r>
      <w:r>
        <w:rPr>
          <w:spacing w:val="1"/>
          <w:u w:val="none"/>
        </w:rPr>
        <w:t>STAT</w:t>
      </w:r>
      <w:r>
        <w:rPr>
          <w:u w:val="none"/>
        </w:rPr>
        <w:t>E</w:t>
      </w:r>
      <w:r>
        <w:rPr>
          <w:w w:val="102"/>
          <w:u w:val="none"/>
        </w:rPr>
        <w:t xml:space="preserve"> </w:t>
      </w:r>
      <w:r>
        <w:rPr>
          <w:spacing w:val="1"/>
          <w:u w:val="none"/>
        </w:rPr>
        <w:t>SECUR</w:t>
      </w:r>
      <w:r>
        <w:rPr>
          <w:u w:val="none"/>
        </w:rPr>
        <w:t>I</w:t>
      </w:r>
      <w:r>
        <w:rPr>
          <w:spacing w:val="1"/>
          <w:u w:val="none"/>
        </w:rPr>
        <w:t>T</w:t>
      </w:r>
      <w:r>
        <w:rPr>
          <w:u w:val="none"/>
        </w:rPr>
        <w:t>I</w:t>
      </w:r>
      <w:r>
        <w:rPr>
          <w:spacing w:val="1"/>
          <w:u w:val="none"/>
        </w:rPr>
        <w:t>E</w:t>
      </w:r>
      <w:r>
        <w:rPr>
          <w:u w:val="none"/>
        </w:rPr>
        <w:t>S</w:t>
      </w:r>
      <w:r>
        <w:rPr>
          <w:spacing w:val="50"/>
          <w:u w:val="none"/>
        </w:rPr>
        <w:t xml:space="preserve"> </w:t>
      </w:r>
      <w:r>
        <w:rPr>
          <w:spacing w:val="1"/>
          <w:u w:val="none"/>
        </w:rPr>
        <w:t>LA</w:t>
      </w:r>
      <w:r>
        <w:rPr>
          <w:spacing w:val="2"/>
          <w:u w:val="none"/>
        </w:rPr>
        <w:t>W</w:t>
      </w:r>
      <w:r>
        <w:rPr>
          <w:u w:val="none"/>
        </w:rPr>
        <w:t>S</w:t>
      </w:r>
      <w:r>
        <w:rPr>
          <w:spacing w:val="51"/>
          <w:u w:val="none"/>
        </w:rPr>
        <w:t xml:space="preserve"> </w:t>
      </w:r>
      <w:r>
        <w:rPr>
          <w:spacing w:val="1"/>
          <w:u w:val="none"/>
        </w:rPr>
        <w:t>AND</w:t>
      </w:r>
      <w:r>
        <w:rPr>
          <w:u w:val="none"/>
        </w:rPr>
        <w:t>/</w:t>
      </w:r>
      <w:r>
        <w:rPr>
          <w:spacing w:val="1"/>
          <w:u w:val="none"/>
        </w:rPr>
        <w:t>O</w:t>
      </w:r>
      <w:r>
        <w:rPr>
          <w:u w:val="none"/>
        </w:rPr>
        <w:t>R</w:t>
      </w:r>
      <w:r>
        <w:rPr>
          <w:spacing w:val="50"/>
          <w:u w:val="none"/>
        </w:rPr>
        <w:t xml:space="preserve"> </w:t>
      </w:r>
      <w:r>
        <w:rPr>
          <w:spacing w:val="1"/>
          <w:u w:val="none"/>
        </w:rPr>
        <w:t>A</w:t>
      </w:r>
      <w:r>
        <w:rPr>
          <w:u w:val="none"/>
        </w:rPr>
        <w:t xml:space="preserve">N  </w:t>
      </w:r>
      <w:r>
        <w:rPr>
          <w:spacing w:val="1"/>
          <w:u w:val="none"/>
        </w:rPr>
        <w:t>EXE</w:t>
      </w:r>
      <w:r>
        <w:rPr>
          <w:spacing w:val="2"/>
          <w:u w:val="none"/>
        </w:rPr>
        <w:t>M</w:t>
      </w:r>
      <w:r>
        <w:rPr>
          <w:spacing w:val="1"/>
          <w:u w:val="none"/>
        </w:rPr>
        <w:t>PT</w:t>
      </w:r>
      <w:r>
        <w:rPr>
          <w:u w:val="none"/>
        </w:rPr>
        <w:t>I</w:t>
      </w:r>
      <w:r>
        <w:rPr>
          <w:spacing w:val="1"/>
          <w:u w:val="none"/>
        </w:rPr>
        <w:t>O</w:t>
      </w:r>
      <w:r>
        <w:rPr>
          <w:u w:val="none"/>
        </w:rPr>
        <w:t>N</w:t>
      </w:r>
      <w:r>
        <w:rPr>
          <w:spacing w:val="52"/>
          <w:u w:val="none"/>
        </w:rPr>
        <w:t xml:space="preserve"> </w:t>
      </w:r>
      <w:r>
        <w:rPr>
          <w:spacing w:val="1"/>
          <w:u w:val="none"/>
        </w:rPr>
        <w:t>FRO</w:t>
      </w:r>
      <w:r>
        <w:rPr>
          <w:u w:val="none"/>
        </w:rPr>
        <w:t>M</w:t>
      </w:r>
      <w:r>
        <w:rPr>
          <w:spacing w:val="51"/>
          <w:u w:val="none"/>
        </w:rPr>
        <w:t xml:space="preserve"> </w:t>
      </w:r>
      <w:r>
        <w:rPr>
          <w:spacing w:val="1"/>
          <w:u w:val="none"/>
        </w:rPr>
        <w:t>SUC</w:t>
      </w:r>
      <w:r>
        <w:rPr>
          <w:u w:val="none"/>
        </w:rPr>
        <w:t xml:space="preserve">H  </w:t>
      </w:r>
      <w:r>
        <w:rPr>
          <w:spacing w:val="1"/>
          <w:u w:val="none"/>
        </w:rPr>
        <w:t>REG</w:t>
      </w:r>
      <w:r>
        <w:rPr>
          <w:u w:val="none"/>
        </w:rPr>
        <w:t>I</w:t>
      </w:r>
      <w:r>
        <w:rPr>
          <w:spacing w:val="1"/>
          <w:u w:val="none"/>
        </w:rPr>
        <w:t>STRAT</w:t>
      </w:r>
      <w:r>
        <w:rPr>
          <w:u w:val="none"/>
        </w:rPr>
        <w:t>I</w:t>
      </w:r>
      <w:r>
        <w:rPr>
          <w:spacing w:val="1"/>
          <w:u w:val="none"/>
        </w:rPr>
        <w:t>ON</w:t>
      </w:r>
      <w:r>
        <w:rPr>
          <w:u w:val="none"/>
        </w:rPr>
        <w:t>(</w:t>
      </w:r>
      <w:r>
        <w:rPr>
          <w:spacing w:val="1"/>
          <w:u w:val="none"/>
        </w:rPr>
        <w:t>S</w:t>
      </w:r>
      <w:r>
        <w:rPr>
          <w:u w:val="none"/>
        </w:rPr>
        <w:t>)</w:t>
      </w:r>
      <w:r>
        <w:rPr>
          <w:spacing w:val="49"/>
          <w:u w:val="none"/>
        </w:rPr>
        <w:t xml:space="preserve"> </w:t>
      </w:r>
      <w:r>
        <w:rPr>
          <w:u w:val="none"/>
        </w:rPr>
        <w:t>IS</w:t>
      </w:r>
      <w:r>
        <w:rPr>
          <w:spacing w:val="50"/>
          <w:u w:val="none"/>
        </w:rPr>
        <w:t xml:space="preserve"> </w:t>
      </w:r>
      <w:r>
        <w:rPr>
          <w:u w:val="none"/>
        </w:rPr>
        <w:t>(</w:t>
      </w:r>
      <w:r>
        <w:rPr>
          <w:spacing w:val="1"/>
          <w:u w:val="none"/>
        </w:rPr>
        <w:t>ARE</w:t>
      </w:r>
      <w:r>
        <w:rPr>
          <w:u w:val="none"/>
        </w:rPr>
        <w:t>)</w:t>
      </w:r>
      <w:r>
        <w:rPr>
          <w:w w:val="102"/>
          <w:u w:val="none"/>
        </w:rPr>
        <w:t xml:space="preserve"> </w:t>
      </w:r>
      <w:r>
        <w:rPr>
          <w:spacing w:val="1"/>
          <w:u w:val="none"/>
        </w:rPr>
        <w:t>AVA</w:t>
      </w:r>
      <w:r>
        <w:rPr>
          <w:u w:val="none"/>
        </w:rPr>
        <w:t>I</w:t>
      </w:r>
      <w:r>
        <w:rPr>
          <w:spacing w:val="1"/>
          <w:u w:val="none"/>
        </w:rPr>
        <w:t>LABLE</w:t>
      </w:r>
      <w:r>
        <w:rPr>
          <w:u w:val="none"/>
        </w:rPr>
        <w:t>.</w:t>
      </w:r>
    </w:p>
    <w:p w14:paraId="79723E2C" w14:textId="77777777" w:rsidR="000C19C9" w:rsidRDefault="000C19C9">
      <w:pPr>
        <w:spacing w:before="3" w:line="240" w:lineRule="exact"/>
        <w:rPr>
          <w:sz w:val="24"/>
          <w:szCs w:val="24"/>
        </w:rPr>
      </w:pPr>
    </w:p>
    <w:p w14:paraId="2EC81D4A" w14:textId="77777777" w:rsidR="000C19C9" w:rsidRDefault="00D3642A">
      <w:pPr>
        <w:pStyle w:val="Heading1"/>
        <w:ind w:left="0" w:right="11"/>
        <w:jc w:val="center"/>
        <w:rPr>
          <w:b w:val="0"/>
          <w:bCs w:val="0"/>
        </w:rPr>
      </w:pPr>
      <w:r>
        <w:rPr>
          <w:spacing w:val="1"/>
        </w:rPr>
        <w:t>ART</w:t>
      </w:r>
      <w:r>
        <w:t>I</w:t>
      </w:r>
      <w:r>
        <w:rPr>
          <w:spacing w:val="1"/>
        </w:rPr>
        <w:t>CL</w:t>
      </w:r>
      <w:r>
        <w:t>E</w:t>
      </w:r>
      <w:r>
        <w:rPr>
          <w:spacing w:val="38"/>
        </w:rPr>
        <w:t xml:space="preserve"> </w:t>
      </w:r>
      <w:r>
        <w:rPr>
          <w:spacing w:val="1"/>
        </w:rPr>
        <w:t>X</w:t>
      </w:r>
      <w:r>
        <w:t>II</w:t>
      </w:r>
    </w:p>
    <w:p w14:paraId="4E186ABC" w14:textId="77777777" w:rsidR="000C19C9" w:rsidRDefault="000C19C9">
      <w:pPr>
        <w:spacing w:before="13" w:line="240" w:lineRule="exact"/>
        <w:rPr>
          <w:sz w:val="24"/>
          <w:szCs w:val="24"/>
        </w:rPr>
      </w:pPr>
    </w:p>
    <w:p w14:paraId="19C399BF" w14:textId="77777777" w:rsidR="000C19C9" w:rsidRDefault="00D3642A">
      <w:pPr>
        <w:numPr>
          <w:ilvl w:val="0"/>
          <w:numId w:val="8"/>
        </w:numPr>
        <w:tabs>
          <w:tab w:val="left" w:pos="824"/>
        </w:tabs>
        <w:ind w:left="824" w:right="5401"/>
        <w:jc w:val="both"/>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rPr>
        <w:t>M</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SCELLANE</w:t>
      </w:r>
      <w:r>
        <w:rPr>
          <w:rFonts w:ascii="Times New Roman" w:eastAsia="Times New Roman" w:hAnsi="Times New Roman" w:cs="Times New Roman"/>
          <w:b/>
          <w:bCs/>
          <w:spacing w:val="2"/>
          <w:sz w:val="21"/>
          <w:szCs w:val="21"/>
        </w:rPr>
        <w:t>O</w:t>
      </w:r>
      <w:r>
        <w:rPr>
          <w:rFonts w:ascii="Times New Roman" w:eastAsia="Times New Roman" w:hAnsi="Times New Roman" w:cs="Times New Roman"/>
          <w:b/>
          <w:bCs/>
          <w:spacing w:val="1"/>
          <w:sz w:val="21"/>
          <w:szCs w:val="21"/>
        </w:rPr>
        <w:t>U</w:t>
      </w:r>
      <w:r>
        <w:rPr>
          <w:rFonts w:ascii="Times New Roman" w:eastAsia="Times New Roman" w:hAnsi="Times New Roman" w:cs="Times New Roman"/>
          <w:b/>
          <w:bCs/>
          <w:sz w:val="21"/>
          <w:szCs w:val="21"/>
        </w:rPr>
        <w:t xml:space="preserve">S </w:t>
      </w:r>
      <w:r>
        <w:rPr>
          <w:rFonts w:ascii="Times New Roman" w:eastAsia="Times New Roman" w:hAnsi="Times New Roman" w:cs="Times New Roman"/>
          <w:b/>
          <w:bCs/>
          <w:spacing w:val="35"/>
          <w:sz w:val="21"/>
          <w:szCs w:val="21"/>
        </w:rPr>
        <w:t xml:space="preserve"> </w:t>
      </w:r>
      <w:r>
        <w:rPr>
          <w:rFonts w:ascii="Times New Roman" w:eastAsia="Times New Roman" w:hAnsi="Times New Roman" w:cs="Times New Roman"/>
          <w:b/>
          <w:bCs/>
          <w:spacing w:val="1"/>
          <w:sz w:val="21"/>
          <w:szCs w:val="21"/>
        </w:rPr>
        <w:t>PR</w:t>
      </w:r>
      <w:r>
        <w:rPr>
          <w:rFonts w:ascii="Times New Roman" w:eastAsia="Times New Roman" w:hAnsi="Times New Roman" w:cs="Times New Roman"/>
          <w:b/>
          <w:bCs/>
          <w:spacing w:val="2"/>
          <w:sz w:val="21"/>
          <w:szCs w:val="21"/>
        </w:rPr>
        <w:t>OV</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1"/>
          <w:sz w:val="21"/>
          <w:szCs w:val="21"/>
        </w:rPr>
        <w:t>S</w:t>
      </w:r>
      <w:r>
        <w:rPr>
          <w:rFonts w:ascii="Times New Roman" w:eastAsia="Times New Roman" w:hAnsi="Times New Roman" w:cs="Times New Roman"/>
          <w:b/>
          <w:bCs/>
          <w:sz w:val="21"/>
          <w:szCs w:val="21"/>
        </w:rPr>
        <w:t>I</w:t>
      </w:r>
      <w:r>
        <w:rPr>
          <w:rFonts w:ascii="Times New Roman" w:eastAsia="Times New Roman" w:hAnsi="Times New Roman" w:cs="Times New Roman"/>
          <w:b/>
          <w:bCs/>
          <w:spacing w:val="2"/>
          <w:sz w:val="21"/>
          <w:szCs w:val="21"/>
        </w:rPr>
        <w:t>ON</w:t>
      </w:r>
      <w:r>
        <w:rPr>
          <w:rFonts w:ascii="Times New Roman" w:eastAsia="Times New Roman" w:hAnsi="Times New Roman" w:cs="Times New Roman"/>
          <w:b/>
          <w:bCs/>
          <w:sz w:val="21"/>
          <w:szCs w:val="21"/>
        </w:rPr>
        <w:t>S</w:t>
      </w:r>
    </w:p>
    <w:p w14:paraId="7FEDF9FE" w14:textId="77777777" w:rsidR="000C19C9" w:rsidRDefault="000C19C9">
      <w:pPr>
        <w:spacing w:before="13" w:line="240" w:lineRule="exact"/>
        <w:rPr>
          <w:sz w:val="24"/>
          <w:szCs w:val="24"/>
        </w:rPr>
      </w:pPr>
    </w:p>
    <w:p w14:paraId="679C7BA8" w14:textId="77777777" w:rsidR="000C19C9" w:rsidRDefault="00D3642A">
      <w:pPr>
        <w:pStyle w:val="BodyText"/>
        <w:numPr>
          <w:ilvl w:val="1"/>
          <w:numId w:val="8"/>
        </w:numPr>
        <w:tabs>
          <w:tab w:val="left" w:pos="1544"/>
        </w:tabs>
        <w:ind w:firstLine="720"/>
        <w:rPr>
          <w:u w:val="none"/>
        </w:rPr>
      </w:pPr>
      <w:r>
        <w:rPr>
          <w:u w:color="000000"/>
        </w:rPr>
        <w:t>COUNTERPARTS;</w:t>
      </w:r>
      <w:r>
        <w:rPr>
          <w:spacing w:val="48"/>
          <w:u w:color="000000"/>
        </w:rPr>
        <w:t xml:space="preserve"> </w:t>
      </w:r>
      <w:r>
        <w:rPr>
          <w:u w:color="000000"/>
        </w:rPr>
        <w:t>ATTORNEY</w:t>
      </w:r>
      <w:r>
        <w:rPr>
          <w:spacing w:val="-1"/>
          <w:u w:color="000000"/>
        </w:rPr>
        <w:t>-I</w:t>
      </w:r>
      <w:r>
        <w:rPr>
          <w:u w:color="000000"/>
        </w:rPr>
        <w:t>N</w:t>
      </w:r>
      <w:r>
        <w:rPr>
          <w:spacing w:val="-1"/>
          <w:u w:color="000000"/>
        </w:rPr>
        <w:t>-</w:t>
      </w:r>
      <w:r>
        <w:rPr>
          <w:u w:color="000000"/>
        </w:rPr>
        <w:t>FACT;</w:t>
      </w:r>
      <w:r>
        <w:rPr>
          <w:spacing w:val="49"/>
          <w:u w:color="000000"/>
        </w:rPr>
        <w:t xml:space="preserve"> </w:t>
      </w:r>
      <w:r>
        <w:rPr>
          <w:u w:color="000000"/>
        </w:rPr>
        <w:t>SCANNED  S</w:t>
      </w:r>
      <w:r>
        <w:rPr>
          <w:spacing w:val="-1"/>
          <w:u w:color="000000"/>
        </w:rPr>
        <w:t>I</w:t>
      </w:r>
      <w:r>
        <w:rPr>
          <w:u w:color="000000"/>
        </w:rPr>
        <w:t>GNATURE</w:t>
      </w:r>
      <w:r>
        <w:rPr>
          <w:u w:val="none"/>
        </w:rPr>
        <w:t>.</w:t>
      </w:r>
      <w:r>
        <w:rPr>
          <w:spacing w:val="50"/>
          <w:u w:val="none"/>
        </w:rPr>
        <w:t xml:space="preserve"> </w:t>
      </w:r>
      <w:r>
        <w:rPr>
          <w:u w:val="none"/>
        </w:rPr>
        <w:t>Th</w:t>
      </w:r>
      <w:r>
        <w:rPr>
          <w:spacing w:val="-1"/>
          <w:u w:val="none"/>
        </w:rPr>
        <w:t>i</w:t>
      </w:r>
      <w:r>
        <w:rPr>
          <w:u w:val="none"/>
        </w:rPr>
        <w:t>s</w:t>
      </w:r>
      <w:r>
        <w:rPr>
          <w:spacing w:val="18"/>
          <w:u w:val="none"/>
        </w:rPr>
        <w:t xml:space="preserve"> </w:t>
      </w:r>
      <w:r>
        <w:rPr>
          <w:u w:val="none"/>
        </w:rPr>
        <w:t>Ag</w:t>
      </w:r>
      <w:r>
        <w:rPr>
          <w:spacing w:val="-1"/>
          <w:u w:val="none"/>
        </w:rPr>
        <w:t>ree</w:t>
      </w:r>
      <w:r>
        <w:rPr>
          <w:u w:val="none"/>
        </w:rPr>
        <w:t>m</w:t>
      </w:r>
      <w:r>
        <w:rPr>
          <w:spacing w:val="-1"/>
          <w:u w:val="none"/>
        </w:rPr>
        <w:t>e</w:t>
      </w:r>
      <w:r>
        <w:rPr>
          <w:u w:val="none"/>
        </w:rPr>
        <w:t>nt</w:t>
      </w:r>
    </w:p>
    <w:p w14:paraId="7940DBEE" w14:textId="77777777" w:rsidR="000C19C9" w:rsidRDefault="00D3642A">
      <w:pPr>
        <w:pStyle w:val="BodyText"/>
        <w:spacing w:before="8" w:line="251" w:lineRule="auto"/>
        <w:ind w:right="114" w:firstLine="0"/>
        <w:jc w:val="both"/>
        <w:rPr>
          <w:u w:val="none"/>
        </w:rPr>
      </w:pPr>
      <w:r>
        <w:rPr>
          <w:u w:val="none"/>
        </w:rPr>
        <w:t>m</w:t>
      </w:r>
      <w:r>
        <w:rPr>
          <w:spacing w:val="-1"/>
          <w:u w:val="none"/>
        </w:rPr>
        <w:t>a</w:t>
      </w:r>
      <w:r>
        <w:rPr>
          <w:u w:val="none"/>
        </w:rPr>
        <w:t>y</w:t>
      </w:r>
      <w:r>
        <w:rPr>
          <w:spacing w:val="29"/>
          <w:u w:val="none"/>
        </w:rPr>
        <w:t xml:space="preserve"> </w:t>
      </w:r>
      <w:r>
        <w:rPr>
          <w:u w:val="none"/>
        </w:rPr>
        <w:t>be</w:t>
      </w:r>
      <w:r>
        <w:rPr>
          <w:spacing w:val="30"/>
          <w:u w:val="none"/>
        </w:rPr>
        <w:t xml:space="preserve"> </w:t>
      </w:r>
      <w:r>
        <w:rPr>
          <w:spacing w:val="-1"/>
          <w:u w:val="none"/>
        </w:rPr>
        <w:t>e</w:t>
      </w:r>
      <w:r>
        <w:rPr>
          <w:u w:val="none"/>
        </w:rPr>
        <w:t>x</w:t>
      </w:r>
      <w:r>
        <w:rPr>
          <w:spacing w:val="-1"/>
          <w:u w:val="none"/>
        </w:rPr>
        <w:t>ec</w:t>
      </w:r>
      <w:r>
        <w:rPr>
          <w:u w:val="none"/>
        </w:rPr>
        <w:t>u</w:t>
      </w:r>
      <w:r>
        <w:rPr>
          <w:spacing w:val="-1"/>
          <w:u w:val="none"/>
        </w:rPr>
        <w:t>te</w:t>
      </w:r>
      <w:r>
        <w:rPr>
          <w:u w:val="none"/>
        </w:rPr>
        <w:t>d</w:t>
      </w:r>
      <w:r>
        <w:rPr>
          <w:spacing w:val="29"/>
          <w:u w:val="none"/>
        </w:rPr>
        <w:t xml:space="preserve"> </w:t>
      </w:r>
      <w:r>
        <w:rPr>
          <w:spacing w:val="-1"/>
          <w:u w:val="none"/>
        </w:rPr>
        <w:t>i</w:t>
      </w:r>
      <w:r>
        <w:rPr>
          <w:u w:val="none"/>
        </w:rPr>
        <w:t>n</w:t>
      </w:r>
      <w:r>
        <w:rPr>
          <w:spacing w:val="30"/>
          <w:u w:val="none"/>
        </w:rPr>
        <w:t xml:space="preserve"> </w:t>
      </w:r>
      <w:r>
        <w:rPr>
          <w:spacing w:val="-1"/>
          <w:u w:val="none"/>
        </w:rPr>
        <w:t>se</w:t>
      </w:r>
      <w:r>
        <w:rPr>
          <w:u w:val="none"/>
        </w:rPr>
        <w:t>v</w:t>
      </w:r>
      <w:r>
        <w:rPr>
          <w:spacing w:val="-1"/>
          <w:u w:val="none"/>
        </w:rPr>
        <w:t>era</w:t>
      </w:r>
      <w:r>
        <w:rPr>
          <w:u w:val="none"/>
        </w:rPr>
        <w:t>l</w:t>
      </w:r>
      <w:r>
        <w:rPr>
          <w:spacing w:val="30"/>
          <w:u w:val="none"/>
        </w:rPr>
        <w:t xml:space="preserve"> </w:t>
      </w:r>
      <w:r>
        <w:rPr>
          <w:spacing w:val="-1"/>
          <w:u w:val="none"/>
        </w:rPr>
        <w:t>c</w:t>
      </w:r>
      <w:r>
        <w:rPr>
          <w:u w:val="none"/>
        </w:rPr>
        <w:t>oun</w:t>
      </w:r>
      <w:r>
        <w:rPr>
          <w:spacing w:val="-1"/>
          <w:u w:val="none"/>
        </w:rPr>
        <w:t>ter</w:t>
      </w:r>
      <w:r>
        <w:rPr>
          <w:u w:val="none"/>
        </w:rPr>
        <w:t>p</w:t>
      </w:r>
      <w:r>
        <w:rPr>
          <w:spacing w:val="-1"/>
          <w:u w:val="none"/>
        </w:rPr>
        <w:t>arts</w:t>
      </w:r>
      <w:r>
        <w:rPr>
          <w:u w:val="none"/>
        </w:rPr>
        <w:t>,</w:t>
      </w:r>
      <w:r>
        <w:rPr>
          <w:spacing w:val="28"/>
          <w:u w:val="none"/>
        </w:rPr>
        <w:t xml:space="preserve"> </w:t>
      </w:r>
      <w:r>
        <w:rPr>
          <w:spacing w:val="-1"/>
          <w:u w:val="none"/>
        </w:rPr>
        <w:t>a</w:t>
      </w:r>
      <w:r>
        <w:rPr>
          <w:u w:val="none"/>
        </w:rPr>
        <w:t>nd</w:t>
      </w:r>
      <w:r>
        <w:rPr>
          <w:spacing w:val="30"/>
          <w:u w:val="none"/>
        </w:rPr>
        <w:t xml:space="preserve"> </w:t>
      </w:r>
      <w:r>
        <w:rPr>
          <w:spacing w:val="-1"/>
          <w:u w:val="none"/>
        </w:rPr>
        <w:t>al</w:t>
      </w:r>
      <w:r>
        <w:rPr>
          <w:u w:val="none"/>
        </w:rPr>
        <w:t>l</w:t>
      </w:r>
      <w:r>
        <w:rPr>
          <w:spacing w:val="30"/>
          <w:u w:val="none"/>
        </w:rPr>
        <w:t xml:space="preserve"> </w:t>
      </w:r>
      <w:r>
        <w:rPr>
          <w:spacing w:val="-1"/>
          <w:u w:val="none"/>
        </w:rPr>
        <w:t>c</w:t>
      </w:r>
      <w:r>
        <w:rPr>
          <w:u w:val="none"/>
        </w:rPr>
        <w:t>oun</w:t>
      </w:r>
      <w:r>
        <w:rPr>
          <w:spacing w:val="-1"/>
          <w:u w:val="none"/>
        </w:rPr>
        <w:t>ter</w:t>
      </w:r>
      <w:r>
        <w:rPr>
          <w:u w:val="none"/>
        </w:rPr>
        <w:t>p</w:t>
      </w:r>
      <w:r>
        <w:rPr>
          <w:spacing w:val="-1"/>
          <w:u w:val="none"/>
        </w:rPr>
        <w:t>art</w:t>
      </w:r>
      <w:r>
        <w:rPr>
          <w:u w:val="none"/>
        </w:rPr>
        <w:t>s</w:t>
      </w:r>
      <w:r>
        <w:rPr>
          <w:spacing w:val="29"/>
          <w:u w:val="none"/>
        </w:rPr>
        <w:t xml:space="preserve"> </w:t>
      </w:r>
      <w:r>
        <w:rPr>
          <w:spacing w:val="-1"/>
          <w:u w:val="none"/>
        </w:rPr>
        <w:t>s</w:t>
      </w:r>
      <w:r>
        <w:rPr>
          <w:u w:val="none"/>
        </w:rPr>
        <w:t>o</w:t>
      </w:r>
      <w:r>
        <w:rPr>
          <w:spacing w:val="30"/>
          <w:u w:val="none"/>
        </w:rPr>
        <w:t xml:space="preserve"> </w:t>
      </w:r>
      <w:r>
        <w:rPr>
          <w:spacing w:val="-1"/>
          <w:u w:val="none"/>
        </w:rPr>
        <w:t>e</w:t>
      </w:r>
      <w:r>
        <w:rPr>
          <w:u w:val="none"/>
        </w:rPr>
        <w:t>x</w:t>
      </w:r>
      <w:r>
        <w:rPr>
          <w:spacing w:val="-1"/>
          <w:u w:val="none"/>
        </w:rPr>
        <w:t>ec</w:t>
      </w:r>
      <w:r>
        <w:rPr>
          <w:u w:val="none"/>
        </w:rPr>
        <w:t>u</w:t>
      </w:r>
      <w:r>
        <w:rPr>
          <w:spacing w:val="-1"/>
          <w:u w:val="none"/>
        </w:rPr>
        <w:t>te</w:t>
      </w:r>
      <w:r>
        <w:rPr>
          <w:u w:val="none"/>
        </w:rPr>
        <w:t>d</w:t>
      </w:r>
      <w:r>
        <w:rPr>
          <w:spacing w:val="30"/>
          <w:u w:val="none"/>
        </w:rPr>
        <w:t xml:space="preserve"> </w:t>
      </w:r>
      <w:r>
        <w:rPr>
          <w:spacing w:val="-1"/>
          <w:u w:val="none"/>
        </w:rPr>
        <w:t>s</w:t>
      </w:r>
      <w:r>
        <w:rPr>
          <w:u w:val="none"/>
        </w:rPr>
        <w:t>h</w:t>
      </w:r>
      <w:r>
        <w:rPr>
          <w:spacing w:val="-1"/>
          <w:u w:val="none"/>
        </w:rPr>
        <w:t>al</w:t>
      </w:r>
      <w:r>
        <w:rPr>
          <w:u w:val="none"/>
        </w:rPr>
        <w:t>l</w:t>
      </w:r>
      <w:r>
        <w:rPr>
          <w:spacing w:val="29"/>
          <w:u w:val="none"/>
        </w:rPr>
        <w:t xml:space="preserve"> </w:t>
      </w:r>
      <w:r>
        <w:rPr>
          <w:spacing w:val="-1"/>
          <w:u w:val="none"/>
        </w:rPr>
        <w:t>c</w:t>
      </w:r>
      <w:r>
        <w:rPr>
          <w:u w:val="none"/>
        </w:rPr>
        <w:t>on</w:t>
      </w:r>
      <w:r>
        <w:rPr>
          <w:spacing w:val="-1"/>
          <w:u w:val="none"/>
        </w:rPr>
        <w:t>stit</w:t>
      </w:r>
      <w:r>
        <w:rPr>
          <w:u w:val="none"/>
        </w:rPr>
        <w:t>u</w:t>
      </w:r>
      <w:r>
        <w:rPr>
          <w:spacing w:val="-1"/>
          <w:u w:val="none"/>
        </w:rPr>
        <w:t>t</w:t>
      </w:r>
      <w:r>
        <w:rPr>
          <w:u w:val="none"/>
        </w:rPr>
        <w:t>e</w:t>
      </w:r>
      <w:r>
        <w:rPr>
          <w:spacing w:val="30"/>
          <w:u w:val="none"/>
        </w:rPr>
        <w:t xml:space="preserve"> </w:t>
      </w:r>
      <w:r>
        <w:rPr>
          <w:u w:val="none"/>
        </w:rPr>
        <w:t>one</w:t>
      </w:r>
      <w:r>
        <w:rPr>
          <w:spacing w:val="30"/>
          <w:u w:val="none"/>
        </w:rPr>
        <w:t xml:space="preserve"> </w:t>
      </w:r>
      <w:r>
        <w:rPr>
          <w:u w:val="none"/>
        </w:rPr>
        <w:t>Ag</w:t>
      </w:r>
      <w:r>
        <w:rPr>
          <w:spacing w:val="-1"/>
          <w:u w:val="none"/>
        </w:rPr>
        <w:t>ree</w:t>
      </w:r>
      <w:r>
        <w:rPr>
          <w:u w:val="none"/>
        </w:rPr>
        <w:t>m</w:t>
      </w:r>
      <w:r>
        <w:rPr>
          <w:spacing w:val="-1"/>
          <w:u w:val="none"/>
        </w:rPr>
        <w:t>e</w:t>
      </w:r>
      <w:r>
        <w:rPr>
          <w:u w:val="none"/>
        </w:rPr>
        <w:t>n</w:t>
      </w:r>
      <w:r>
        <w:rPr>
          <w:spacing w:val="-1"/>
          <w:u w:val="none"/>
        </w:rPr>
        <w:t>t</w:t>
      </w:r>
      <w:r>
        <w:rPr>
          <w:u w:val="none"/>
        </w:rPr>
        <w:t>,</w:t>
      </w:r>
      <w:r>
        <w:rPr>
          <w:w w:val="102"/>
          <w:u w:val="none"/>
        </w:rPr>
        <w:t xml:space="preserve"> </w:t>
      </w:r>
      <w:r>
        <w:rPr>
          <w:u w:val="none"/>
        </w:rPr>
        <w:t>b</w:t>
      </w:r>
      <w:r>
        <w:rPr>
          <w:spacing w:val="-1"/>
          <w:u w:val="none"/>
        </w:rPr>
        <w:t>i</w:t>
      </w:r>
      <w:r>
        <w:rPr>
          <w:u w:val="none"/>
        </w:rPr>
        <w:t>nd</w:t>
      </w:r>
      <w:r>
        <w:rPr>
          <w:spacing w:val="-1"/>
          <w:u w:val="none"/>
        </w:rPr>
        <w:t>i</w:t>
      </w:r>
      <w:r>
        <w:rPr>
          <w:u w:val="none"/>
        </w:rPr>
        <w:t>ng</w:t>
      </w:r>
      <w:r>
        <w:rPr>
          <w:spacing w:val="20"/>
          <w:u w:val="none"/>
        </w:rPr>
        <w:t xml:space="preserve"> </w:t>
      </w:r>
      <w:r>
        <w:rPr>
          <w:u w:val="none"/>
        </w:rPr>
        <w:t>on</w:t>
      </w:r>
      <w:r>
        <w:rPr>
          <w:spacing w:val="20"/>
          <w:u w:val="none"/>
        </w:rPr>
        <w:t xml:space="preserve"> </w:t>
      </w:r>
      <w:r>
        <w:rPr>
          <w:spacing w:val="-1"/>
          <w:u w:val="none"/>
        </w:rPr>
        <w:t>al</w:t>
      </w:r>
      <w:r>
        <w:rPr>
          <w:u w:val="none"/>
        </w:rPr>
        <w:t>l</w:t>
      </w:r>
      <w:r>
        <w:rPr>
          <w:spacing w:val="19"/>
          <w:u w:val="none"/>
        </w:rPr>
        <w:t xml:space="preserve"> </w:t>
      </w:r>
      <w:r>
        <w:rPr>
          <w:u w:val="none"/>
        </w:rPr>
        <w:t>of</w:t>
      </w:r>
      <w:r>
        <w:rPr>
          <w:spacing w:val="20"/>
          <w:u w:val="none"/>
        </w:rPr>
        <w:t xml:space="preserve"> </w:t>
      </w:r>
      <w:r>
        <w:rPr>
          <w:spacing w:val="-1"/>
          <w:u w:val="none"/>
        </w:rPr>
        <w:t>t</w:t>
      </w:r>
      <w:r>
        <w:rPr>
          <w:u w:val="none"/>
        </w:rPr>
        <w:t>he</w:t>
      </w:r>
      <w:r>
        <w:rPr>
          <w:spacing w:val="19"/>
          <w:u w:val="none"/>
        </w:rPr>
        <w:t xml:space="preserve"> </w:t>
      </w:r>
      <w:r>
        <w:rPr>
          <w:u w:val="none"/>
        </w:rPr>
        <w:t>p</w:t>
      </w:r>
      <w:r>
        <w:rPr>
          <w:spacing w:val="-1"/>
          <w:u w:val="none"/>
        </w:rPr>
        <w:t>artie</w:t>
      </w:r>
      <w:r>
        <w:rPr>
          <w:u w:val="none"/>
        </w:rPr>
        <w:t>s</w:t>
      </w:r>
      <w:r>
        <w:rPr>
          <w:spacing w:val="19"/>
          <w:u w:val="none"/>
        </w:rPr>
        <w:t xml:space="preserve"> </w:t>
      </w:r>
      <w:r>
        <w:rPr>
          <w:u w:val="none"/>
        </w:rPr>
        <w:t>h</w:t>
      </w:r>
      <w:r>
        <w:rPr>
          <w:spacing w:val="-1"/>
          <w:u w:val="none"/>
        </w:rPr>
        <w:t>eret</w:t>
      </w:r>
      <w:r>
        <w:rPr>
          <w:u w:val="none"/>
        </w:rPr>
        <w:t>o,</w:t>
      </w:r>
      <w:r>
        <w:rPr>
          <w:spacing w:val="19"/>
          <w:u w:val="none"/>
        </w:rPr>
        <w:t xml:space="preserve"> </w:t>
      </w:r>
      <w:r>
        <w:rPr>
          <w:u w:val="none"/>
        </w:rPr>
        <w:t>no</w:t>
      </w:r>
      <w:r>
        <w:rPr>
          <w:spacing w:val="-1"/>
          <w:u w:val="none"/>
        </w:rPr>
        <w:t>t</w:t>
      </w:r>
      <w:r>
        <w:rPr>
          <w:u w:val="none"/>
        </w:rPr>
        <w:t>w</w:t>
      </w:r>
      <w:r>
        <w:rPr>
          <w:spacing w:val="-1"/>
          <w:u w:val="none"/>
        </w:rPr>
        <w:t>it</w:t>
      </w:r>
      <w:r>
        <w:rPr>
          <w:u w:val="none"/>
        </w:rPr>
        <w:t>h</w:t>
      </w:r>
      <w:r>
        <w:rPr>
          <w:spacing w:val="-1"/>
          <w:u w:val="none"/>
        </w:rPr>
        <w:t>sta</w:t>
      </w:r>
      <w:r>
        <w:rPr>
          <w:u w:val="none"/>
        </w:rPr>
        <w:t>nd</w:t>
      </w:r>
      <w:r>
        <w:rPr>
          <w:spacing w:val="-1"/>
          <w:u w:val="none"/>
        </w:rPr>
        <w:t>i</w:t>
      </w:r>
      <w:r>
        <w:rPr>
          <w:u w:val="none"/>
        </w:rPr>
        <w:t>ng</w:t>
      </w:r>
      <w:r>
        <w:rPr>
          <w:spacing w:val="21"/>
          <w:u w:val="none"/>
        </w:rPr>
        <w:t xml:space="preserve"> </w:t>
      </w:r>
      <w:r>
        <w:rPr>
          <w:spacing w:val="-1"/>
          <w:u w:val="none"/>
        </w:rPr>
        <w:t>t</w:t>
      </w:r>
      <w:r>
        <w:rPr>
          <w:u w:val="none"/>
        </w:rPr>
        <w:t>h</w:t>
      </w:r>
      <w:r>
        <w:rPr>
          <w:spacing w:val="-1"/>
          <w:u w:val="none"/>
        </w:rPr>
        <w:t>a</w:t>
      </w:r>
      <w:r>
        <w:rPr>
          <w:u w:val="none"/>
        </w:rPr>
        <w:t>t</w:t>
      </w:r>
      <w:r>
        <w:rPr>
          <w:spacing w:val="19"/>
          <w:u w:val="none"/>
        </w:rPr>
        <w:t xml:space="preserve"> </w:t>
      </w:r>
      <w:r>
        <w:rPr>
          <w:spacing w:val="-1"/>
          <w:u w:val="none"/>
        </w:rPr>
        <w:t>al</w:t>
      </w:r>
      <w:r>
        <w:rPr>
          <w:u w:val="none"/>
        </w:rPr>
        <w:t>l</w:t>
      </w:r>
      <w:r>
        <w:rPr>
          <w:spacing w:val="19"/>
          <w:u w:val="none"/>
        </w:rPr>
        <w:t xml:space="preserve"> </w:t>
      </w:r>
      <w:r>
        <w:rPr>
          <w:u w:val="none"/>
        </w:rPr>
        <w:t>of</w:t>
      </w:r>
      <w:r>
        <w:rPr>
          <w:spacing w:val="19"/>
          <w:u w:val="none"/>
        </w:rPr>
        <w:t xml:space="preserve"> </w:t>
      </w:r>
      <w:r>
        <w:rPr>
          <w:spacing w:val="-1"/>
          <w:u w:val="none"/>
        </w:rPr>
        <w:t>t</w:t>
      </w:r>
      <w:r>
        <w:rPr>
          <w:u w:val="none"/>
        </w:rPr>
        <w:t>he</w:t>
      </w:r>
      <w:r>
        <w:rPr>
          <w:spacing w:val="19"/>
          <w:u w:val="none"/>
        </w:rPr>
        <w:t xml:space="preserve"> </w:t>
      </w:r>
      <w:r>
        <w:rPr>
          <w:u w:val="none"/>
        </w:rPr>
        <w:t>p</w:t>
      </w:r>
      <w:r>
        <w:rPr>
          <w:spacing w:val="-1"/>
          <w:u w:val="none"/>
        </w:rPr>
        <w:t>artie</w:t>
      </w:r>
      <w:r>
        <w:rPr>
          <w:u w:val="none"/>
        </w:rPr>
        <w:t>s</w:t>
      </w:r>
      <w:r>
        <w:rPr>
          <w:spacing w:val="20"/>
          <w:u w:val="none"/>
        </w:rPr>
        <w:t xml:space="preserve"> </w:t>
      </w:r>
      <w:r>
        <w:rPr>
          <w:spacing w:val="-1"/>
          <w:u w:val="none"/>
        </w:rPr>
        <w:t>ar</w:t>
      </w:r>
      <w:r>
        <w:rPr>
          <w:u w:val="none"/>
        </w:rPr>
        <w:t>e</w:t>
      </w:r>
      <w:r>
        <w:rPr>
          <w:spacing w:val="19"/>
          <w:u w:val="none"/>
        </w:rPr>
        <w:t xml:space="preserve"> </w:t>
      </w:r>
      <w:r>
        <w:rPr>
          <w:u w:val="none"/>
        </w:rPr>
        <w:t>not</w:t>
      </w:r>
      <w:r>
        <w:rPr>
          <w:spacing w:val="19"/>
          <w:u w:val="none"/>
        </w:rPr>
        <w:t xml:space="preserve"> </w:t>
      </w:r>
      <w:r>
        <w:rPr>
          <w:spacing w:val="-1"/>
          <w:u w:val="none"/>
        </w:rPr>
        <w:t>si</w:t>
      </w:r>
      <w:r>
        <w:rPr>
          <w:u w:val="none"/>
        </w:rPr>
        <w:t>gn</w:t>
      </w:r>
      <w:r>
        <w:rPr>
          <w:spacing w:val="-1"/>
          <w:u w:val="none"/>
        </w:rPr>
        <w:t>at</w:t>
      </w:r>
      <w:r>
        <w:rPr>
          <w:u w:val="none"/>
        </w:rPr>
        <w:t>o</w:t>
      </w:r>
      <w:r>
        <w:rPr>
          <w:spacing w:val="-1"/>
          <w:u w:val="none"/>
        </w:rPr>
        <w:t>rie</w:t>
      </w:r>
      <w:r>
        <w:rPr>
          <w:u w:val="none"/>
        </w:rPr>
        <w:t>s</w:t>
      </w:r>
      <w:r>
        <w:rPr>
          <w:spacing w:val="19"/>
          <w:u w:val="none"/>
        </w:rPr>
        <w:t xml:space="preserve"> </w:t>
      </w:r>
      <w:r>
        <w:rPr>
          <w:spacing w:val="-1"/>
          <w:u w:val="none"/>
        </w:rPr>
        <w:t>t</w:t>
      </w:r>
      <w:r>
        <w:rPr>
          <w:u w:val="none"/>
        </w:rPr>
        <w:t>o</w:t>
      </w:r>
      <w:r>
        <w:rPr>
          <w:spacing w:val="21"/>
          <w:u w:val="none"/>
        </w:rPr>
        <w:t xml:space="preserve"> </w:t>
      </w:r>
      <w:r>
        <w:rPr>
          <w:spacing w:val="-1"/>
          <w:u w:val="none"/>
        </w:rPr>
        <w:t>t</w:t>
      </w:r>
      <w:r>
        <w:rPr>
          <w:u w:val="none"/>
        </w:rPr>
        <w:t>he</w:t>
      </w:r>
      <w:r>
        <w:rPr>
          <w:spacing w:val="19"/>
          <w:u w:val="none"/>
        </w:rPr>
        <w:t xml:space="preserve"> </w:t>
      </w:r>
      <w:r>
        <w:rPr>
          <w:u w:val="none"/>
        </w:rPr>
        <w:t>o</w:t>
      </w:r>
      <w:r>
        <w:rPr>
          <w:spacing w:val="-1"/>
          <w:u w:val="none"/>
        </w:rPr>
        <w:t>ri</w:t>
      </w:r>
      <w:r>
        <w:rPr>
          <w:u w:val="none"/>
        </w:rPr>
        <w:t>g</w:t>
      </w:r>
      <w:r>
        <w:rPr>
          <w:spacing w:val="-1"/>
          <w:u w:val="none"/>
        </w:rPr>
        <w:t>i</w:t>
      </w:r>
      <w:r>
        <w:rPr>
          <w:u w:val="none"/>
        </w:rPr>
        <w:t>n</w:t>
      </w:r>
      <w:r>
        <w:rPr>
          <w:spacing w:val="-1"/>
          <w:u w:val="none"/>
        </w:rPr>
        <w:t>a</w:t>
      </w:r>
      <w:r>
        <w:rPr>
          <w:u w:val="none"/>
        </w:rPr>
        <w:t>l</w:t>
      </w:r>
      <w:r>
        <w:rPr>
          <w:w w:val="102"/>
          <w:u w:val="none"/>
        </w:rPr>
        <w:t xml:space="preserve"> </w:t>
      </w:r>
      <w:r>
        <w:rPr>
          <w:u w:val="none"/>
        </w:rPr>
        <w:t>or</w:t>
      </w:r>
      <w:r>
        <w:rPr>
          <w:spacing w:val="19"/>
          <w:u w:val="none"/>
        </w:rPr>
        <w:t xml:space="preserve"> </w:t>
      </w:r>
      <w:r>
        <w:rPr>
          <w:spacing w:val="-1"/>
          <w:u w:val="none"/>
        </w:rPr>
        <w:t>t</w:t>
      </w:r>
      <w:r>
        <w:rPr>
          <w:u w:val="none"/>
        </w:rPr>
        <w:t>he</w:t>
      </w:r>
      <w:r>
        <w:rPr>
          <w:spacing w:val="20"/>
          <w:u w:val="none"/>
        </w:rPr>
        <w:t xml:space="preserve"> </w:t>
      </w:r>
      <w:r>
        <w:rPr>
          <w:spacing w:val="-1"/>
          <w:u w:val="none"/>
        </w:rPr>
        <w:t>sa</w:t>
      </w:r>
      <w:r>
        <w:rPr>
          <w:u w:val="none"/>
        </w:rPr>
        <w:t>me</w:t>
      </w:r>
      <w:r>
        <w:rPr>
          <w:spacing w:val="20"/>
          <w:u w:val="none"/>
        </w:rPr>
        <w:t xml:space="preserve"> </w:t>
      </w:r>
      <w:r>
        <w:rPr>
          <w:spacing w:val="-1"/>
          <w:u w:val="none"/>
        </w:rPr>
        <w:t>c</w:t>
      </w:r>
      <w:r>
        <w:rPr>
          <w:u w:val="none"/>
        </w:rPr>
        <w:t>oun</w:t>
      </w:r>
      <w:r>
        <w:rPr>
          <w:spacing w:val="-1"/>
          <w:u w:val="none"/>
        </w:rPr>
        <w:t>ter</w:t>
      </w:r>
      <w:r>
        <w:rPr>
          <w:u w:val="none"/>
        </w:rPr>
        <w:t>p</w:t>
      </w:r>
      <w:r>
        <w:rPr>
          <w:spacing w:val="-1"/>
          <w:u w:val="none"/>
        </w:rPr>
        <w:t>art</w:t>
      </w:r>
      <w:r>
        <w:rPr>
          <w:u w:val="none"/>
        </w:rPr>
        <w:t>.</w:t>
      </w:r>
      <w:r>
        <w:rPr>
          <w:spacing w:val="19"/>
          <w:u w:val="none"/>
        </w:rPr>
        <w:t xml:space="preserve"> </w:t>
      </w:r>
      <w:r>
        <w:rPr>
          <w:u w:val="none"/>
        </w:rPr>
        <w:t>Th</w:t>
      </w:r>
      <w:r>
        <w:rPr>
          <w:spacing w:val="-1"/>
          <w:u w:val="none"/>
        </w:rPr>
        <w:t>i</w:t>
      </w:r>
      <w:r>
        <w:rPr>
          <w:u w:val="none"/>
        </w:rPr>
        <w:t>s</w:t>
      </w:r>
      <w:r>
        <w:rPr>
          <w:spacing w:val="19"/>
          <w:u w:val="none"/>
        </w:rPr>
        <w:t xml:space="preserve"> </w:t>
      </w:r>
      <w:r>
        <w:rPr>
          <w:u w:val="none"/>
        </w:rPr>
        <w:t>Ag</w:t>
      </w:r>
      <w:r>
        <w:rPr>
          <w:spacing w:val="-1"/>
          <w:u w:val="none"/>
        </w:rPr>
        <w:t>ree</w:t>
      </w:r>
      <w:r>
        <w:rPr>
          <w:u w:val="none"/>
        </w:rPr>
        <w:t>m</w:t>
      </w:r>
      <w:r>
        <w:rPr>
          <w:spacing w:val="-1"/>
          <w:u w:val="none"/>
        </w:rPr>
        <w:t>e</w:t>
      </w:r>
      <w:r>
        <w:rPr>
          <w:u w:val="none"/>
        </w:rPr>
        <w:t>nt</w:t>
      </w:r>
      <w:r>
        <w:rPr>
          <w:spacing w:val="19"/>
          <w:u w:val="none"/>
        </w:rPr>
        <w:t xml:space="preserve"> </w:t>
      </w:r>
      <w:r>
        <w:rPr>
          <w:u w:val="none"/>
        </w:rPr>
        <w:t>m</w:t>
      </w:r>
      <w:r>
        <w:rPr>
          <w:spacing w:val="-1"/>
          <w:u w:val="none"/>
        </w:rPr>
        <w:t>a</w:t>
      </w:r>
      <w:r>
        <w:rPr>
          <w:u w:val="none"/>
        </w:rPr>
        <w:t>y</w:t>
      </w:r>
      <w:r>
        <w:rPr>
          <w:spacing w:val="20"/>
          <w:u w:val="none"/>
        </w:rPr>
        <w:t xml:space="preserve"> </w:t>
      </w:r>
      <w:r>
        <w:rPr>
          <w:u w:val="none"/>
        </w:rPr>
        <w:t>be</w:t>
      </w:r>
      <w:r>
        <w:rPr>
          <w:spacing w:val="20"/>
          <w:u w:val="none"/>
        </w:rPr>
        <w:t xml:space="preserve"> </w:t>
      </w:r>
      <w:r>
        <w:rPr>
          <w:spacing w:val="-1"/>
          <w:u w:val="none"/>
        </w:rPr>
        <w:t>si</w:t>
      </w:r>
      <w:r>
        <w:rPr>
          <w:u w:val="none"/>
        </w:rPr>
        <w:t>gn</w:t>
      </w:r>
      <w:r>
        <w:rPr>
          <w:spacing w:val="-1"/>
          <w:u w:val="none"/>
        </w:rPr>
        <w:t>e</w:t>
      </w:r>
      <w:r>
        <w:rPr>
          <w:u w:val="none"/>
        </w:rPr>
        <w:t>d</w:t>
      </w:r>
      <w:r>
        <w:rPr>
          <w:spacing w:val="20"/>
          <w:u w:val="none"/>
        </w:rPr>
        <w:t xml:space="preserve"> </w:t>
      </w:r>
      <w:r>
        <w:rPr>
          <w:u w:val="none"/>
        </w:rPr>
        <w:t>by</w:t>
      </w:r>
      <w:r>
        <w:rPr>
          <w:spacing w:val="20"/>
          <w:u w:val="none"/>
        </w:rPr>
        <w:t xml:space="preserve"> </w:t>
      </w:r>
      <w:r>
        <w:rPr>
          <w:u w:val="none"/>
        </w:rPr>
        <w:t>a</w:t>
      </w:r>
      <w:r>
        <w:rPr>
          <w:spacing w:val="20"/>
          <w:u w:val="none"/>
        </w:rPr>
        <w:t xml:space="preserve"> </w:t>
      </w:r>
      <w:r>
        <w:rPr>
          <w:u w:val="none"/>
        </w:rPr>
        <w:t>M</w:t>
      </w:r>
      <w:r>
        <w:rPr>
          <w:spacing w:val="-1"/>
          <w:u w:val="none"/>
        </w:rPr>
        <w:t>e</w:t>
      </w:r>
      <w:r>
        <w:rPr>
          <w:u w:val="none"/>
        </w:rPr>
        <w:t>mb</w:t>
      </w:r>
      <w:r>
        <w:rPr>
          <w:spacing w:val="-1"/>
          <w:u w:val="none"/>
        </w:rPr>
        <w:t>e</w:t>
      </w:r>
      <w:r>
        <w:rPr>
          <w:u w:val="none"/>
        </w:rPr>
        <w:t>r</w:t>
      </w:r>
      <w:r>
        <w:rPr>
          <w:spacing w:val="19"/>
          <w:u w:val="none"/>
        </w:rPr>
        <w:t xml:space="preserve"> </w:t>
      </w:r>
      <w:r>
        <w:rPr>
          <w:u w:val="none"/>
        </w:rPr>
        <w:t>or</w:t>
      </w:r>
      <w:r>
        <w:rPr>
          <w:spacing w:val="19"/>
          <w:u w:val="none"/>
        </w:rPr>
        <w:t xml:space="preserve"> </w:t>
      </w:r>
      <w:r>
        <w:rPr>
          <w:u w:val="none"/>
        </w:rPr>
        <w:t>on</w:t>
      </w:r>
      <w:r>
        <w:rPr>
          <w:spacing w:val="21"/>
          <w:u w:val="none"/>
        </w:rPr>
        <w:t xml:space="preserve"> </w:t>
      </w:r>
      <w:r>
        <w:rPr>
          <w:u w:val="none"/>
        </w:rPr>
        <w:t>b</w:t>
      </w:r>
      <w:r>
        <w:rPr>
          <w:spacing w:val="-1"/>
          <w:u w:val="none"/>
        </w:rPr>
        <w:t>e</w:t>
      </w:r>
      <w:r>
        <w:rPr>
          <w:u w:val="none"/>
        </w:rPr>
        <w:t>h</w:t>
      </w:r>
      <w:r>
        <w:rPr>
          <w:spacing w:val="-1"/>
          <w:u w:val="none"/>
        </w:rPr>
        <w:t>al</w:t>
      </w:r>
      <w:r>
        <w:rPr>
          <w:u w:val="none"/>
        </w:rPr>
        <w:t>f</w:t>
      </w:r>
      <w:r>
        <w:rPr>
          <w:spacing w:val="19"/>
          <w:u w:val="none"/>
        </w:rPr>
        <w:t xml:space="preserve"> </w:t>
      </w:r>
      <w:r>
        <w:rPr>
          <w:u w:val="none"/>
        </w:rPr>
        <w:t>of</w:t>
      </w:r>
      <w:r>
        <w:rPr>
          <w:spacing w:val="19"/>
          <w:u w:val="none"/>
        </w:rPr>
        <w:t xml:space="preserve"> </w:t>
      </w:r>
      <w:r>
        <w:rPr>
          <w:spacing w:val="-1"/>
          <w:u w:val="none"/>
        </w:rPr>
        <w:t>a</w:t>
      </w:r>
      <w:r>
        <w:rPr>
          <w:u w:val="none"/>
        </w:rPr>
        <w:t>ny</w:t>
      </w:r>
      <w:r>
        <w:rPr>
          <w:spacing w:val="20"/>
          <w:u w:val="none"/>
        </w:rPr>
        <w:t xml:space="preserve"> </w:t>
      </w:r>
      <w:r>
        <w:rPr>
          <w:u w:val="none"/>
        </w:rPr>
        <w:t>M</w:t>
      </w:r>
      <w:r>
        <w:rPr>
          <w:spacing w:val="-1"/>
          <w:u w:val="none"/>
        </w:rPr>
        <w:t>e</w:t>
      </w:r>
      <w:r>
        <w:rPr>
          <w:u w:val="none"/>
        </w:rPr>
        <w:t>mb</w:t>
      </w:r>
      <w:r>
        <w:rPr>
          <w:spacing w:val="-1"/>
          <w:u w:val="none"/>
        </w:rPr>
        <w:t>e</w:t>
      </w:r>
      <w:r>
        <w:rPr>
          <w:u w:val="none"/>
        </w:rPr>
        <w:t>r</w:t>
      </w:r>
      <w:r>
        <w:rPr>
          <w:spacing w:val="19"/>
          <w:u w:val="none"/>
        </w:rPr>
        <w:t xml:space="preserve"> </w:t>
      </w:r>
      <w:r>
        <w:rPr>
          <w:u w:val="none"/>
        </w:rPr>
        <w:t>by</w:t>
      </w:r>
      <w:r>
        <w:rPr>
          <w:spacing w:val="20"/>
          <w:u w:val="none"/>
        </w:rPr>
        <w:t xml:space="preserve"> </w:t>
      </w:r>
      <w:r>
        <w:rPr>
          <w:spacing w:val="-1"/>
          <w:u w:val="none"/>
        </w:rPr>
        <w:t>a</w:t>
      </w:r>
      <w:r>
        <w:rPr>
          <w:u w:val="none"/>
        </w:rPr>
        <w:t>ny</w:t>
      </w:r>
      <w:r>
        <w:rPr>
          <w:w w:val="102"/>
          <w:u w:val="none"/>
        </w:rPr>
        <w:t xml:space="preserve"> </w:t>
      </w:r>
      <w:r>
        <w:rPr>
          <w:u w:val="none"/>
        </w:rPr>
        <w:t>p</w:t>
      </w:r>
      <w:r>
        <w:rPr>
          <w:spacing w:val="-1"/>
          <w:u w:val="none"/>
        </w:rPr>
        <w:t>ers</w:t>
      </w:r>
      <w:r>
        <w:rPr>
          <w:u w:val="none"/>
        </w:rPr>
        <w:t>on</w:t>
      </w:r>
      <w:r>
        <w:rPr>
          <w:spacing w:val="12"/>
          <w:u w:val="none"/>
        </w:rPr>
        <w:t xml:space="preserve"> </w:t>
      </w:r>
      <w:r>
        <w:rPr>
          <w:spacing w:val="-1"/>
          <w:u w:val="none"/>
        </w:rPr>
        <w:t>a</w:t>
      </w:r>
      <w:r>
        <w:rPr>
          <w:u w:val="none"/>
        </w:rPr>
        <w:t>s</w:t>
      </w:r>
      <w:r>
        <w:rPr>
          <w:spacing w:val="12"/>
          <w:u w:val="none"/>
        </w:rPr>
        <w:t xml:space="preserve"> </w:t>
      </w:r>
      <w:r>
        <w:rPr>
          <w:spacing w:val="-1"/>
          <w:u w:val="none"/>
        </w:rPr>
        <w:t>att</w:t>
      </w:r>
      <w:r>
        <w:rPr>
          <w:u w:val="none"/>
        </w:rPr>
        <w:t>o</w:t>
      </w:r>
      <w:r>
        <w:rPr>
          <w:spacing w:val="-1"/>
          <w:u w:val="none"/>
        </w:rPr>
        <w:t>r</w:t>
      </w:r>
      <w:r>
        <w:rPr>
          <w:u w:val="none"/>
        </w:rPr>
        <w:t>n</w:t>
      </w:r>
      <w:r>
        <w:rPr>
          <w:spacing w:val="-1"/>
          <w:u w:val="none"/>
        </w:rPr>
        <w:t>e</w:t>
      </w:r>
      <w:r>
        <w:rPr>
          <w:u w:val="none"/>
        </w:rPr>
        <w:t>y</w:t>
      </w:r>
      <w:r>
        <w:rPr>
          <w:spacing w:val="-1"/>
          <w:u w:val="none"/>
        </w:rPr>
        <w:t>-i</w:t>
      </w:r>
      <w:r>
        <w:rPr>
          <w:u w:val="none"/>
        </w:rPr>
        <w:t>n</w:t>
      </w:r>
      <w:r>
        <w:rPr>
          <w:spacing w:val="-1"/>
          <w:u w:val="none"/>
        </w:rPr>
        <w:t>-fac</w:t>
      </w:r>
      <w:r>
        <w:rPr>
          <w:u w:val="none"/>
        </w:rPr>
        <w:t>t</w:t>
      </w:r>
      <w:r>
        <w:rPr>
          <w:spacing w:val="11"/>
          <w:u w:val="none"/>
        </w:rPr>
        <w:t xml:space="preserve"> </w:t>
      </w:r>
      <w:r>
        <w:rPr>
          <w:spacing w:val="-1"/>
          <w:u w:val="none"/>
        </w:rPr>
        <w:t>f</w:t>
      </w:r>
      <w:r>
        <w:rPr>
          <w:u w:val="none"/>
        </w:rPr>
        <w:t>or</w:t>
      </w:r>
      <w:r>
        <w:rPr>
          <w:spacing w:val="12"/>
          <w:u w:val="none"/>
        </w:rPr>
        <w:t xml:space="preserve"> </w:t>
      </w:r>
      <w:r>
        <w:rPr>
          <w:spacing w:val="-1"/>
          <w:u w:val="none"/>
        </w:rPr>
        <w:t>t</w:t>
      </w:r>
      <w:r>
        <w:rPr>
          <w:u w:val="none"/>
        </w:rPr>
        <w:t>he</w:t>
      </w:r>
      <w:r>
        <w:rPr>
          <w:spacing w:val="12"/>
          <w:u w:val="none"/>
        </w:rPr>
        <w:t xml:space="preserve"> </w:t>
      </w:r>
      <w:r>
        <w:rPr>
          <w:u w:val="none"/>
        </w:rPr>
        <w:t>M</w:t>
      </w:r>
      <w:r>
        <w:rPr>
          <w:spacing w:val="-1"/>
          <w:u w:val="none"/>
        </w:rPr>
        <w:t>e</w:t>
      </w:r>
      <w:r>
        <w:rPr>
          <w:u w:val="none"/>
        </w:rPr>
        <w:t>mb</w:t>
      </w:r>
      <w:r>
        <w:rPr>
          <w:spacing w:val="-1"/>
          <w:u w:val="none"/>
        </w:rPr>
        <w:t>er</w:t>
      </w:r>
      <w:r>
        <w:rPr>
          <w:u w:val="none"/>
        </w:rPr>
        <w:t>.</w:t>
      </w:r>
      <w:r>
        <w:rPr>
          <w:spacing w:val="11"/>
          <w:u w:val="none"/>
        </w:rPr>
        <w:t xml:space="preserve"> </w:t>
      </w:r>
      <w:r>
        <w:rPr>
          <w:u w:val="none"/>
        </w:rPr>
        <w:t>Th</w:t>
      </w:r>
      <w:r>
        <w:rPr>
          <w:spacing w:val="-1"/>
          <w:u w:val="none"/>
        </w:rPr>
        <w:t>i</w:t>
      </w:r>
      <w:r>
        <w:rPr>
          <w:u w:val="none"/>
        </w:rPr>
        <w:t>s</w:t>
      </w:r>
      <w:r>
        <w:rPr>
          <w:spacing w:val="12"/>
          <w:u w:val="none"/>
        </w:rPr>
        <w:t xml:space="preserve"> </w:t>
      </w:r>
      <w:r>
        <w:rPr>
          <w:u w:val="none"/>
        </w:rPr>
        <w:t>Ag</w:t>
      </w:r>
      <w:r>
        <w:rPr>
          <w:spacing w:val="-1"/>
          <w:u w:val="none"/>
        </w:rPr>
        <w:t>ree</w:t>
      </w:r>
      <w:r>
        <w:rPr>
          <w:u w:val="none"/>
        </w:rPr>
        <w:t>m</w:t>
      </w:r>
      <w:r>
        <w:rPr>
          <w:spacing w:val="-1"/>
          <w:u w:val="none"/>
        </w:rPr>
        <w:t>e</w:t>
      </w:r>
      <w:r>
        <w:rPr>
          <w:u w:val="none"/>
        </w:rPr>
        <w:t>nt</w:t>
      </w:r>
      <w:r>
        <w:rPr>
          <w:spacing w:val="11"/>
          <w:u w:val="none"/>
        </w:rPr>
        <w:t xml:space="preserve"> </w:t>
      </w:r>
      <w:r>
        <w:rPr>
          <w:u w:val="none"/>
        </w:rPr>
        <w:t>m</w:t>
      </w:r>
      <w:r>
        <w:rPr>
          <w:spacing w:val="-1"/>
          <w:u w:val="none"/>
        </w:rPr>
        <w:t>a</w:t>
      </w:r>
      <w:r>
        <w:rPr>
          <w:u w:val="none"/>
        </w:rPr>
        <w:t>y</w:t>
      </w:r>
      <w:r>
        <w:rPr>
          <w:spacing w:val="12"/>
          <w:u w:val="none"/>
        </w:rPr>
        <w:t xml:space="preserve"> </w:t>
      </w:r>
      <w:r>
        <w:rPr>
          <w:u w:val="none"/>
        </w:rPr>
        <w:t>be</w:t>
      </w:r>
      <w:r>
        <w:rPr>
          <w:spacing w:val="12"/>
          <w:u w:val="none"/>
        </w:rPr>
        <w:t xml:space="preserve"> </w:t>
      </w:r>
      <w:r>
        <w:rPr>
          <w:spacing w:val="-1"/>
          <w:u w:val="none"/>
        </w:rPr>
        <w:t>e</w:t>
      </w:r>
      <w:r>
        <w:rPr>
          <w:u w:val="none"/>
        </w:rPr>
        <w:t>x</w:t>
      </w:r>
      <w:r>
        <w:rPr>
          <w:spacing w:val="-1"/>
          <w:u w:val="none"/>
        </w:rPr>
        <w:t>ec</w:t>
      </w:r>
      <w:r>
        <w:rPr>
          <w:u w:val="none"/>
        </w:rPr>
        <w:t>u</w:t>
      </w:r>
      <w:r>
        <w:rPr>
          <w:spacing w:val="-1"/>
          <w:u w:val="none"/>
        </w:rPr>
        <w:t>te</w:t>
      </w:r>
      <w:r>
        <w:rPr>
          <w:u w:val="none"/>
        </w:rPr>
        <w:t>d</w:t>
      </w:r>
      <w:r>
        <w:rPr>
          <w:spacing w:val="12"/>
          <w:u w:val="none"/>
        </w:rPr>
        <w:t xml:space="preserve"> </w:t>
      </w:r>
      <w:r>
        <w:rPr>
          <w:u w:val="none"/>
        </w:rPr>
        <w:t>by</w:t>
      </w:r>
      <w:r>
        <w:rPr>
          <w:spacing w:val="12"/>
          <w:u w:val="none"/>
        </w:rPr>
        <w:t xml:space="preserve"> </w:t>
      </w:r>
      <w:r>
        <w:rPr>
          <w:spacing w:val="-1"/>
          <w:u w:val="none"/>
        </w:rPr>
        <w:t>sca</w:t>
      </w:r>
      <w:r>
        <w:rPr>
          <w:u w:val="none"/>
        </w:rPr>
        <w:t>nn</w:t>
      </w:r>
      <w:r>
        <w:rPr>
          <w:spacing w:val="-1"/>
          <w:u w:val="none"/>
        </w:rPr>
        <w:t>e</w:t>
      </w:r>
      <w:r>
        <w:rPr>
          <w:u w:val="none"/>
        </w:rPr>
        <w:t>d</w:t>
      </w:r>
      <w:r>
        <w:rPr>
          <w:spacing w:val="12"/>
          <w:u w:val="none"/>
        </w:rPr>
        <w:t xml:space="preserve"> </w:t>
      </w:r>
      <w:r>
        <w:rPr>
          <w:spacing w:val="-1"/>
          <w:u w:val="none"/>
        </w:rPr>
        <w:t>si</w:t>
      </w:r>
      <w:r>
        <w:rPr>
          <w:u w:val="none"/>
        </w:rPr>
        <w:t>gn</w:t>
      </w:r>
      <w:r>
        <w:rPr>
          <w:spacing w:val="-1"/>
          <w:u w:val="none"/>
        </w:rPr>
        <w:t>at</w:t>
      </w:r>
      <w:r>
        <w:rPr>
          <w:u w:val="none"/>
        </w:rPr>
        <w:t>u</w:t>
      </w:r>
      <w:r>
        <w:rPr>
          <w:spacing w:val="-1"/>
          <w:u w:val="none"/>
        </w:rPr>
        <w:t>re</w:t>
      </w:r>
      <w:r>
        <w:rPr>
          <w:u w:val="none"/>
        </w:rPr>
        <w:t>,</w:t>
      </w:r>
      <w:r>
        <w:rPr>
          <w:spacing w:val="11"/>
          <w:u w:val="none"/>
        </w:rPr>
        <w:t xml:space="preserve"> </w:t>
      </w:r>
      <w:r>
        <w:rPr>
          <w:spacing w:val="-1"/>
          <w:u w:val="none"/>
        </w:rPr>
        <w:t>a</w:t>
      </w:r>
      <w:r>
        <w:rPr>
          <w:u w:val="none"/>
        </w:rPr>
        <w:t>nd</w:t>
      </w:r>
      <w:r>
        <w:rPr>
          <w:spacing w:val="12"/>
          <w:u w:val="none"/>
        </w:rPr>
        <w:t xml:space="preserve"> </w:t>
      </w:r>
      <w:r>
        <w:rPr>
          <w:spacing w:val="-1"/>
          <w:u w:val="none"/>
        </w:rPr>
        <w:t>eac</w:t>
      </w:r>
      <w:r>
        <w:rPr>
          <w:u w:val="none"/>
        </w:rPr>
        <w:t>h</w:t>
      </w:r>
      <w:r>
        <w:rPr>
          <w:w w:val="102"/>
          <w:u w:val="none"/>
        </w:rPr>
        <w:t xml:space="preserve"> </w:t>
      </w:r>
      <w:r>
        <w:rPr>
          <w:spacing w:val="-1"/>
          <w:u w:val="none"/>
        </w:rPr>
        <w:t>s</w:t>
      </w:r>
      <w:r>
        <w:rPr>
          <w:u w:val="none"/>
        </w:rPr>
        <w:t>u</w:t>
      </w:r>
      <w:r>
        <w:rPr>
          <w:spacing w:val="-1"/>
          <w:u w:val="none"/>
        </w:rPr>
        <w:t>c</w:t>
      </w:r>
      <w:r>
        <w:rPr>
          <w:u w:val="none"/>
        </w:rPr>
        <w:t>h</w:t>
      </w:r>
      <w:r>
        <w:rPr>
          <w:spacing w:val="11"/>
          <w:u w:val="none"/>
        </w:rPr>
        <w:t xml:space="preserve"> </w:t>
      </w:r>
      <w:r>
        <w:rPr>
          <w:spacing w:val="-1"/>
          <w:u w:val="none"/>
        </w:rPr>
        <w:t>sca</w:t>
      </w:r>
      <w:r>
        <w:rPr>
          <w:u w:val="none"/>
        </w:rPr>
        <w:t>nn</w:t>
      </w:r>
      <w:r>
        <w:rPr>
          <w:spacing w:val="-1"/>
          <w:u w:val="none"/>
        </w:rPr>
        <w:t>e</w:t>
      </w:r>
      <w:r>
        <w:rPr>
          <w:u w:val="none"/>
        </w:rPr>
        <w:t>d</w:t>
      </w:r>
      <w:r>
        <w:rPr>
          <w:spacing w:val="11"/>
          <w:u w:val="none"/>
        </w:rPr>
        <w:t xml:space="preserve"> </w:t>
      </w:r>
      <w:r>
        <w:rPr>
          <w:spacing w:val="-1"/>
          <w:u w:val="none"/>
        </w:rPr>
        <w:t>si</w:t>
      </w:r>
      <w:r>
        <w:rPr>
          <w:u w:val="none"/>
        </w:rPr>
        <w:t>gn</w:t>
      </w:r>
      <w:r>
        <w:rPr>
          <w:spacing w:val="-1"/>
          <w:u w:val="none"/>
        </w:rPr>
        <w:t>at</w:t>
      </w:r>
      <w:r>
        <w:rPr>
          <w:u w:val="none"/>
        </w:rPr>
        <w:t>u</w:t>
      </w:r>
      <w:r>
        <w:rPr>
          <w:spacing w:val="-1"/>
          <w:u w:val="none"/>
        </w:rPr>
        <w:t>r</w:t>
      </w:r>
      <w:r>
        <w:rPr>
          <w:u w:val="none"/>
        </w:rPr>
        <w:t>e</w:t>
      </w:r>
      <w:r>
        <w:rPr>
          <w:spacing w:val="11"/>
          <w:u w:val="none"/>
        </w:rPr>
        <w:t xml:space="preserve"> </w:t>
      </w:r>
      <w:r>
        <w:rPr>
          <w:spacing w:val="-1"/>
          <w:u w:val="none"/>
        </w:rPr>
        <w:t>s</w:t>
      </w:r>
      <w:r>
        <w:rPr>
          <w:u w:val="none"/>
        </w:rPr>
        <w:t>h</w:t>
      </w:r>
      <w:r>
        <w:rPr>
          <w:spacing w:val="-1"/>
          <w:u w:val="none"/>
        </w:rPr>
        <w:t>al</w:t>
      </w:r>
      <w:r>
        <w:rPr>
          <w:u w:val="none"/>
        </w:rPr>
        <w:t>l</w:t>
      </w:r>
      <w:r>
        <w:rPr>
          <w:spacing w:val="11"/>
          <w:u w:val="none"/>
        </w:rPr>
        <w:t xml:space="preserve"> </w:t>
      </w:r>
      <w:r>
        <w:rPr>
          <w:u w:val="none"/>
        </w:rPr>
        <w:t>be</w:t>
      </w:r>
      <w:r>
        <w:rPr>
          <w:spacing w:val="11"/>
          <w:u w:val="none"/>
        </w:rPr>
        <w:t xml:space="preserve"> </w:t>
      </w:r>
      <w:r>
        <w:rPr>
          <w:spacing w:val="-1"/>
          <w:u w:val="none"/>
        </w:rPr>
        <w:t>c</w:t>
      </w:r>
      <w:r>
        <w:rPr>
          <w:u w:val="none"/>
        </w:rPr>
        <w:t>on</w:t>
      </w:r>
      <w:r>
        <w:rPr>
          <w:spacing w:val="-1"/>
          <w:u w:val="none"/>
        </w:rPr>
        <w:t>si</w:t>
      </w:r>
      <w:r>
        <w:rPr>
          <w:u w:val="none"/>
        </w:rPr>
        <w:t>d</w:t>
      </w:r>
      <w:r>
        <w:rPr>
          <w:spacing w:val="-1"/>
          <w:u w:val="none"/>
        </w:rPr>
        <w:t>ere</w:t>
      </w:r>
      <w:r>
        <w:rPr>
          <w:u w:val="none"/>
        </w:rPr>
        <w:t>d</w:t>
      </w:r>
      <w:r>
        <w:rPr>
          <w:spacing w:val="11"/>
          <w:u w:val="none"/>
        </w:rPr>
        <w:t xml:space="preserve"> </w:t>
      </w:r>
      <w:r>
        <w:rPr>
          <w:spacing w:val="-1"/>
          <w:u w:val="none"/>
        </w:rPr>
        <w:t>a</w:t>
      </w:r>
      <w:r>
        <w:rPr>
          <w:u w:val="none"/>
        </w:rPr>
        <w:t>n</w:t>
      </w:r>
      <w:r>
        <w:rPr>
          <w:spacing w:val="12"/>
          <w:u w:val="none"/>
        </w:rPr>
        <w:t xml:space="preserve"> </w:t>
      </w:r>
      <w:r>
        <w:rPr>
          <w:u w:val="none"/>
        </w:rPr>
        <w:t>o</w:t>
      </w:r>
      <w:r>
        <w:rPr>
          <w:spacing w:val="-1"/>
          <w:u w:val="none"/>
        </w:rPr>
        <w:t>ri</w:t>
      </w:r>
      <w:r>
        <w:rPr>
          <w:u w:val="none"/>
        </w:rPr>
        <w:t>g</w:t>
      </w:r>
      <w:r>
        <w:rPr>
          <w:spacing w:val="-1"/>
          <w:u w:val="none"/>
        </w:rPr>
        <w:t>i</w:t>
      </w:r>
      <w:r>
        <w:rPr>
          <w:u w:val="none"/>
        </w:rPr>
        <w:t>n</w:t>
      </w:r>
      <w:r>
        <w:rPr>
          <w:spacing w:val="-1"/>
          <w:u w:val="none"/>
        </w:rPr>
        <w:t>a</w:t>
      </w:r>
      <w:r>
        <w:rPr>
          <w:u w:val="none"/>
        </w:rPr>
        <w:t>l</w:t>
      </w:r>
      <w:r>
        <w:rPr>
          <w:spacing w:val="10"/>
          <w:u w:val="none"/>
        </w:rPr>
        <w:t xml:space="preserve"> </w:t>
      </w:r>
      <w:r>
        <w:rPr>
          <w:spacing w:val="-1"/>
          <w:u w:val="none"/>
        </w:rPr>
        <w:t>si</w:t>
      </w:r>
      <w:r>
        <w:rPr>
          <w:u w:val="none"/>
        </w:rPr>
        <w:t>gn</w:t>
      </w:r>
      <w:r>
        <w:rPr>
          <w:spacing w:val="-1"/>
          <w:u w:val="none"/>
        </w:rPr>
        <w:t>at</w:t>
      </w:r>
      <w:r>
        <w:rPr>
          <w:u w:val="none"/>
        </w:rPr>
        <w:t>u</w:t>
      </w:r>
      <w:r>
        <w:rPr>
          <w:spacing w:val="-1"/>
          <w:u w:val="none"/>
        </w:rPr>
        <w:t>r</w:t>
      </w:r>
      <w:r>
        <w:rPr>
          <w:u w:val="none"/>
        </w:rPr>
        <w:t>e</w:t>
      </w:r>
      <w:r>
        <w:rPr>
          <w:spacing w:val="11"/>
          <w:u w:val="none"/>
        </w:rPr>
        <w:t xml:space="preserve"> </w:t>
      </w:r>
      <w:r>
        <w:rPr>
          <w:spacing w:val="-1"/>
          <w:u w:val="none"/>
        </w:rPr>
        <w:t>f</w:t>
      </w:r>
      <w:r>
        <w:rPr>
          <w:u w:val="none"/>
        </w:rPr>
        <w:t>or</w:t>
      </w:r>
      <w:r>
        <w:rPr>
          <w:spacing w:val="10"/>
          <w:u w:val="none"/>
        </w:rPr>
        <w:t xml:space="preserve"> </w:t>
      </w:r>
      <w:r>
        <w:rPr>
          <w:spacing w:val="-1"/>
          <w:u w:val="none"/>
        </w:rPr>
        <w:t>al</w:t>
      </w:r>
      <w:r>
        <w:rPr>
          <w:u w:val="none"/>
        </w:rPr>
        <w:t>l</w:t>
      </w:r>
      <w:r>
        <w:rPr>
          <w:spacing w:val="10"/>
          <w:u w:val="none"/>
        </w:rPr>
        <w:t xml:space="preserve"> </w:t>
      </w:r>
      <w:r>
        <w:rPr>
          <w:u w:val="none"/>
        </w:rPr>
        <w:t>pu</w:t>
      </w:r>
      <w:r>
        <w:rPr>
          <w:spacing w:val="-1"/>
          <w:u w:val="none"/>
        </w:rPr>
        <w:t>r</w:t>
      </w:r>
      <w:r>
        <w:rPr>
          <w:u w:val="none"/>
        </w:rPr>
        <w:t>po</w:t>
      </w:r>
      <w:r>
        <w:rPr>
          <w:spacing w:val="-1"/>
          <w:u w:val="none"/>
        </w:rPr>
        <w:t>se</w:t>
      </w:r>
      <w:r>
        <w:rPr>
          <w:u w:val="none"/>
        </w:rPr>
        <w:t>s</w:t>
      </w:r>
      <w:r>
        <w:rPr>
          <w:spacing w:val="11"/>
          <w:u w:val="none"/>
        </w:rPr>
        <w:t xml:space="preserve"> </w:t>
      </w:r>
      <w:r>
        <w:rPr>
          <w:u w:val="none"/>
        </w:rPr>
        <w:t>h</w:t>
      </w:r>
      <w:r>
        <w:rPr>
          <w:spacing w:val="-1"/>
          <w:u w:val="none"/>
        </w:rPr>
        <w:t>ere</w:t>
      </w:r>
      <w:r>
        <w:rPr>
          <w:u w:val="none"/>
        </w:rPr>
        <w:t>o</w:t>
      </w:r>
      <w:r>
        <w:rPr>
          <w:spacing w:val="-1"/>
          <w:u w:val="none"/>
        </w:rPr>
        <w:t>f</w:t>
      </w:r>
      <w:r>
        <w:rPr>
          <w:u w:val="none"/>
        </w:rPr>
        <w:t>.</w:t>
      </w:r>
    </w:p>
    <w:p w14:paraId="48423BFC" w14:textId="77777777" w:rsidR="000C19C9" w:rsidRDefault="000C19C9">
      <w:pPr>
        <w:spacing w:before="2" w:line="240" w:lineRule="exact"/>
        <w:rPr>
          <w:sz w:val="24"/>
          <w:szCs w:val="24"/>
        </w:rPr>
      </w:pPr>
    </w:p>
    <w:p w14:paraId="30041C92"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SURV</w:t>
      </w:r>
      <w:r>
        <w:rPr>
          <w:u w:color="000000"/>
        </w:rPr>
        <w:t>I</w:t>
      </w:r>
      <w:r>
        <w:rPr>
          <w:spacing w:val="1"/>
          <w:u w:color="000000"/>
        </w:rPr>
        <w:t>VA</w:t>
      </w:r>
      <w:r>
        <w:rPr>
          <w:u w:color="000000"/>
        </w:rPr>
        <w:t>L</w:t>
      </w:r>
      <w:r>
        <w:rPr>
          <w:spacing w:val="21"/>
          <w:u w:color="000000"/>
        </w:rPr>
        <w:t xml:space="preserve"> </w:t>
      </w:r>
      <w:r>
        <w:rPr>
          <w:spacing w:val="1"/>
          <w:u w:color="000000"/>
        </w:rPr>
        <w:t>O</w:t>
      </w:r>
      <w:r>
        <w:rPr>
          <w:u w:color="000000"/>
        </w:rPr>
        <w:t>F</w:t>
      </w:r>
      <w:r>
        <w:rPr>
          <w:spacing w:val="21"/>
          <w:u w:color="000000"/>
        </w:rPr>
        <w:t xml:space="preserve"> </w:t>
      </w:r>
      <w:r>
        <w:rPr>
          <w:spacing w:val="1"/>
          <w:u w:color="000000"/>
        </w:rPr>
        <w:t>R</w:t>
      </w:r>
      <w:r>
        <w:rPr>
          <w:u w:color="000000"/>
        </w:rPr>
        <w:t>I</w:t>
      </w:r>
      <w:r>
        <w:rPr>
          <w:spacing w:val="1"/>
          <w:u w:color="000000"/>
        </w:rPr>
        <w:t>GHT</w:t>
      </w:r>
      <w:r>
        <w:rPr>
          <w:u w:color="000000"/>
        </w:rPr>
        <w:t>S</w:t>
      </w:r>
      <w:r>
        <w:rPr>
          <w:u w:val="none"/>
        </w:rPr>
        <w:t>.</w:t>
      </w:r>
      <w:r>
        <w:rPr>
          <w:spacing w:val="20"/>
          <w:u w:val="none"/>
        </w:rPr>
        <w:t xml:space="preserve"> </w:t>
      </w:r>
      <w:r>
        <w:rPr>
          <w:spacing w:val="1"/>
          <w:u w:val="none"/>
        </w:rPr>
        <w:t>Th</w:t>
      </w:r>
      <w:r>
        <w:rPr>
          <w:u w:val="none"/>
        </w:rPr>
        <w:t>is</w:t>
      </w:r>
      <w:r>
        <w:rPr>
          <w:spacing w:val="2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0"/>
          <w:u w:val="none"/>
        </w:rPr>
        <w:t xml:space="preserve"> </w:t>
      </w:r>
      <w:r>
        <w:rPr>
          <w:u w:val="none"/>
        </w:rPr>
        <w:t>s</w:t>
      </w:r>
      <w:r>
        <w:rPr>
          <w:spacing w:val="1"/>
          <w:u w:val="none"/>
        </w:rPr>
        <w:t>h</w:t>
      </w:r>
      <w:r>
        <w:rPr>
          <w:u w:val="none"/>
        </w:rPr>
        <w:t>all</w:t>
      </w:r>
      <w:r>
        <w:rPr>
          <w:spacing w:val="20"/>
          <w:u w:val="none"/>
        </w:rPr>
        <w:t xml:space="preserve"> </w:t>
      </w:r>
      <w:r>
        <w:rPr>
          <w:spacing w:val="1"/>
          <w:u w:val="none"/>
        </w:rPr>
        <w:t>b</w:t>
      </w:r>
      <w:r>
        <w:rPr>
          <w:u w:val="none"/>
        </w:rPr>
        <w:t>e</w:t>
      </w:r>
      <w:r>
        <w:rPr>
          <w:spacing w:val="21"/>
          <w:u w:val="none"/>
        </w:rPr>
        <w:t xml:space="preserve"> </w:t>
      </w:r>
      <w:r>
        <w:rPr>
          <w:spacing w:val="1"/>
          <w:u w:val="none"/>
        </w:rPr>
        <w:t>b</w:t>
      </w:r>
      <w:r>
        <w:rPr>
          <w:u w:val="none"/>
        </w:rPr>
        <w:t>i</w:t>
      </w:r>
      <w:r>
        <w:rPr>
          <w:spacing w:val="1"/>
          <w:u w:val="none"/>
        </w:rPr>
        <w:t>nd</w:t>
      </w:r>
      <w:r>
        <w:rPr>
          <w:u w:val="none"/>
        </w:rPr>
        <w:t>i</w:t>
      </w:r>
      <w:r>
        <w:rPr>
          <w:spacing w:val="1"/>
          <w:u w:val="none"/>
        </w:rPr>
        <w:t>n</w:t>
      </w:r>
      <w:r>
        <w:rPr>
          <w:u w:val="none"/>
        </w:rPr>
        <w:t>g</w:t>
      </w:r>
      <w:r>
        <w:rPr>
          <w:spacing w:val="21"/>
          <w:u w:val="none"/>
        </w:rPr>
        <w:t xml:space="preserve"> </w:t>
      </w:r>
      <w:r>
        <w:rPr>
          <w:spacing w:val="1"/>
          <w:u w:val="none"/>
        </w:rPr>
        <w:t>upon</w:t>
      </w:r>
      <w:r>
        <w:rPr>
          <w:u w:val="none"/>
        </w:rPr>
        <w:t>,</w:t>
      </w:r>
      <w:r>
        <w:rPr>
          <w:spacing w:val="20"/>
          <w:u w:val="none"/>
        </w:rPr>
        <w:t xml:space="preserve"> </w:t>
      </w:r>
      <w:r>
        <w:rPr>
          <w:u w:val="none"/>
        </w:rPr>
        <w:t>a</w:t>
      </w:r>
      <w:r>
        <w:rPr>
          <w:spacing w:val="1"/>
          <w:u w:val="none"/>
        </w:rPr>
        <w:t>nd</w:t>
      </w:r>
      <w:r>
        <w:rPr>
          <w:u w:val="none"/>
        </w:rPr>
        <w:t>,</w:t>
      </w:r>
      <w:r>
        <w:rPr>
          <w:spacing w:val="21"/>
          <w:u w:val="none"/>
        </w:rPr>
        <w:t xml:space="preserve"> </w:t>
      </w:r>
      <w:r>
        <w:rPr>
          <w:u w:val="none"/>
        </w:rPr>
        <w:t>as</w:t>
      </w:r>
      <w:r>
        <w:rPr>
          <w:spacing w:val="21"/>
          <w:u w:val="none"/>
        </w:rPr>
        <w:t xml:space="preserve"> </w:t>
      </w:r>
      <w:r>
        <w:rPr>
          <w:u w:val="none"/>
        </w:rPr>
        <w:t>to</w:t>
      </w:r>
      <w:r>
        <w:rPr>
          <w:spacing w:val="21"/>
          <w:u w:val="none"/>
        </w:rPr>
        <w:t xml:space="preserve"> </w:t>
      </w:r>
      <w:r>
        <w:rPr>
          <w:spacing w:val="1"/>
          <w:u w:val="none"/>
        </w:rPr>
        <w:t>p</w:t>
      </w:r>
      <w:r>
        <w:rPr>
          <w:u w:val="none"/>
        </w:rPr>
        <w:t>er</w:t>
      </w:r>
      <w:r>
        <w:rPr>
          <w:spacing w:val="2"/>
          <w:u w:val="none"/>
        </w:rPr>
        <w:t>m</w:t>
      </w:r>
      <w:r>
        <w:rPr>
          <w:u w:val="none"/>
        </w:rPr>
        <w:t>itt</w:t>
      </w:r>
      <w:r>
        <w:rPr>
          <w:spacing w:val="1"/>
          <w:u w:val="none"/>
        </w:rPr>
        <w:t>e</w:t>
      </w:r>
      <w:r>
        <w:rPr>
          <w:u w:val="none"/>
        </w:rPr>
        <w:t>d</w:t>
      </w:r>
      <w:r>
        <w:rPr>
          <w:spacing w:val="21"/>
          <w:u w:val="none"/>
        </w:rPr>
        <w:t xml:space="preserve"> </w:t>
      </w:r>
      <w:r>
        <w:rPr>
          <w:spacing w:val="1"/>
          <w:u w:val="none"/>
        </w:rPr>
        <w:t>o</w:t>
      </w:r>
      <w:r>
        <w:rPr>
          <w:u w:val="none"/>
        </w:rPr>
        <w:t>r</w:t>
      </w:r>
      <w:r>
        <w:rPr>
          <w:w w:val="102"/>
          <w:u w:val="none"/>
        </w:rPr>
        <w:t xml:space="preserve"> </w:t>
      </w:r>
      <w:r>
        <w:rPr>
          <w:u w:val="none"/>
        </w:rPr>
        <w:t>acce</w:t>
      </w:r>
      <w:r>
        <w:rPr>
          <w:spacing w:val="1"/>
          <w:u w:val="none"/>
        </w:rPr>
        <w:t>p</w:t>
      </w:r>
      <w:r>
        <w:rPr>
          <w:u w:val="none"/>
        </w:rPr>
        <w:t>ted</w:t>
      </w:r>
      <w:r>
        <w:rPr>
          <w:spacing w:val="35"/>
          <w:u w:val="none"/>
        </w:rPr>
        <w:t xml:space="preserve"> </w:t>
      </w:r>
      <w:r>
        <w:rPr>
          <w:u w:val="none"/>
        </w:rPr>
        <w:t>s</w:t>
      </w:r>
      <w:r>
        <w:rPr>
          <w:spacing w:val="1"/>
          <w:u w:val="none"/>
        </w:rPr>
        <w:t>u</w:t>
      </w:r>
      <w:r>
        <w:rPr>
          <w:u w:val="none"/>
        </w:rPr>
        <w:t>ccessors,</w:t>
      </w:r>
      <w:r>
        <w:rPr>
          <w:spacing w:val="35"/>
          <w:u w:val="none"/>
        </w:rPr>
        <w:t xml:space="preserve"> </w:t>
      </w:r>
      <w:r>
        <w:rPr>
          <w:u w:val="none"/>
        </w:rPr>
        <w:t>tra</w:t>
      </w:r>
      <w:r>
        <w:rPr>
          <w:spacing w:val="1"/>
          <w:u w:val="none"/>
        </w:rPr>
        <w:t>n</w:t>
      </w:r>
      <w:r>
        <w:rPr>
          <w:u w:val="none"/>
        </w:rPr>
        <w:t>sferees</w:t>
      </w:r>
      <w:r>
        <w:rPr>
          <w:spacing w:val="36"/>
          <w:u w:val="none"/>
        </w:rPr>
        <w:t xml:space="preserve"> </w:t>
      </w:r>
      <w:r>
        <w:rPr>
          <w:u w:val="none"/>
        </w:rPr>
        <w:t>a</w:t>
      </w:r>
      <w:r>
        <w:rPr>
          <w:spacing w:val="1"/>
          <w:u w:val="none"/>
        </w:rPr>
        <w:t>n</w:t>
      </w:r>
      <w:r>
        <w:rPr>
          <w:u w:val="none"/>
        </w:rPr>
        <w:t>d</w:t>
      </w:r>
      <w:r>
        <w:rPr>
          <w:spacing w:val="36"/>
          <w:u w:val="none"/>
        </w:rPr>
        <w:t xml:space="preserve"> </w:t>
      </w:r>
      <w:r>
        <w:rPr>
          <w:u w:val="none"/>
        </w:rPr>
        <w:t>assi</w:t>
      </w:r>
      <w:r>
        <w:rPr>
          <w:spacing w:val="1"/>
          <w:u w:val="none"/>
        </w:rPr>
        <w:t>gn</w:t>
      </w:r>
      <w:r>
        <w:rPr>
          <w:u w:val="none"/>
        </w:rPr>
        <w:t>s,</w:t>
      </w:r>
      <w:r>
        <w:rPr>
          <w:spacing w:val="34"/>
          <w:u w:val="none"/>
        </w:rPr>
        <w:t xml:space="preserve"> </w:t>
      </w:r>
      <w:r>
        <w:rPr>
          <w:u w:val="none"/>
        </w:rPr>
        <w:t>i</w:t>
      </w:r>
      <w:r>
        <w:rPr>
          <w:spacing w:val="1"/>
          <w:u w:val="none"/>
        </w:rPr>
        <w:t>nu</w:t>
      </w:r>
      <w:r>
        <w:rPr>
          <w:u w:val="none"/>
        </w:rPr>
        <w:t>re</w:t>
      </w:r>
      <w:r>
        <w:rPr>
          <w:spacing w:val="36"/>
          <w:u w:val="none"/>
        </w:rPr>
        <w:t xml:space="preserve"> </w:t>
      </w:r>
      <w:r>
        <w:rPr>
          <w:u w:val="none"/>
        </w:rPr>
        <w:t>to</w:t>
      </w:r>
      <w:r>
        <w:rPr>
          <w:spacing w:val="36"/>
          <w:u w:val="none"/>
        </w:rPr>
        <w:t xml:space="preserve"> </w:t>
      </w:r>
      <w:r>
        <w:rPr>
          <w:u w:val="none"/>
        </w:rPr>
        <w:t>t</w:t>
      </w:r>
      <w:r>
        <w:rPr>
          <w:spacing w:val="1"/>
          <w:u w:val="none"/>
        </w:rPr>
        <w:t>h</w:t>
      </w:r>
      <w:r>
        <w:rPr>
          <w:u w:val="none"/>
        </w:rPr>
        <w:t>e</w:t>
      </w:r>
      <w:r>
        <w:rPr>
          <w:spacing w:val="36"/>
          <w:u w:val="none"/>
        </w:rPr>
        <w:t xml:space="preserve"> </w:t>
      </w:r>
      <w:r>
        <w:rPr>
          <w:spacing w:val="1"/>
          <w:u w:val="none"/>
        </w:rPr>
        <w:t>b</w:t>
      </w:r>
      <w:r>
        <w:rPr>
          <w:u w:val="none"/>
        </w:rPr>
        <w:t>e</w:t>
      </w:r>
      <w:r>
        <w:rPr>
          <w:spacing w:val="1"/>
          <w:u w:val="none"/>
        </w:rPr>
        <w:t>n</w:t>
      </w:r>
      <w:r>
        <w:rPr>
          <w:u w:val="none"/>
        </w:rPr>
        <w:t>efit</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u w:val="none"/>
        </w:rPr>
        <w:t>a</w:t>
      </w:r>
      <w:r>
        <w:rPr>
          <w:spacing w:val="1"/>
          <w:u w:val="none"/>
        </w:rPr>
        <w:t>n</w:t>
      </w:r>
      <w:r>
        <w:rPr>
          <w:u w:val="none"/>
        </w:rPr>
        <w:t>d</w:t>
      </w:r>
      <w:r>
        <w:rPr>
          <w:spacing w:val="35"/>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a</w:t>
      </w:r>
      <w:r>
        <w:rPr>
          <w:spacing w:val="1"/>
          <w:u w:val="none"/>
        </w:rPr>
        <w:t>n</w:t>
      </w:r>
      <w:r>
        <w:rPr>
          <w:u w:val="none"/>
        </w:rPr>
        <w:t>d</w:t>
      </w:r>
      <w:r>
        <w:rPr>
          <w:w w:val="102"/>
          <w:u w:val="none"/>
        </w:rPr>
        <w:t xml:space="preserve"> </w:t>
      </w:r>
      <w:r>
        <w:rPr>
          <w:u w:val="none"/>
        </w:rPr>
        <w:t>t</w:t>
      </w:r>
      <w:r>
        <w:rPr>
          <w:spacing w:val="1"/>
          <w:u w:val="none"/>
        </w:rPr>
        <w:t>h</w:t>
      </w:r>
      <w:r>
        <w:rPr>
          <w:u w:val="none"/>
        </w:rPr>
        <w:t>eir</w:t>
      </w:r>
      <w:r>
        <w:rPr>
          <w:spacing w:val="15"/>
          <w:u w:val="none"/>
        </w:rPr>
        <w:t xml:space="preserve"> </w:t>
      </w:r>
      <w:r>
        <w:rPr>
          <w:u w:val="none"/>
        </w:rPr>
        <w:t>respecti</w:t>
      </w:r>
      <w:r>
        <w:rPr>
          <w:spacing w:val="1"/>
          <w:u w:val="none"/>
        </w:rPr>
        <w:t>v</w:t>
      </w:r>
      <w:r>
        <w:rPr>
          <w:u w:val="none"/>
        </w:rPr>
        <w:t>e</w:t>
      </w:r>
      <w:r>
        <w:rPr>
          <w:spacing w:val="16"/>
          <w:u w:val="none"/>
        </w:rPr>
        <w:t xml:space="preserve"> </w:t>
      </w:r>
      <w:r>
        <w:rPr>
          <w:spacing w:val="1"/>
          <w:u w:val="none"/>
        </w:rPr>
        <w:t>h</w:t>
      </w:r>
      <w:r>
        <w:rPr>
          <w:u w:val="none"/>
        </w:rPr>
        <w:t>eirs,</w:t>
      </w:r>
      <w:r>
        <w:rPr>
          <w:spacing w:val="15"/>
          <w:u w:val="none"/>
        </w:rPr>
        <w:t xml:space="preserve"> </w:t>
      </w:r>
      <w:r>
        <w:rPr>
          <w:u w:val="none"/>
        </w:rPr>
        <w:t>le</w:t>
      </w:r>
      <w:r>
        <w:rPr>
          <w:spacing w:val="1"/>
          <w:u w:val="none"/>
        </w:rPr>
        <w:t>g</w:t>
      </w:r>
      <w:r>
        <w:rPr>
          <w:u w:val="none"/>
        </w:rPr>
        <w:t>atees,</w:t>
      </w:r>
      <w:r>
        <w:rPr>
          <w:spacing w:val="15"/>
          <w:u w:val="none"/>
        </w:rPr>
        <w:t xml:space="preserve"> </w:t>
      </w:r>
      <w:r>
        <w:rPr>
          <w:u w:val="none"/>
        </w:rPr>
        <w:t>le</w:t>
      </w:r>
      <w:r>
        <w:rPr>
          <w:spacing w:val="1"/>
          <w:u w:val="none"/>
        </w:rPr>
        <w:t>g</w:t>
      </w:r>
      <w:r>
        <w:rPr>
          <w:u w:val="none"/>
        </w:rPr>
        <w:t>al</w:t>
      </w:r>
      <w:r>
        <w:rPr>
          <w:spacing w:val="15"/>
          <w:u w:val="none"/>
        </w:rPr>
        <w:t xml:space="preserve"> </w:t>
      </w:r>
      <w:r>
        <w:rPr>
          <w:u w:val="none"/>
        </w:rPr>
        <w:t>re</w:t>
      </w:r>
      <w:r>
        <w:rPr>
          <w:spacing w:val="1"/>
          <w:u w:val="none"/>
        </w:rPr>
        <w:t>p</w:t>
      </w:r>
      <w:r>
        <w:rPr>
          <w:u w:val="none"/>
        </w:rPr>
        <w:t>rese</w:t>
      </w:r>
      <w:r>
        <w:rPr>
          <w:spacing w:val="1"/>
          <w:u w:val="none"/>
        </w:rPr>
        <w:t>n</w:t>
      </w:r>
      <w:r>
        <w:rPr>
          <w:u w:val="none"/>
        </w:rPr>
        <w:t>tati</w:t>
      </w:r>
      <w:r>
        <w:rPr>
          <w:spacing w:val="1"/>
          <w:u w:val="none"/>
        </w:rPr>
        <w:t>v</w:t>
      </w:r>
      <w:r>
        <w:rPr>
          <w:u w:val="none"/>
        </w:rPr>
        <w:t>es,</w:t>
      </w:r>
      <w:r>
        <w:rPr>
          <w:spacing w:val="15"/>
          <w:u w:val="none"/>
        </w:rPr>
        <w:t xml:space="preserve"> </w:t>
      </w:r>
      <w:r>
        <w:rPr>
          <w:u w:val="none"/>
        </w:rPr>
        <w:t>s</w:t>
      </w:r>
      <w:r>
        <w:rPr>
          <w:spacing w:val="1"/>
          <w:u w:val="none"/>
        </w:rPr>
        <w:t>u</w:t>
      </w:r>
      <w:r>
        <w:rPr>
          <w:u w:val="none"/>
        </w:rPr>
        <w:t>ccess</w:t>
      </w:r>
      <w:r>
        <w:rPr>
          <w:spacing w:val="1"/>
          <w:u w:val="none"/>
        </w:rPr>
        <w:t>o</w:t>
      </w:r>
      <w:r>
        <w:rPr>
          <w:u w:val="none"/>
        </w:rPr>
        <w:t>rs,</w:t>
      </w:r>
      <w:r>
        <w:rPr>
          <w:spacing w:val="15"/>
          <w:u w:val="none"/>
        </w:rPr>
        <w:t xml:space="preserve"> </w:t>
      </w:r>
      <w:r>
        <w:rPr>
          <w:u w:val="none"/>
        </w:rPr>
        <w:t>tra</w:t>
      </w:r>
      <w:r>
        <w:rPr>
          <w:spacing w:val="1"/>
          <w:u w:val="none"/>
        </w:rPr>
        <w:t>n</w:t>
      </w:r>
      <w:r>
        <w:rPr>
          <w:u w:val="none"/>
        </w:rPr>
        <w:t>sferees</w:t>
      </w:r>
      <w:r>
        <w:rPr>
          <w:spacing w:val="15"/>
          <w:u w:val="none"/>
        </w:rPr>
        <w:t xml:space="preserve"> </w:t>
      </w:r>
      <w:r>
        <w:rPr>
          <w:u w:val="none"/>
        </w:rPr>
        <w:t>a</w:t>
      </w:r>
      <w:r>
        <w:rPr>
          <w:spacing w:val="1"/>
          <w:u w:val="none"/>
        </w:rPr>
        <w:t>n</w:t>
      </w:r>
      <w:r>
        <w:rPr>
          <w:u w:val="none"/>
        </w:rPr>
        <w:t>d</w:t>
      </w:r>
      <w:r>
        <w:rPr>
          <w:spacing w:val="16"/>
          <w:u w:val="none"/>
        </w:rPr>
        <w:t xml:space="preserve"> </w:t>
      </w:r>
      <w:r>
        <w:rPr>
          <w:u w:val="none"/>
        </w:rPr>
        <w:t>assi</w:t>
      </w:r>
      <w:r>
        <w:rPr>
          <w:spacing w:val="1"/>
          <w:u w:val="none"/>
        </w:rPr>
        <w:t>gn</w:t>
      </w:r>
      <w:r>
        <w:rPr>
          <w:u w:val="none"/>
        </w:rPr>
        <w:t>s,</w:t>
      </w:r>
      <w:r>
        <w:rPr>
          <w:spacing w:val="15"/>
          <w:u w:val="none"/>
        </w:rPr>
        <w:t xml:space="preserve"> </w:t>
      </w:r>
      <w:r>
        <w:rPr>
          <w:u w:val="none"/>
        </w:rPr>
        <w:t xml:space="preserve">in </w:t>
      </w:r>
      <w:r>
        <w:rPr>
          <w:spacing w:val="16"/>
          <w:u w:val="none"/>
        </w:rPr>
        <w:t xml:space="preserve"> </w:t>
      </w:r>
      <w:r>
        <w:rPr>
          <w:u w:val="none"/>
        </w:rPr>
        <w:t xml:space="preserve">all </w:t>
      </w:r>
      <w:r>
        <w:rPr>
          <w:spacing w:val="15"/>
          <w:u w:val="none"/>
        </w:rPr>
        <w:t xml:space="preserve"> </w:t>
      </w:r>
      <w:r>
        <w:rPr>
          <w:u w:val="none"/>
        </w:rPr>
        <w:t>cases</w:t>
      </w:r>
      <w:r>
        <w:rPr>
          <w:w w:val="102"/>
          <w:u w:val="none"/>
        </w:rPr>
        <w:t xml:space="preserve"> </w:t>
      </w:r>
      <w:r>
        <w:rPr>
          <w:spacing w:val="1"/>
          <w:u w:val="none"/>
        </w:rPr>
        <w:t>wh</w:t>
      </w:r>
      <w:r>
        <w:rPr>
          <w:u w:val="none"/>
        </w:rPr>
        <w:t>et</w:t>
      </w:r>
      <w:r>
        <w:rPr>
          <w:spacing w:val="1"/>
          <w:u w:val="none"/>
        </w:rPr>
        <w:t>h</w:t>
      </w:r>
      <w:r>
        <w:rPr>
          <w:u w:val="none"/>
        </w:rPr>
        <w:t>er</w:t>
      </w:r>
      <w:r>
        <w:rPr>
          <w:spacing w:val="49"/>
          <w:u w:val="none"/>
        </w:rPr>
        <w:t xml:space="preserve"> </w:t>
      </w:r>
      <w:r>
        <w:rPr>
          <w:spacing w:val="1"/>
          <w:u w:val="none"/>
        </w:rPr>
        <w:t>b</w:t>
      </w:r>
      <w:r>
        <w:rPr>
          <w:u w:val="none"/>
        </w:rPr>
        <w:t>y</w:t>
      </w:r>
      <w:r>
        <w:rPr>
          <w:spacing w:val="51"/>
          <w:u w:val="none"/>
        </w:rPr>
        <w:t xml:space="preserve"> </w:t>
      </w:r>
      <w:r>
        <w:rPr>
          <w:u w:val="none"/>
        </w:rPr>
        <w:t>t</w:t>
      </w:r>
      <w:r>
        <w:rPr>
          <w:spacing w:val="1"/>
          <w:u w:val="none"/>
        </w:rPr>
        <w:t>h</w:t>
      </w:r>
      <w:r>
        <w:rPr>
          <w:u w:val="none"/>
        </w:rPr>
        <w:t>e</w:t>
      </w:r>
      <w:r>
        <w:rPr>
          <w:spacing w:val="50"/>
          <w:u w:val="none"/>
        </w:rPr>
        <w:t xml:space="preserve"> </w:t>
      </w:r>
      <w:r>
        <w:rPr>
          <w:u w:val="none"/>
        </w:rPr>
        <w:t>la</w:t>
      </w:r>
      <w:r>
        <w:rPr>
          <w:spacing w:val="1"/>
          <w:u w:val="none"/>
        </w:rPr>
        <w:t>w</w:t>
      </w:r>
      <w:r>
        <w:rPr>
          <w:u w:val="none"/>
        </w:rPr>
        <w:t>s</w:t>
      </w:r>
      <w:r>
        <w:rPr>
          <w:spacing w:val="49"/>
          <w:u w:val="none"/>
        </w:rPr>
        <w:t xml:space="preserve"> </w:t>
      </w:r>
      <w:r>
        <w:rPr>
          <w:spacing w:val="1"/>
          <w:u w:val="none"/>
        </w:rPr>
        <w:t>o</w:t>
      </w:r>
      <w:r>
        <w:rPr>
          <w:u w:val="none"/>
        </w:rPr>
        <w:t>f</w:t>
      </w:r>
      <w:r>
        <w:rPr>
          <w:spacing w:val="49"/>
          <w:u w:val="none"/>
        </w:rPr>
        <w:t xml:space="preserve"> </w:t>
      </w:r>
      <w:r>
        <w:rPr>
          <w:spacing w:val="1"/>
          <w:u w:val="none"/>
        </w:rPr>
        <w:t>d</w:t>
      </w:r>
      <w:r>
        <w:rPr>
          <w:u w:val="none"/>
        </w:rPr>
        <w:t>esce</w:t>
      </w:r>
      <w:r>
        <w:rPr>
          <w:spacing w:val="1"/>
          <w:u w:val="none"/>
        </w:rPr>
        <w:t>n</w:t>
      </w:r>
      <w:r>
        <w:rPr>
          <w:u w:val="none"/>
        </w:rPr>
        <w:t>t</w:t>
      </w:r>
      <w:r>
        <w:rPr>
          <w:spacing w:val="49"/>
          <w:u w:val="none"/>
        </w:rPr>
        <w:t xml:space="preserve"> </w:t>
      </w:r>
      <w:r>
        <w:rPr>
          <w:u w:val="none"/>
        </w:rPr>
        <w:t>a</w:t>
      </w:r>
      <w:r>
        <w:rPr>
          <w:spacing w:val="1"/>
          <w:u w:val="none"/>
        </w:rPr>
        <w:t>n</w:t>
      </w:r>
      <w:r>
        <w:rPr>
          <w:u w:val="none"/>
        </w:rPr>
        <w:t>d</w:t>
      </w:r>
      <w:r>
        <w:rPr>
          <w:spacing w:val="51"/>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w:t>
      </w:r>
      <w:r>
        <w:rPr>
          <w:spacing w:val="49"/>
          <w:u w:val="none"/>
        </w:rPr>
        <w:t xml:space="preserve"> </w:t>
      </w:r>
      <w:r>
        <w:rPr>
          <w:spacing w:val="2"/>
          <w:u w:val="none"/>
        </w:rPr>
        <w:t>m</w:t>
      </w:r>
      <w:r>
        <w:rPr>
          <w:u w:val="none"/>
        </w:rPr>
        <w:t>er</w:t>
      </w:r>
      <w:r>
        <w:rPr>
          <w:spacing w:val="1"/>
          <w:u w:val="none"/>
        </w:rPr>
        <w:t>g</w:t>
      </w:r>
      <w:r>
        <w:rPr>
          <w:u w:val="none"/>
        </w:rPr>
        <w:t>er,</w:t>
      </w:r>
      <w:r>
        <w:rPr>
          <w:spacing w:val="48"/>
          <w:u w:val="none"/>
        </w:rPr>
        <w:t xml:space="preserve"> </w:t>
      </w:r>
      <w:r>
        <w:rPr>
          <w:u w:val="none"/>
        </w:rPr>
        <w:t>re</w:t>
      </w:r>
      <w:r>
        <w:rPr>
          <w:spacing w:val="1"/>
          <w:u w:val="none"/>
        </w:rPr>
        <w:t>v</w:t>
      </w:r>
      <w:r>
        <w:rPr>
          <w:u w:val="none"/>
        </w:rPr>
        <w:t>erse</w:t>
      </w:r>
      <w:r>
        <w:rPr>
          <w:spacing w:val="50"/>
          <w:u w:val="none"/>
        </w:rPr>
        <w:t xml:space="preserve"> </w:t>
      </w:r>
      <w:r>
        <w:rPr>
          <w:spacing w:val="2"/>
          <w:u w:val="none"/>
        </w:rPr>
        <w:t>m</w:t>
      </w:r>
      <w:r>
        <w:rPr>
          <w:u w:val="none"/>
        </w:rPr>
        <w:t>er</w:t>
      </w:r>
      <w:r>
        <w:rPr>
          <w:spacing w:val="1"/>
          <w:u w:val="none"/>
        </w:rPr>
        <w:t>g</w:t>
      </w:r>
      <w:r>
        <w:rPr>
          <w:u w:val="none"/>
        </w:rPr>
        <w:t>er,</w:t>
      </w:r>
      <w:r>
        <w:rPr>
          <w:spacing w:val="48"/>
          <w:u w:val="none"/>
        </w:rPr>
        <w:t xml:space="preserve"> </w:t>
      </w:r>
      <w:r>
        <w:rPr>
          <w:u w:val="none"/>
        </w:rPr>
        <w:t>c</w:t>
      </w:r>
      <w:r>
        <w:rPr>
          <w:spacing w:val="1"/>
          <w:u w:val="none"/>
        </w:rPr>
        <w:t>on</w:t>
      </w:r>
      <w:r>
        <w:rPr>
          <w:u w:val="none"/>
        </w:rPr>
        <w:t>s</w:t>
      </w:r>
      <w:r>
        <w:rPr>
          <w:spacing w:val="1"/>
          <w:u w:val="none"/>
        </w:rPr>
        <w:t>o</w:t>
      </w:r>
      <w:r>
        <w:rPr>
          <w:u w:val="none"/>
        </w:rPr>
        <w:t>li</w:t>
      </w:r>
      <w:r>
        <w:rPr>
          <w:spacing w:val="1"/>
          <w:u w:val="none"/>
        </w:rPr>
        <w:t>d</w:t>
      </w:r>
      <w:r>
        <w:rPr>
          <w:u w:val="none"/>
        </w:rPr>
        <w:t>ati</w:t>
      </w:r>
      <w:r>
        <w:rPr>
          <w:spacing w:val="1"/>
          <w:u w:val="none"/>
        </w:rPr>
        <w:t>on</w:t>
      </w:r>
      <w:r>
        <w:rPr>
          <w:u w:val="none"/>
        </w:rPr>
        <w:t>,</w:t>
      </w:r>
      <w:r>
        <w:rPr>
          <w:spacing w:val="49"/>
          <w:u w:val="none"/>
        </w:rPr>
        <w:t xml:space="preserve"> </w:t>
      </w:r>
      <w:r>
        <w:rPr>
          <w:u w:val="none"/>
        </w:rPr>
        <w:t>sale</w:t>
      </w:r>
      <w:r>
        <w:rPr>
          <w:spacing w:val="50"/>
          <w:u w:val="none"/>
        </w:rPr>
        <w:t xml:space="preserve"> </w:t>
      </w:r>
      <w:r>
        <w:rPr>
          <w:spacing w:val="1"/>
          <w:u w:val="none"/>
        </w:rPr>
        <w:t>o</w:t>
      </w:r>
      <w:r>
        <w:rPr>
          <w:u w:val="none"/>
        </w:rPr>
        <w:t>f</w:t>
      </w:r>
      <w:r>
        <w:rPr>
          <w:spacing w:val="49"/>
          <w:u w:val="none"/>
        </w:rPr>
        <w:t xml:space="preserve"> </w:t>
      </w:r>
      <w:r>
        <w:rPr>
          <w:u w:val="none"/>
        </w:rPr>
        <w:t>assets,</w:t>
      </w:r>
      <w:r>
        <w:rPr>
          <w:w w:val="102"/>
          <w:u w:val="none"/>
        </w:rPr>
        <w:t xml:space="preserve"> </w:t>
      </w:r>
      <w:r>
        <w:rPr>
          <w:spacing w:val="1"/>
          <w:u w:val="none"/>
        </w:rPr>
        <w:t>o</w:t>
      </w:r>
      <w:r>
        <w:rPr>
          <w:u w:val="none"/>
        </w:rPr>
        <w:t>t</w:t>
      </w:r>
      <w:r>
        <w:rPr>
          <w:spacing w:val="1"/>
          <w:u w:val="none"/>
        </w:rPr>
        <w:t>h</w:t>
      </w:r>
      <w:r>
        <w:rPr>
          <w:u w:val="none"/>
        </w:rPr>
        <w:t>er</w:t>
      </w:r>
      <w:r>
        <w:rPr>
          <w:spacing w:val="18"/>
          <w:u w:val="none"/>
        </w:rPr>
        <w:t xml:space="preserve"> </w:t>
      </w:r>
      <w:r>
        <w:rPr>
          <w:u w:val="none"/>
        </w:rPr>
        <w:t>sale,</w:t>
      </w:r>
      <w:r>
        <w:rPr>
          <w:spacing w:val="18"/>
          <w:u w:val="none"/>
        </w:rPr>
        <w:t xml:space="preserve"> </w:t>
      </w:r>
      <w:r>
        <w:rPr>
          <w:spacing w:val="1"/>
          <w:u w:val="none"/>
        </w:rPr>
        <w:t>op</w:t>
      </w:r>
      <w:r>
        <w:rPr>
          <w:u w:val="none"/>
        </w:rPr>
        <w:t>erati</w:t>
      </w:r>
      <w:r>
        <w:rPr>
          <w:spacing w:val="1"/>
          <w:u w:val="none"/>
        </w:rPr>
        <w:t>o</w:t>
      </w:r>
      <w:r>
        <w:rPr>
          <w:u w:val="none"/>
        </w:rPr>
        <w:t>n</w:t>
      </w:r>
      <w:r>
        <w:rPr>
          <w:spacing w:val="20"/>
          <w:u w:val="none"/>
        </w:rPr>
        <w:t xml:space="preserve"> </w:t>
      </w:r>
      <w:r>
        <w:rPr>
          <w:spacing w:val="1"/>
          <w:u w:val="none"/>
        </w:rPr>
        <w:t>o</w:t>
      </w:r>
      <w:r>
        <w:rPr>
          <w:u w:val="none"/>
        </w:rPr>
        <w:t>f</w:t>
      </w:r>
      <w:r>
        <w:rPr>
          <w:spacing w:val="18"/>
          <w:u w:val="none"/>
        </w:rPr>
        <w:t xml:space="preserve"> </w:t>
      </w:r>
      <w:r>
        <w:rPr>
          <w:u w:val="none"/>
        </w:rPr>
        <w:t>law</w:t>
      </w:r>
      <w:r>
        <w:rPr>
          <w:spacing w:val="21"/>
          <w:u w:val="none"/>
        </w:rPr>
        <w:t xml:space="preserve"> </w:t>
      </w:r>
      <w:r>
        <w:rPr>
          <w:spacing w:val="1"/>
          <w:u w:val="none"/>
        </w:rPr>
        <w:t>o</w:t>
      </w:r>
      <w:r>
        <w:rPr>
          <w:u w:val="none"/>
        </w:rPr>
        <w:t>r</w:t>
      </w:r>
      <w:r>
        <w:rPr>
          <w:spacing w:val="18"/>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p>
    <w:p w14:paraId="28C8E7B4" w14:textId="77777777" w:rsidR="000C19C9" w:rsidRDefault="000C19C9">
      <w:pPr>
        <w:spacing w:before="17" w:line="220" w:lineRule="exact"/>
      </w:pPr>
    </w:p>
    <w:p w14:paraId="3E6DB5FD"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SEVERAB</w:t>
      </w:r>
      <w:r>
        <w:rPr>
          <w:u w:color="000000"/>
        </w:rPr>
        <w:t>I</w:t>
      </w:r>
      <w:r>
        <w:rPr>
          <w:spacing w:val="1"/>
          <w:u w:color="000000"/>
        </w:rPr>
        <w:t>L</w:t>
      </w:r>
      <w:r>
        <w:rPr>
          <w:u w:color="000000"/>
        </w:rPr>
        <w:t>I</w:t>
      </w:r>
      <w:r>
        <w:rPr>
          <w:spacing w:val="1"/>
          <w:u w:color="000000"/>
        </w:rPr>
        <w:t>TY</w:t>
      </w:r>
      <w:r>
        <w:rPr>
          <w:u w:val="none"/>
        </w:rPr>
        <w:t>.</w:t>
      </w:r>
      <w:r>
        <w:rPr>
          <w:spacing w:val="20"/>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e</w:t>
      </w:r>
      <w:r>
        <w:rPr>
          <w:spacing w:val="1"/>
          <w:u w:val="none"/>
        </w:rPr>
        <w:t>v</w:t>
      </w:r>
      <w:r>
        <w:rPr>
          <w:u w:val="none"/>
        </w:rPr>
        <w:t>e</w:t>
      </w:r>
      <w:r>
        <w:rPr>
          <w:spacing w:val="1"/>
          <w:u w:val="none"/>
        </w:rPr>
        <w:t>n</w:t>
      </w:r>
      <w:r>
        <w:rPr>
          <w:u w:val="none"/>
        </w:rPr>
        <w:t>t</w:t>
      </w:r>
      <w:r>
        <w:rPr>
          <w:spacing w:val="20"/>
          <w:u w:val="none"/>
        </w:rPr>
        <w:t xml:space="preserve"> </w:t>
      </w:r>
      <w:r>
        <w:rPr>
          <w:u w:val="none"/>
        </w:rPr>
        <w:t>a</w:t>
      </w:r>
      <w:r>
        <w:rPr>
          <w:spacing w:val="1"/>
          <w:u w:val="none"/>
        </w:rPr>
        <w:t>n</w:t>
      </w:r>
      <w:r>
        <w:rPr>
          <w:u w:val="none"/>
        </w:rPr>
        <w:t>y</w:t>
      </w:r>
      <w:r>
        <w:rPr>
          <w:spacing w:val="21"/>
          <w:u w:val="none"/>
        </w:rPr>
        <w:t xml:space="preserve"> </w:t>
      </w:r>
      <w:r>
        <w:rPr>
          <w:spacing w:val="1"/>
          <w:u w:val="none"/>
        </w:rPr>
        <w:t>S</w:t>
      </w:r>
      <w:r>
        <w:rPr>
          <w:u w:val="none"/>
        </w:rPr>
        <w:t>ecti</w:t>
      </w:r>
      <w:r>
        <w:rPr>
          <w:spacing w:val="1"/>
          <w:u w:val="none"/>
        </w:rPr>
        <w:t>on</w:t>
      </w:r>
      <w:r>
        <w:rPr>
          <w:u w:val="none"/>
        </w:rPr>
        <w:t>,</w:t>
      </w:r>
      <w:r>
        <w:rPr>
          <w:spacing w:val="20"/>
          <w:u w:val="none"/>
        </w:rPr>
        <w:t xml:space="preserve"> </w:t>
      </w:r>
      <w:r>
        <w:rPr>
          <w:spacing w:val="1"/>
          <w:u w:val="none"/>
        </w:rPr>
        <w:t>o</w:t>
      </w:r>
      <w:r>
        <w:rPr>
          <w:u w:val="none"/>
        </w:rPr>
        <w:t>r</w:t>
      </w:r>
      <w:r>
        <w:rPr>
          <w:spacing w:val="21"/>
          <w:u w:val="none"/>
        </w:rPr>
        <w:t xml:space="preserve"> </w:t>
      </w:r>
      <w:r>
        <w:rPr>
          <w:u w:val="none"/>
        </w:rPr>
        <w:t>a</w:t>
      </w:r>
      <w:r>
        <w:rPr>
          <w:spacing w:val="1"/>
          <w:u w:val="none"/>
        </w:rPr>
        <w:t>n</w:t>
      </w:r>
      <w:r>
        <w:rPr>
          <w:u w:val="none"/>
        </w:rPr>
        <w:t>y</w:t>
      </w:r>
      <w:r>
        <w:rPr>
          <w:spacing w:val="21"/>
          <w:u w:val="none"/>
        </w:rPr>
        <w:t xml:space="preserve"> </w:t>
      </w:r>
      <w:r>
        <w:rPr>
          <w:u w:val="none"/>
        </w:rPr>
        <w:t>se</w:t>
      </w:r>
      <w:r>
        <w:rPr>
          <w:spacing w:val="1"/>
          <w:u w:val="none"/>
        </w:rPr>
        <w:t>n</w:t>
      </w:r>
      <w:r>
        <w:rPr>
          <w:u w:val="none"/>
        </w:rPr>
        <w:t>te</w:t>
      </w:r>
      <w:r>
        <w:rPr>
          <w:spacing w:val="1"/>
          <w:u w:val="none"/>
        </w:rPr>
        <w:t>n</w:t>
      </w:r>
      <w:r>
        <w:rPr>
          <w:u w:val="none"/>
        </w:rPr>
        <w:t>ce</w:t>
      </w:r>
      <w:r>
        <w:rPr>
          <w:spacing w:val="21"/>
          <w:u w:val="none"/>
        </w:rPr>
        <w:t xml:space="preserve"> </w:t>
      </w:r>
      <w:r>
        <w:rPr>
          <w:spacing w:val="1"/>
          <w:u w:val="none"/>
        </w:rPr>
        <w:t>w</w:t>
      </w:r>
      <w:r>
        <w:rPr>
          <w:u w:val="none"/>
        </w:rPr>
        <w:t>it</w:t>
      </w:r>
      <w:r>
        <w:rPr>
          <w:spacing w:val="1"/>
          <w:u w:val="none"/>
        </w:rPr>
        <w:t>h</w:t>
      </w:r>
      <w:r>
        <w:rPr>
          <w:u w:val="none"/>
        </w:rPr>
        <w:t>in</w:t>
      </w:r>
      <w:r>
        <w:rPr>
          <w:spacing w:val="22"/>
          <w:u w:val="none"/>
        </w:rPr>
        <w:t xml:space="preserve"> </w:t>
      </w:r>
      <w:r>
        <w:rPr>
          <w:u w:val="none"/>
        </w:rPr>
        <w:t>a</w:t>
      </w:r>
      <w:r>
        <w:rPr>
          <w:spacing w:val="1"/>
          <w:u w:val="none"/>
        </w:rPr>
        <w:t>n</w:t>
      </w:r>
      <w:r>
        <w:rPr>
          <w:u w:val="none"/>
        </w:rPr>
        <w:t>y</w:t>
      </w:r>
      <w:r>
        <w:rPr>
          <w:spacing w:val="21"/>
          <w:u w:val="none"/>
        </w:rPr>
        <w:t xml:space="preserve"> </w:t>
      </w:r>
      <w:r>
        <w:rPr>
          <w:spacing w:val="1"/>
          <w:u w:val="none"/>
        </w:rPr>
        <w:t>S</w:t>
      </w:r>
      <w:r>
        <w:rPr>
          <w:u w:val="none"/>
        </w:rPr>
        <w:t>ecti</w:t>
      </w:r>
      <w:r>
        <w:rPr>
          <w:spacing w:val="1"/>
          <w:u w:val="none"/>
        </w:rPr>
        <w:t>on</w:t>
      </w:r>
      <w:r>
        <w:rPr>
          <w:u w:val="none"/>
        </w:rPr>
        <w:t xml:space="preserve">, </w:t>
      </w:r>
      <w:r>
        <w:rPr>
          <w:spacing w:val="20"/>
          <w:u w:val="none"/>
        </w:rPr>
        <w:t xml:space="preserve"> </w:t>
      </w:r>
      <w:r>
        <w:rPr>
          <w:u w:val="none"/>
        </w:rPr>
        <w:t>is</w:t>
      </w:r>
      <w:r>
        <w:rPr>
          <w:spacing w:val="1"/>
          <w:w w:val="102"/>
          <w:u w:val="none"/>
        </w:rPr>
        <w:t xml:space="preserve"> </w:t>
      </w:r>
      <w:r>
        <w:rPr>
          <w:spacing w:val="1"/>
          <w:u w:val="none"/>
        </w:rPr>
        <w:t>d</w:t>
      </w:r>
      <w:r>
        <w:rPr>
          <w:u w:val="none"/>
        </w:rPr>
        <w:t>eclared</w:t>
      </w:r>
      <w:r>
        <w:rPr>
          <w:spacing w:val="29"/>
          <w:u w:val="none"/>
        </w:rPr>
        <w:t xml:space="preserve"> </w:t>
      </w:r>
      <w:r>
        <w:rPr>
          <w:spacing w:val="1"/>
          <w:u w:val="none"/>
        </w:rPr>
        <w:t>b</w:t>
      </w:r>
      <w:r>
        <w:rPr>
          <w:u w:val="none"/>
        </w:rPr>
        <w:t>y</w:t>
      </w:r>
      <w:r>
        <w:rPr>
          <w:spacing w:val="29"/>
          <w:u w:val="none"/>
        </w:rPr>
        <w:t xml:space="preserve"> </w:t>
      </w:r>
      <w:r>
        <w:rPr>
          <w:u w:val="none"/>
        </w:rPr>
        <w:t>a</w:t>
      </w:r>
      <w:r>
        <w:rPr>
          <w:spacing w:val="28"/>
          <w:u w:val="none"/>
        </w:rPr>
        <w:t xml:space="preserve"> </w:t>
      </w:r>
      <w:r>
        <w:rPr>
          <w:u w:val="none"/>
        </w:rPr>
        <w:t>c</w:t>
      </w:r>
      <w:r>
        <w:rPr>
          <w:spacing w:val="1"/>
          <w:u w:val="none"/>
        </w:rPr>
        <w:t>o</w:t>
      </w:r>
      <w:r>
        <w:rPr>
          <w:u w:val="none"/>
        </w:rPr>
        <w:t>urt</w:t>
      </w:r>
      <w:r>
        <w:rPr>
          <w:spacing w:val="27"/>
          <w:u w:val="none"/>
        </w:rPr>
        <w:t xml:space="preserve"> </w:t>
      </w:r>
      <w:r>
        <w:rPr>
          <w:u w:val="none"/>
        </w:rPr>
        <w:t>of</w:t>
      </w:r>
      <w:r>
        <w:rPr>
          <w:spacing w:val="29"/>
          <w:u w:val="none"/>
        </w:rPr>
        <w:t xml:space="preserve"> </w:t>
      </w:r>
      <w:r>
        <w:rPr>
          <w:u w:val="none"/>
        </w:rPr>
        <w:t>c</w:t>
      </w:r>
      <w:r>
        <w:rPr>
          <w:spacing w:val="1"/>
          <w:u w:val="none"/>
        </w:rPr>
        <w:t>o</w:t>
      </w:r>
      <w:r>
        <w:rPr>
          <w:spacing w:val="2"/>
          <w:u w:val="none"/>
        </w:rPr>
        <w:t>m</w:t>
      </w:r>
      <w:r>
        <w:rPr>
          <w:u w:val="none"/>
        </w:rPr>
        <w:t>pete</w:t>
      </w:r>
      <w:r>
        <w:rPr>
          <w:spacing w:val="1"/>
          <w:u w:val="none"/>
        </w:rPr>
        <w:t>n</w:t>
      </w:r>
      <w:r>
        <w:rPr>
          <w:u w:val="none"/>
        </w:rPr>
        <w:t>t</w:t>
      </w:r>
      <w:r>
        <w:rPr>
          <w:spacing w:val="28"/>
          <w:u w:val="none"/>
        </w:rPr>
        <w:t xml:space="preserve"> </w:t>
      </w:r>
      <w:r>
        <w:rPr>
          <w:u w:val="none"/>
        </w:rPr>
        <w:t>jurisdiction</w:t>
      </w:r>
      <w:r>
        <w:rPr>
          <w:spacing w:val="29"/>
          <w:u w:val="none"/>
        </w:rPr>
        <w:t xml:space="preserve"> </w:t>
      </w:r>
      <w:r>
        <w:rPr>
          <w:u w:val="none"/>
        </w:rPr>
        <w:t>to</w:t>
      </w:r>
      <w:r>
        <w:rPr>
          <w:spacing w:val="29"/>
          <w:u w:val="none"/>
        </w:rPr>
        <w:t xml:space="preserve"> </w:t>
      </w:r>
      <w:r>
        <w:rPr>
          <w:u w:val="none"/>
        </w:rPr>
        <w:t>be</w:t>
      </w:r>
      <w:r>
        <w:rPr>
          <w:spacing w:val="30"/>
          <w:u w:val="none"/>
        </w:rPr>
        <w:t xml:space="preserve"> </w:t>
      </w:r>
      <w:r>
        <w:rPr>
          <w:u w:val="none"/>
        </w:rPr>
        <w:t>void</w:t>
      </w:r>
      <w:r>
        <w:rPr>
          <w:spacing w:val="29"/>
          <w:u w:val="none"/>
        </w:rPr>
        <w:t xml:space="preserve"> </w:t>
      </w:r>
      <w:r>
        <w:rPr>
          <w:u w:val="none"/>
        </w:rPr>
        <w:t>or</w:t>
      </w:r>
      <w:r>
        <w:rPr>
          <w:spacing w:val="27"/>
          <w:u w:val="none"/>
        </w:rPr>
        <w:t xml:space="preserve"> </w:t>
      </w:r>
      <w:r>
        <w:rPr>
          <w:u w:val="none"/>
        </w:rPr>
        <w:t>une</w:t>
      </w:r>
      <w:r>
        <w:rPr>
          <w:spacing w:val="1"/>
          <w:u w:val="none"/>
        </w:rPr>
        <w:t>n</w:t>
      </w:r>
      <w:r>
        <w:rPr>
          <w:u w:val="none"/>
        </w:rPr>
        <w:t>forcea</w:t>
      </w:r>
      <w:r>
        <w:rPr>
          <w:spacing w:val="1"/>
          <w:u w:val="none"/>
        </w:rPr>
        <w:t>b</w:t>
      </w:r>
      <w:r>
        <w:rPr>
          <w:u w:val="none"/>
        </w:rPr>
        <w:t>le,</w:t>
      </w:r>
      <w:r>
        <w:rPr>
          <w:spacing w:val="28"/>
          <w:u w:val="none"/>
        </w:rPr>
        <w:t xml:space="preserve"> </w:t>
      </w:r>
      <w:r>
        <w:rPr>
          <w:u w:val="none"/>
        </w:rPr>
        <w:t>such</w:t>
      </w:r>
      <w:r>
        <w:rPr>
          <w:spacing w:val="29"/>
          <w:u w:val="none"/>
        </w:rPr>
        <w:t xml:space="preserve"> </w:t>
      </w:r>
      <w:r>
        <w:rPr>
          <w:u w:val="none"/>
        </w:rPr>
        <w:t>se</w:t>
      </w:r>
      <w:r>
        <w:rPr>
          <w:spacing w:val="1"/>
          <w:u w:val="none"/>
        </w:rPr>
        <w:t>n</w:t>
      </w:r>
      <w:r>
        <w:rPr>
          <w:u w:val="none"/>
        </w:rPr>
        <w:t>te</w:t>
      </w:r>
      <w:r>
        <w:rPr>
          <w:spacing w:val="1"/>
          <w:u w:val="none"/>
        </w:rPr>
        <w:t>n</w:t>
      </w:r>
      <w:r>
        <w:rPr>
          <w:u w:val="none"/>
        </w:rPr>
        <w:t>ce</w:t>
      </w:r>
      <w:r>
        <w:rPr>
          <w:spacing w:val="29"/>
          <w:u w:val="none"/>
        </w:rPr>
        <w:t xml:space="preserve"> </w:t>
      </w:r>
      <w:r>
        <w:rPr>
          <w:u w:val="none"/>
        </w:rPr>
        <w:t>or</w:t>
      </w:r>
      <w:r>
        <w:rPr>
          <w:spacing w:val="28"/>
          <w:u w:val="none"/>
        </w:rPr>
        <w:t xml:space="preserve"> </w:t>
      </w:r>
      <w:r>
        <w:rPr>
          <w:spacing w:val="1"/>
          <w:u w:val="none"/>
        </w:rPr>
        <w:t>S</w:t>
      </w:r>
      <w:r>
        <w:rPr>
          <w:u w:val="none"/>
        </w:rPr>
        <w:t>ection</w:t>
      </w:r>
      <w:r>
        <w:rPr>
          <w:spacing w:val="29"/>
          <w:u w:val="none"/>
        </w:rPr>
        <w:t xml:space="preserve"> </w:t>
      </w:r>
      <w:r>
        <w:rPr>
          <w:u w:val="none"/>
        </w:rPr>
        <w:t>shall</w:t>
      </w:r>
      <w:r>
        <w:rPr>
          <w:w w:val="102"/>
          <w:u w:val="none"/>
        </w:rPr>
        <w:t xml:space="preserve"> </w:t>
      </w:r>
      <w:r>
        <w:rPr>
          <w:spacing w:val="1"/>
          <w:u w:val="none"/>
        </w:rPr>
        <w:t>b</w:t>
      </w:r>
      <w:r>
        <w:rPr>
          <w:u w:val="none"/>
        </w:rPr>
        <w:t>e</w:t>
      </w:r>
      <w:r>
        <w:rPr>
          <w:spacing w:val="21"/>
          <w:u w:val="none"/>
        </w:rPr>
        <w:t xml:space="preserve"> </w:t>
      </w:r>
      <w:r>
        <w:rPr>
          <w:spacing w:val="1"/>
          <w:u w:val="none"/>
        </w:rPr>
        <w:t>d</w:t>
      </w:r>
      <w:r>
        <w:rPr>
          <w:u w:val="none"/>
        </w:rPr>
        <w:t>ee</w:t>
      </w:r>
      <w:r>
        <w:rPr>
          <w:spacing w:val="2"/>
          <w:u w:val="none"/>
        </w:rPr>
        <w:t>m</w:t>
      </w:r>
      <w:r>
        <w:rPr>
          <w:u w:val="none"/>
        </w:rPr>
        <w:t>ed</w:t>
      </w:r>
      <w:r>
        <w:rPr>
          <w:spacing w:val="22"/>
          <w:u w:val="none"/>
        </w:rPr>
        <w:t xml:space="preserve"> </w:t>
      </w:r>
      <w:r>
        <w:rPr>
          <w:u w:val="none"/>
        </w:rPr>
        <w:t>se</w:t>
      </w:r>
      <w:r>
        <w:rPr>
          <w:spacing w:val="1"/>
          <w:u w:val="none"/>
        </w:rPr>
        <w:t>v</w:t>
      </w:r>
      <w:r>
        <w:rPr>
          <w:u w:val="none"/>
        </w:rPr>
        <w:t>ered</w:t>
      </w:r>
      <w:r>
        <w:rPr>
          <w:spacing w:val="22"/>
          <w:u w:val="none"/>
        </w:rPr>
        <w:t xml:space="preserve"> </w:t>
      </w:r>
      <w:r>
        <w:rPr>
          <w:u w:val="none"/>
        </w:rPr>
        <w:t>fr</w:t>
      </w:r>
      <w:r>
        <w:rPr>
          <w:spacing w:val="1"/>
          <w:u w:val="none"/>
        </w:rPr>
        <w:t>o</w:t>
      </w:r>
      <w:r>
        <w:rPr>
          <w:u w:val="none"/>
        </w:rPr>
        <w:t>m</w:t>
      </w:r>
      <w:r>
        <w:rPr>
          <w:spacing w:val="24"/>
          <w:u w:val="none"/>
        </w:rPr>
        <w:t xml:space="preserve"> </w:t>
      </w:r>
      <w:r>
        <w:rPr>
          <w:u w:val="none"/>
        </w:rPr>
        <w:t>t</w:t>
      </w:r>
      <w:r>
        <w:rPr>
          <w:spacing w:val="1"/>
          <w:u w:val="none"/>
        </w:rPr>
        <w:t>h</w:t>
      </w:r>
      <w:r>
        <w:rPr>
          <w:u w:val="none"/>
        </w:rPr>
        <w:t>e</w:t>
      </w:r>
      <w:r>
        <w:rPr>
          <w:spacing w:val="22"/>
          <w:u w:val="none"/>
        </w:rPr>
        <w:t xml:space="preserve"> </w:t>
      </w:r>
      <w:r>
        <w:rPr>
          <w:u w:val="none"/>
        </w:rPr>
        <w:t>re</w:t>
      </w:r>
      <w:r>
        <w:rPr>
          <w:spacing w:val="2"/>
          <w:u w:val="none"/>
        </w:rPr>
        <w:t>m</w:t>
      </w:r>
      <w:r>
        <w:rPr>
          <w:u w:val="none"/>
        </w:rPr>
        <w:t>ai</w:t>
      </w:r>
      <w:r>
        <w:rPr>
          <w:spacing w:val="1"/>
          <w:u w:val="none"/>
        </w:rPr>
        <w:t>nd</w:t>
      </w:r>
      <w:r>
        <w:rPr>
          <w:u w:val="none"/>
        </w:rPr>
        <w:t>er</w:t>
      </w:r>
      <w:r>
        <w:rPr>
          <w:spacing w:val="22"/>
          <w:u w:val="none"/>
        </w:rPr>
        <w:t xml:space="preserve"> </w:t>
      </w:r>
      <w:r>
        <w:rPr>
          <w:spacing w:val="1"/>
          <w:u w:val="none"/>
        </w:rPr>
        <w:t>o</w:t>
      </w:r>
      <w:r>
        <w:rPr>
          <w:u w:val="none"/>
        </w:rPr>
        <w:t>f</w:t>
      </w:r>
      <w:r>
        <w:rPr>
          <w:spacing w:val="22"/>
          <w:u w:val="none"/>
        </w:rPr>
        <w:t xml:space="preserve"> </w:t>
      </w:r>
      <w:r>
        <w:rPr>
          <w:u w:val="none"/>
        </w:rPr>
        <w:t>t</w:t>
      </w:r>
      <w:r>
        <w:rPr>
          <w:spacing w:val="1"/>
          <w:u w:val="none"/>
        </w:rPr>
        <w:t>h</w:t>
      </w:r>
      <w:r>
        <w:rPr>
          <w:u w:val="none"/>
        </w:rPr>
        <w:t>is</w:t>
      </w:r>
      <w:r>
        <w:rPr>
          <w:spacing w:val="21"/>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t</w:t>
      </w:r>
      <w:r>
        <w:rPr>
          <w:spacing w:val="1"/>
          <w:u w:val="none"/>
        </w:rPr>
        <w:t>h</w:t>
      </w:r>
      <w:r>
        <w:rPr>
          <w:u w:val="none"/>
        </w:rPr>
        <w:t>e</w:t>
      </w:r>
      <w:r>
        <w:rPr>
          <w:spacing w:val="22"/>
          <w:u w:val="none"/>
        </w:rPr>
        <w:t xml:space="preserve"> </w:t>
      </w:r>
      <w:r>
        <w:rPr>
          <w:spacing w:val="1"/>
          <w:u w:val="none"/>
        </w:rPr>
        <w:t>b</w:t>
      </w:r>
      <w:r>
        <w:rPr>
          <w:u w:val="none"/>
        </w:rPr>
        <w:t>ala</w:t>
      </w:r>
      <w:r>
        <w:rPr>
          <w:spacing w:val="1"/>
          <w:u w:val="none"/>
        </w:rPr>
        <w:t>n</w:t>
      </w:r>
      <w:r>
        <w:rPr>
          <w:u w:val="none"/>
        </w:rPr>
        <w:t>ce</w:t>
      </w:r>
      <w:r>
        <w:rPr>
          <w:spacing w:val="22"/>
          <w:u w:val="none"/>
        </w:rPr>
        <w:t xml:space="preserve"> </w:t>
      </w:r>
      <w:r>
        <w:rPr>
          <w:u w:val="none"/>
        </w:rPr>
        <w:t>of</w:t>
      </w:r>
      <w:r>
        <w:rPr>
          <w:spacing w:val="22"/>
          <w:u w:val="none"/>
        </w:rPr>
        <w:t xml:space="preserve"> </w:t>
      </w:r>
      <w:r>
        <w:rPr>
          <w:u w:val="none"/>
        </w:rPr>
        <w:t>this</w:t>
      </w:r>
      <w:r>
        <w:rPr>
          <w:spacing w:val="21"/>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22"/>
          <w:u w:val="none"/>
        </w:rPr>
        <w:t xml:space="preserve"> </w:t>
      </w:r>
      <w:r>
        <w:rPr>
          <w:u w:val="none"/>
        </w:rPr>
        <w:t>shall</w:t>
      </w:r>
      <w:r>
        <w:rPr>
          <w:spacing w:val="22"/>
          <w:u w:val="none"/>
        </w:rPr>
        <w:t xml:space="preserve"> </w:t>
      </w:r>
      <w:r>
        <w:rPr>
          <w:u w:val="none"/>
        </w:rPr>
        <w:t>re</w:t>
      </w:r>
      <w:r>
        <w:rPr>
          <w:spacing w:val="2"/>
          <w:u w:val="none"/>
        </w:rPr>
        <w:t>m</w:t>
      </w:r>
      <w:r>
        <w:rPr>
          <w:u w:val="none"/>
        </w:rPr>
        <w:t>ain</w:t>
      </w:r>
      <w:r>
        <w:rPr>
          <w:w w:val="102"/>
          <w:u w:val="none"/>
        </w:rPr>
        <w:t xml:space="preserve"> </w:t>
      </w:r>
      <w:r>
        <w:rPr>
          <w:u w:val="none"/>
        </w:rPr>
        <w:t>in</w:t>
      </w:r>
      <w:r>
        <w:rPr>
          <w:spacing w:val="16"/>
          <w:u w:val="none"/>
        </w:rPr>
        <w:t xml:space="preserve"> </w:t>
      </w:r>
      <w:r>
        <w:rPr>
          <w:u w:val="none"/>
        </w:rPr>
        <w:t>full</w:t>
      </w:r>
      <w:r>
        <w:rPr>
          <w:spacing w:val="16"/>
          <w:u w:val="none"/>
        </w:rPr>
        <w:t xml:space="preserve"> </w:t>
      </w:r>
      <w:r>
        <w:rPr>
          <w:u w:val="none"/>
        </w:rPr>
        <w:t>force</w:t>
      </w:r>
      <w:r>
        <w:rPr>
          <w:spacing w:val="17"/>
          <w:u w:val="none"/>
        </w:rPr>
        <w:t xml:space="preserve"> </w:t>
      </w:r>
      <w:r>
        <w:rPr>
          <w:u w:val="none"/>
        </w:rPr>
        <w:t>and</w:t>
      </w:r>
      <w:r>
        <w:rPr>
          <w:spacing w:val="17"/>
          <w:u w:val="none"/>
        </w:rPr>
        <w:t xml:space="preserve"> </w:t>
      </w:r>
      <w:r>
        <w:rPr>
          <w:u w:val="none"/>
        </w:rPr>
        <w:t>effect.</w:t>
      </w:r>
    </w:p>
    <w:p w14:paraId="11EB7D56" w14:textId="77777777" w:rsidR="000C19C9" w:rsidRDefault="000C19C9">
      <w:pPr>
        <w:spacing w:before="2" w:line="240" w:lineRule="exact"/>
        <w:rPr>
          <w:sz w:val="24"/>
          <w:szCs w:val="24"/>
        </w:rPr>
      </w:pPr>
    </w:p>
    <w:p w14:paraId="1233F83A" w14:textId="77777777" w:rsidR="000C19C9" w:rsidRDefault="00D3642A">
      <w:pPr>
        <w:pStyle w:val="BodyText"/>
        <w:numPr>
          <w:ilvl w:val="1"/>
          <w:numId w:val="8"/>
        </w:numPr>
        <w:tabs>
          <w:tab w:val="left" w:pos="1544"/>
        </w:tabs>
        <w:spacing w:line="251" w:lineRule="auto"/>
        <w:ind w:right="110" w:firstLine="720"/>
        <w:jc w:val="both"/>
        <w:rPr>
          <w:u w:val="none"/>
        </w:rPr>
      </w:pPr>
      <w:r>
        <w:rPr>
          <w:spacing w:val="1"/>
          <w:u w:color="000000"/>
        </w:rPr>
        <w:t>NOT</w:t>
      </w:r>
      <w:r>
        <w:rPr>
          <w:u w:color="000000"/>
        </w:rPr>
        <w:t>I</w:t>
      </w:r>
      <w:r>
        <w:rPr>
          <w:spacing w:val="1"/>
          <w:u w:color="000000"/>
        </w:rPr>
        <w:t>F</w:t>
      </w:r>
      <w:r>
        <w:rPr>
          <w:u w:color="000000"/>
        </w:rPr>
        <w:t>I</w:t>
      </w:r>
      <w:r>
        <w:rPr>
          <w:spacing w:val="1"/>
          <w:u w:color="000000"/>
        </w:rPr>
        <w:t>CAT</w:t>
      </w:r>
      <w:r>
        <w:rPr>
          <w:u w:color="000000"/>
        </w:rPr>
        <w:t>I</w:t>
      </w:r>
      <w:r>
        <w:rPr>
          <w:spacing w:val="1"/>
          <w:u w:color="000000"/>
        </w:rPr>
        <w:t>ON</w:t>
      </w:r>
      <w:r>
        <w:rPr>
          <w:spacing w:val="50"/>
          <w:u w:color="000000"/>
        </w:rPr>
        <w:t xml:space="preserve"> </w:t>
      </w:r>
      <w:r>
        <w:rPr>
          <w:spacing w:val="1"/>
          <w:u w:color="000000"/>
        </w:rPr>
        <w:t>OR</w:t>
      </w:r>
      <w:r>
        <w:rPr>
          <w:spacing w:val="49"/>
          <w:u w:color="000000"/>
        </w:rPr>
        <w:t xml:space="preserve"> </w:t>
      </w:r>
      <w:r>
        <w:rPr>
          <w:spacing w:val="1"/>
          <w:u w:color="000000"/>
        </w:rPr>
        <w:t>NOT</w:t>
      </w:r>
      <w:r>
        <w:rPr>
          <w:u w:color="000000"/>
        </w:rPr>
        <w:t>I</w:t>
      </w:r>
      <w:r>
        <w:rPr>
          <w:spacing w:val="1"/>
          <w:u w:color="000000"/>
        </w:rPr>
        <w:t>CE</w:t>
      </w:r>
      <w:r>
        <w:rPr>
          <w:u w:color="000000"/>
        </w:rPr>
        <w:t>S</w:t>
      </w:r>
      <w:r>
        <w:rPr>
          <w:u w:val="none"/>
        </w:rPr>
        <w:t xml:space="preserve">.  </w:t>
      </w:r>
      <w:r>
        <w:rPr>
          <w:spacing w:val="1"/>
          <w:u w:val="none"/>
        </w:rPr>
        <w:t>An</w:t>
      </w:r>
      <w:r>
        <w:rPr>
          <w:u w:val="none"/>
        </w:rPr>
        <w:t>y</w:t>
      </w:r>
      <w:r>
        <w:rPr>
          <w:spacing w:val="1"/>
          <w:u w:val="none"/>
        </w:rPr>
        <w:t xml:space="preserve"> no</w:t>
      </w:r>
      <w:r>
        <w:rPr>
          <w:u w:val="none"/>
        </w:rPr>
        <w:t>tice</w:t>
      </w:r>
      <w:r>
        <w:rPr>
          <w:spacing w:val="1"/>
          <w:u w:val="none"/>
        </w:rPr>
        <w:t xml:space="preserve"> o</w:t>
      </w:r>
      <w:r>
        <w:rPr>
          <w:u w:val="none"/>
        </w:rPr>
        <w:t xml:space="preserve">r  </w:t>
      </w:r>
      <w:r>
        <w:rPr>
          <w:spacing w:val="1"/>
          <w:u w:val="none"/>
        </w:rPr>
        <w:t>o</w:t>
      </w:r>
      <w:r>
        <w:rPr>
          <w:u w:val="none"/>
        </w:rPr>
        <w:t>t</w:t>
      </w:r>
      <w:r>
        <w:rPr>
          <w:spacing w:val="1"/>
          <w:u w:val="none"/>
        </w:rPr>
        <w:t>h</w:t>
      </w:r>
      <w:r>
        <w:rPr>
          <w:u w:val="none"/>
        </w:rPr>
        <w:t>er</w:t>
      </w:r>
      <w:r>
        <w:rPr>
          <w:spacing w:val="52"/>
          <w:u w:val="none"/>
        </w:rPr>
        <w:t xml:space="preserve"> </w:t>
      </w:r>
      <w:r>
        <w:rPr>
          <w:u w:val="none"/>
        </w:rPr>
        <w:t>c</w:t>
      </w:r>
      <w:r>
        <w:rPr>
          <w:spacing w:val="1"/>
          <w:u w:val="none"/>
        </w:rPr>
        <w:t>o</w:t>
      </w:r>
      <w:r>
        <w:rPr>
          <w:spacing w:val="2"/>
          <w:u w:val="none"/>
        </w:rPr>
        <w:t>mm</w:t>
      </w:r>
      <w:r>
        <w:rPr>
          <w:spacing w:val="1"/>
          <w:u w:val="none"/>
        </w:rPr>
        <w:t>un</w:t>
      </w:r>
      <w:r>
        <w:rPr>
          <w:u w:val="none"/>
        </w:rPr>
        <w:t>icati</w:t>
      </w:r>
      <w:r>
        <w:rPr>
          <w:spacing w:val="1"/>
          <w:u w:val="none"/>
        </w:rPr>
        <w:t>o</w:t>
      </w:r>
      <w:r>
        <w:rPr>
          <w:u w:val="none"/>
        </w:rPr>
        <w:t>n</w:t>
      </w:r>
      <w:r>
        <w:rPr>
          <w:spacing w:val="1"/>
          <w:u w:val="none"/>
        </w:rPr>
        <w:t xml:space="preserve"> </w:t>
      </w:r>
      <w:r>
        <w:rPr>
          <w:u w:val="none"/>
        </w:rPr>
        <w:t>re</w:t>
      </w:r>
      <w:r>
        <w:rPr>
          <w:spacing w:val="1"/>
          <w:u w:val="none"/>
        </w:rPr>
        <w:t>qu</w:t>
      </w:r>
      <w:r>
        <w:rPr>
          <w:u w:val="none"/>
        </w:rPr>
        <w:t xml:space="preserve">ired </w:t>
      </w:r>
      <w:r>
        <w:rPr>
          <w:spacing w:val="1"/>
          <w:u w:val="none"/>
        </w:rPr>
        <w:t>o</w:t>
      </w:r>
      <w:r>
        <w:rPr>
          <w:u w:val="none"/>
        </w:rPr>
        <w:t>r</w:t>
      </w:r>
      <w:r>
        <w:rPr>
          <w:w w:val="102"/>
          <w:u w:val="none"/>
        </w:rPr>
        <w:t xml:space="preserve"> </w:t>
      </w:r>
      <w:r>
        <w:rPr>
          <w:spacing w:val="1"/>
          <w:u w:val="none"/>
        </w:rPr>
        <w:t>p</w:t>
      </w:r>
      <w:r>
        <w:rPr>
          <w:u w:val="none"/>
        </w:rPr>
        <w:t>er</w:t>
      </w:r>
      <w:r>
        <w:rPr>
          <w:spacing w:val="2"/>
          <w:u w:val="none"/>
        </w:rPr>
        <w:t>m</w:t>
      </w:r>
      <w:r>
        <w:rPr>
          <w:u w:val="none"/>
        </w:rPr>
        <w:t>itted</w:t>
      </w:r>
      <w:r>
        <w:rPr>
          <w:spacing w:val="35"/>
          <w:u w:val="none"/>
        </w:rPr>
        <w:t xml:space="preserve"> </w:t>
      </w:r>
      <w:r>
        <w:rPr>
          <w:spacing w:val="1"/>
          <w:u w:val="none"/>
        </w:rPr>
        <w:t>h</w:t>
      </w:r>
      <w:r>
        <w:rPr>
          <w:u w:val="none"/>
        </w:rPr>
        <w:t>ere</w:t>
      </w:r>
      <w:r>
        <w:rPr>
          <w:spacing w:val="1"/>
          <w:u w:val="none"/>
        </w:rPr>
        <w:t>und</w:t>
      </w:r>
      <w:r>
        <w:rPr>
          <w:u w:val="none"/>
        </w:rPr>
        <w:t>er</w:t>
      </w:r>
      <w:r>
        <w:rPr>
          <w:spacing w:val="34"/>
          <w:u w:val="none"/>
        </w:rPr>
        <w:t xml:space="preserve"> </w:t>
      </w:r>
      <w:r>
        <w:rPr>
          <w:u w:val="none"/>
        </w:rPr>
        <w:t>s</w:t>
      </w:r>
      <w:r>
        <w:rPr>
          <w:spacing w:val="1"/>
          <w:u w:val="none"/>
        </w:rPr>
        <w:t>h</w:t>
      </w:r>
      <w:r>
        <w:rPr>
          <w:u w:val="none"/>
        </w:rPr>
        <w:t>all</w:t>
      </w:r>
      <w:r>
        <w:rPr>
          <w:spacing w:val="34"/>
          <w:u w:val="none"/>
        </w:rPr>
        <w:t xml:space="preserve"> </w:t>
      </w:r>
      <w:r>
        <w:rPr>
          <w:spacing w:val="1"/>
          <w:u w:val="none"/>
        </w:rPr>
        <w:t>b</w:t>
      </w:r>
      <w:r>
        <w:rPr>
          <w:u w:val="none"/>
        </w:rPr>
        <w:t>e</w:t>
      </w:r>
      <w:r>
        <w:rPr>
          <w:spacing w:val="35"/>
          <w:u w:val="none"/>
        </w:rPr>
        <w:t xml:space="preserve"> </w:t>
      </w:r>
      <w:r>
        <w:rPr>
          <w:u w:val="none"/>
        </w:rPr>
        <w:t>in</w:t>
      </w:r>
      <w:r>
        <w:rPr>
          <w:spacing w:val="35"/>
          <w:u w:val="none"/>
        </w:rPr>
        <w:t xml:space="preserve"> </w:t>
      </w:r>
      <w:r>
        <w:rPr>
          <w:spacing w:val="1"/>
          <w:u w:val="none"/>
        </w:rPr>
        <w:t>w</w:t>
      </w:r>
      <w:r>
        <w:rPr>
          <w:u w:val="none"/>
        </w:rPr>
        <w:t>riti</w:t>
      </w:r>
      <w:r>
        <w:rPr>
          <w:spacing w:val="1"/>
          <w:u w:val="none"/>
        </w:rPr>
        <w:t>n</w:t>
      </w:r>
      <w:r>
        <w:rPr>
          <w:u w:val="none"/>
        </w:rPr>
        <w:t>g</w:t>
      </w:r>
      <w:r>
        <w:rPr>
          <w:spacing w:val="35"/>
          <w:u w:val="none"/>
        </w:rPr>
        <w:t xml:space="preserve"> </w:t>
      </w:r>
      <w:r>
        <w:rPr>
          <w:u w:val="none"/>
        </w:rPr>
        <w:t>a</w:t>
      </w:r>
      <w:r>
        <w:rPr>
          <w:spacing w:val="1"/>
          <w:u w:val="none"/>
        </w:rPr>
        <w:t>n</w:t>
      </w:r>
      <w:r>
        <w:rPr>
          <w:u w:val="none"/>
        </w:rPr>
        <w:t>d</w:t>
      </w:r>
      <w:r>
        <w:rPr>
          <w:spacing w:val="35"/>
          <w:u w:val="none"/>
        </w:rPr>
        <w:t xml:space="preserve"> </w:t>
      </w:r>
      <w:r>
        <w:rPr>
          <w:u w:val="none"/>
        </w:rPr>
        <w:t>s</w:t>
      </w:r>
      <w:r>
        <w:rPr>
          <w:spacing w:val="1"/>
          <w:u w:val="none"/>
        </w:rPr>
        <w:t>h</w:t>
      </w:r>
      <w:r>
        <w:rPr>
          <w:u w:val="none"/>
        </w:rPr>
        <w:t>all</w:t>
      </w:r>
      <w:r>
        <w:rPr>
          <w:spacing w:val="34"/>
          <w:u w:val="none"/>
        </w:rPr>
        <w:t xml:space="preserve"> </w:t>
      </w:r>
      <w:r>
        <w:rPr>
          <w:spacing w:val="1"/>
          <w:u w:val="none"/>
        </w:rPr>
        <w:t>b</w:t>
      </w:r>
      <w:r>
        <w:rPr>
          <w:u w:val="none"/>
        </w:rPr>
        <w:t>e</w:t>
      </w:r>
      <w:r>
        <w:rPr>
          <w:spacing w:val="35"/>
          <w:u w:val="none"/>
        </w:rPr>
        <w:t xml:space="preserve"> </w:t>
      </w:r>
      <w:r>
        <w:rPr>
          <w:spacing w:val="1"/>
          <w:u w:val="none"/>
        </w:rPr>
        <w:t>d</w:t>
      </w:r>
      <w:r>
        <w:rPr>
          <w:u w:val="none"/>
        </w:rPr>
        <w:t>ee</w:t>
      </w:r>
      <w:r>
        <w:rPr>
          <w:spacing w:val="2"/>
          <w:u w:val="none"/>
        </w:rPr>
        <w:t>m</w:t>
      </w:r>
      <w:r>
        <w:rPr>
          <w:u w:val="none"/>
        </w:rPr>
        <w:t>ed</w:t>
      </w:r>
      <w:r>
        <w:rPr>
          <w:spacing w:val="35"/>
          <w:u w:val="none"/>
        </w:rPr>
        <w:t xml:space="preserve"> </w:t>
      </w:r>
      <w:r>
        <w:rPr>
          <w:u w:val="none"/>
        </w:rPr>
        <w:t>to</w:t>
      </w:r>
      <w:r>
        <w:rPr>
          <w:spacing w:val="36"/>
          <w:u w:val="none"/>
        </w:rPr>
        <w:t xml:space="preserve"> </w:t>
      </w:r>
      <w:r>
        <w:rPr>
          <w:spacing w:val="1"/>
          <w:u w:val="none"/>
        </w:rPr>
        <w:t>h</w:t>
      </w:r>
      <w:r>
        <w:rPr>
          <w:u w:val="none"/>
        </w:rPr>
        <w:t>a</w:t>
      </w:r>
      <w:r>
        <w:rPr>
          <w:spacing w:val="1"/>
          <w:u w:val="none"/>
        </w:rPr>
        <w:t>v</w:t>
      </w:r>
      <w:r>
        <w:rPr>
          <w:u w:val="none"/>
        </w:rPr>
        <w:t>e</w:t>
      </w:r>
      <w:r>
        <w:rPr>
          <w:spacing w:val="35"/>
          <w:u w:val="none"/>
        </w:rPr>
        <w:t xml:space="preserve"> </w:t>
      </w:r>
      <w:r>
        <w:rPr>
          <w:spacing w:val="1"/>
          <w:u w:val="none"/>
        </w:rPr>
        <w:t>b</w:t>
      </w:r>
      <w:r>
        <w:rPr>
          <w:u w:val="none"/>
        </w:rPr>
        <w:t>een</w:t>
      </w:r>
      <w:r>
        <w:rPr>
          <w:spacing w:val="35"/>
          <w:u w:val="none"/>
        </w:rPr>
        <w:t xml:space="preserve"> </w:t>
      </w:r>
      <w:r>
        <w:rPr>
          <w:spacing w:val="1"/>
          <w:u w:val="none"/>
        </w:rPr>
        <w:t>g</w:t>
      </w:r>
      <w:r>
        <w:rPr>
          <w:u w:val="none"/>
        </w:rPr>
        <w:t>i</w:t>
      </w:r>
      <w:r>
        <w:rPr>
          <w:spacing w:val="1"/>
          <w:u w:val="none"/>
        </w:rPr>
        <w:t>v</w:t>
      </w:r>
      <w:r>
        <w:rPr>
          <w:u w:val="none"/>
        </w:rPr>
        <w:t>en</w:t>
      </w:r>
      <w:r>
        <w:rPr>
          <w:spacing w:val="35"/>
          <w:u w:val="none"/>
        </w:rPr>
        <w:t xml:space="preserve"> </w:t>
      </w:r>
      <w:r>
        <w:rPr>
          <w:u w:val="none"/>
        </w:rPr>
        <w:t>if</w:t>
      </w:r>
      <w:r>
        <w:rPr>
          <w:spacing w:val="34"/>
          <w:u w:val="none"/>
        </w:rPr>
        <w:t xml:space="preserve"> </w:t>
      </w:r>
      <w:r>
        <w:rPr>
          <w:spacing w:val="1"/>
          <w:u w:val="none"/>
        </w:rPr>
        <w:t>p</w:t>
      </w:r>
      <w:r>
        <w:rPr>
          <w:u w:val="none"/>
        </w:rPr>
        <w:t>ers</w:t>
      </w:r>
      <w:r>
        <w:rPr>
          <w:spacing w:val="1"/>
          <w:u w:val="none"/>
        </w:rPr>
        <w:t>on</w:t>
      </w:r>
      <w:r>
        <w:rPr>
          <w:u w:val="none"/>
        </w:rPr>
        <w:t>ally</w:t>
      </w:r>
      <w:r>
        <w:rPr>
          <w:spacing w:val="35"/>
          <w:u w:val="none"/>
        </w:rPr>
        <w:t xml:space="preserve"> </w:t>
      </w:r>
      <w:r>
        <w:rPr>
          <w:spacing w:val="1"/>
          <w:u w:val="none"/>
        </w:rPr>
        <w:t>d</w:t>
      </w:r>
      <w:r>
        <w:rPr>
          <w:u w:val="none"/>
        </w:rPr>
        <w:t>eli</w:t>
      </w:r>
      <w:r>
        <w:rPr>
          <w:spacing w:val="1"/>
          <w:u w:val="none"/>
        </w:rPr>
        <w:t>v</w:t>
      </w:r>
      <w:r>
        <w:rPr>
          <w:u w:val="none"/>
        </w:rPr>
        <w:t>ere</w:t>
      </w:r>
      <w:r>
        <w:rPr>
          <w:spacing w:val="1"/>
          <w:u w:val="none"/>
        </w:rPr>
        <w:t>d,</w:t>
      </w:r>
      <w:r>
        <w:rPr>
          <w:spacing w:val="2"/>
          <w:w w:val="102"/>
          <w:u w:val="none"/>
        </w:rPr>
        <w:t xml:space="preserve"> </w:t>
      </w:r>
      <w:r>
        <w:rPr>
          <w:u w:val="none"/>
        </w:rPr>
        <w:t>trans</w:t>
      </w:r>
      <w:r>
        <w:rPr>
          <w:spacing w:val="2"/>
          <w:u w:val="none"/>
        </w:rPr>
        <w:t>m</w:t>
      </w:r>
      <w:r>
        <w:rPr>
          <w:u w:val="none"/>
        </w:rPr>
        <w:t>itted</w:t>
      </w:r>
      <w:r>
        <w:rPr>
          <w:spacing w:val="4"/>
          <w:u w:val="none"/>
        </w:rPr>
        <w:t xml:space="preserve"> </w:t>
      </w:r>
      <w:r>
        <w:rPr>
          <w:u w:val="none"/>
        </w:rPr>
        <w:t>by</w:t>
      </w:r>
      <w:r>
        <w:rPr>
          <w:spacing w:val="4"/>
          <w:u w:val="none"/>
        </w:rPr>
        <w:t xml:space="preserve"> </w:t>
      </w:r>
      <w:r>
        <w:rPr>
          <w:u w:val="none"/>
        </w:rPr>
        <w:t>electr</w:t>
      </w:r>
      <w:r>
        <w:rPr>
          <w:spacing w:val="1"/>
          <w:u w:val="none"/>
        </w:rPr>
        <w:t>on</w:t>
      </w:r>
      <w:r>
        <w:rPr>
          <w:u w:val="none"/>
        </w:rPr>
        <w:t>ic</w:t>
      </w:r>
      <w:r>
        <w:rPr>
          <w:spacing w:val="3"/>
          <w:u w:val="none"/>
        </w:rPr>
        <w:t xml:space="preserve"> </w:t>
      </w:r>
      <w:r>
        <w:rPr>
          <w:spacing w:val="2"/>
          <w:u w:val="none"/>
        </w:rPr>
        <w:t>m</w:t>
      </w:r>
      <w:r>
        <w:rPr>
          <w:u w:val="none"/>
        </w:rPr>
        <w:t>ail,</w:t>
      </w:r>
      <w:r>
        <w:rPr>
          <w:spacing w:val="3"/>
          <w:u w:val="none"/>
        </w:rPr>
        <w:t xml:space="preserve"> </w:t>
      </w:r>
      <w:r>
        <w:rPr>
          <w:spacing w:val="1"/>
          <w:u w:val="none"/>
        </w:rPr>
        <w:t>o</w:t>
      </w:r>
      <w:r>
        <w:rPr>
          <w:u w:val="none"/>
        </w:rPr>
        <w:t>r</w:t>
      </w:r>
      <w:r>
        <w:rPr>
          <w:spacing w:val="3"/>
          <w:u w:val="none"/>
        </w:rPr>
        <w:t xml:space="preserve"> </w:t>
      </w:r>
      <w:r>
        <w:rPr>
          <w:spacing w:val="1"/>
          <w:u w:val="none"/>
        </w:rPr>
        <w:t>d</w:t>
      </w:r>
      <w:r>
        <w:rPr>
          <w:u w:val="none"/>
        </w:rPr>
        <w:t>e</w:t>
      </w:r>
      <w:r>
        <w:rPr>
          <w:spacing w:val="1"/>
          <w:u w:val="none"/>
        </w:rPr>
        <w:t>po</w:t>
      </w:r>
      <w:r>
        <w:rPr>
          <w:u w:val="none"/>
        </w:rPr>
        <w:t>sited</w:t>
      </w:r>
      <w:r>
        <w:rPr>
          <w:spacing w:val="5"/>
          <w:u w:val="none"/>
        </w:rPr>
        <w:t xml:space="preserve"> </w:t>
      </w:r>
      <w:r>
        <w:rPr>
          <w:u w:val="none"/>
        </w:rPr>
        <w:t>in</w:t>
      </w:r>
      <w:r>
        <w:rPr>
          <w:spacing w:val="4"/>
          <w:u w:val="none"/>
        </w:rPr>
        <w:t xml:space="preserve"> </w:t>
      </w:r>
      <w:r>
        <w:rPr>
          <w:u w:val="none"/>
        </w:rPr>
        <w:t>t</w:t>
      </w:r>
      <w:r>
        <w:rPr>
          <w:spacing w:val="1"/>
          <w:u w:val="none"/>
        </w:rPr>
        <w:t>h</w:t>
      </w:r>
      <w:r>
        <w:rPr>
          <w:u w:val="none"/>
        </w:rPr>
        <w:t>e</w:t>
      </w:r>
      <w:r>
        <w:rPr>
          <w:spacing w:val="3"/>
          <w:u w:val="none"/>
        </w:rPr>
        <w:t xml:space="preserve"> </w:t>
      </w:r>
      <w:r>
        <w:rPr>
          <w:spacing w:val="1"/>
          <w:u w:val="none"/>
        </w:rPr>
        <w:t>Un</w:t>
      </w:r>
      <w:r>
        <w:rPr>
          <w:u w:val="none"/>
        </w:rPr>
        <w:t>ited</w:t>
      </w:r>
      <w:r>
        <w:rPr>
          <w:spacing w:val="4"/>
          <w:u w:val="none"/>
        </w:rPr>
        <w:t xml:space="preserve"> </w:t>
      </w:r>
      <w:r>
        <w:rPr>
          <w:spacing w:val="1"/>
          <w:u w:val="none"/>
        </w:rPr>
        <w:t>S</w:t>
      </w:r>
      <w:r>
        <w:rPr>
          <w:u w:val="none"/>
        </w:rPr>
        <w:t>tates</w:t>
      </w:r>
      <w:r>
        <w:rPr>
          <w:spacing w:val="3"/>
          <w:u w:val="none"/>
        </w:rPr>
        <w:t xml:space="preserve"> </w:t>
      </w:r>
      <w:r>
        <w:rPr>
          <w:spacing w:val="2"/>
          <w:u w:val="none"/>
        </w:rPr>
        <w:t>m</w:t>
      </w:r>
      <w:r>
        <w:rPr>
          <w:u w:val="none"/>
        </w:rPr>
        <w:t xml:space="preserve">ail, </w:t>
      </w:r>
      <w:r>
        <w:rPr>
          <w:spacing w:val="3"/>
          <w:u w:val="none"/>
        </w:rPr>
        <w:t xml:space="preserve"> </w:t>
      </w:r>
      <w:r>
        <w:rPr>
          <w:u w:val="none"/>
        </w:rPr>
        <w:t>re</w:t>
      </w:r>
      <w:r>
        <w:rPr>
          <w:spacing w:val="1"/>
          <w:u w:val="none"/>
        </w:rPr>
        <w:t>g</w:t>
      </w:r>
      <w:r>
        <w:rPr>
          <w:u w:val="none"/>
        </w:rPr>
        <w:t xml:space="preserve">istered </w:t>
      </w:r>
      <w:r>
        <w:rPr>
          <w:spacing w:val="5"/>
          <w:u w:val="none"/>
        </w:rPr>
        <w:t xml:space="preserve"> </w:t>
      </w:r>
      <w:r>
        <w:rPr>
          <w:spacing w:val="1"/>
          <w:u w:val="none"/>
        </w:rPr>
        <w:t>o</w:t>
      </w:r>
      <w:r>
        <w:rPr>
          <w:u w:val="none"/>
        </w:rPr>
        <w:t xml:space="preserve">r </w:t>
      </w:r>
      <w:r>
        <w:rPr>
          <w:spacing w:val="1"/>
          <w:u w:val="none"/>
        </w:rPr>
        <w:t xml:space="preserve"> </w:t>
      </w:r>
      <w:r>
        <w:rPr>
          <w:u w:val="none"/>
        </w:rPr>
        <w:t>certifie</w:t>
      </w:r>
      <w:r>
        <w:rPr>
          <w:spacing w:val="1"/>
          <w:u w:val="none"/>
        </w:rPr>
        <w:t>d</w:t>
      </w:r>
      <w:r>
        <w:rPr>
          <w:u w:val="none"/>
        </w:rPr>
        <w:t xml:space="preserve">, </w:t>
      </w:r>
      <w:r>
        <w:rPr>
          <w:spacing w:val="2"/>
          <w:u w:val="none"/>
        </w:rPr>
        <w:t xml:space="preserve"> </w:t>
      </w:r>
      <w:r>
        <w:rPr>
          <w:u w:val="none"/>
        </w:rPr>
        <w:t>posta</w:t>
      </w:r>
      <w:r>
        <w:rPr>
          <w:spacing w:val="1"/>
          <w:u w:val="none"/>
        </w:rPr>
        <w:t>g</w:t>
      </w:r>
      <w:r>
        <w:rPr>
          <w:u w:val="none"/>
        </w:rPr>
        <w:t>e</w:t>
      </w:r>
      <w:r>
        <w:rPr>
          <w:w w:val="102"/>
          <w:u w:val="none"/>
        </w:rPr>
        <w:t xml:space="preserve"> </w:t>
      </w:r>
      <w:r>
        <w:rPr>
          <w:spacing w:val="1"/>
          <w:u w:val="none"/>
        </w:rPr>
        <w:t>p</w:t>
      </w:r>
      <w:r>
        <w:rPr>
          <w:u w:val="none"/>
        </w:rPr>
        <w:t>re</w:t>
      </w:r>
      <w:r>
        <w:rPr>
          <w:spacing w:val="1"/>
          <w:u w:val="none"/>
        </w:rPr>
        <w:t>p</w:t>
      </w:r>
      <w:r>
        <w:rPr>
          <w:u w:val="none"/>
        </w:rPr>
        <w:t>ai</w:t>
      </w:r>
      <w:r>
        <w:rPr>
          <w:spacing w:val="1"/>
          <w:u w:val="none"/>
        </w:rPr>
        <w:t>d</w:t>
      </w:r>
      <w:r>
        <w:rPr>
          <w:u w:val="none"/>
        </w:rPr>
        <w:t>,</w:t>
      </w:r>
      <w:r>
        <w:rPr>
          <w:spacing w:val="29"/>
          <w:u w:val="none"/>
        </w:rPr>
        <w:t xml:space="preserve"> </w:t>
      </w:r>
      <w:r>
        <w:rPr>
          <w:u w:val="none"/>
        </w:rPr>
        <w:t>a</w:t>
      </w:r>
      <w:r>
        <w:rPr>
          <w:spacing w:val="1"/>
          <w:u w:val="none"/>
        </w:rPr>
        <w:t>dd</w:t>
      </w:r>
      <w:r>
        <w:rPr>
          <w:u w:val="none"/>
        </w:rPr>
        <w:t>ressed</w:t>
      </w:r>
      <w:r>
        <w:rPr>
          <w:spacing w:val="31"/>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1"/>
          <w:u w:val="none"/>
        </w:rPr>
        <w:t xml:space="preserve"> </w:t>
      </w:r>
      <w:r>
        <w:rPr>
          <w:spacing w:val="1"/>
          <w:u w:val="none"/>
        </w:rPr>
        <w:t>p</w:t>
      </w:r>
      <w:r>
        <w:rPr>
          <w:u w:val="none"/>
        </w:rPr>
        <w:t>arties’</w:t>
      </w:r>
      <w:r>
        <w:rPr>
          <w:spacing w:val="29"/>
          <w:u w:val="none"/>
        </w:rPr>
        <w:t xml:space="preserve"> </w:t>
      </w:r>
      <w:r>
        <w:rPr>
          <w:u w:val="none"/>
        </w:rPr>
        <w:t>a</w:t>
      </w:r>
      <w:r>
        <w:rPr>
          <w:spacing w:val="1"/>
          <w:u w:val="none"/>
        </w:rPr>
        <w:t>d</w:t>
      </w:r>
      <w:r>
        <w:rPr>
          <w:u w:val="none"/>
        </w:rPr>
        <w:t>dresses</w:t>
      </w:r>
      <w:r>
        <w:rPr>
          <w:spacing w:val="30"/>
          <w:u w:val="none"/>
        </w:rPr>
        <w:t xml:space="preserve"> </w:t>
      </w:r>
      <w:r>
        <w:rPr>
          <w:u w:val="none"/>
        </w:rPr>
        <w:t>set</w:t>
      </w:r>
      <w:r>
        <w:rPr>
          <w:spacing w:val="30"/>
          <w:u w:val="none"/>
        </w:rPr>
        <w:t xml:space="preserve"> </w:t>
      </w:r>
      <w:r>
        <w:rPr>
          <w:u w:val="none"/>
        </w:rPr>
        <w:t>forth</w:t>
      </w:r>
      <w:r>
        <w:rPr>
          <w:spacing w:val="31"/>
          <w:u w:val="none"/>
        </w:rPr>
        <w:t xml:space="preserve"> </w:t>
      </w:r>
      <w:r>
        <w:rPr>
          <w:u w:val="none"/>
        </w:rPr>
        <w:t>belo</w:t>
      </w:r>
      <w:r>
        <w:rPr>
          <w:spacing w:val="1"/>
          <w:u w:val="none"/>
        </w:rPr>
        <w:t>w</w:t>
      </w:r>
      <w:r>
        <w:rPr>
          <w:u w:val="none"/>
        </w:rPr>
        <w:t>.</w:t>
      </w:r>
      <w:r>
        <w:rPr>
          <w:spacing w:val="30"/>
          <w:u w:val="none"/>
        </w:rPr>
        <w:t xml:space="preserve"> </w:t>
      </w:r>
      <w:r>
        <w:rPr>
          <w:spacing w:val="1"/>
          <w:u w:val="none"/>
        </w:rPr>
        <w:t>N</w:t>
      </w:r>
      <w:r>
        <w:rPr>
          <w:u w:val="none"/>
        </w:rPr>
        <w:t>otices</w:t>
      </w:r>
      <w:r>
        <w:rPr>
          <w:spacing w:val="30"/>
          <w:u w:val="none"/>
        </w:rPr>
        <w:t xml:space="preserve"> </w:t>
      </w:r>
      <w:r>
        <w:rPr>
          <w:u w:val="none"/>
        </w:rPr>
        <w:t>given</w:t>
      </w:r>
      <w:r>
        <w:rPr>
          <w:spacing w:val="31"/>
          <w:u w:val="none"/>
        </w:rPr>
        <w:t xml:space="preserve"> </w:t>
      </w:r>
      <w:r>
        <w:rPr>
          <w:u w:val="none"/>
        </w:rPr>
        <w:t>in</w:t>
      </w:r>
      <w:r>
        <w:rPr>
          <w:spacing w:val="31"/>
          <w:u w:val="none"/>
        </w:rPr>
        <w:t xml:space="preserve"> </w:t>
      </w:r>
      <w:r>
        <w:rPr>
          <w:u w:val="none"/>
        </w:rPr>
        <w:t>the</w:t>
      </w:r>
      <w:r>
        <w:rPr>
          <w:spacing w:val="31"/>
          <w:u w:val="none"/>
        </w:rPr>
        <w:t xml:space="preserve"> </w:t>
      </w:r>
      <w:r>
        <w:rPr>
          <w:spacing w:val="2"/>
          <w:u w:val="none"/>
        </w:rPr>
        <w:t>m</w:t>
      </w:r>
      <w:r>
        <w:rPr>
          <w:u w:val="none"/>
        </w:rPr>
        <w:t>a</w:t>
      </w:r>
      <w:r>
        <w:rPr>
          <w:spacing w:val="1"/>
          <w:u w:val="none"/>
        </w:rPr>
        <w:t>n</w:t>
      </w:r>
      <w:r>
        <w:rPr>
          <w:u w:val="none"/>
        </w:rPr>
        <w:t>ner</w:t>
      </w:r>
      <w:r>
        <w:rPr>
          <w:spacing w:val="31"/>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1"/>
          <w:u w:val="none"/>
        </w:rPr>
        <w:t xml:space="preserve"> </w:t>
      </w:r>
      <w:r>
        <w:rPr>
          <w:u w:val="none"/>
        </w:rPr>
        <w:t>f</w:t>
      </w:r>
      <w:r>
        <w:rPr>
          <w:spacing w:val="1"/>
          <w:u w:val="none"/>
        </w:rPr>
        <w:t>o</w:t>
      </w:r>
      <w:r>
        <w:rPr>
          <w:u w:val="none"/>
        </w:rPr>
        <w:t>r</w:t>
      </w:r>
      <w:r>
        <w:rPr>
          <w:spacing w:val="30"/>
          <w:u w:val="none"/>
        </w:rPr>
        <w:t xml:space="preserve"> </w:t>
      </w:r>
      <w:r>
        <w:rPr>
          <w:u w:val="none"/>
        </w:rPr>
        <w:t>in</w:t>
      </w:r>
      <w:r>
        <w:rPr>
          <w:w w:val="102"/>
          <w:u w:val="none"/>
        </w:rPr>
        <w:t xml:space="preserve"> </w:t>
      </w:r>
      <w:r>
        <w:rPr>
          <w:u w:val="none"/>
        </w:rPr>
        <w:t>t</w:t>
      </w:r>
      <w:r>
        <w:rPr>
          <w:spacing w:val="1"/>
          <w:u w:val="none"/>
        </w:rPr>
        <w:t>h</w:t>
      </w:r>
      <w:r>
        <w:rPr>
          <w:u w:val="none"/>
        </w:rPr>
        <w:t>is</w:t>
      </w:r>
      <w:r>
        <w:rPr>
          <w:spacing w:val="19"/>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u w:val="none"/>
        </w:rPr>
        <w:t>1</w:t>
      </w:r>
      <w:r>
        <w:rPr>
          <w:spacing w:val="1"/>
          <w:u w:val="none"/>
        </w:rPr>
        <w:t>2</w:t>
      </w:r>
      <w:r>
        <w:rPr>
          <w:u w:val="none"/>
        </w:rPr>
        <w:t>.4</w:t>
      </w:r>
      <w:r>
        <w:rPr>
          <w:spacing w:val="19"/>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spacing w:val="19"/>
          <w:u w:val="none"/>
        </w:rPr>
        <w:t xml:space="preserve"> </w:t>
      </w:r>
      <w:r>
        <w:rPr>
          <w:spacing w:val="1"/>
          <w:u w:val="none"/>
        </w:rPr>
        <w:t>d</w:t>
      </w:r>
      <w:r>
        <w:rPr>
          <w:u w:val="none"/>
        </w:rPr>
        <w:t>ee</w:t>
      </w:r>
      <w:r>
        <w:rPr>
          <w:spacing w:val="2"/>
          <w:u w:val="none"/>
        </w:rPr>
        <w:t>m</w:t>
      </w:r>
      <w:r>
        <w:rPr>
          <w:u w:val="none"/>
        </w:rPr>
        <w:t>ed</w:t>
      </w:r>
      <w:r>
        <w:rPr>
          <w:spacing w:val="20"/>
          <w:u w:val="none"/>
        </w:rPr>
        <w:t xml:space="preserve"> </w:t>
      </w:r>
      <w:r>
        <w:rPr>
          <w:u w:val="none"/>
        </w:rPr>
        <w:t>effecti</w:t>
      </w:r>
      <w:r>
        <w:rPr>
          <w:spacing w:val="1"/>
          <w:u w:val="none"/>
        </w:rPr>
        <w:t>v</w:t>
      </w:r>
      <w:r>
        <w:rPr>
          <w:u w:val="none"/>
        </w:rPr>
        <w:t>e</w:t>
      </w:r>
      <w:r>
        <w:rPr>
          <w:spacing w:val="19"/>
          <w:u w:val="none"/>
        </w:rPr>
        <w:t xml:space="preserve"> </w:t>
      </w:r>
      <w:r>
        <w:rPr>
          <w:spacing w:val="1"/>
          <w:u w:val="none"/>
        </w:rPr>
        <w:t>o</w:t>
      </w:r>
      <w:r>
        <w:rPr>
          <w:u w:val="none"/>
        </w:rPr>
        <w:t>n</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t</w:t>
      </w:r>
      <w:r>
        <w:rPr>
          <w:spacing w:val="1"/>
          <w:u w:val="none"/>
        </w:rPr>
        <w:t>h</w:t>
      </w:r>
      <w:r>
        <w:rPr>
          <w:u w:val="none"/>
        </w:rPr>
        <w:t>ird</w:t>
      </w:r>
      <w:r>
        <w:rPr>
          <w:spacing w:val="19"/>
          <w:u w:val="none"/>
        </w:rPr>
        <w:t xml:space="preserve"> </w:t>
      </w:r>
      <w:r>
        <w:rPr>
          <w:spacing w:val="1"/>
          <w:u w:val="none"/>
        </w:rPr>
        <w:t>d</w:t>
      </w:r>
      <w:r>
        <w:rPr>
          <w:u w:val="none"/>
        </w:rPr>
        <w:t>ay</w:t>
      </w:r>
      <w:r>
        <w:rPr>
          <w:spacing w:val="20"/>
          <w:u w:val="none"/>
        </w:rPr>
        <w:t xml:space="preserve"> </w:t>
      </w:r>
      <w:r>
        <w:rPr>
          <w:u w:val="none"/>
        </w:rPr>
        <w:t>f</w:t>
      </w:r>
      <w:r>
        <w:rPr>
          <w:spacing w:val="1"/>
          <w:u w:val="none"/>
        </w:rPr>
        <w:t>o</w:t>
      </w:r>
      <w:r>
        <w:rPr>
          <w:u w:val="none"/>
        </w:rPr>
        <w:t>llo</w:t>
      </w:r>
      <w:r>
        <w:rPr>
          <w:spacing w:val="1"/>
          <w:u w:val="none"/>
        </w:rPr>
        <w:t>w</w:t>
      </w:r>
      <w:r>
        <w:rPr>
          <w:u w:val="none"/>
        </w:rPr>
        <w:t>i</w:t>
      </w:r>
      <w:r>
        <w:rPr>
          <w:spacing w:val="1"/>
          <w:u w:val="none"/>
        </w:rPr>
        <w:t>n</w:t>
      </w:r>
      <w:r>
        <w:rPr>
          <w:u w:val="none"/>
        </w:rPr>
        <w:t>g</w:t>
      </w:r>
      <w:r>
        <w:rPr>
          <w:spacing w:val="19"/>
          <w:u w:val="none"/>
        </w:rPr>
        <w:t xml:space="preserve"> </w:t>
      </w:r>
      <w:r>
        <w:rPr>
          <w:spacing w:val="1"/>
          <w:u w:val="none"/>
        </w:rPr>
        <w:t>d</w:t>
      </w:r>
      <w:r>
        <w:rPr>
          <w:u w:val="none"/>
        </w:rPr>
        <w:t>e</w:t>
      </w:r>
      <w:r>
        <w:rPr>
          <w:spacing w:val="1"/>
          <w:u w:val="none"/>
        </w:rPr>
        <w:t>po</w:t>
      </w:r>
      <w:r>
        <w:rPr>
          <w:u w:val="none"/>
        </w:rPr>
        <w:t>sit</w:t>
      </w:r>
      <w:r>
        <w:rPr>
          <w:spacing w:val="18"/>
          <w:u w:val="none"/>
        </w:rPr>
        <w:t xml:space="preserve"> </w:t>
      </w:r>
      <w:r>
        <w:rPr>
          <w:u w:val="none"/>
        </w:rPr>
        <w:t>in</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ail</w:t>
      </w:r>
      <w:r>
        <w:rPr>
          <w:spacing w:val="18"/>
          <w:u w:val="none"/>
        </w:rPr>
        <w:t xml:space="preserve"> </w:t>
      </w:r>
      <w:r>
        <w:rPr>
          <w:spacing w:val="1"/>
          <w:u w:val="none"/>
        </w:rPr>
        <w:t>o</w:t>
      </w:r>
      <w:r>
        <w:rPr>
          <w:u w:val="none"/>
        </w:rPr>
        <w:t>r</w:t>
      </w:r>
      <w:r>
        <w:rPr>
          <w:spacing w:val="20"/>
          <w:u w:val="none"/>
        </w:rPr>
        <w:t xml:space="preserve"> </w:t>
      </w:r>
      <w:r>
        <w:rPr>
          <w:spacing w:val="1"/>
          <w:u w:val="none"/>
        </w:rPr>
        <w:t>o</w:t>
      </w:r>
      <w:r>
        <w:rPr>
          <w:u w:val="none"/>
        </w:rPr>
        <w:t>n</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d</w:t>
      </w:r>
      <w:r>
        <w:rPr>
          <w:u w:val="none"/>
        </w:rPr>
        <w:t>ay</w:t>
      </w:r>
      <w:r>
        <w:rPr>
          <w:spacing w:val="19"/>
          <w:u w:val="none"/>
        </w:rPr>
        <w:t xml:space="preserve"> </w:t>
      </w:r>
      <w:r>
        <w:rPr>
          <w:spacing w:val="1"/>
          <w:u w:val="none"/>
        </w:rPr>
        <w:t>of</w:t>
      </w:r>
      <w:r>
        <w:rPr>
          <w:spacing w:val="2"/>
          <w:w w:val="102"/>
          <w:u w:val="none"/>
        </w:rPr>
        <w:t xml:space="preserve"> </w:t>
      </w:r>
      <w:r>
        <w:rPr>
          <w:u w:val="none"/>
        </w:rPr>
        <w:t>trans</w:t>
      </w:r>
      <w:r>
        <w:rPr>
          <w:spacing w:val="2"/>
          <w:u w:val="none"/>
        </w:rPr>
        <w:t>m</w:t>
      </w:r>
      <w:r>
        <w:rPr>
          <w:u w:val="none"/>
        </w:rPr>
        <w:t>issi</w:t>
      </w:r>
      <w:r>
        <w:rPr>
          <w:spacing w:val="1"/>
          <w:u w:val="none"/>
        </w:rPr>
        <w:t>o</w:t>
      </w:r>
      <w:r>
        <w:rPr>
          <w:u w:val="none"/>
        </w:rPr>
        <w:t>n</w:t>
      </w:r>
      <w:r>
        <w:rPr>
          <w:spacing w:val="29"/>
          <w:u w:val="none"/>
        </w:rPr>
        <w:t xml:space="preserve"> </w:t>
      </w:r>
      <w:r>
        <w:rPr>
          <w:u w:val="none"/>
        </w:rPr>
        <w:t>or</w:t>
      </w:r>
      <w:r>
        <w:rPr>
          <w:spacing w:val="28"/>
          <w:u w:val="none"/>
        </w:rPr>
        <w:t xml:space="preserve"> </w:t>
      </w:r>
      <w:r>
        <w:rPr>
          <w:u w:val="none"/>
        </w:rPr>
        <w:t>deli</w:t>
      </w:r>
      <w:r>
        <w:rPr>
          <w:spacing w:val="1"/>
          <w:u w:val="none"/>
        </w:rPr>
        <w:t>v</w:t>
      </w:r>
      <w:r>
        <w:rPr>
          <w:u w:val="none"/>
        </w:rPr>
        <w:t>ery</w:t>
      </w:r>
      <w:r>
        <w:rPr>
          <w:spacing w:val="29"/>
          <w:u w:val="none"/>
        </w:rPr>
        <w:t xml:space="preserve"> </w:t>
      </w:r>
      <w:r>
        <w:rPr>
          <w:u w:val="none"/>
        </w:rPr>
        <w:t>if</w:t>
      </w:r>
      <w:r>
        <w:rPr>
          <w:spacing w:val="29"/>
          <w:u w:val="none"/>
        </w:rPr>
        <w:t xml:space="preserve"> </w:t>
      </w:r>
      <w:r>
        <w:rPr>
          <w:u w:val="none"/>
        </w:rPr>
        <w:t>gi</w:t>
      </w:r>
      <w:r>
        <w:rPr>
          <w:spacing w:val="1"/>
          <w:u w:val="none"/>
        </w:rPr>
        <w:t>v</w:t>
      </w:r>
      <w:r>
        <w:rPr>
          <w:u w:val="none"/>
        </w:rPr>
        <w:t>en</w:t>
      </w:r>
      <w:r>
        <w:rPr>
          <w:spacing w:val="30"/>
          <w:u w:val="none"/>
        </w:rPr>
        <w:t xml:space="preserve"> </w:t>
      </w:r>
      <w:r>
        <w:rPr>
          <w:u w:val="none"/>
        </w:rPr>
        <w:t>by</w:t>
      </w:r>
      <w:r>
        <w:rPr>
          <w:spacing w:val="29"/>
          <w:u w:val="none"/>
        </w:rPr>
        <w:t xml:space="preserve"> </w:t>
      </w:r>
      <w:r>
        <w:rPr>
          <w:u w:val="none"/>
        </w:rPr>
        <w:t>electronic</w:t>
      </w:r>
      <w:r>
        <w:rPr>
          <w:spacing w:val="29"/>
          <w:u w:val="none"/>
        </w:rPr>
        <w:t xml:space="preserve"> </w:t>
      </w:r>
      <w:r>
        <w:rPr>
          <w:spacing w:val="2"/>
          <w:u w:val="none"/>
        </w:rPr>
        <w:t>m</w:t>
      </w:r>
      <w:r>
        <w:rPr>
          <w:u w:val="none"/>
        </w:rPr>
        <w:t>ail</w:t>
      </w:r>
      <w:r>
        <w:rPr>
          <w:spacing w:val="28"/>
          <w:u w:val="none"/>
        </w:rPr>
        <w:t xml:space="preserve"> </w:t>
      </w:r>
      <w:r>
        <w:rPr>
          <w:spacing w:val="1"/>
          <w:u w:val="none"/>
        </w:rPr>
        <w:t>o</w:t>
      </w:r>
      <w:r>
        <w:rPr>
          <w:u w:val="none"/>
        </w:rPr>
        <w:t>r</w:t>
      </w:r>
      <w:r>
        <w:rPr>
          <w:spacing w:val="28"/>
          <w:u w:val="none"/>
        </w:rPr>
        <w:t xml:space="preserve"> </w:t>
      </w:r>
      <w:r>
        <w:rPr>
          <w:spacing w:val="1"/>
          <w:u w:val="none"/>
        </w:rPr>
        <w:t>b</w:t>
      </w:r>
      <w:r>
        <w:rPr>
          <w:u w:val="none"/>
        </w:rPr>
        <w:t>y</w:t>
      </w:r>
      <w:r>
        <w:rPr>
          <w:spacing w:val="30"/>
          <w:u w:val="none"/>
        </w:rPr>
        <w:t xml:space="preserve"> </w:t>
      </w:r>
      <w:r>
        <w:rPr>
          <w:spacing w:val="1"/>
          <w:u w:val="none"/>
        </w:rPr>
        <w:t>h</w:t>
      </w:r>
      <w:r>
        <w:rPr>
          <w:u w:val="none"/>
        </w:rPr>
        <w:t>a</w:t>
      </w:r>
      <w:r>
        <w:rPr>
          <w:spacing w:val="1"/>
          <w:u w:val="none"/>
        </w:rPr>
        <w:t>nd</w:t>
      </w:r>
      <w:r>
        <w:rPr>
          <w:u w:val="none"/>
        </w:rPr>
        <w:t>.</w:t>
      </w:r>
      <w:r>
        <w:rPr>
          <w:spacing w:val="28"/>
          <w:u w:val="none"/>
        </w:rPr>
        <w:t xml:space="preserve"> </w:t>
      </w:r>
      <w:r>
        <w:rPr>
          <w:spacing w:val="1"/>
          <w:u w:val="none"/>
        </w:rPr>
        <w:t>No</w:t>
      </w:r>
      <w:r>
        <w:rPr>
          <w:u w:val="none"/>
        </w:rPr>
        <w:t>tices</w:t>
      </w:r>
      <w:r>
        <w:rPr>
          <w:spacing w:val="28"/>
          <w:u w:val="none"/>
        </w:rPr>
        <w:t xml:space="preserve"> </w:t>
      </w:r>
      <w:r>
        <w:rPr>
          <w:spacing w:val="2"/>
          <w:u w:val="none"/>
        </w:rPr>
        <w:t>m</w:t>
      </w:r>
      <w:r>
        <w:rPr>
          <w:spacing w:val="1"/>
          <w:u w:val="none"/>
        </w:rPr>
        <w:t>u</w:t>
      </w:r>
      <w:r>
        <w:rPr>
          <w:u w:val="none"/>
        </w:rPr>
        <w:t>st</w:t>
      </w:r>
      <w:r>
        <w:rPr>
          <w:spacing w:val="28"/>
          <w:u w:val="none"/>
        </w:rPr>
        <w:t xml:space="preserve"> </w:t>
      </w:r>
      <w:r>
        <w:rPr>
          <w:spacing w:val="1"/>
          <w:u w:val="none"/>
        </w:rPr>
        <w:t>b</w:t>
      </w:r>
      <w:r>
        <w:rPr>
          <w:u w:val="none"/>
        </w:rPr>
        <w:t>e</w:t>
      </w:r>
      <w:r>
        <w:rPr>
          <w:spacing w:val="29"/>
          <w:u w:val="none"/>
        </w:rPr>
        <w:t xml:space="preserve"> </w:t>
      </w:r>
      <w:r>
        <w:rPr>
          <w:u w:val="none"/>
        </w:rPr>
        <w:t>a</w:t>
      </w:r>
      <w:r>
        <w:rPr>
          <w:spacing w:val="1"/>
          <w:u w:val="none"/>
        </w:rPr>
        <w:t>dd</w:t>
      </w:r>
      <w:r>
        <w:rPr>
          <w:u w:val="none"/>
        </w:rPr>
        <w:t>ressed</w:t>
      </w:r>
      <w:r>
        <w:rPr>
          <w:spacing w:val="29"/>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29"/>
          <w:u w:val="none"/>
        </w:rPr>
        <w:t xml:space="preserve"> </w:t>
      </w:r>
      <w:r>
        <w:rPr>
          <w:spacing w:val="1"/>
          <w:u w:val="none"/>
        </w:rPr>
        <w:t>p</w:t>
      </w:r>
      <w:r>
        <w:rPr>
          <w:u w:val="none"/>
        </w:rPr>
        <w:t>arties</w:t>
      </w:r>
      <w:r>
        <w:rPr>
          <w:w w:val="102"/>
          <w:u w:val="none"/>
        </w:rPr>
        <w:t xml:space="preserve"> </w:t>
      </w:r>
      <w:r>
        <w:rPr>
          <w:spacing w:val="1"/>
          <w:u w:val="none"/>
        </w:rPr>
        <w:t>h</w:t>
      </w:r>
      <w:r>
        <w:rPr>
          <w:u w:val="none"/>
        </w:rPr>
        <w:t>ereto</w:t>
      </w:r>
      <w:r>
        <w:rPr>
          <w:spacing w:val="35"/>
          <w:u w:val="none"/>
        </w:rPr>
        <w:t xml:space="preserve"> </w:t>
      </w:r>
      <w:r>
        <w:rPr>
          <w:u w:val="none"/>
        </w:rPr>
        <w:t>at</w:t>
      </w:r>
      <w:r>
        <w:rPr>
          <w:spacing w:val="35"/>
          <w:u w:val="none"/>
        </w:rPr>
        <w:t xml:space="preserve"> </w:t>
      </w:r>
      <w:r>
        <w:rPr>
          <w:u w:val="none"/>
        </w:rPr>
        <w:t>the</w:t>
      </w:r>
      <w:r>
        <w:rPr>
          <w:spacing w:val="36"/>
          <w:u w:val="none"/>
        </w:rPr>
        <w:t xml:space="preserve"> </w:t>
      </w:r>
      <w:r>
        <w:rPr>
          <w:u w:val="none"/>
        </w:rPr>
        <w:t>a</w:t>
      </w:r>
      <w:r>
        <w:rPr>
          <w:spacing w:val="1"/>
          <w:u w:val="none"/>
        </w:rPr>
        <w:t>d</w:t>
      </w:r>
      <w:r>
        <w:rPr>
          <w:u w:val="none"/>
        </w:rPr>
        <w:t>dresses</w:t>
      </w:r>
      <w:r>
        <w:rPr>
          <w:spacing w:val="36"/>
          <w:u w:val="none"/>
        </w:rPr>
        <w:t xml:space="preserve"> </w:t>
      </w:r>
      <w:r>
        <w:rPr>
          <w:u w:val="none"/>
        </w:rPr>
        <w:t>follo</w:t>
      </w:r>
      <w:r>
        <w:rPr>
          <w:spacing w:val="1"/>
          <w:u w:val="none"/>
        </w:rPr>
        <w:t>w</w:t>
      </w:r>
      <w:r>
        <w:rPr>
          <w:u w:val="none"/>
        </w:rPr>
        <w:t>ing</w:t>
      </w:r>
      <w:r>
        <w:rPr>
          <w:spacing w:val="36"/>
          <w:u w:val="none"/>
        </w:rPr>
        <w:t xml:space="preserve"> </w:t>
      </w:r>
      <w:r>
        <w:rPr>
          <w:u w:val="none"/>
        </w:rPr>
        <w:t>their</w:t>
      </w:r>
      <w:r>
        <w:rPr>
          <w:spacing w:val="35"/>
          <w:u w:val="none"/>
        </w:rPr>
        <w:t xml:space="preserve"> </w:t>
      </w:r>
      <w:r>
        <w:rPr>
          <w:u w:val="none"/>
        </w:rPr>
        <w:t>na</w:t>
      </w:r>
      <w:r>
        <w:rPr>
          <w:spacing w:val="2"/>
          <w:u w:val="none"/>
        </w:rPr>
        <w:t>m</w:t>
      </w:r>
      <w:r>
        <w:rPr>
          <w:u w:val="none"/>
        </w:rPr>
        <w:t>es</w:t>
      </w:r>
      <w:r>
        <w:rPr>
          <w:spacing w:val="36"/>
          <w:u w:val="none"/>
        </w:rPr>
        <w:t xml:space="preserve"> </w:t>
      </w:r>
      <w:r>
        <w:rPr>
          <w:u w:val="none"/>
        </w:rPr>
        <w:t>on</w:t>
      </w:r>
      <w:r>
        <w:rPr>
          <w:spacing w:val="36"/>
          <w:u w:val="none"/>
        </w:rPr>
        <w:t xml:space="preserve"> </w:t>
      </w:r>
      <w:r>
        <w:rPr>
          <w:rFonts w:cs="Times New Roman"/>
          <w:b/>
          <w:bCs/>
          <w:i/>
          <w:spacing w:val="1"/>
          <w:u w:val="none"/>
        </w:rPr>
        <w:t>Exh</w:t>
      </w:r>
      <w:r>
        <w:rPr>
          <w:rFonts w:cs="Times New Roman"/>
          <w:b/>
          <w:bCs/>
          <w:i/>
          <w:u w:val="none"/>
        </w:rPr>
        <w:t>i</w:t>
      </w:r>
      <w:r>
        <w:rPr>
          <w:rFonts w:cs="Times New Roman"/>
          <w:b/>
          <w:bCs/>
          <w:i/>
          <w:spacing w:val="1"/>
          <w:u w:val="none"/>
        </w:rPr>
        <w:t>b</w:t>
      </w:r>
      <w:r>
        <w:rPr>
          <w:rFonts w:cs="Times New Roman"/>
          <w:b/>
          <w:bCs/>
          <w:i/>
          <w:u w:val="none"/>
        </w:rPr>
        <w:t>it</w:t>
      </w:r>
      <w:r>
        <w:rPr>
          <w:rFonts w:cs="Times New Roman"/>
          <w:b/>
          <w:bCs/>
          <w:i/>
          <w:spacing w:val="35"/>
          <w:u w:val="none"/>
        </w:rPr>
        <w:t xml:space="preserve"> </w:t>
      </w:r>
      <w:r>
        <w:rPr>
          <w:rFonts w:cs="Times New Roman"/>
          <w:b/>
          <w:bCs/>
          <w:i/>
          <w:spacing w:val="1"/>
          <w:u w:val="none"/>
        </w:rPr>
        <w:t>A</w:t>
      </w:r>
      <w:r>
        <w:rPr>
          <w:u w:val="none"/>
        </w:rPr>
        <w:t>,</w:t>
      </w:r>
      <w:r>
        <w:rPr>
          <w:spacing w:val="35"/>
          <w:u w:val="none"/>
        </w:rPr>
        <w:t xml:space="preserve"> </w:t>
      </w:r>
      <w:r>
        <w:rPr>
          <w:u w:val="none"/>
        </w:rPr>
        <w:t>attac</w:t>
      </w:r>
      <w:r>
        <w:rPr>
          <w:spacing w:val="1"/>
          <w:u w:val="none"/>
        </w:rPr>
        <w:t>h</w:t>
      </w:r>
      <w:r>
        <w:rPr>
          <w:u w:val="none"/>
        </w:rPr>
        <w:t>ed</w:t>
      </w:r>
      <w:r>
        <w:rPr>
          <w:spacing w:val="36"/>
          <w:u w:val="none"/>
        </w:rPr>
        <w:t xml:space="preserve"> </w:t>
      </w:r>
      <w:r>
        <w:rPr>
          <w:spacing w:val="1"/>
          <w:u w:val="none"/>
        </w:rPr>
        <w:t>h</w:t>
      </w:r>
      <w:r>
        <w:rPr>
          <w:u w:val="none"/>
        </w:rPr>
        <w:t>eret</w:t>
      </w:r>
      <w:r>
        <w:rPr>
          <w:spacing w:val="1"/>
          <w:u w:val="none"/>
        </w:rPr>
        <w:t>o</w:t>
      </w:r>
      <w:r>
        <w:rPr>
          <w:u w:val="none"/>
        </w:rPr>
        <w:t>,</w:t>
      </w:r>
      <w:r>
        <w:rPr>
          <w:spacing w:val="34"/>
          <w:u w:val="none"/>
        </w:rPr>
        <w:t xml:space="preserve"> </w:t>
      </w:r>
      <w:r>
        <w:rPr>
          <w:spacing w:val="1"/>
          <w:u w:val="none"/>
        </w:rPr>
        <w:t>un</w:t>
      </w:r>
      <w:r>
        <w:rPr>
          <w:u w:val="none"/>
        </w:rPr>
        <w:t>less</w:t>
      </w:r>
      <w:r>
        <w:rPr>
          <w:spacing w:val="36"/>
          <w:u w:val="none"/>
        </w:rPr>
        <w:t xml:space="preserve"> </w:t>
      </w:r>
      <w:r>
        <w:rPr>
          <w:u w:val="none"/>
        </w:rPr>
        <w:t>t</w:t>
      </w:r>
      <w:r>
        <w:rPr>
          <w:spacing w:val="1"/>
          <w:u w:val="none"/>
        </w:rPr>
        <w:t>h</w:t>
      </w:r>
      <w:r>
        <w:rPr>
          <w:u w:val="none"/>
        </w:rPr>
        <w:t>e</w:t>
      </w:r>
      <w:r>
        <w:rPr>
          <w:spacing w:val="34"/>
          <w:u w:val="none"/>
        </w:rPr>
        <w:t xml:space="preserve"> </w:t>
      </w:r>
      <w:r>
        <w:rPr>
          <w:u w:val="none"/>
        </w:rPr>
        <w:t>sa</w:t>
      </w:r>
      <w:r>
        <w:rPr>
          <w:spacing w:val="2"/>
          <w:u w:val="none"/>
        </w:rPr>
        <w:t>m</w:t>
      </w:r>
      <w:r>
        <w:rPr>
          <w:u w:val="none"/>
        </w:rPr>
        <w:t>e</w:t>
      </w:r>
      <w:r>
        <w:rPr>
          <w:spacing w:val="36"/>
          <w:u w:val="none"/>
        </w:rPr>
        <w:t xml:space="preserve"> </w:t>
      </w:r>
      <w:r>
        <w:rPr>
          <w:u w:val="none"/>
        </w:rPr>
        <w:t>s</w:t>
      </w:r>
      <w:r>
        <w:rPr>
          <w:spacing w:val="1"/>
          <w:u w:val="none"/>
        </w:rPr>
        <w:t>h</w:t>
      </w:r>
      <w:r>
        <w:rPr>
          <w:u w:val="none"/>
        </w:rPr>
        <w:t>all</w:t>
      </w:r>
      <w:r>
        <w:rPr>
          <w:spacing w:val="35"/>
          <w:u w:val="none"/>
        </w:rPr>
        <w:t xml:space="preserve"> </w:t>
      </w:r>
      <w:r>
        <w:rPr>
          <w:spacing w:val="1"/>
          <w:u w:val="none"/>
        </w:rPr>
        <w:t>h</w:t>
      </w:r>
      <w:r>
        <w:rPr>
          <w:u w:val="none"/>
        </w:rPr>
        <w:t>a</w:t>
      </w:r>
      <w:r>
        <w:rPr>
          <w:spacing w:val="1"/>
          <w:u w:val="none"/>
        </w:rPr>
        <w:t>v</w:t>
      </w:r>
      <w:r>
        <w:rPr>
          <w:u w:val="none"/>
        </w:rPr>
        <w:t>e</w:t>
      </w:r>
      <w:r>
        <w:rPr>
          <w:w w:val="102"/>
          <w:u w:val="none"/>
        </w:rPr>
        <w:t xml:space="preserve"> </w:t>
      </w:r>
      <w:r>
        <w:rPr>
          <w:spacing w:val="1"/>
          <w:u w:val="none"/>
        </w:rPr>
        <w:t>b</w:t>
      </w:r>
      <w:r>
        <w:rPr>
          <w:u w:val="none"/>
        </w:rPr>
        <w:t>een</w:t>
      </w:r>
      <w:r>
        <w:rPr>
          <w:spacing w:val="21"/>
          <w:u w:val="none"/>
        </w:rPr>
        <w:t xml:space="preserve"> </w:t>
      </w:r>
      <w:r>
        <w:rPr>
          <w:u w:val="none"/>
        </w:rPr>
        <w:t>c</w:t>
      </w:r>
      <w:r>
        <w:rPr>
          <w:spacing w:val="1"/>
          <w:u w:val="none"/>
        </w:rPr>
        <w:t>h</w:t>
      </w:r>
      <w:r>
        <w:rPr>
          <w:u w:val="none"/>
        </w:rPr>
        <w:t>a</w:t>
      </w:r>
      <w:r>
        <w:rPr>
          <w:spacing w:val="1"/>
          <w:u w:val="none"/>
        </w:rPr>
        <w:t>n</w:t>
      </w:r>
      <w:r>
        <w:rPr>
          <w:u w:val="none"/>
        </w:rPr>
        <w:t>ged</w:t>
      </w:r>
      <w:r>
        <w:rPr>
          <w:spacing w:val="22"/>
          <w:u w:val="none"/>
        </w:rPr>
        <w:t xml:space="preserve"> </w:t>
      </w:r>
      <w:r>
        <w:rPr>
          <w:u w:val="none"/>
        </w:rPr>
        <w:t>by</w:t>
      </w:r>
      <w:r>
        <w:rPr>
          <w:spacing w:val="22"/>
          <w:u w:val="none"/>
        </w:rPr>
        <w:t xml:space="preserve"> </w:t>
      </w:r>
      <w:r>
        <w:rPr>
          <w:u w:val="none"/>
        </w:rPr>
        <w:t>notice</w:t>
      </w:r>
      <w:r>
        <w:rPr>
          <w:spacing w:val="22"/>
          <w:u w:val="none"/>
        </w:rPr>
        <w:t xml:space="preserve"> </w:t>
      </w:r>
      <w:r>
        <w:rPr>
          <w:u w:val="none"/>
        </w:rPr>
        <w:t>in</w:t>
      </w:r>
      <w:r>
        <w:rPr>
          <w:spacing w:val="22"/>
          <w:u w:val="none"/>
        </w:rPr>
        <w:t xml:space="preserve"> </w:t>
      </w:r>
      <w:r>
        <w:rPr>
          <w:u w:val="none"/>
        </w:rPr>
        <w:t>acc</w:t>
      </w:r>
      <w:r>
        <w:rPr>
          <w:spacing w:val="1"/>
          <w:u w:val="none"/>
        </w:rPr>
        <w:t>o</w:t>
      </w:r>
      <w:r>
        <w:rPr>
          <w:u w:val="none"/>
        </w:rPr>
        <w:t>rda</w:t>
      </w:r>
      <w:r>
        <w:rPr>
          <w:spacing w:val="1"/>
          <w:u w:val="none"/>
        </w:rPr>
        <w:t>n</w:t>
      </w:r>
      <w:r>
        <w:rPr>
          <w:u w:val="none"/>
        </w:rPr>
        <w:t>ce</w:t>
      </w:r>
      <w:r>
        <w:rPr>
          <w:spacing w:val="22"/>
          <w:u w:val="none"/>
        </w:rPr>
        <w:t xml:space="preserve"> </w:t>
      </w:r>
      <w:r>
        <w:rPr>
          <w:u w:val="none"/>
        </w:rPr>
        <w:t>here</w:t>
      </w:r>
      <w:r>
        <w:rPr>
          <w:spacing w:val="1"/>
          <w:u w:val="none"/>
        </w:rPr>
        <w:t>w</w:t>
      </w:r>
      <w:r>
        <w:rPr>
          <w:u w:val="none"/>
        </w:rPr>
        <w:t>ith.</w:t>
      </w:r>
    </w:p>
    <w:p w14:paraId="6EC69472" w14:textId="77777777" w:rsidR="000C19C9" w:rsidRDefault="000C19C9">
      <w:pPr>
        <w:spacing w:before="2" w:line="240" w:lineRule="exact"/>
        <w:rPr>
          <w:sz w:val="24"/>
          <w:szCs w:val="24"/>
        </w:rPr>
      </w:pPr>
    </w:p>
    <w:p w14:paraId="5339CF47" w14:textId="77777777" w:rsidR="000C19C9" w:rsidRDefault="00D3642A">
      <w:pPr>
        <w:pStyle w:val="BodyText"/>
        <w:numPr>
          <w:ilvl w:val="1"/>
          <w:numId w:val="8"/>
        </w:numPr>
        <w:tabs>
          <w:tab w:val="left" w:pos="1544"/>
        </w:tabs>
        <w:spacing w:line="248" w:lineRule="auto"/>
        <w:ind w:right="114" w:firstLine="720"/>
        <w:jc w:val="both"/>
        <w:rPr>
          <w:u w:val="none"/>
        </w:rPr>
      </w:pPr>
      <w:r>
        <w:rPr>
          <w:spacing w:val="1"/>
          <w:u w:color="000000"/>
        </w:rPr>
        <w:t>CONSTRUCT</w:t>
      </w:r>
      <w:r>
        <w:rPr>
          <w:u w:color="000000"/>
        </w:rPr>
        <w:t>I</w:t>
      </w:r>
      <w:r>
        <w:rPr>
          <w:spacing w:val="1"/>
          <w:u w:color="000000"/>
        </w:rPr>
        <w:t>O</w:t>
      </w:r>
      <w:r>
        <w:rPr>
          <w:spacing w:val="2"/>
          <w:u w:color="000000"/>
        </w:rPr>
        <w:t>N</w:t>
      </w:r>
      <w:r>
        <w:rPr>
          <w:u w:val="none"/>
        </w:rPr>
        <w:t>.</w:t>
      </w:r>
      <w:r>
        <w:rPr>
          <w:spacing w:val="4"/>
          <w:u w:val="none"/>
        </w:rPr>
        <w:t xml:space="preserve"> </w:t>
      </w:r>
      <w:r>
        <w:rPr>
          <w:spacing w:val="1"/>
          <w:u w:val="none"/>
        </w:rPr>
        <w:t>Th</w:t>
      </w:r>
      <w:r>
        <w:rPr>
          <w:u w:val="none"/>
        </w:rPr>
        <w:t>e</w:t>
      </w:r>
      <w:r>
        <w:rPr>
          <w:spacing w:val="6"/>
          <w:u w:val="none"/>
        </w:rPr>
        <w:t xml:space="preserve"> </w:t>
      </w:r>
      <w:r>
        <w:rPr>
          <w:u w:val="none"/>
        </w:rPr>
        <w:t>la</w:t>
      </w:r>
      <w:r>
        <w:rPr>
          <w:spacing w:val="1"/>
          <w:u w:val="none"/>
        </w:rPr>
        <w:t>ngu</w:t>
      </w:r>
      <w:r>
        <w:rPr>
          <w:u w:val="none"/>
        </w:rPr>
        <w:t>a</w:t>
      </w:r>
      <w:r>
        <w:rPr>
          <w:spacing w:val="1"/>
          <w:u w:val="none"/>
        </w:rPr>
        <w:t>g</w:t>
      </w:r>
      <w:r>
        <w:rPr>
          <w:u w:val="none"/>
        </w:rPr>
        <w:t>e</w:t>
      </w:r>
      <w:r>
        <w:rPr>
          <w:spacing w:val="6"/>
          <w:u w:val="none"/>
        </w:rPr>
        <w:t xml:space="preserve"> </w:t>
      </w:r>
      <w:r>
        <w:rPr>
          <w:u w:val="none"/>
        </w:rPr>
        <w:t>in</w:t>
      </w:r>
      <w:r>
        <w:rPr>
          <w:spacing w:val="6"/>
          <w:u w:val="none"/>
        </w:rPr>
        <w:t xml:space="preserve"> </w:t>
      </w:r>
      <w:r>
        <w:rPr>
          <w:u w:val="none"/>
        </w:rPr>
        <w:t>all</w:t>
      </w:r>
      <w:r>
        <w:rPr>
          <w:spacing w:val="5"/>
          <w:u w:val="none"/>
        </w:rPr>
        <w:t xml:space="preserve"> </w:t>
      </w:r>
      <w:r>
        <w:rPr>
          <w:spacing w:val="1"/>
          <w:u w:val="none"/>
        </w:rPr>
        <w:t>p</w:t>
      </w:r>
      <w:r>
        <w:rPr>
          <w:u w:val="none"/>
        </w:rPr>
        <w:t>arts</w:t>
      </w:r>
      <w:r>
        <w:rPr>
          <w:spacing w:val="6"/>
          <w:u w:val="none"/>
        </w:rPr>
        <w:t xml:space="preserve"> </w:t>
      </w:r>
      <w:r>
        <w:rPr>
          <w:spacing w:val="1"/>
          <w:u w:val="none"/>
        </w:rPr>
        <w:t>o</w:t>
      </w:r>
      <w:r>
        <w:rPr>
          <w:u w:val="none"/>
        </w:rPr>
        <w:t>f</w:t>
      </w:r>
      <w:r>
        <w:rPr>
          <w:spacing w:val="5"/>
          <w:u w:val="none"/>
        </w:rPr>
        <w:t xml:space="preserve"> </w:t>
      </w:r>
      <w:r>
        <w:rPr>
          <w:u w:val="none"/>
        </w:rPr>
        <w:t>t</w:t>
      </w:r>
      <w:r>
        <w:rPr>
          <w:spacing w:val="1"/>
          <w:u w:val="none"/>
        </w:rPr>
        <w:t>h</w:t>
      </w:r>
      <w:r>
        <w:rPr>
          <w:u w:val="none"/>
        </w:rPr>
        <w:t>is</w:t>
      </w:r>
      <w:r>
        <w:rPr>
          <w:spacing w:val="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5"/>
          <w:u w:val="none"/>
        </w:rPr>
        <w:t xml:space="preserve"> </w:t>
      </w:r>
      <w:r>
        <w:rPr>
          <w:u w:val="none"/>
        </w:rPr>
        <w:t>s</w:t>
      </w:r>
      <w:r>
        <w:rPr>
          <w:spacing w:val="1"/>
          <w:u w:val="none"/>
        </w:rPr>
        <w:t>h</w:t>
      </w:r>
      <w:r>
        <w:rPr>
          <w:u w:val="none"/>
        </w:rPr>
        <w:t>all</w:t>
      </w:r>
      <w:r>
        <w:rPr>
          <w:spacing w:val="5"/>
          <w:u w:val="none"/>
        </w:rPr>
        <w:t xml:space="preserve"> </w:t>
      </w:r>
      <w:r>
        <w:rPr>
          <w:spacing w:val="1"/>
          <w:u w:val="none"/>
        </w:rPr>
        <w:t>b</w:t>
      </w:r>
      <w:r>
        <w:rPr>
          <w:u w:val="none"/>
        </w:rPr>
        <w:t>e</w:t>
      </w:r>
      <w:r>
        <w:rPr>
          <w:spacing w:val="6"/>
          <w:u w:val="none"/>
        </w:rPr>
        <w:t xml:space="preserve"> </w:t>
      </w:r>
      <w:r>
        <w:rPr>
          <w:u w:val="none"/>
        </w:rPr>
        <w:t>in</w:t>
      </w:r>
      <w:r>
        <w:rPr>
          <w:spacing w:val="6"/>
          <w:u w:val="none"/>
        </w:rPr>
        <w:t xml:space="preserve"> </w:t>
      </w:r>
      <w:r>
        <w:rPr>
          <w:u w:val="none"/>
        </w:rPr>
        <w:t>all</w:t>
      </w:r>
      <w:r>
        <w:rPr>
          <w:spacing w:val="5"/>
          <w:u w:val="none"/>
        </w:rPr>
        <w:t xml:space="preserve"> </w:t>
      </w:r>
      <w:r>
        <w:rPr>
          <w:u w:val="none"/>
        </w:rPr>
        <w:t>cases</w:t>
      </w:r>
      <w:r>
        <w:rPr>
          <w:w w:val="102"/>
          <w:u w:val="none"/>
        </w:rPr>
        <w:t xml:space="preserve"> </w:t>
      </w:r>
      <w:r>
        <w:rPr>
          <w:u w:val="none"/>
        </w:rPr>
        <w:t>c</w:t>
      </w:r>
      <w:r>
        <w:rPr>
          <w:spacing w:val="1"/>
          <w:u w:val="none"/>
        </w:rPr>
        <w:t>o</w:t>
      </w:r>
      <w:r>
        <w:rPr>
          <w:u w:val="none"/>
        </w:rPr>
        <w:t>nstrued</w:t>
      </w:r>
      <w:r>
        <w:rPr>
          <w:spacing w:val="17"/>
          <w:u w:val="none"/>
        </w:rPr>
        <w:t xml:space="preserve"> </w:t>
      </w:r>
      <w:r>
        <w:rPr>
          <w:u w:val="none"/>
        </w:rPr>
        <w:t>si</w:t>
      </w:r>
      <w:r>
        <w:rPr>
          <w:spacing w:val="2"/>
          <w:u w:val="none"/>
        </w:rPr>
        <w:t>m</w:t>
      </w:r>
      <w:r>
        <w:rPr>
          <w:spacing w:val="1"/>
          <w:u w:val="none"/>
        </w:rPr>
        <w:t>p</w:t>
      </w:r>
      <w:r>
        <w:rPr>
          <w:u w:val="none"/>
        </w:rPr>
        <w:t>ly</w:t>
      </w:r>
      <w:r>
        <w:rPr>
          <w:spacing w:val="17"/>
          <w:u w:val="none"/>
        </w:rPr>
        <w:t xml:space="preserve"> </w:t>
      </w:r>
      <w:r>
        <w:rPr>
          <w:u w:val="none"/>
        </w:rPr>
        <w:t>acc</w:t>
      </w:r>
      <w:r>
        <w:rPr>
          <w:spacing w:val="1"/>
          <w:u w:val="none"/>
        </w:rPr>
        <w:t>o</w:t>
      </w:r>
      <w:r>
        <w:rPr>
          <w:u w:val="none"/>
        </w:rPr>
        <w:t>r</w:t>
      </w:r>
      <w:r>
        <w:rPr>
          <w:spacing w:val="1"/>
          <w:u w:val="none"/>
        </w:rPr>
        <w:t>d</w:t>
      </w:r>
      <w:r>
        <w:rPr>
          <w:u w:val="none"/>
        </w:rPr>
        <w:t>i</w:t>
      </w:r>
      <w:r>
        <w:rPr>
          <w:spacing w:val="1"/>
          <w:u w:val="none"/>
        </w:rPr>
        <w:t>n</w:t>
      </w:r>
      <w:r>
        <w:rPr>
          <w:u w:val="none"/>
        </w:rPr>
        <w:t>g</w:t>
      </w:r>
      <w:r>
        <w:rPr>
          <w:spacing w:val="18"/>
          <w:u w:val="none"/>
        </w:rPr>
        <w:t xml:space="preserve"> </w:t>
      </w:r>
      <w:r>
        <w:rPr>
          <w:u w:val="none"/>
        </w:rPr>
        <w:t>to</w:t>
      </w:r>
      <w:r>
        <w:rPr>
          <w:spacing w:val="17"/>
          <w:u w:val="none"/>
        </w:rPr>
        <w:t xml:space="preserve"> </w:t>
      </w:r>
      <w:r>
        <w:rPr>
          <w:u w:val="none"/>
        </w:rPr>
        <w:t>its</w:t>
      </w:r>
      <w:r>
        <w:rPr>
          <w:spacing w:val="17"/>
          <w:u w:val="none"/>
        </w:rPr>
        <w:t xml:space="preserve"> </w:t>
      </w:r>
      <w:r>
        <w:rPr>
          <w:u w:val="none"/>
        </w:rPr>
        <w:t>fair</w:t>
      </w:r>
      <w:r>
        <w:rPr>
          <w:spacing w:val="17"/>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17"/>
          <w:u w:val="none"/>
        </w:rPr>
        <w:t xml:space="preserve"> </w:t>
      </w:r>
      <w:r>
        <w:rPr>
          <w:u w:val="none"/>
        </w:rPr>
        <w:t>a</w:t>
      </w:r>
      <w:r>
        <w:rPr>
          <w:spacing w:val="1"/>
          <w:u w:val="none"/>
        </w:rPr>
        <w:t>n</w:t>
      </w:r>
      <w:r>
        <w:rPr>
          <w:u w:val="none"/>
        </w:rPr>
        <w:t>d</w:t>
      </w:r>
      <w:r>
        <w:rPr>
          <w:spacing w:val="17"/>
          <w:u w:val="none"/>
        </w:rPr>
        <w:t xml:space="preserve"> </w:t>
      </w:r>
      <w:r>
        <w:rPr>
          <w:spacing w:val="1"/>
          <w:u w:val="none"/>
        </w:rPr>
        <w:t>no</w:t>
      </w:r>
      <w:r>
        <w:rPr>
          <w:u w:val="none"/>
        </w:rPr>
        <w:t>t</w:t>
      </w:r>
      <w:r>
        <w:rPr>
          <w:spacing w:val="17"/>
          <w:u w:val="none"/>
        </w:rPr>
        <w:t xml:space="preserve"> </w:t>
      </w:r>
      <w:r>
        <w:rPr>
          <w:u w:val="none"/>
        </w:rPr>
        <w:t>strictly</w:t>
      </w:r>
      <w:r>
        <w:rPr>
          <w:spacing w:val="17"/>
          <w:u w:val="none"/>
        </w:rPr>
        <w:t xml:space="preserve"> </w:t>
      </w:r>
      <w:r>
        <w:rPr>
          <w:u w:val="none"/>
        </w:rPr>
        <w:t>f</w:t>
      </w:r>
      <w:r>
        <w:rPr>
          <w:spacing w:val="1"/>
          <w:u w:val="none"/>
        </w:rPr>
        <w:t>o</w:t>
      </w:r>
      <w:r>
        <w:rPr>
          <w:u w:val="none"/>
        </w:rPr>
        <w:t>r</w:t>
      </w:r>
      <w:r>
        <w:rPr>
          <w:spacing w:val="16"/>
          <w:u w:val="none"/>
        </w:rPr>
        <w:t xml:space="preserve"> </w:t>
      </w:r>
      <w:r>
        <w:rPr>
          <w:spacing w:val="1"/>
          <w:u w:val="none"/>
        </w:rPr>
        <w:t>o</w:t>
      </w:r>
      <w:r>
        <w:rPr>
          <w:u w:val="none"/>
        </w:rPr>
        <w:t>r</w:t>
      </w:r>
      <w:r>
        <w:rPr>
          <w:spacing w:val="16"/>
          <w:u w:val="none"/>
        </w:rPr>
        <w:t xml:space="preserve"> </w:t>
      </w:r>
      <w:r>
        <w:rPr>
          <w:u w:val="none"/>
        </w:rPr>
        <w:t>a</w:t>
      </w:r>
      <w:r>
        <w:rPr>
          <w:spacing w:val="1"/>
          <w:u w:val="none"/>
        </w:rPr>
        <w:t>g</w:t>
      </w:r>
      <w:r>
        <w:rPr>
          <w:u w:val="none"/>
        </w:rPr>
        <w:t>ai</w:t>
      </w:r>
      <w:r>
        <w:rPr>
          <w:spacing w:val="1"/>
          <w:u w:val="none"/>
        </w:rPr>
        <w:t>n</w:t>
      </w:r>
      <w:r>
        <w:rPr>
          <w:u w:val="none"/>
        </w:rPr>
        <w:t>st</w:t>
      </w:r>
      <w:r>
        <w:rPr>
          <w:spacing w:val="16"/>
          <w:u w:val="none"/>
        </w:rPr>
        <w:t xml:space="preserve"> </w:t>
      </w:r>
      <w:r>
        <w:rPr>
          <w:u w:val="none"/>
        </w:rPr>
        <w:t>a</w:t>
      </w:r>
      <w:r>
        <w:rPr>
          <w:spacing w:val="1"/>
          <w:u w:val="none"/>
        </w:rPr>
        <w:t>n</w:t>
      </w:r>
      <w:r>
        <w:rPr>
          <w:u w:val="none"/>
        </w:rPr>
        <w:t>y</w:t>
      </w:r>
      <w:r>
        <w:rPr>
          <w:spacing w:val="18"/>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ers.</w:t>
      </w:r>
    </w:p>
    <w:p w14:paraId="6BD1A5FD" w14:textId="77777777" w:rsidR="000C19C9" w:rsidRDefault="000C19C9">
      <w:pPr>
        <w:spacing w:before="5" w:line="240" w:lineRule="exact"/>
        <w:rPr>
          <w:sz w:val="24"/>
          <w:szCs w:val="24"/>
        </w:rPr>
      </w:pPr>
    </w:p>
    <w:p w14:paraId="64D9DAE3" w14:textId="77777777" w:rsidR="000C19C9" w:rsidRDefault="00D3642A">
      <w:pPr>
        <w:pStyle w:val="BodyText"/>
        <w:numPr>
          <w:ilvl w:val="1"/>
          <w:numId w:val="8"/>
        </w:numPr>
        <w:tabs>
          <w:tab w:val="left" w:pos="1544"/>
        </w:tabs>
        <w:spacing w:line="251" w:lineRule="auto"/>
        <w:ind w:right="111" w:firstLine="720"/>
        <w:jc w:val="both"/>
        <w:rPr>
          <w:u w:val="none"/>
        </w:rPr>
      </w:pPr>
      <w:r>
        <w:rPr>
          <w:spacing w:val="1"/>
          <w:u w:color="000000"/>
        </w:rPr>
        <w:t>SECT</w:t>
      </w:r>
      <w:r>
        <w:rPr>
          <w:u w:color="000000"/>
        </w:rPr>
        <w:t>I</w:t>
      </w:r>
      <w:r>
        <w:rPr>
          <w:spacing w:val="1"/>
          <w:u w:color="000000"/>
        </w:rPr>
        <w:t>O</w:t>
      </w:r>
      <w:r>
        <w:rPr>
          <w:u w:color="000000"/>
        </w:rPr>
        <w:t>N</w:t>
      </w:r>
      <w:r>
        <w:rPr>
          <w:spacing w:val="41"/>
          <w:u w:color="000000"/>
        </w:rPr>
        <w:t xml:space="preserve"> </w:t>
      </w:r>
      <w:r>
        <w:rPr>
          <w:spacing w:val="1"/>
          <w:u w:color="000000"/>
        </w:rPr>
        <w:t>HEAD</w:t>
      </w:r>
      <w:r>
        <w:rPr>
          <w:u w:color="000000"/>
        </w:rPr>
        <w:t>I</w:t>
      </w:r>
      <w:r>
        <w:rPr>
          <w:spacing w:val="1"/>
          <w:u w:color="000000"/>
        </w:rPr>
        <w:t>NG</w:t>
      </w:r>
      <w:r>
        <w:rPr>
          <w:u w:color="000000"/>
        </w:rPr>
        <w:t>S</w:t>
      </w:r>
      <w:r>
        <w:rPr>
          <w:u w:val="none"/>
        </w:rPr>
        <w:t>.</w:t>
      </w:r>
      <w:r>
        <w:rPr>
          <w:spacing w:val="39"/>
          <w:u w:val="none"/>
        </w:rPr>
        <w:t xml:space="preserve"> </w:t>
      </w:r>
      <w:r>
        <w:rPr>
          <w:spacing w:val="1"/>
          <w:u w:val="none"/>
        </w:rPr>
        <w:t>Th</w:t>
      </w:r>
      <w:r>
        <w:rPr>
          <w:u w:val="none"/>
        </w:rPr>
        <w:t>e</w:t>
      </w:r>
      <w:r>
        <w:rPr>
          <w:spacing w:val="39"/>
          <w:u w:val="none"/>
        </w:rPr>
        <w:t xml:space="preserve"> </w:t>
      </w:r>
      <w:r>
        <w:rPr>
          <w:u w:val="none"/>
        </w:rPr>
        <w:t>ca</w:t>
      </w:r>
      <w:r>
        <w:rPr>
          <w:spacing w:val="1"/>
          <w:u w:val="none"/>
        </w:rPr>
        <w:t>p</w:t>
      </w:r>
      <w:r>
        <w:rPr>
          <w:u w:val="none"/>
        </w:rPr>
        <w:t>ti</w:t>
      </w:r>
      <w:r>
        <w:rPr>
          <w:spacing w:val="1"/>
          <w:u w:val="none"/>
        </w:rPr>
        <w:t>on</w:t>
      </w:r>
      <w:r>
        <w:rPr>
          <w:u w:val="none"/>
        </w:rPr>
        <w:t>s</w:t>
      </w:r>
      <w:r>
        <w:rPr>
          <w:spacing w:val="41"/>
          <w:u w:val="none"/>
        </w:rPr>
        <w:t xml:space="preserve"> </w:t>
      </w:r>
      <w:r>
        <w:rPr>
          <w:spacing w:val="1"/>
          <w:u w:val="none"/>
        </w:rPr>
        <w:t>o</w:t>
      </w:r>
      <w:r>
        <w:rPr>
          <w:u w:val="none"/>
        </w:rPr>
        <w:t>f</w:t>
      </w:r>
      <w:r>
        <w:rPr>
          <w:spacing w:val="39"/>
          <w:u w:val="none"/>
        </w:rPr>
        <w:t xml:space="preserve"> </w:t>
      </w:r>
      <w:r>
        <w:rPr>
          <w:u w:val="none"/>
        </w:rPr>
        <w:t>t</w:t>
      </w:r>
      <w:r>
        <w:rPr>
          <w:spacing w:val="1"/>
          <w:u w:val="none"/>
        </w:rPr>
        <w:t>h</w:t>
      </w:r>
      <w:r>
        <w:rPr>
          <w:u w:val="none"/>
        </w:rPr>
        <w:t>e</w:t>
      </w:r>
      <w:r>
        <w:rPr>
          <w:spacing w:val="40"/>
          <w:u w:val="none"/>
        </w:rPr>
        <w:t xml:space="preserve"> </w:t>
      </w:r>
      <w:r>
        <w:rPr>
          <w:spacing w:val="2"/>
          <w:u w:val="none"/>
        </w:rPr>
        <w:t>A</w:t>
      </w:r>
      <w:r>
        <w:rPr>
          <w:u w:val="none"/>
        </w:rPr>
        <w:t>rticles</w:t>
      </w:r>
      <w:r>
        <w:rPr>
          <w:spacing w:val="40"/>
          <w:u w:val="none"/>
        </w:rPr>
        <w:t xml:space="preserve"> </w:t>
      </w:r>
      <w:r>
        <w:rPr>
          <w:u w:val="none"/>
        </w:rPr>
        <w:t>or</w:t>
      </w:r>
      <w:r>
        <w:rPr>
          <w:spacing w:val="39"/>
          <w:u w:val="none"/>
        </w:rPr>
        <w:t xml:space="preserve"> </w:t>
      </w:r>
      <w:r>
        <w:rPr>
          <w:spacing w:val="1"/>
          <w:u w:val="none"/>
        </w:rPr>
        <w:t>S</w:t>
      </w:r>
      <w:r>
        <w:rPr>
          <w:u w:val="none"/>
        </w:rPr>
        <w:t>ecti</w:t>
      </w:r>
      <w:r>
        <w:rPr>
          <w:spacing w:val="1"/>
          <w:u w:val="none"/>
        </w:rPr>
        <w:t>o</w:t>
      </w:r>
      <w:r>
        <w:rPr>
          <w:u w:val="none"/>
        </w:rPr>
        <w:t>ns</w:t>
      </w:r>
      <w:r>
        <w:rPr>
          <w:spacing w:val="41"/>
          <w:u w:val="none"/>
        </w:rPr>
        <w:t xml:space="preserve"> </w:t>
      </w:r>
      <w:r>
        <w:rPr>
          <w:u w:val="none"/>
        </w:rPr>
        <w:t>in</w:t>
      </w:r>
      <w:r>
        <w:rPr>
          <w:spacing w:val="41"/>
          <w:u w:val="none"/>
        </w:rPr>
        <w:t xml:space="preserve"> </w:t>
      </w:r>
      <w:r>
        <w:rPr>
          <w:u w:val="none"/>
        </w:rPr>
        <w:t>t</w:t>
      </w:r>
      <w:r>
        <w:rPr>
          <w:spacing w:val="1"/>
          <w:u w:val="none"/>
        </w:rPr>
        <w:t>h</w:t>
      </w:r>
      <w:r>
        <w:rPr>
          <w:u w:val="none"/>
        </w:rPr>
        <w:t>is</w:t>
      </w:r>
      <w:r>
        <w:rPr>
          <w:spacing w:val="40"/>
          <w:u w:val="none"/>
        </w:rPr>
        <w:t xml:space="preserve"> </w:t>
      </w:r>
      <w:r>
        <w:rPr>
          <w:spacing w:val="2"/>
          <w:u w:val="none"/>
        </w:rPr>
        <w:t>A</w:t>
      </w:r>
      <w:r>
        <w:rPr>
          <w:u w:val="none"/>
        </w:rPr>
        <w:t>gree</w:t>
      </w:r>
      <w:r>
        <w:rPr>
          <w:spacing w:val="2"/>
          <w:u w:val="none"/>
        </w:rPr>
        <w:t>m</w:t>
      </w:r>
      <w:r>
        <w:rPr>
          <w:u w:val="none"/>
        </w:rPr>
        <w:t>ent</w:t>
      </w:r>
      <w:r>
        <w:rPr>
          <w:spacing w:val="39"/>
          <w:u w:val="none"/>
        </w:rPr>
        <w:t xml:space="preserve"> </w:t>
      </w:r>
      <w:r>
        <w:rPr>
          <w:u w:val="none"/>
        </w:rPr>
        <w:t>are</w:t>
      </w:r>
      <w:r>
        <w:rPr>
          <w:w w:val="102"/>
          <w:u w:val="none"/>
        </w:rPr>
        <w:t xml:space="preserve"> </w:t>
      </w:r>
      <w:r>
        <w:rPr>
          <w:u w:val="none"/>
        </w:rPr>
        <w:t>f</w:t>
      </w:r>
      <w:r>
        <w:rPr>
          <w:spacing w:val="1"/>
          <w:u w:val="none"/>
        </w:rPr>
        <w:t>o</w:t>
      </w:r>
      <w:r>
        <w:rPr>
          <w:u w:val="none"/>
        </w:rPr>
        <w:t>r</w:t>
      </w:r>
      <w:r>
        <w:rPr>
          <w:spacing w:val="39"/>
          <w:u w:val="none"/>
        </w:rPr>
        <w:t xml:space="preserve"> </w:t>
      </w:r>
      <w:r>
        <w:rPr>
          <w:u w:val="none"/>
        </w:rPr>
        <w:t>c</w:t>
      </w:r>
      <w:r>
        <w:rPr>
          <w:spacing w:val="1"/>
          <w:u w:val="none"/>
        </w:rPr>
        <w:t>o</w:t>
      </w:r>
      <w:r>
        <w:rPr>
          <w:u w:val="none"/>
        </w:rPr>
        <w:t>nve</w:t>
      </w:r>
      <w:r>
        <w:rPr>
          <w:spacing w:val="1"/>
          <w:u w:val="none"/>
        </w:rPr>
        <w:t>n</w:t>
      </w:r>
      <w:r>
        <w:rPr>
          <w:u w:val="none"/>
        </w:rPr>
        <w:t>ie</w:t>
      </w:r>
      <w:r>
        <w:rPr>
          <w:spacing w:val="1"/>
          <w:u w:val="none"/>
        </w:rPr>
        <w:t>n</w:t>
      </w:r>
      <w:r>
        <w:rPr>
          <w:u w:val="none"/>
        </w:rPr>
        <w:t>ce</w:t>
      </w:r>
      <w:r>
        <w:rPr>
          <w:spacing w:val="41"/>
          <w:u w:val="none"/>
        </w:rPr>
        <w:t xml:space="preserve"> </w:t>
      </w:r>
      <w:r>
        <w:rPr>
          <w:u w:val="none"/>
        </w:rPr>
        <w:t>only</w:t>
      </w:r>
      <w:r>
        <w:rPr>
          <w:spacing w:val="41"/>
          <w:u w:val="none"/>
        </w:rPr>
        <w:t xml:space="preserve"> </w:t>
      </w:r>
      <w:r>
        <w:rPr>
          <w:u w:val="none"/>
        </w:rPr>
        <w:t>a</w:t>
      </w:r>
      <w:r>
        <w:rPr>
          <w:spacing w:val="1"/>
          <w:u w:val="none"/>
        </w:rPr>
        <w:t>n</w:t>
      </w:r>
      <w:r>
        <w:rPr>
          <w:u w:val="none"/>
        </w:rPr>
        <w:t>d</w:t>
      </w:r>
      <w:r>
        <w:rPr>
          <w:spacing w:val="41"/>
          <w:u w:val="none"/>
        </w:rPr>
        <w:t xml:space="preserve"> </w:t>
      </w:r>
      <w:r>
        <w:rPr>
          <w:u w:val="none"/>
        </w:rPr>
        <w:t>in</w:t>
      </w:r>
      <w:r>
        <w:rPr>
          <w:spacing w:val="41"/>
          <w:u w:val="none"/>
        </w:rPr>
        <w:t xml:space="preserve"> </w:t>
      </w:r>
      <w:r>
        <w:rPr>
          <w:u w:val="none"/>
        </w:rPr>
        <w:t>no</w:t>
      </w:r>
      <w:r>
        <w:rPr>
          <w:spacing w:val="41"/>
          <w:u w:val="none"/>
        </w:rPr>
        <w:t xml:space="preserve"> </w:t>
      </w:r>
      <w:r>
        <w:rPr>
          <w:spacing w:val="1"/>
          <w:u w:val="none"/>
        </w:rPr>
        <w:t>w</w:t>
      </w:r>
      <w:r>
        <w:rPr>
          <w:u w:val="none"/>
        </w:rPr>
        <w:t>ay</w:t>
      </w:r>
      <w:r>
        <w:rPr>
          <w:spacing w:val="41"/>
          <w:u w:val="none"/>
        </w:rPr>
        <w:t xml:space="preserve"> </w:t>
      </w:r>
      <w:r>
        <w:rPr>
          <w:u w:val="none"/>
        </w:rPr>
        <w:t>define,</w:t>
      </w:r>
      <w:r>
        <w:rPr>
          <w:spacing w:val="40"/>
          <w:u w:val="none"/>
        </w:rPr>
        <w:t xml:space="preserve"> </w:t>
      </w:r>
      <w:r>
        <w:rPr>
          <w:u w:val="none"/>
        </w:rPr>
        <w:t>li</w:t>
      </w:r>
      <w:r>
        <w:rPr>
          <w:spacing w:val="2"/>
          <w:u w:val="none"/>
        </w:rPr>
        <w:t>m</w:t>
      </w:r>
      <w:r>
        <w:rPr>
          <w:u w:val="none"/>
        </w:rPr>
        <w:t>it,</w:t>
      </w:r>
      <w:r>
        <w:rPr>
          <w:spacing w:val="40"/>
          <w:u w:val="none"/>
        </w:rPr>
        <w:t xml:space="preserve"> </w:t>
      </w:r>
      <w:r>
        <w:rPr>
          <w:u w:val="none"/>
        </w:rPr>
        <w:t>e</w:t>
      </w:r>
      <w:r>
        <w:rPr>
          <w:spacing w:val="1"/>
          <w:u w:val="none"/>
        </w:rPr>
        <w:t>x</w:t>
      </w:r>
      <w:r>
        <w:rPr>
          <w:u w:val="none"/>
        </w:rPr>
        <w:t>te</w:t>
      </w:r>
      <w:r>
        <w:rPr>
          <w:spacing w:val="1"/>
          <w:u w:val="none"/>
        </w:rPr>
        <w:t>n</w:t>
      </w:r>
      <w:r>
        <w:rPr>
          <w:u w:val="none"/>
        </w:rPr>
        <w:t>d</w:t>
      </w:r>
      <w:r>
        <w:rPr>
          <w:spacing w:val="41"/>
          <w:u w:val="none"/>
        </w:rPr>
        <w:t xml:space="preserve"> </w:t>
      </w:r>
      <w:r>
        <w:rPr>
          <w:u w:val="none"/>
        </w:rPr>
        <w:t>or</w:t>
      </w:r>
      <w:r>
        <w:rPr>
          <w:spacing w:val="40"/>
          <w:u w:val="none"/>
        </w:rPr>
        <w:t xml:space="preserve"> </w:t>
      </w:r>
      <w:r>
        <w:rPr>
          <w:u w:val="none"/>
        </w:rPr>
        <w:t>describe</w:t>
      </w:r>
      <w:r>
        <w:rPr>
          <w:spacing w:val="41"/>
          <w:u w:val="none"/>
        </w:rPr>
        <w:t xml:space="preserve"> </w:t>
      </w:r>
      <w:r>
        <w:rPr>
          <w:u w:val="none"/>
        </w:rPr>
        <w:t>the</w:t>
      </w:r>
      <w:r>
        <w:rPr>
          <w:spacing w:val="41"/>
          <w:u w:val="none"/>
        </w:rPr>
        <w:t xml:space="preserve"> </w:t>
      </w:r>
      <w:r>
        <w:rPr>
          <w:u w:val="none"/>
        </w:rPr>
        <w:t>sc</w:t>
      </w:r>
      <w:r>
        <w:rPr>
          <w:spacing w:val="1"/>
          <w:u w:val="none"/>
        </w:rPr>
        <w:t>o</w:t>
      </w:r>
      <w:r>
        <w:rPr>
          <w:u w:val="none"/>
        </w:rPr>
        <w:t>pe</w:t>
      </w:r>
      <w:r>
        <w:rPr>
          <w:spacing w:val="41"/>
          <w:u w:val="none"/>
        </w:rPr>
        <w:t xml:space="preserve"> </w:t>
      </w:r>
      <w:r>
        <w:rPr>
          <w:u w:val="none"/>
        </w:rPr>
        <w:t>or</w:t>
      </w:r>
      <w:r>
        <w:rPr>
          <w:spacing w:val="41"/>
          <w:u w:val="none"/>
        </w:rPr>
        <w:t xml:space="preserve"> </w:t>
      </w:r>
      <w:r>
        <w:rPr>
          <w:u w:val="none"/>
        </w:rPr>
        <w:t>inte</w:t>
      </w:r>
      <w:r>
        <w:rPr>
          <w:spacing w:val="1"/>
          <w:u w:val="none"/>
        </w:rPr>
        <w:t>n</w:t>
      </w:r>
      <w:r>
        <w:rPr>
          <w:u w:val="none"/>
        </w:rPr>
        <w:t>t</w:t>
      </w:r>
      <w:r>
        <w:rPr>
          <w:spacing w:val="40"/>
          <w:u w:val="none"/>
        </w:rPr>
        <w:t xml:space="preserve"> </w:t>
      </w:r>
      <w:r>
        <w:rPr>
          <w:u w:val="none"/>
        </w:rPr>
        <w:t>of</w:t>
      </w:r>
      <w:r>
        <w:rPr>
          <w:spacing w:val="41"/>
          <w:u w:val="none"/>
        </w:rPr>
        <w:t xml:space="preserve"> </w:t>
      </w:r>
      <w:r>
        <w:rPr>
          <w:u w:val="none"/>
        </w:rPr>
        <w:t>a</w:t>
      </w:r>
      <w:r>
        <w:rPr>
          <w:spacing w:val="1"/>
          <w:u w:val="none"/>
        </w:rPr>
        <w:t>n</w:t>
      </w:r>
      <w:r>
        <w:rPr>
          <w:u w:val="none"/>
        </w:rPr>
        <w:t>y</w:t>
      </w:r>
      <w:r>
        <w:rPr>
          <w:spacing w:val="41"/>
          <w:u w:val="none"/>
        </w:rPr>
        <w:t xml:space="preserve"> </w:t>
      </w:r>
      <w:r>
        <w:rPr>
          <w:u w:val="none"/>
        </w:rPr>
        <w:t>of</w:t>
      </w:r>
      <w:r>
        <w:rPr>
          <w:spacing w:val="41"/>
          <w:u w:val="none"/>
        </w:rPr>
        <w:t xml:space="preserve"> </w:t>
      </w:r>
      <w:r>
        <w:rPr>
          <w:u w:val="none"/>
        </w:rPr>
        <w:t>the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49"/>
          <w:u w:val="none"/>
        </w:rPr>
        <w:t xml:space="preserve"> </w:t>
      </w:r>
      <w:r>
        <w:rPr>
          <w:spacing w:val="1"/>
          <w:u w:val="none"/>
        </w:rPr>
        <w:t>h</w:t>
      </w:r>
      <w:r>
        <w:rPr>
          <w:u w:val="none"/>
        </w:rPr>
        <w:t>ere</w:t>
      </w:r>
      <w:r>
        <w:rPr>
          <w:spacing w:val="1"/>
          <w:u w:val="none"/>
        </w:rPr>
        <w:t>o</w:t>
      </w:r>
      <w:r>
        <w:rPr>
          <w:u w:val="none"/>
        </w:rPr>
        <w:t>f,</w:t>
      </w:r>
      <w:r>
        <w:rPr>
          <w:spacing w:val="48"/>
          <w:u w:val="none"/>
        </w:rPr>
        <w:t xml:space="preserve"> </w:t>
      </w:r>
      <w:r>
        <w:rPr>
          <w:u w:val="none"/>
        </w:rPr>
        <w:t>s</w:t>
      </w:r>
      <w:r>
        <w:rPr>
          <w:spacing w:val="1"/>
          <w:u w:val="none"/>
        </w:rPr>
        <w:t>h</w:t>
      </w:r>
      <w:r>
        <w:rPr>
          <w:u w:val="none"/>
        </w:rPr>
        <w:t>all</w:t>
      </w:r>
      <w:r>
        <w:rPr>
          <w:spacing w:val="50"/>
          <w:u w:val="none"/>
        </w:rPr>
        <w:t xml:space="preserve"> </w:t>
      </w:r>
      <w:r>
        <w:rPr>
          <w:spacing w:val="1"/>
          <w:u w:val="none"/>
        </w:rPr>
        <w:t>no</w:t>
      </w:r>
      <w:r>
        <w:rPr>
          <w:u w:val="none"/>
        </w:rPr>
        <w:t>t</w:t>
      </w:r>
      <w:r>
        <w:rPr>
          <w:spacing w:val="49"/>
          <w:u w:val="none"/>
        </w:rPr>
        <w:t xml:space="preserve"> </w:t>
      </w:r>
      <w:r>
        <w:rPr>
          <w:spacing w:val="1"/>
          <w:u w:val="none"/>
        </w:rPr>
        <w:t>b</w:t>
      </w:r>
      <w:r>
        <w:rPr>
          <w:u w:val="none"/>
        </w:rPr>
        <w:t>e</w:t>
      </w:r>
      <w:r>
        <w:rPr>
          <w:spacing w:val="50"/>
          <w:u w:val="none"/>
        </w:rPr>
        <w:t xml:space="preserve"> </w:t>
      </w:r>
      <w:r>
        <w:rPr>
          <w:spacing w:val="1"/>
          <w:u w:val="none"/>
        </w:rPr>
        <w:t>d</w:t>
      </w:r>
      <w:r>
        <w:rPr>
          <w:u w:val="none"/>
        </w:rPr>
        <w:t>ee</w:t>
      </w:r>
      <w:r>
        <w:rPr>
          <w:spacing w:val="2"/>
          <w:u w:val="none"/>
        </w:rPr>
        <w:t>m</w:t>
      </w:r>
      <w:r>
        <w:rPr>
          <w:u w:val="none"/>
        </w:rPr>
        <w:t>ed</w:t>
      </w:r>
      <w:r>
        <w:rPr>
          <w:spacing w:val="49"/>
          <w:u w:val="none"/>
        </w:rPr>
        <w:t xml:space="preserve"> </w:t>
      </w:r>
      <w:r>
        <w:rPr>
          <w:spacing w:val="1"/>
          <w:u w:val="none"/>
        </w:rPr>
        <w:t>p</w:t>
      </w:r>
      <w:r>
        <w:rPr>
          <w:u w:val="none"/>
        </w:rPr>
        <w:t>art</w:t>
      </w:r>
      <w:r>
        <w:rPr>
          <w:spacing w:val="50"/>
          <w:u w:val="none"/>
        </w:rPr>
        <w:t xml:space="preserve"> </w:t>
      </w:r>
      <w:r>
        <w:rPr>
          <w:spacing w:val="1"/>
          <w:u w:val="none"/>
        </w:rPr>
        <w:t>o</w:t>
      </w:r>
      <w:r>
        <w:rPr>
          <w:u w:val="none"/>
        </w:rPr>
        <w:t>f</w:t>
      </w:r>
      <w:r>
        <w:rPr>
          <w:spacing w:val="49"/>
          <w:u w:val="none"/>
        </w:rPr>
        <w:t xml:space="preserve"> </w:t>
      </w:r>
      <w:r>
        <w:rPr>
          <w:u w:val="none"/>
        </w:rPr>
        <w:t>t</w:t>
      </w:r>
      <w:r>
        <w:rPr>
          <w:spacing w:val="1"/>
          <w:u w:val="none"/>
        </w:rPr>
        <w:t>h</w:t>
      </w:r>
      <w:r>
        <w:rPr>
          <w:u w:val="none"/>
        </w:rPr>
        <w:t>is</w:t>
      </w:r>
      <w:r>
        <w:rPr>
          <w:spacing w:val="50"/>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49"/>
          <w:u w:val="none"/>
        </w:rPr>
        <w:t xml:space="preserve"> </w:t>
      </w:r>
      <w:r>
        <w:rPr>
          <w:u w:val="none"/>
        </w:rPr>
        <w:t>a</w:t>
      </w:r>
      <w:r>
        <w:rPr>
          <w:spacing w:val="1"/>
          <w:u w:val="none"/>
        </w:rPr>
        <w:t>n</w:t>
      </w:r>
      <w:r>
        <w:rPr>
          <w:u w:val="none"/>
        </w:rPr>
        <w:t>d</w:t>
      </w:r>
      <w:r>
        <w:rPr>
          <w:spacing w:val="50"/>
          <w:u w:val="none"/>
        </w:rPr>
        <w:t xml:space="preserve"> </w:t>
      </w:r>
      <w:r>
        <w:rPr>
          <w:u w:val="none"/>
        </w:rPr>
        <w:t>s</w:t>
      </w:r>
      <w:r>
        <w:rPr>
          <w:spacing w:val="1"/>
          <w:u w:val="none"/>
        </w:rPr>
        <w:t>h</w:t>
      </w:r>
      <w:r>
        <w:rPr>
          <w:u w:val="none"/>
        </w:rPr>
        <w:t>all</w:t>
      </w:r>
      <w:r>
        <w:rPr>
          <w:spacing w:val="49"/>
          <w:u w:val="none"/>
        </w:rPr>
        <w:t xml:space="preserve"> </w:t>
      </w:r>
      <w:r>
        <w:rPr>
          <w:spacing w:val="1"/>
          <w:u w:val="none"/>
        </w:rPr>
        <w:t>no</w:t>
      </w:r>
      <w:r>
        <w:rPr>
          <w:u w:val="none"/>
        </w:rPr>
        <w:t>t</w:t>
      </w:r>
      <w:r>
        <w:rPr>
          <w:spacing w:val="50"/>
          <w:u w:val="none"/>
        </w:rPr>
        <w:t xml:space="preserve"> </w:t>
      </w:r>
      <w:r>
        <w:rPr>
          <w:spacing w:val="1"/>
          <w:u w:val="none"/>
        </w:rPr>
        <w:t>b</w:t>
      </w:r>
      <w:r>
        <w:rPr>
          <w:u w:val="none"/>
        </w:rPr>
        <w:t>e</w:t>
      </w:r>
      <w:r>
        <w:rPr>
          <w:spacing w:val="49"/>
          <w:u w:val="none"/>
        </w:rPr>
        <w:t xml:space="preserve"> </w:t>
      </w:r>
      <w:r>
        <w:rPr>
          <w:spacing w:val="1"/>
          <w:u w:val="none"/>
        </w:rPr>
        <w:t>u</w:t>
      </w:r>
      <w:r>
        <w:rPr>
          <w:u w:val="none"/>
        </w:rPr>
        <w:t>sed</w:t>
      </w:r>
      <w:r>
        <w:rPr>
          <w:spacing w:val="50"/>
          <w:u w:val="none"/>
        </w:rPr>
        <w:t xml:space="preserve"> </w:t>
      </w:r>
      <w:r>
        <w:rPr>
          <w:u w:val="none"/>
        </w:rPr>
        <w:t>in</w:t>
      </w:r>
      <w:r>
        <w:rPr>
          <w:spacing w:val="49"/>
          <w:u w:val="none"/>
        </w:rPr>
        <w:t xml:space="preserve"> </w:t>
      </w:r>
      <w:r>
        <w:rPr>
          <w:u w:val="none"/>
        </w:rPr>
        <w:t>c</w:t>
      </w:r>
      <w:r>
        <w:rPr>
          <w:spacing w:val="1"/>
          <w:u w:val="none"/>
        </w:rPr>
        <w:t>on</w:t>
      </w:r>
      <w:r>
        <w:rPr>
          <w:u w:val="none"/>
        </w:rPr>
        <w:t>str</w:t>
      </w:r>
      <w:r>
        <w:rPr>
          <w:spacing w:val="1"/>
          <w:u w:val="none"/>
        </w:rPr>
        <w:t>u</w:t>
      </w:r>
      <w:r>
        <w:rPr>
          <w:u w:val="none"/>
        </w:rPr>
        <w:t>i</w:t>
      </w:r>
      <w:r>
        <w:rPr>
          <w:spacing w:val="1"/>
          <w:u w:val="none"/>
        </w:rPr>
        <w:t>n</w:t>
      </w:r>
      <w:r>
        <w:rPr>
          <w:u w:val="none"/>
        </w:rPr>
        <w:t>g</w:t>
      </w:r>
      <w:r>
        <w:rPr>
          <w:spacing w:val="50"/>
          <w:u w:val="none"/>
        </w:rPr>
        <w:t xml:space="preserve"> </w:t>
      </w:r>
      <w:r>
        <w:rPr>
          <w:spacing w:val="1"/>
          <w:u w:val="none"/>
        </w:rPr>
        <w:t>or</w:t>
      </w:r>
      <w:r>
        <w:rPr>
          <w:spacing w:val="2"/>
          <w:w w:val="102"/>
          <w:u w:val="none"/>
        </w:rPr>
        <w:t xml:space="preserve"> </w:t>
      </w:r>
      <w:r>
        <w:rPr>
          <w:u w:val="none"/>
        </w:rPr>
        <w:t>i</w:t>
      </w:r>
      <w:r>
        <w:rPr>
          <w:spacing w:val="1"/>
          <w:u w:val="none"/>
        </w:rPr>
        <w:t>n</w:t>
      </w:r>
      <w:r>
        <w:rPr>
          <w:u w:val="none"/>
        </w:rPr>
        <w:t>ter</w:t>
      </w:r>
      <w:r>
        <w:rPr>
          <w:spacing w:val="1"/>
          <w:u w:val="none"/>
        </w:rPr>
        <w:t>p</w:t>
      </w:r>
      <w:r>
        <w:rPr>
          <w:u w:val="none"/>
        </w:rPr>
        <w:t>reti</w:t>
      </w:r>
      <w:r>
        <w:rPr>
          <w:spacing w:val="1"/>
          <w:u w:val="none"/>
        </w:rPr>
        <w:t>n</w:t>
      </w:r>
      <w:r>
        <w:rPr>
          <w:u w:val="none"/>
        </w:rPr>
        <w:t>g</w:t>
      </w:r>
      <w:r>
        <w:rPr>
          <w:spacing w:val="38"/>
          <w:u w:val="none"/>
        </w:rPr>
        <w:t xml:space="preserve"> </w:t>
      </w:r>
      <w:r>
        <w:rPr>
          <w:u w:val="none"/>
        </w:rPr>
        <w:t>t</w:t>
      </w:r>
      <w:r>
        <w:rPr>
          <w:spacing w:val="1"/>
          <w:u w:val="none"/>
        </w:rPr>
        <w:t>h</w:t>
      </w:r>
      <w:r>
        <w:rPr>
          <w:u w:val="none"/>
        </w:rPr>
        <w:t>is</w:t>
      </w:r>
      <w:r>
        <w:rPr>
          <w:spacing w:val="3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14AF1999" w14:textId="77777777" w:rsidR="000C19C9" w:rsidRDefault="000C19C9">
      <w:pPr>
        <w:spacing w:before="2" w:line="240" w:lineRule="exact"/>
        <w:rPr>
          <w:sz w:val="24"/>
          <w:szCs w:val="24"/>
        </w:rPr>
      </w:pPr>
    </w:p>
    <w:p w14:paraId="1C75C1F9" w14:textId="77777777" w:rsidR="000C19C9" w:rsidRDefault="00D3642A">
      <w:pPr>
        <w:pStyle w:val="BodyText"/>
        <w:numPr>
          <w:ilvl w:val="1"/>
          <w:numId w:val="8"/>
        </w:numPr>
        <w:tabs>
          <w:tab w:val="left" w:pos="1544"/>
        </w:tabs>
        <w:spacing w:line="252" w:lineRule="auto"/>
        <w:ind w:right="115" w:firstLine="720"/>
        <w:jc w:val="both"/>
        <w:rPr>
          <w:u w:val="none"/>
        </w:rPr>
      </w:pPr>
      <w:r>
        <w:rPr>
          <w:spacing w:val="1"/>
          <w:u w:color="000000"/>
        </w:rPr>
        <w:t>GOVERN</w:t>
      </w:r>
      <w:r>
        <w:rPr>
          <w:u w:color="000000"/>
        </w:rPr>
        <w:t>I</w:t>
      </w:r>
      <w:r>
        <w:rPr>
          <w:spacing w:val="1"/>
          <w:u w:color="000000"/>
        </w:rPr>
        <w:t>NG</w:t>
      </w:r>
      <w:r>
        <w:rPr>
          <w:spacing w:val="47"/>
          <w:u w:color="000000"/>
        </w:rPr>
        <w:t xml:space="preserve"> </w:t>
      </w:r>
      <w:r>
        <w:rPr>
          <w:spacing w:val="1"/>
          <w:u w:color="000000"/>
        </w:rPr>
        <w:t>LA</w:t>
      </w:r>
      <w:r>
        <w:rPr>
          <w:spacing w:val="2"/>
          <w:u w:color="000000"/>
        </w:rPr>
        <w:t>W</w:t>
      </w:r>
      <w:r>
        <w:rPr>
          <w:u w:val="none"/>
        </w:rPr>
        <w:t>.</w:t>
      </w:r>
      <w:r>
        <w:rPr>
          <w:spacing w:val="50"/>
          <w:u w:val="none"/>
        </w:rPr>
        <w:t xml:space="preserve"> </w:t>
      </w:r>
      <w:r>
        <w:rPr>
          <w:spacing w:val="1"/>
          <w:u w:val="none"/>
        </w:rPr>
        <w:t>Th</w:t>
      </w:r>
      <w:r>
        <w:rPr>
          <w:u w:val="none"/>
        </w:rPr>
        <w:t>is</w:t>
      </w:r>
      <w:r>
        <w:rPr>
          <w:spacing w:val="4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50"/>
          <w:u w:val="none"/>
        </w:rPr>
        <w:t xml:space="preserve"> </w:t>
      </w:r>
      <w:r>
        <w:rPr>
          <w:u w:val="none"/>
        </w:rPr>
        <w:t>s</w:t>
      </w:r>
      <w:r>
        <w:rPr>
          <w:spacing w:val="1"/>
          <w:u w:val="none"/>
        </w:rPr>
        <w:t>h</w:t>
      </w:r>
      <w:r>
        <w:rPr>
          <w:u w:val="none"/>
        </w:rPr>
        <w:t>all</w:t>
      </w:r>
      <w:r>
        <w:rPr>
          <w:spacing w:val="50"/>
          <w:u w:val="none"/>
        </w:rPr>
        <w:t xml:space="preserve"> </w:t>
      </w:r>
      <w:r>
        <w:rPr>
          <w:spacing w:val="1"/>
          <w:u w:val="none"/>
        </w:rPr>
        <w:t>b</w:t>
      </w:r>
      <w:r>
        <w:rPr>
          <w:u w:val="none"/>
        </w:rPr>
        <w:t>e</w:t>
      </w:r>
      <w:r>
        <w:rPr>
          <w:spacing w:val="50"/>
          <w:u w:val="none"/>
        </w:rPr>
        <w:t xml:space="preserve"> </w:t>
      </w:r>
      <w:r>
        <w:rPr>
          <w:u w:val="none"/>
        </w:rPr>
        <w:t>c</w:t>
      </w:r>
      <w:r>
        <w:rPr>
          <w:spacing w:val="1"/>
          <w:u w:val="none"/>
        </w:rPr>
        <w:t>on</w:t>
      </w:r>
      <w:r>
        <w:rPr>
          <w:u w:val="none"/>
        </w:rPr>
        <w:t>str</w:t>
      </w:r>
      <w:r>
        <w:rPr>
          <w:spacing w:val="1"/>
          <w:u w:val="none"/>
        </w:rPr>
        <w:t>u</w:t>
      </w:r>
      <w:r>
        <w:rPr>
          <w:u w:val="none"/>
        </w:rPr>
        <w:t>ed</w:t>
      </w:r>
      <w:r>
        <w:rPr>
          <w:spacing w:val="51"/>
          <w:u w:val="none"/>
        </w:rPr>
        <w:t xml:space="preserve"> </w:t>
      </w:r>
      <w:r>
        <w:rPr>
          <w:u w:val="none"/>
        </w:rPr>
        <w:t>acc</w:t>
      </w:r>
      <w:r>
        <w:rPr>
          <w:spacing w:val="1"/>
          <w:u w:val="none"/>
        </w:rPr>
        <w:t>o</w:t>
      </w:r>
      <w:r>
        <w:rPr>
          <w:u w:val="none"/>
        </w:rPr>
        <w:t>r</w:t>
      </w:r>
      <w:r>
        <w:rPr>
          <w:spacing w:val="1"/>
          <w:u w:val="none"/>
        </w:rPr>
        <w:t>d</w:t>
      </w:r>
      <w:r>
        <w:rPr>
          <w:u w:val="none"/>
        </w:rPr>
        <w:t>i</w:t>
      </w:r>
      <w:r>
        <w:rPr>
          <w:spacing w:val="1"/>
          <w:u w:val="none"/>
        </w:rPr>
        <w:t>n</w:t>
      </w:r>
      <w:r>
        <w:rPr>
          <w:u w:val="none"/>
        </w:rPr>
        <w:t>g</w:t>
      </w:r>
      <w:r>
        <w:rPr>
          <w:spacing w:val="51"/>
          <w:u w:val="none"/>
        </w:rPr>
        <w:t xml:space="preserve"> </w:t>
      </w:r>
      <w:r>
        <w:rPr>
          <w:u w:val="none"/>
        </w:rPr>
        <w:t>to</w:t>
      </w:r>
      <w:r>
        <w:rPr>
          <w:spacing w:val="51"/>
          <w:u w:val="none"/>
        </w:rPr>
        <w:t xml:space="preserve"> </w:t>
      </w:r>
      <w:r>
        <w:rPr>
          <w:u w:val="none"/>
        </w:rPr>
        <w:t>t</w:t>
      </w:r>
      <w:r>
        <w:rPr>
          <w:spacing w:val="1"/>
          <w:u w:val="none"/>
        </w:rPr>
        <w:t>h</w:t>
      </w:r>
      <w:r>
        <w:rPr>
          <w:u w:val="none"/>
        </w:rPr>
        <w:t>e</w:t>
      </w:r>
      <w:r>
        <w:rPr>
          <w:spacing w:val="51"/>
          <w:u w:val="none"/>
        </w:rPr>
        <w:t xml:space="preserve"> </w:t>
      </w:r>
      <w:r>
        <w:rPr>
          <w:u w:val="none"/>
        </w:rPr>
        <w:t>la</w:t>
      </w:r>
      <w:r>
        <w:rPr>
          <w:spacing w:val="1"/>
          <w:u w:val="none"/>
        </w:rPr>
        <w:t>w</w:t>
      </w:r>
      <w:r>
        <w:rPr>
          <w:u w:val="none"/>
        </w:rPr>
        <w:t>s</w:t>
      </w:r>
      <w:r>
        <w:rPr>
          <w:spacing w:val="49"/>
          <w:u w:val="none"/>
        </w:rPr>
        <w:t xml:space="preserve"> </w:t>
      </w:r>
      <w:r>
        <w:rPr>
          <w:spacing w:val="1"/>
          <w:u w:val="none"/>
        </w:rPr>
        <w:t>o</w:t>
      </w:r>
      <w:r>
        <w:rPr>
          <w:u w:val="none"/>
        </w:rPr>
        <w:t>f</w:t>
      </w:r>
      <w:r>
        <w:rPr>
          <w:spacing w:val="50"/>
          <w:u w:val="none"/>
        </w:rPr>
        <w:t xml:space="preserve"> </w:t>
      </w:r>
      <w:r>
        <w:rPr>
          <w:u w:val="none"/>
        </w:rPr>
        <w:t>t</w:t>
      </w:r>
      <w:r>
        <w:rPr>
          <w:spacing w:val="1"/>
          <w:u w:val="none"/>
        </w:rPr>
        <w:t>h</w:t>
      </w:r>
      <w:r>
        <w:rPr>
          <w:u w:val="none"/>
        </w:rPr>
        <w:t>e</w:t>
      </w:r>
      <w:r>
        <w:rPr>
          <w:w w:val="102"/>
          <w:u w:val="none"/>
        </w:rPr>
        <w:t xml:space="preserve"> </w:t>
      </w:r>
      <w:r>
        <w:rPr>
          <w:spacing w:val="1"/>
          <w:u w:val="none"/>
        </w:rPr>
        <w:t>S</w:t>
      </w:r>
      <w:r>
        <w:rPr>
          <w:u w:val="none"/>
        </w:rPr>
        <w:t>tate</w:t>
      </w:r>
      <w:r>
        <w:rPr>
          <w:spacing w:val="22"/>
          <w:u w:val="none"/>
        </w:rPr>
        <w:t xml:space="preserve"> </w:t>
      </w:r>
      <w:r>
        <w:rPr>
          <w:spacing w:val="1"/>
          <w:u w:val="none"/>
        </w:rPr>
        <w:t>o</w:t>
      </w:r>
      <w:r>
        <w:rPr>
          <w:u w:val="none"/>
        </w:rPr>
        <w:t>f</w:t>
      </w:r>
      <w:r>
        <w:rPr>
          <w:spacing w:val="21"/>
          <w:u w:val="none"/>
        </w:rPr>
        <w:t xml:space="preserve"> </w:t>
      </w:r>
      <w:r w:rsidR="005D0AFF">
        <w:rPr>
          <w:u w:val="none"/>
        </w:rPr>
        <w:t>Michigan</w:t>
      </w:r>
      <w:r>
        <w:rPr>
          <w:u w:val="none"/>
        </w:rPr>
        <w:t>.</w:t>
      </w:r>
    </w:p>
    <w:p w14:paraId="6C9F3A8E" w14:textId="77777777" w:rsidR="000C19C9" w:rsidRDefault="000C19C9">
      <w:pPr>
        <w:spacing w:before="16" w:line="220" w:lineRule="exact"/>
      </w:pPr>
    </w:p>
    <w:p w14:paraId="33965645" w14:textId="77777777" w:rsidR="000C19C9" w:rsidRDefault="00D3642A">
      <w:pPr>
        <w:pStyle w:val="BodyText"/>
        <w:numPr>
          <w:ilvl w:val="1"/>
          <w:numId w:val="8"/>
        </w:numPr>
        <w:tabs>
          <w:tab w:val="left" w:pos="1544"/>
        </w:tabs>
        <w:spacing w:line="251" w:lineRule="auto"/>
        <w:ind w:right="113" w:firstLine="720"/>
        <w:jc w:val="both"/>
        <w:rPr>
          <w:u w:val="none"/>
        </w:rPr>
      </w:pPr>
      <w:r>
        <w:rPr>
          <w:spacing w:val="1"/>
          <w:u w:color="000000"/>
        </w:rPr>
        <w:t>ADD</w:t>
      </w:r>
      <w:r>
        <w:rPr>
          <w:u w:color="000000"/>
        </w:rPr>
        <w:t>I</w:t>
      </w:r>
      <w:r>
        <w:rPr>
          <w:spacing w:val="1"/>
          <w:u w:color="000000"/>
        </w:rPr>
        <w:t>T</w:t>
      </w:r>
      <w:r>
        <w:rPr>
          <w:u w:color="000000"/>
        </w:rPr>
        <w:t>I</w:t>
      </w:r>
      <w:r>
        <w:rPr>
          <w:spacing w:val="1"/>
          <w:u w:color="000000"/>
        </w:rPr>
        <w:t>ONAL</w:t>
      </w:r>
      <w:r>
        <w:rPr>
          <w:spacing w:val="40"/>
          <w:u w:color="000000"/>
        </w:rPr>
        <w:t xml:space="preserve"> </w:t>
      </w:r>
      <w:r>
        <w:rPr>
          <w:spacing w:val="1"/>
          <w:u w:color="000000"/>
        </w:rPr>
        <w:t>DOCU</w:t>
      </w:r>
      <w:r>
        <w:rPr>
          <w:spacing w:val="2"/>
          <w:u w:color="000000"/>
        </w:rPr>
        <w:t>M</w:t>
      </w:r>
      <w:r>
        <w:rPr>
          <w:spacing w:val="1"/>
          <w:u w:color="000000"/>
        </w:rPr>
        <w:t>ENT</w:t>
      </w:r>
      <w:r>
        <w:rPr>
          <w:u w:color="000000"/>
        </w:rPr>
        <w:t>S</w:t>
      </w:r>
      <w:r>
        <w:rPr>
          <w:u w:val="none"/>
        </w:rPr>
        <w:t>.</w:t>
      </w:r>
      <w:r>
        <w:rPr>
          <w:spacing w:val="41"/>
          <w:u w:val="none"/>
        </w:rPr>
        <w:t xml:space="preserve"> </w:t>
      </w:r>
      <w:r>
        <w:rPr>
          <w:spacing w:val="1"/>
          <w:u w:val="none"/>
        </w:rPr>
        <w:t>E</w:t>
      </w:r>
      <w:r>
        <w:rPr>
          <w:u w:val="none"/>
        </w:rPr>
        <w:t>ach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upo</w:t>
      </w:r>
      <w:r>
        <w:rPr>
          <w:u w:val="none"/>
        </w:rPr>
        <w:t>n</w:t>
      </w:r>
      <w:r>
        <w:rPr>
          <w:spacing w:val="43"/>
          <w:u w:val="none"/>
        </w:rPr>
        <w:t xml:space="preserve"> </w:t>
      </w:r>
      <w:r>
        <w:rPr>
          <w:u w:val="none"/>
        </w:rPr>
        <w:t>t</w:t>
      </w:r>
      <w:r>
        <w:rPr>
          <w:spacing w:val="1"/>
          <w:u w:val="none"/>
        </w:rPr>
        <w:t>h</w:t>
      </w:r>
      <w:r>
        <w:rPr>
          <w:u w:val="none"/>
        </w:rPr>
        <w:t>e</w:t>
      </w:r>
      <w:r>
        <w:rPr>
          <w:spacing w:val="44"/>
          <w:u w:val="none"/>
        </w:rPr>
        <w:t xml:space="preserve"> </w:t>
      </w:r>
      <w:r>
        <w:rPr>
          <w:u w:val="none"/>
        </w:rPr>
        <w:t>re</w:t>
      </w:r>
      <w:r>
        <w:rPr>
          <w:spacing w:val="1"/>
          <w:u w:val="none"/>
        </w:rPr>
        <w:t>qu</w:t>
      </w:r>
      <w:r>
        <w:rPr>
          <w:u w:val="none"/>
        </w:rPr>
        <w:t>est</w:t>
      </w:r>
      <w:r>
        <w:rPr>
          <w:spacing w:val="41"/>
          <w:u w:val="none"/>
        </w:rPr>
        <w:t xml:space="preserve"> </w:t>
      </w:r>
      <w:r>
        <w:rPr>
          <w:spacing w:val="1"/>
          <w:u w:val="none"/>
        </w:rPr>
        <w:t>o</w:t>
      </w:r>
      <w:r>
        <w:rPr>
          <w:u w:val="none"/>
        </w:rPr>
        <w:t>f</w:t>
      </w:r>
      <w:r>
        <w:rPr>
          <w:spacing w:val="43"/>
          <w:u w:val="none"/>
        </w:rPr>
        <w:t xml:space="preserve"> </w:t>
      </w:r>
      <w:r>
        <w:rPr>
          <w:u w:val="none"/>
        </w:rPr>
        <w:t>a</w:t>
      </w:r>
      <w:r>
        <w:rPr>
          <w:spacing w:val="1"/>
          <w:u w:val="none"/>
        </w:rPr>
        <w:t>no</w:t>
      </w:r>
      <w:r>
        <w:rPr>
          <w:u w:val="none"/>
        </w:rPr>
        <w:t>t</w:t>
      </w:r>
      <w:r>
        <w:rPr>
          <w:spacing w:val="1"/>
          <w:u w:val="none"/>
        </w:rPr>
        <w:t>h</w:t>
      </w:r>
      <w:r>
        <w:rPr>
          <w:u w:val="none"/>
        </w:rPr>
        <w:t>er</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o</w:t>
      </w:r>
      <w:r>
        <w:rPr>
          <w:u w:val="none"/>
        </w:rPr>
        <w:t>r</w:t>
      </w:r>
      <w:r>
        <w:rPr>
          <w:w w:val="102"/>
          <w:u w:val="none"/>
        </w:rPr>
        <w:t xml:space="preserve"> </w:t>
      </w:r>
      <w:r>
        <w:rPr>
          <w:u w:val="none"/>
        </w:rPr>
        <w:t>t</w:t>
      </w:r>
      <w:r>
        <w:rPr>
          <w:spacing w:val="1"/>
          <w:u w:val="none"/>
        </w:rPr>
        <w:t>h</w:t>
      </w:r>
      <w:r>
        <w:rPr>
          <w:u w:val="none"/>
        </w:rPr>
        <w:t>e</w:t>
      </w:r>
      <w:r>
        <w:rPr>
          <w:spacing w:val="1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4"/>
          <w:u w:val="none"/>
        </w:rPr>
        <w:t xml:space="preserve"> </w:t>
      </w:r>
      <w:r>
        <w:rPr>
          <w:u w:val="none"/>
        </w:rPr>
        <w:t>a</w:t>
      </w:r>
      <w:r>
        <w:rPr>
          <w:spacing w:val="1"/>
          <w:u w:val="none"/>
        </w:rPr>
        <w:t>g</w:t>
      </w:r>
      <w:r>
        <w:rPr>
          <w:u w:val="none"/>
        </w:rPr>
        <w:t>rees</w:t>
      </w:r>
      <w:r>
        <w:rPr>
          <w:spacing w:val="13"/>
          <w:u w:val="none"/>
        </w:rPr>
        <w:t xml:space="preserve"> </w:t>
      </w:r>
      <w:r>
        <w:rPr>
          <w:u w:val="none"/>
        </w:rPr>
        <w:t>to</w:t>
      </w:r>
      <w:r>
        <w:rPr>
          <w:spacing w:val="15"/>
          <w:u w:val="none"/>
        </w:rPr>
        <w:t xml:space="preserve"> </w:t>
      </w:r>
      <w:r>
        <w:rPr>
          <w:spacing w:val="1"/>
          <w:u w:val="none"/>
        </w:rPr>
        <w:t>p</w:t>
      </w:r>
      <w:r>
        <w:rPr>
          <w:u w:val="none"/>
        </w:rPr>
        <w:t>erf</w:t>
      </w:r>
      <w:r>
        <w:rPr>
          <w:spacing w:val="1"/>
          <w:u w:val="none"/>
        </w:rPr>
        <w:t>o</w:t>
      </w:r>
      <w:r>
        <w:rPr>
          <w:u w:val="none"/>
        </w:rPr>
        <w:t>rm</w:t>
      </w:r>
      <w:r>
        <w:rPr>
          <w:spacing w:val="16"/>
          <w:u w:val="none"/>
        </w:rPr>
        <w:t xml:space="preserve"> </w:t>
      </w:r>
      <w:r>
        <w:rPr>
          <w:u w:val="none"/>
        </w:rPr>
        <w:t>all</w:t>
      </w:r>
      <w:r>
        <w:rPr>
          <w:spacing w:val="13"/>
          <w:u w:val="none"/>
        </w:rPr>
        <w:t xml:space="preserve"> </w:t>
      </w:r>
      <w:r>
        <w:rPr>
          <w:u w:val="none"/>
        </w:rPr>
        <w:t>f</w:t>
      </w:r>
      <w:r>
        <w:rPr>
          <w:spacing w:val="1"/>
          <w:u w:val="none"/>
        </w:rPr>
        <w:t>u</w:t>
      </w:r>
      <w:r>
        <w:rPr>
          <w:u w:val="none"/>
        </w:rPr>
        <w:t>rt</w:t>
      </w:r>
      <w:r>
        <w:rPr>
          <w:spacing w:val="1"/>
          <w:u w:val="none"/>
        </w:rPr>
        <w:t>h</w:t>
      </w:r>
      <w:r>
        <w:rPr>
          <w:u w:val="none"/>
        </w:rPr>
        <w:t>er</w:t>
      </w:r>
      <w:r>
        <w:rPr>
          <w:spacing w:val="13"/>
          <w:u w:val="none"/>
        </w:rPr>
        <w:t xml:space="preserve"> </w:t>
      </w:r>
      <w:r>
        <w:rPr>
          <w:u w:val="none"/>
        </w:rPr>
        <w:t>acts</w:t>
      </w:r>
      <w:r>
        <w:rPr>
          <w:spacing w:val="14"/>
          <w:u w:val="none"/>
        </w:rPr>
        <w:t xml:space="preserve"> </w:t>
      </w:r>
      <w:r>
        <w:rPr>
          <w:u w:val="none"/>
        </w:rPr>
        <w:t>a</w:t>
      </w:r>
      <w:r>
        <w:rPr>
          <w:spacing w:val="1"/>
          <w:u w:val="none"/>
        </w:rPr>
        <w:t>n</w:t>
      </w:r>
      <w:r>
        <w:rPr>
          <w:u w:val="none"/>
        </w:rPr>
        <w:t>d</w:t>
      </w:r>
      <w:r>
        <w:rPr>
          <w:spacing w:val="14"/>
          <w:u w:val="none"/>
        </w:rPr>
        <w:t xml:space="preserve"> </w:t>
      </w:r>
      <w:r>
        <w:rPr>
          <w:u w:val="none"/>
        </w:rPr>
        <w:t>e</w:t>
      </w:r>
      <w:r>
        <w:rPr>
          <w:spacing w:val="1"/>
          <w:u w:val="none"/>
        </w:rPr>
        <w:t>x</w:t>
      </w:r>
      <w:r>
        <w:rPr>
          <w:spacing w:val="-1"/>
          <w:u w:val="none"/>
        </w:rPr>
        <w:t>e</w:t>
      </w:r>
      <w:r>
        <w:rPr>
          <w:u w:val="none"/>
        </w:rPr>
        <w:t>c</w:t>
      </w:r>
      <w:r>
        <w:rPr>
          <w:spacing w:val="1"/>
          <w:u w:val="none"/>
        </w:rPr>
        <w:t>u</w:t>
      </w:r>
      <w:r>
        <w:rPr>
          <w:u w:val="none"/>
        </w:rPr>
        <w:t>te,</w:t>
      </w:r>
      <w:r>
        <w:rPr>
          <w:spacing w:val="13"/>
          <w:u w:val="none"/>
        </w:rPr>
        <w:t xml:space="preserve"> </w:t>
      </w:r>
      <w:r>
        <w:rPr>
          <w:u w:val="none"/>
        </w:rPr>
        <w:t>ac</w:t>
      </w:r>
      <w:r>
        <w:rPr>
          <w:spacing w:val="1"/>
          <w:u w:val="none"/>
        </w:rPr>
        <w:t>k</w:t>
      </w:r>
      <w:r>
        <w:rPr>
          <w:u w:val="none"/>
        </w:rPr>
        <w:t>no</w:t>
      </w:r>
      <w:r>
        <w:rPr>
          <w:spacing w:val="1"/>
          <w:u w:val="none"/>
        </w:rPr>
        <w:t>w</w:t>
      </w:r>
      <w:r>
        <w:rPr>
          <w:u w:val="none"/>
        </w:rPr>
        <w:t>le</w:t>
      </w:r>
      <w:r>
        <w:rPr>
          <w:spacing w:val="1"/>
          <w:u w:val="none"/>
        </w:rPr>
        <w:t>d</w:t>
      </w:r>
      <w:r>
        <w:rPr>
          <w:u w:val="none"/>
        </w:rPr>
        <w:t>ge</w:t>
      </w:r>
      <w:r>
        <w:rPr>
          <w:spacing w:val="13"/>
          <w:u w:val="none"/>
        </w:rPr>
        <w:t xml:space="preserve"> </w:t>
      </w:r>
      <w:r>
        <w:rPr>
          <w:u w:val="none"/>
        </w:rPr>
        <w:t>a</w:t>
      </w:r>
      <w:r>
        <w:rPr>
          <w:spacing w:val="1"/>
          <w:u w:val="none"/>
        </w:rPr>
        <w:t>n</w:t>
      </w:r>
      <w:r>
        <w:rPr>
          <w:u w:val="none"/>
        </w:rPr>
        <w:t>d</w:t>
      </w:r>
      <w:r>
        <w:rPr>
          <w:spacing w:val="15"/>
          <w:u w:val="none"/>
        </w:rPr>
        <w:t xml:space="preserve"> </w:t>
      </w:r>
      <w:r>
        <w:rPr>
          <w:u w:val="none"/>
        </w:rPr>
        <w:t>deliver</w:t>
      </w:r>
      <w:r>
        <w:rPr>
          <w:spacing w:val="13"/>
          <w:u w:val="none"/>
        </w:rPr>
        <w:t xml:space="preserve"> </w:t>
      </w:r>
      <w:r>
        <w:rPr>
          <w:u w:val="none"/>
        </w:rPr>
        <w:t>all</w:t>
      </w:r>
      <w:r>
        <w:rPr>
          <w:w w:val="102"/>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19"/>
          <w:u w:val="none"/>
        </w:rPr>
        <w:t xml:space="preserve"> </w:t>
      </w:r>
      <w:r>
        <w:rPr>
          <w:spacing w:val="1"/>
          <w:u w:val="none"/>
        </w:rPr>
        <w:t>wh</w:t>
      </w:r>
      <w:r>
        <w:rPr>
          <w:u w:val="none"/>
        </w:rPr>
        <w:t>ich</w:t>
      </w:r>
      <w:r>
        <w:rPr>
          <w:spacing w:val="20"/>
          <w:u w:val="none"/>
        </w:rPr>
        <w:t xml:space="preserve"> </w:t>
      </w:r>
      <w:r>
        <w:rPr>
          <w:spacing w:val="2"/>
          <w:u w:val="none"/>
        </w:rPr>
        <w:t>m</w:t>
      </w:r>
      <w:r>
        <w:rPr>
          <w:u w:val="none"/>
        </w:rPr>
        <w:t>ay</w:t>
      </w:r>
      <w:r>
        <w:rPr>
          <w:spacing w:val="20"/>
          <w:u w:val="none"/>
        </w:rPr>
        <w:t xml:space="preserve"> </w:t>
      </w:r>
      <w:r>
        <w:rPr>
          <w:spacing w:val="1"/>
          <w:u w:val="none"/>
        </w:rPr>
        <w:t>b</w:t>
      </w:r>
      <w:r>
        <w:rPr>
          <w:u w:val="none"/>
        </w:rPr>
        <w:t>e</w:t>
      </w:r>
      <w:r>
        <w:rPr>
          <w:spacing w:val="19"/>
          <w:u w:val="none"/>
        </w:rPr>
        <w:t xml:space="preserve"> </w:t>
      </w:r>
      <w:r>
        <w:rPr>
          <w:u w:val="none"/>
        </w:rPr>
        <w:t>reas</w:t>
      </w:r>
      <w:r>
        <w:rPr>
          <w:spacing w:val="1"/>
          <w:u w:val="none"/>
        </w:rPr>
        <w:t>on</w:t>
      </w:r>
      <w:r>
        <w:rPr>
          <w:u w:val="none"/>
        </w:rPr>
        <w:t>a</w:t>
      </w:r>
      <w:r>
        <w:rPr>
          <w:spacing w:val="1"/>
          <w:u w:val="none"/>
        </w:rPr>
        <w:t>b</w:t>
      </w:r>
      <w:r>
        <w:rPr>
          <w:u w:val="none"/>
        </w:rPr>
        <w:t>ly</w:t>
      </w:r>
      <w:r>
        <w:rPr>
          <w:spacing w:val="20"/>
          <w:u w:val="none"/>
        </w:rPr>
        <w:t xml:space="preserve"> </w:t>
      </w:r>
      <w:r>
        <w:rPr>
          <w:spacing w:val="1"/>
          <w:u w:val="none"/>
        </w:rPr>
        <w:t>n</w:t>
      </w:r>
      <w:r>
        <w:rPr>
          <w:u w:val="none"/>
        </w:rPr>
        <w:t>ecessar</w:t>
      </w:r>
      <w:r>
        <w:rPr>
          <w:spacing w:val="1"/>
          <w:u w:val="none"/>
        </w:rPr>
        <w:t>y</w:t>
      </w:r>
      <w:r>
        <w:rPr>
          <w:u w:val="none"/>
        </w:rPr>
        <w:t>,</w:t>
      </w:r>
      <w:r>
        <w:rPr>
          <w:spacing w:val="19"/>
          <w:u w:val="none"/>
        </w:rPr>
        <w:t xml:space="preserve"> </w:t>
      </w:r>
      <w:r>
        <w:rPr>
          <w:u w:val="none"/>
        </w:rPr>
        <w:t>a</w:t>
      </w:r>
      <w:r>
        <w:rPr>
          <w:spacing w:val="1"/>
          <w:u w:val="none"/>
        </w:rPr>
        <w:t>pp</w:t>
      </w:r>
      <w:r>
        <w:rPr>
          <w:u w:val="none"/>
        </w:rPr>
        <w:t>r</w:t>
      </w:r>
      <w:r>
        <w:rPr>
          <w:spacing w:val="1"/>
          <w:u w:val="none"/>
        </w:rPr>
        <w:t>op</w:t>
      </w:r>
      <w:r>
        <w:rPr>
          <w:u w:val="none"/>
        </w:rPr>
        <w:t>riate</w:t>
      </w:r>
      <w:r>
        <w:rPr>
          <w:spacing w:val="19"/>
          <w:u w:val="none"/>
        </w:rPr>
        <w:t xml:space="preserve"> </w:t>
      </w:r>
      <w:r>
        <w:rPr>
          <w:spacing w:val="1"/>
          <w:u w:val="none"/>
        </w:rPr>
        <w:t>o</w:t>
      </w:r>
      <w:r>
        <w:rPr>
          <w:u w:val="none"/>
        </w:rPr>
        <w:t>r</w:t>
      </w:r>
      <w:r>
        <w:rPr>
          <w:spacing w:val="19"/>
          <w:u w:val="none"/>
        </w:rPr>
        <w:t xml:space="preserve"> </w:t>
      </w:r>
      <w:r>
        <w:rPr>
          <w:spacing w:val="1"/>
          <w:u w:val="none"/>
        </w:rPr>
        <w:t>d</w:t>
      </w:r>
      <w:r>
        <w:rPr>
          <w:u w:val="none"/>
        </w:rPr>
        <w:t>esira</w:t>
      </w:r>
      <w:r>
        <w:rPr>
          <w:spacing w:val="1"/>
          <w:u w:val="none"/>
        </w:rPr>
        <w:t>b</w:t>
      </w:r>
      <w:r>
        <w:rPr>
          <w:u w:val="none"/>
        </w:rPr>
        <w:t>le</w:t>
      </w:r>
      <w:r>
        <w:rPr>
          <w:spacing w:val="19"/>
          <w:u w:val="none"/>
        </w:rPr>
        <w:t xml:space="preserve"> </w:t>
      </w:r>
      <w:r>
        <w:rPr>
          <w:u w:val="none"/>
        </w:rPr>
        <w:t>to</w:t>
      </w:r>
      <w:r>
        <w:rPr>
          <w:spacing w:val="21"/>
          <w:u w:val="none"/>
        </w:rPr>
        <w:t xml:space="preserve"> </w:t>
      </w:r>
      <w:r>
        <w:rPr>
          <w:u w:val="none"/>
        </w:rPr>
        <w:t>carry</w:t>
      </w:r>
      <w:r>
        <w:rPr>
          <w:spacing w:val="20"/>
          <w:u w:val="none"/>
        </w:rPr>
        <w:t xml:space="preserve"> </w:t>
      </w:r>
      <w:r>
        <w:rPr>
          <w:spacing w:val="1"/>
          <w:u w:val="none"/>
        </w:rPr>
        <w:t>ou</w:t>
      </w:r>
      <w:r>
        <w:rPr>
          <w:u w:val="none"/>
        </w:rPr>
        <w:t>t</w:t>
      </w:r>
      <w:r>
        <w:rPr>
          <w:spacing w:val="19"/>
          <w:u w:val="none"/>
        </w:rPr>
        <w:t xml:space="preserve"> </w:t>
      </w:r>
      <w:r>
        <w:rPr>
          <w:u w:val="none"/>
        </w:rPr>
        <w:t>t</w:t>
      </w:r>
      <w:r>
        <w:rPr>
          <w:spacing w:val="1"/>
          <w:u w:val="none"/>
        </w:rPr>
        <w:t>h</w:t>
      </w:r>
      <w:r>
        <w:rPr>
          <w:u w:val="none"/>
        </w:rPr>
        <w:t>e</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2"/>
          <w:u w:val="none"/>
        </w:rPr>
        <w:t xml:space="preserve"> </w:t>
      </w:r>
      <w:r>
        <w:rPr>
          <w:spacing w:val="1"/>
          <w:u w:val="none"/>
        </w:rPr>
        <w:t>bu</w:t>
      </w:r>
      <w:r>
        <w:rPr>
          <w:u w:val="none"/>
        </w:rPr>
        <w:t>t</w:t>
      </w:r>
      <w:r>
        <w:rPr>
          <w:spacing w:val="21"/>
          <w:u w:val="none"/>
        </w:rPr>
        <w:t xml:space="preserve"> </w:t>
      </w:r>
      <w:r>
        <w:rPr>
          <w:spacing w:val="1"/>
          <w:u w:val="none"/>
        </w:rPr>
        <w:t>no</w:t>
      </w:r>
      <w:r>
        <w:rPr>
          <w:u w:val="none"/>
        </w:rPr>
        <w:t>t</w:t>
      </w:r>
      <w:r>
        <w:rPr>
          <w:spacing w:val="21"/>
          <w:u w:val="none"/>
        </w:rPr>
        <w:t xml:space="preserve"> </w:t>
      </w:r>
      <w:r>
        <w:rPr>
          <w:u w:val="none"/>
        </w:rPr>
        <w:t>li</w:t>
      </w:r>
      <w:r>
        <w:rPr>
          <w:spacing w:val="2"/>
          <w:u w:val="none"/>
        </w:rPr>
        <w:t>m</w:t>
      </w:r>
      <w:r>
        <w:rPr>
          <w:u w:val="none"/>
        </w:rPr>
        <w:t>ited</w:t>
      </w:r>
      <w:r>
        <w:rPr>
          <w:spacing w:val="22"/>
          <w:u w:val="none"/>
        </w:rPr>
        <w:t xml:space="preserve"> </w:t>
      </w:r>
      <w:r>
        <w:rPr>
          <w:u w:val="none"/>
        </w:rPr>
        <w:t>to</w:t>
      </w:r>
      <w:r>
        <w:rPr>
          <w:spacing w:val="22"/>
          <w:u w:val="none"/>
        </w:rPr>
        <w:t xml:space="preserve"> </w:t>
      </w:r>
      <w:r>
        <w:rPr>
          <w:u w:val="none"/>
        </w:rPr>
        <w:t>ackno</w:t>
      </w:r>
      <w:r>
        <w:rPr>
          <w:spacing w:val="2"/>
          <w:u w:val="none"/>
        </w:rPr>
        <w:t>w</w:t>
      </w:r>
      <w:r>
        <w:rPr>
          <w:u w:val="none"/>
        </w:rPr>
        <w:t>ledgi</w:t>
      </w:r>
      <w:r>
        <w:rPr>
          <w:spacing w:val="1"/>
          <w:u w:val="none"/>
        </w:rPr>
        <w:t>n</w:t>
      </w:r>
      <w:r>
        <w:rPr>
          <w:u w:val="none"/>
        </w:rPr>
        <w:t>g</w:t>
      </w:r>
      <w:r>
        <w:rPr>
          <w:spacing w:val="22"/>
          <w:u w:val="none"/>
        </w:rPr>
        <w:t xml:space="preserve"> </w:t>
      </w:r>
      <w:r>
        <w:rPr>
          <w:u w:val="none"/>
        </w:rPr>
        <w:t>before</w:t>
      </w:r>
      <w:r>
        <w:rPr>
          <w:spacing w:val="22"/>
          <w:u w:val="none"/>
        </w:rPr>
        <w:t xml:space="preserve"> </w:t>
      </w:r>
      <w:r>
        <w:rPr>
          <w:u w:val="none"/>
        </w:rPr>
        <w:t>a</w:t>
      </w:r>
      <w:r>
        <w:rPr>
          <w:spacing w:val="22"/>
          <w:u w:val="none"/>
        </w:rPr>
        <w:t xml:space="preserve"> </w:t>
      </w:r>
      <w:r>
        <w:rPr>
          <w:u w:val="none"/>
        </w:rPr>
        <w:t>notary</w:t>
      </w:r>
      <w:r>
        <w:rPr>
          <w:spacing w:val="22"/>
          <w:u w:val="none"/>
        </w:rPr>
        <w:t xml:space="preserve"> </w:t>
      </w:r>
      <w:r>
        <w:rPr>
          <w:u w:val="none"/>
        </w:rPr>
        <w:t>public</w:t>
      </w:r>
      <w:r>
        <w:rPr>
          <w:spacing w:val="22"/>
          <w:u w:val="none"/>
        </w:rPr>
        <w:t xml:space="preserve"> </w:t>
      </w:r>
      <w:r>
        <w:rPr>
          <w:u w:val="none"/>
        </w:rPr>
        <w:t>any</w:t>
      </w:r>
      <w:r>
        <w:rPr>
          <w:spacing w:val="22"/>
          <w:u w:val="none"/>
        </w:rPr>
        <w:t xml:space="preserve"> </w:t>
      </w:r>
      <w:r>
        <w:rPr>
          <w:u w:val="none"/>
        </w:rPr>
        <w:t>si</w:t>
      </w:r>
      <w:r>
        <w:rPr>
          <w:spacing w:val="1"/>
          <w:u w:val="none"/>
        </w:rPr>
        <w:t>g</w:t>
      </w:r>
      <w:r>
        <w:rPr>
          <w:u w:val="none"/>
        </w:rPr>
        <w:t>nat</w:t>
      </w:r>
      <w:r>
        <w:rPr>
          <w:spacing w:val="1"/>
          <w:u w:val="none"/>
        </w:rPr>
        <w:t>u</w:t>
      </w:r>
      <w:r>
        <w:rPr>
          <w:u w:val="none"/>
        </w:rPr>
        <w:t>re</w:t>
      </w:r>
      <w:r>
        <w:rPr>
          <w:spacing w:val="22"/>
          <w:u w:val="none"/>
        </w:rPr>
        <w:t xml:space="preserve"> </w:t>
      </w:r>
      <w:r>
        <w:rPr>
          <w:u w:val="none"/>
        </w:rPr>
        <w:t>heret</w:t>
      </w:r>
      <w:r>
        <w:rPr>
          <w:spacing w:val="1"/>
          <w:u w:val="none"/>
        </w:rPr>
        <w:t>o</w:t>
      </w:r>
      <w:r>
        <w:rPr>
          <w:u w:val="none"/>
        </w:rPr>
        <w:t>fore</w:t>
      </w:r>
      <w:r>
        <w:rPr>
          <w:spacing w:val="22"/>
          <w:u w:val="none"/>
        </w:rPr>
        <w:t xml:space="preserve"> </w:t>
      </w:r>
      <w:r>
        <w:rPr>
          <w:u w:val="none"/>
        </w:rPr>
        <w:t>or</w:t>
      </w:r>
      <w:r>
        <w:rPr>
          <w:w w:val="102"/>
          <w:u w:val="none"/>
        </w:rPr>
        <w:t xml:space="preserve"> </w:t>
      </w:r>
      <w:r>
        <w:rPr>
          <w:u w:val="none"/>
        </w:rPr>
        <w:t>t</w:t>
      </w:r>
      <w:r>
        <w:rPr>
          <w:spacing w:val="1"/>
          <w:u w:val="none"/>
        </w:rPr>
        <w:t>h</w:t>
      </w:r>
      <w:r>
        <w:rPr>
          <w:u w:val="none"/>
        </w:rPr>
        <w:t>ereafter</w:t>
      </w:r>
      <w:r>
        <w:rPr>
          <w:spacing w:val="19"/>
          <w:u w:val="none"/>
        </w:rPr>
        <w:t xml:space="preserve"> </w:t>
      </w:r>
      <w:r>
        <w:rPr>
          <w:spacing w:val="2"/>
          <w:u w:val="none"/>
        </w:rPr>
        <w:t>m</w:t>
      </w:r>
      <w:r>
        <w:rPr>
          <w:u w:val="none"/>
        </w:rPr>
        <w:t>a</w:t>
      </w:r>
      <w:r>
        <w:rPr>
          <w:spacing w:val="1"/>
          <w:u w:val="none"/>
        </w:rPr>
        <w:t>d</w:t>
      </w:r>
      <w:r>
        <w:rPr>
          <w:u w:val="none"/>
        </w:rPr>
        <w:t>e</w:t>
      </w:r>
      <w:r>
        <w:rPr>
          <w:spacing w:val="20"/>
          <w:u w:val="none"/>
        </w:rPr>
        <w:t xml:space="preserve"> </w:t>
      </w:r>
      <w:r>
        <w:rPr>
          <w:spacing w:val="1"/>
          <w:u w:val="none"/>
        </w:rPr>
        <w:t>b</w:t>
      </w:r>
      <w:r>
        <w:rPr>
          <w:u w:val="none"/>
        </w:rPr>
        <w:t>y</w:t>
      </w:r>
      <w:r>
        <w:rPr>
          <w:spacing w:val="21"/>
          <w:u w:val="none"/>
        </w:rPr>
        <w:t xml:space="preserve"> </w:t>
      </w:r>
      <w:r>
        <w:rPr>
          <w:u w:val="none"/>
        </w:rPr>
        <w:t>a</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p>
    <w:p w14:paraId="29785222" w14:textId="77777777" w:rsidR="000C19C9" w:rsidRDefault="000C19C9">
      <w:pPr>
        <w:spacing w:line="251" w:lineRule="auto"/>
        <w:jc w:val="both"/>
        <w:sectPr w:rsidR="000C19C9">
          <w:pgSz w:w="12240" w:h="15840"/>
          <w:pgMar w:top="1380" w:right="1320" w:bottom="940" w:left="1340" w:header="0" w:footer="742" w:gutter="0"/>
          <w:cols w:space="720"/>
        </w:sectPr>
      </w:pPr>
    </w:p>
    <w:p w14:paraId="07F3BD9E" w14:textId="77777777" w:rsidR="000C19C9" w:rsidRDefault="00D3642A">
      <w:pPr>
        <w:pStyle w:val="BodyText"/>
        <w:numPr>
          <w:ilvl w:val="1"/>
          <w:numId w:val="8"/>
        </w:numPr>
        <w:tabs>
          <w:tab w:val="left" w:pos="1544"/>
        </w:tabs>
        <w:spacing w:before="70" w:line="250" w:lineRule="auto"/>
        <w:ind w:right="113" w:firstLine="720"/>
        <w:jc w:val="both"/>
        <w:rPr>
          <w:u w:val="none"/>
        </w:rPr>
      </w:pPr>
      <w:r>
        <w:rPr>
          <w:spacing w:val="1"/>
          <w:u w:color="000000"/>
        </w:rPr>
        <w:lastRenderedPageBreak/>
        <w:t>PRONOUN</w:t>
      </w:r>
      <w:r>
        <w:rPr>
          <w:u w:color="000000"/>
        </w:rPr>
        <w:t>S</w:t>
      </w:r>
      <w:r>
        <w:rPr>
          <w:spacing w:val="30"/>
          <w:u w:color="000000"/>
        </w:rPr>
        <w:t xml:space="preserve"> </w:t>
      </w:r>
      <w:r>
        <w:rPr>
          <w:spacing w:val="1"/>
          <w:u w:color="000000"/>
        </w:rPr>
        <w:t>AN</w:t>
      </w:r>
      <w:r>
        <w:rPr>
          <w:u w:color="000000"/>
        </w:rPr>
        <w:t>D</w:t>
      </w:r>
      <w:r>
        <w:rPr>
          <w:spacing w:val="31"/>
          <w:u w:color="000000"/>
        </w:rPr>
        <w:t xml:space="preserve"> </w:t>
      </w:r>
      <w:r>
        <w:rPr>
          <w:spacing w:val="1"/>
          <w:u w:color="000000"/>
        </w:rPr>
        <w:t>PLURAL</w:t>
      </w:r>
      <w:r>
        <w:rPr>
          <w:u w:color="000000"/>
        </w:rPr>
        <w:t>S</w:t>
      </w:r>
      <w:r>
        <w:rPr>
          <w:u w:val="none"/>
        </w:rPr>
        <w:t>.</w:t>
      </w:r>
      <w:r>
        <w:rPr>
          <w:spacing w:val="29"/>
          <w:u w:val="none"/>
        </w:rPr>
        <w:t xml:space="preserve"> </w:t>
      </w:r>
      <w:r>
        <w:rPr>
          <w:spacing w:val="2"/>
          <w:u w:val="none"/>
        </w:rPr>
        <w:t>W</w:t>
      </w:r>
      <w:r>
        <w:rPr>
          <w:spacing w:val="1"/>
          <w:u w:val="none"/>
        </w:rPr>
        <w:t>h</w:t>
      </w:r>
      <w:r>
        <w:rPr>
          <w:u w:val="none"/>
        </w:rPr>
        <w:t>e</w:t>
      </w:r>
      <w:r>
        <w:rPr>
          <w:spacing w:val="1"/>
          <w:u w:val="none"/>
        </w:rPr>
        <w:t>n</w:t>
      </w:r>
      <w:r>
        <w:rPr>
          <w:u w:val="none"/>
        </w:rPr>
        <w:t>e</w:t>
      </w:r>
      <w:r>
        <w:rPr>
          <w:spacing w:val="1"/>
          <w:u w:val="none"/>
        </w:rPr>
        <w:t>v</w:t>
      </w:r>
      <w:r>
        <w:rPr>
          <w:u w:val="none"/>
        </w:rPr>
        <w:t>er</w:t>
      </w:r>
      <w:r>
        <w:rPr>
          <w:spacing w:val="29"/>
          <w:u w:val="none"/>
        </w:rPr>
        <w:t xml:space="preserve"> </w:t>
      </w:r>
      <w:r>
        <w:rPr>
          <w:u w:val="none"/>
        </w:rPr>
        <w:t>t</w:t>
      </w:r>
      <w:r>
        <w:rPr>
          <w:spacing w:val="1"/>
          <w:u w:val="none"/>
        </w:rPr>
        <w:t>h</w:t>
      </w:r>
      <w:r>
        <w:rPr>
          <w:u w:val="none"/>
        </w:rPr>
        <w:t>e</w:t>
      </w:r>
      <w:r>
        <w:rPr>
          <w:spacing w:val="30"/>
          <w:u w:val="none"/>
        </w:rPr>
        <w:t xml:space="preserve"> </w:t>
      </w:r>
      <w:r>
        <w:rPr>
          <w:u w:val="none"/>
        </w:rPr>
        <w:t>c</w:t>
      </w:r>
      <w:r>
        <w:rPr>
          <w:spacing w:val="1"/>
          <w:u w:val="none"/>
        </w:rPr>
        <w:t>on</w:t>
      </w:r>
      <w:r>
        <w:rPr>
          <w:u w:val="none"/>
        </w:rPr>
        <w:t>te</w:t>
      </w:r>
      <w:r>
        <w:rPr>
          <w:spacing w:val="1"/>
          <w:u w:val="none"/>
        </w:rPr>
        <w:t>x</w:t>
      </w:r>
      <w:r>
        <w:rPr>
          <w:u w:val="none"/>
        </w:rPr>
        <w:t>t</w:t>
      </w:r>
      <w:r>
        <w:rPr>
          <w:spacing w:val="29"/>
          <w:u w:val="none"/>
        </w:rPr>
        <w:t xml:space="preserve"> </w:t>
      </w:r>
      <w:r>
        <w:rPr>
          <w:spacing w:val="2"/>
          <w:u w:val="none"/>
        </w:rPr>
        <w:t>m</w:t>
      </w:r>
      <w:r>
        <w:rPr>
          <w:u w:val="none"/>
        </w:rPr>
        <w:t>ay</w:t>
      </w:r>
      <w:r>
        <w:rPr>
          <w:spacing w:val="31"/>
          <w:u w:val="none"/>
        </w:rPr>
        <w:t xml:space="preserve"> </w:t>
      </w:r>
      <w:r>
        <w:rPr>
          <w:u w:val="none"/>
        </w:rPr>
        <w:t>re</w:t>
      </w:r>
      <w:r>
        <w:rPr>
          <w:spacing w:val="1"/>
          <w:u w:val="none"/>
        </w:rPr>
        <w:t>qu</w:t>
      </w:r>
      <w:r>
        <w:rPr>
          <w:u w:val="none"/>
        </w:rPr>
        <w:t>ire,</w:t>
      </w:r>
      <w:r>
        <w:rPr>
          <w:spacing w:val="29"/>
          <w:u w:val="none"/>
        </w:rPr>
        <w:t xml:space="preserve"> </w:t>
      </w:r>
      <w:r>
        <w:rPr>
          <w:u w:val="none"/>
        </w:rPr>
        <w:t>a</w:t>
      </w:r>
      <w:r>
        <w:rPr>
          <w:spacing w:val="1"/>
          <w:u w:val="none"/>
        </w:rPr>
        <w:t>n</w:t>
      </w:r>
      <w:r>
        <w:rPr>
          <w:u w:val="none"/>
        </w:rPr>
        <w:t>y</w:t>
      </w:r>
      <w:r>
        <w:rPr>
          <w:spacing w:val="30"/>
          <w:u w:val="none"/>
        </w:rPr>
        <w:t xml:space="preserve"> </w:t>
      </w:r>
      <w:r>
        <w:rPr>
          <w:spacing w:val="1"/>
          <w:u w:val="none"/>
        </w:rPr>
        <w:t>p</w:t>
      </w:r>
      <w:r>
        <w:rPr>
          <w:u w:val="none"/>
        </w:rPr>
        <w:t>r</w:t>
      </w:r>
      <w:r>
        <w:rPr>
          <w:spacing w:val="1"/>
          <w:u w:val="none"/>
        </w:rPr>
        <w:t>onou</w:t>
      </w:r>
      <w:r>
        <w:rPr>
          <w:u w:val="none"/>
        </w:rPr>
        <w:t>n</w:t>
      </w:r>
      <w:r>
        <w:rPr>
          <w:spacing w:val="31"/>
          <w:u w:val="none"/>
        </w:rPr>
        <w:t xml:space="preserve"> </w:t>
      </w:r>
      <w:r>
        <w:rPr>
          <w:spacing w:val="1"/>
          <w:u w:val="none"/>
        </w:rPr>
        <w:t>u</w:t>
      </w:r>
      <w:r>
        <w:rPr>
          <w:u w:val="none"/>
        </w:rPr>
        <w:t>sed</w:t>
      </w:r>
      <w:r>
        <w:rPr>
          <w:spacing w:val="30"/>
          <w:u w:val="none"/>
        </w:rPr>
        <w:t xml:space="preserve"> </w:t>
      </w:r>
      <w:r>
        <w:rPr>
          <w:u w:val="none"/>
        </w:rPr>
        <w:t>in</w:t>
      </w:r>
      <w:r>
        <w:rPr>
          <w:spacing w:val="1"/>
          <w:w w:val="102"/>
          <w:u w:val="none"/>
        </w:rPr>
        <w:t xml:space="preserve"> </w:t>
      </w:r>
      <w:r>
        <w:rPr>
          <w:u w:val="none"/>
        </w:rPr>
        <w:t>t</w:t>
      </w:r>
      <w:r>
        <w:rPr>
          <w:spacing w:val="1"/>
          <w:u w:val="none"/>
        </w:rPr>
        <w:t>h</w:t>
      </w:r>
      <w:r>
        <w:rPr>
          <w:u w:val="none"/>
        </w:rPr>
        <w:t>is</w:t>
      </w:r>
      <w:r>
        <w:rPr>
          <w:spacing w:val="4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43"/>
          <w:u w:val="none"/>
        </w:rPr>
        <w:t xml:space="preserve"> </w:t>
      </w:r>
      <w:r>
        <w:rPr>
          <w:u w:val="none"/>
        </w:rPr>
        <w:t>s</w:t>
      </w:r>
      <w:r>
        <w:rPr>
          <w:spacing w:val="1"/>
          <w:u w:val="none"/>
        </w:rPr>
        <w:t>h</w:t>
      </w:r>
      <w:r>
        <w:rPr>
          <w:u w:val="none"/>
        </w:rPr>
        <w:t>all</w:t>
      </w:r>
      <w:r>
        <w:rPr>
          <w:spacing w:val="43"/>
          <w:u w:val="none"/>
        </w:rPr>
        <w:t xml:space="preserve"> </w:t>
      </w:r>
      <w:r>
        <w:rPr>
          <w:u w:val="none"/>
        </w:rPr>
        <w:t>i</w:t>
      </w:r>
      <w:r>
        <w:rPr>
          <w:spacing w:val="1"/>
          <w:u w:val="none"/>
        </w:rPr>
        <w:t>n</w:t>
      </w:r>
      <w:r>
        <w:rPr>
          <w:u w:val="none"/>
        </w:rPr>
        <w:t>cl</w:t>
      </w:r>
      <w:r>
        <w:rPr>
          <w:spacing w:val="1"/>
          <w:u w:val="none"/>
        </w:rPr>
        <w:t>ud</w:t>
      </w:r>
      <w:r>
        <w:rPr>
          <w:u w:val="none"/>
        </w:rPr>
        <w:t>e</w:t>
      </w:r>
      <w:r>
        <w:rPr>
          <w:spacing w:val="43"/>
          <w:u w:val="none"/>
        </w:rPr>
        <w:t xml:space="preserve"> </w:t>
      </w:r>
      <w:r>
        <w:rPr>
          <w:u w:val="none"/>
        </w:rPr>
        <w:t>t</w:t>
      </w:r>
      <w:r>
        <w:rPr>
          <w:spacing w:val="1"/>
          <w:u w:val="none"/>
        </w:rPr>
        <w:t>h</w:t>
      </w:r>
      <w:r>
        <w:rPr>
          <w:u w:val="none"/>
        </w:rPr>
        <w:t>e</w:t>
      </w:r>
      <w:r>
        <w:rPr>
          <w:spacing w:val="43"/>
          <w:u w:val="none"/>
        </w:rPr>
        <w:t xml:space="preserve"> </w:t>
      </w:r>
      <w:r>
        <w:rPr>
          <w:u w:val="none"/>
        </w:rPr>
        <w:t>c</w:t>
      </w:r>
      <w:r>
        <w:rPr>
          <w:spacing w:val="1"/>
          <w:u w:val="none"/>
        </w:rPr>
        <w:t>o</w:t>
      </w:r>
      <w:r>
        <w:rPr>
          <w:u w:val="none"/>
        </w:rPr>
        <w:t>rres</w:t>
      </w:r>
      <w:r>
        <w:rPr>
          <w:spacing w:val="1"/>
          <w:u w:val="none"/>
        </w:rPr>
        <w:t>pond</w:t>
      </w:r>
      <w:r>
        <w:rPr>
          <w:u w:val="none"/>
        </w:rPr>
        <w:t>i</w:t>
      </w:r>
      <w:r>
        <w:rPr>
          <w:spacing w:val="1"/>
          <w:u w:val="none"/>
        </w:rPr>
        <w:t>n</w:t>
      </w:r>
      <w:r>
        <w:rPr>
          <w:u w:val="none"/>
        </w:rPr>
        <w:t>g</w:t>
      </w:r>
      <w:r>
        <w:rPr>
          <w:spacing w:val="44"/>
          <w:u w:val="none"/>
        </w:rPr>
        <w:t xml:space="preserve"> </w:t>
      </w:r>
      <w:r>
        <w:rPr>
          <w:spacing w:val="2"/>
          <w:u w:val="none"/>
        </w:rPr>
        <w:t>m</w:t>
      </w:r>
      <w:r>
        <w:rPr>
          <w:u w:val="none"/>
        </w:rPr>
        <w:t>asc</w:t>
      </w:r>
      <w:r>
        <w:rPr>
          <w:spacing w:val="1"/>
          <w:u w:val="none"/>
        </w:rPr>
        <w:t>u</w:t>
      </w:r>
      <w:r>
        <w:rPr>
          <w:u w:val="none"/>
        </w:rPr>
        <w:t>li</w:t>
      </w:r>
      <w:r>
        <w:rPr>
          <w:spacing w:val="1"/>
          <w:u w:val="none"/>
        </w:rPr>
        <w:t>n</w:t>
      </w:r>
      <w:r>
        <w:rPr>
          <w:u w:val="none"/>
        </w:rPr>
        <w:t>e,</w:t>
      </w:r>
      <w:r>
        <w:rPr>
          <w:spacing w:val="43"/>
          <w:u w:val="none"/>
        </w:rPr>
        <w:t xml:space="preserve"> </w:t>
      </w:r>
      <w:r>
        <w:rPr>
          <w:u w:val="none"/>
        </w:rPr>
        <w:t>fe</w:t>
      </w:r>
      <w:r>
        <w:rPr>
          <w:spacing w:val="2"/>
          <w:u w:val="none"/>
        </w:rPr>
        <w:t>m</w:t>
      </w:r>
      <w:r>
        <w:rPr>
          <w:u w:val="none"/>
        </w:rPr>
        <w:t>i</w:t>
      </w:r>
      <w:r>
        <w:rPr>
          <w:spacing w:val="1"/>
          <w:u w:val="none"/>
        </w:rPr>
        <w:t>n</w:t>
      </w:r>
      <w:r>
        <w:rPr>
          <w:u w:val="none"/>
        </w:rPr>
        <w:t>i</w:t>
      </w:r>
      <w:r>
        <w:rPr>
          <w:spacing w:val="1"/>
          <w:u w:val="none"/>
        </w:rPr>
        <w:t>n</w:t>
      </w:r>
      <w:r>
        <w:rPr>
          <w:u w:val="none"/>
        </w:rPr>
        <w:t>e</w:t>
      </w:r>
      <w:r>
        <w:rPr>
          <w:spacing w:val="43"/>
          <w:u w:val="none"/>
        </w:rPr>
        <w:t xml:space="preserve"> </w:t>
      </w:r>
      <w:r>
        <w:rPr>
          <w:u w:val="none"/>
        </w:rPr>
        <w:t>a</w:t>
      </w:r>
      <w:r>
        <w:rPr>
          <w:spacing w:val="1"/>
          <w:u w:val="none"/>
        </w:rPr>
        <w:t>n</w:t>
      </w:r>
      <w:r>
        <w:rPr>
          <w:u w:val="none"/>
        </w:rPr>
        <w:t>d</w:t>
      </w:r>
      <w:r>
        <w:rPr>
          <w:spacing w:val="44"/>
          <w:u w:val="none"/>
        </w:rPr>
        <w:t xml:space="preserve"> </w:t>
      </w:r>
      <w:r>
        <w:rPr>
          <w:spacing w:val="1"/>
          <w:u w:val="none"/>
        </w:rPr>
        <w:t>n</w:t>
      </w:r>
      <w:r>
        <w:rPr>
          <w:u w:val="none"/>
        </w:rPr>
        <w:t>e</w:t>
      </w:r>
      <w:r>
        <w:rPr>
          <w:spacing w:val="1"/>
          <w:u w:val="none"/>
        </w:rPr>
        <w:t>u</w:t>
      </w:r>
      <w:r>
        <w:rPr>
          <w:u w:val="none"/>
        </w:rPr>
        <w:t>ter</w:t>
      </w:r>
      <w:r>
        <w:rPr>
          <w:spacing w:val="43"/>
          <w:u w:val="none"/>
        </w:rPr>
        <w:t xml:space="preserve"> </w:t>
      </w:r>
      <w:r>
        <w:rPr>
          <w:u w:val="none"/>
        </w:rPr>
        <w:t>f</w:t>
      </w:r>
      <w:r>
        <w:rPr>
          <w:spacing w:val="1"/>
          <w:u w:val="none"/>
        </w:rPr>
        <w:t>o</w:t>
      </w:r>
      <w:r>
        <w:rPr>
          <w:u w:val="none"/>
        </w:rPr>
        <w:t>r</w:t>
      </w:r>
      <w:r>
        <w:rPr>
          <w:spacing w:val="2"/>
          <w:u w:val="none"/>
        </w:rPr>
        <w:t>m</w:t>
      </w:r>
      <w:r>
        <w:rPr>
          <w:u w:val="none"/>
        </w:rPr>
        <w:t>s,</w:t>
      </w:r>
      <w:r>
        <w:rPr>
          <w:spacing w:val="42"/>
          <w:u w:val="none"/>
        </w:rPr>
        <w:t xml:space="preserve"> </w:t>
      </w:r>
      <w:r>
        <w:rPr>
          <w:u w:val="none"/>
        </w:rPr>
        <w:t>a</w:t>
      </w:r>
      <w:r>
        <w:rPr>
          <w:spacing w:val="1"/>
          <w:u w:val="none"/>
        </w:rPr>
        <w:t>n</w:t>
      </w:r>
      <w:r>
        <w:rPr>
          <w:u w:val="none"/>
        </w:rPr>
        <w:t>d</w:t>
      </w:r>
      <w:r>
        <w:rPr>
          <w:spacing w:val="44"/>
          <w:u w:val="none"/>
        </w:rPr>
        <w:t xml:space="preserve"> </w:t>
      </w:r>
      <w:r>
        <w:rPr>
          <w:u w:val="none"/>
        </w:rPr>
        <w:t>t</w:t>
      </w:r>
      <w:r>
        <w:rPr>
          <w:spacing w:val="1"/>
          <w:u w:val="none"/>
        </w:rPr>
        <w:t>h</w:t>
      </w:r>
      <w:r>
        <w:rPr>
          <w:u w:val="none"/>
        </w:rPr>
        <w:t>e</w:t>
      </w:r>
      <w:r>
        <w:rPr>
          <w:spacing w:val="43"/>
          <w:u w:val="none"/>
        </w:rPr>
        <w:t xml:space="preserve"> </w:t>
      </w:r>
      <w:r>
        <w:rPr>
          <w:u w:val="none"/>
        </w:rPr>
        <w:t>si</w:t>
      </w:r>
      <w:r>
        <w:rPr>
          <w:spacing w:val="1"/>
          <w:u w:val="none"/>
        </w:rPr>
        <w:t>ngu</w:t>
      </w:r>
      <w:r>
        <w:rPr>
          <w:u w:val="none"/>
        </w:rPr>
        <w:t>lar</w:t>
      </w:r>
      <w:r>
        <w:rPr>
          <w:w w:val="102"/>
          <w:u w:val="none"/>
        </w:rPr>
        <w:t xml:space="preserve"> </w:t>
      </w:r>
      <w:r>
        <w:rPr>
          <w:u w:val="none"/>
        </w:rPr>
        <w:t>fr</w:t>
      </w:r>
      <w:r>
        <w:rPr>
          <w:spacing w:val="1"/>
          <w:u w:val="none"/>
        </w:rPr>
        <w:t>o</w:t>
      </w:r>
      <w:r>
        <w:rPr>
          <w:u w:val="none"/>
        </w:rPr>
        <w:t>m</w:t>
      </w:r>
      <w:r>
        <w:rPr>
          <w:spacing w:val="18"/>
          <w:u w:val="none"/>
        </w:rPr>
        <w:t xml:space="preserve"> </w:t>
      </w:r>
      <w:r>
        <w:rPr>
          <w:spacing w:val="1"/>
          <w:u w:val="none"/>
        </w:rPr>
        <w:t>o</w:t>
      </w:r>
      <w:r>
        <w:rPr>
          <w:u w:val="none"/>
        </w:rPr>
        <w:t>f</w:t>
      </w:r>
      <w:r>
        <w:rPr>
          <w:spacing w:val="17"/>
          <w:u w:val="none"/>
        </w:rPr>
        <w:t xml:space="preserve"> </w:t>
      </w:r>
      <w:r>
        <w:rPr>
          <w:spacing w:val="1"/>
          <w:u w:val="none"/>
        </w:rPr>
        <w:t>noun</w:t>
      </w:r>
      <w:r>
        <w:rPr>
          <w:u w:val="none"/>
        </w:rPr>
        <w:t>s,</w:t>
      </w:r>
      <w:r>
        <w:rPr>
          <w:spacing w:val="15"/>
          <w:u w:val="none"/>
        </w:rPr>
        <w:t xml:space="preserve"> </w:t>
      </w:r>
      <w:r>
        <w:rPr>
          <w:spacing w:val="1"/>
          <w:u w:val="none"/>
        </w:rPr>
        <w:t>p</w:t>
      </w:r>
      <w:r>
        <w:rPr>
          <w:u w:val="none"/>
        </w:rPr>
        <w:t>r</w:t>
      </w:r>
      <w:r>
        <w:rPr>
          <w:spacing w:val="1"/>
          <w:u w:val="none"/>
        </w:rPr>
        <w:t>onoun</w:t>
      </w:r>
      <w:r>
        <w:rPr>
          <w:u w:val="none"/>
        </w:rPr>
        <w:t>s</w:t>
      </w:r>
      <w:r>
        <w:rPr>
          <w:spacing w:val="16"/>
          <w:u w:val="none"/>
        </w:rPr>
        <w:t xml:space="preserve"> </w:t>
      </w:r>
      <w:r>
        <w:rPr>
          <w:u w:val="none"/>
        </w:rPr>
        <w:t>a</w:t>
      </w:r>
      <w:r>
        <w:rPr>
          <w:spacing w:val="1"/>
          <w:u w:val="none"/>
        </w:rPr>
        <w:t>n</w:t>
      </w:r>
      <w:r>
        <w:rPr>
          <w:u w:val="none"/>
        </w:rPr>
        <w:t>d</w:t>
      </w:r>
      <w:r>
        <w:rPr>
          <w:spacing w:val="17"/>
          <w:u w:val="none"/>
        </w:rPr>
        <w:t xml:space="preserve"> </w:t>
      </w:r>
      <w:r>
        <w:rPr>
          <w:spacing w:val="1"/>
          <w:u w:val="none"/>
        </w:rPr>
        <w:t>v</w:t>
      </w:r>
      <w:r>
        <w:rPr>
          <w:u w:val="none"/>
        </w:rPr>
        <w:t>er</w:t>
      </w:r>
      <w:r>
        <w:rPr>
          <w:spacing w:val="1"/>
          <w:u w:val="none"/>
        </w:rPr>
        <w:t>b</w:t>
      </w:r>
      <w:r>
        <w:rPr>
          <w:u w:val="none"/>
        </w:rPr>
        <w:t>s</w:t>
      </w:r>
      <w:r>
        <w:rPr>
          <w:spacing w:val="17"/>
          <w:u w:val="none"/>
        </w:rPr>
        <w:t xml:space="preserve"> </w:t>
      </w:r>
      <w:r>
        <w:rPr>
          <w:u w:val="none"/>
        </w:rPr>
        <w:t>s</w:t>
      </w:r>
      <w:r>
        <w:rPr>
          <w:spacing w:val="1"/>
          <w:u w:val="none"/>
        </w:rPr>
        <w:t>h</w:t>
      </w:r>
      <w:r>
        <w:rPr>
          <w:u w:val="none"/>
        </w:rPr>
        <w:t>all</w:t>
      </w:r>
      <w:r>
        <w:rPr>
          <w:spacing w:val="16"/>
          <w:u w:val="none"/>
        </w:rPr>
        <w:t xml:space="preserve"> </w:t>
      </w:r>
      <w:r>
        <w:rPr>
          <w:u w:val="none"/>
        </w:rPr>
        <w:t>i</w:t>
      </w:r>
      <w:r>
        <w:rPr>
          <w:spacing w:val="1"/>
          <w:u w:val="none"/>
        </w:rPr>
        <w:t>n</w:t>
      </w:r>
      <w:r>
        <w:rPr>
          <w:u w:val="none"/>
        </w:rPr>
        <w:t>cl</w:t>
      </w:r>
      <w:r>
        <w:rPr>
          <w:spacing w:val="1"/>
          <w:u w:val="none"/>
        </w:rPr>
        <w:t>ud</w:t>
      </w:r>
      <w:r>
        <w:rPr>
          <w:u w:val="none"/>
        </w:rPr>
        <w:t>e</w:t>
      </w:r>
      <w:r>
        <w:rPr>
          <w:spacing w:val="17"/>
          <w:u w:val="none"/>
        </w:rPr>
        <w:t xml:space="preserve"> </w:t>
      </w:r>
      <w:r>
        <w:rPr>
          <w:u w:val="none"/>
        </w:rPr>
        <w:t>t</w:t>
      </w:r>
      <w:r>
        <w:rPr>
          <w:spacing w:val="1"/>
          <w:u w:val="none"/>
        </w:rPr>
        <w:t>h</w:t>
      </w:r>
      <w:r>
        <w:rPr>
          <w:u w:val="none"/>
        </w:rPr>
        <w:t>e</w:t>
      </w:r>
      <w:r>
        <w:rPr>
          <w:spacing w:val="18"/>
          <w:u w:val="none"/>
        </w:rPr>
        <w:t xml:space="preserve"> </w:t>
      </w:r>
      <w:r>
        <w:rPr>
          <w:spacing w:val="1"/>
          <w:u w:val="none"/>
        </w:rPr>
        <w:t>p</w:t>
      </w:r>
      <w:r>
        <w:rPr>
          <w:u w:val="none"/>
        </w:rPr>
        <w:t>l</w:t>
      </w:r>
      <w:r>
        <w:rPr>
          <w:spacing w:val="1"/>
          <w:u w:val="none"/>
        </w:rPr>
        <w:t>u</w:t>
      </w:r>
      <w:r>
        <w:rPr>
          <w:u w:val="none"/>
        </w:rPr>
        <w:t>ral</w:t>
      </w:r>
      <w:r>
        <w:rPr>
          <w:spacing w:val="16"/>
          <w:u w:val="none"/>
        </w:rPr>
        <w:t xml:space="preserve"> </w:t>
      </w:r>
      <w:r>
        <w:rPr>
          <w:u w:val="none"/>
        </w:rPr>
        <w:t>a</w:t>
      </w:r>
      <w:r>
        <w:rPr>
          <w:spacing w:val="1"/>
          <w:u w:val="none"/>
        </w:rPr>
        <w:t>n</w:t>
      </w:r>
      <w:r>
        <w:rPr>
          <w:u w:val="none"/>
        </w:rPr>
        <w:t>d</w:t>
      </w:r>
      <w:r>
        <w:rPr>
          <w:spacing w:val="18"/>
          <w:u w:val="none"/>
        </w:rPr>
        <w:t xml:space="preserve"> </w:t>
      </w:r>
      <w:r>
        <w:rPr>
          <w:spacing w:val="1"/>
          <w:u w:val="none"/>
        </w:rPr>
        <w:t>v</w:t>
      </w:r>
      <w:r>
        <w:rPr>
          <w:u w:val="none"/>
        </w:rPr>
        <w:t>ice</w:t>
      </w:r>
      <w:r>
        <w:rPr>
          <w:spacing w:val="17"/>
          <w:u w:val="none"/>
        </w:rPr>
        <w:t xml:space="preserve"> </w:t>
      </w:r>
      <w:r>
        <w:rPr>
          <w:spacing w:val="1"/>
          <w:u w:val="none"/>
        </w:rPr>
        <w:t>v</w:t>
      </w:r>
      <w:r>
        <w:rPr>
          <w:u w:val="none"/>
        </w:rPr>
        <w:t>ersa.</w:t>
      </w:r>
    </w:p>
    <w:p w14:paraId="2CBE1304" w14:textId="77777777" w:rsidR="000C19C9" w:rsidRDefault="000C19C9">
      <w:pPr>
        <w:spacing w:before="3" w:line="240" w:lineRule="exact"/>
        <w:rPr>
          <w:sz w:val="24"/>
          <w:szCs w:val="24"/>
        </w:rPr>
      </w:pPr>
    </w:p>
    <w:p w14:paraId="12EC5846" w14:textId="77777777" w:rsidR="000C19C9" w:rsidRDefault="00D3642A">
      <w:pPr>
        <w:pStyle w:val="BodyText"/>
        <w:numPr>
          <w:ilvl w:val="1"/>
          <w:numId w:val="8"/>
        </w:numPr>
        <w:tabs>
          <w:tab w:val="left" w:pos="1544"/>
        </w:tabs>
        <w:spacing w:line="252" w:lineRule="auto"/>
        <w:ind w:right="112" w:firstLine="720"/>
        <w:jc w:val="both"/>
        <w:rPr>
          <w:u w:val="none"/>
        </w:rPr>
      </w:pPr>
      <w:r>
        <w:rPr>
          <w:spacing w:val="1"/>
          <w:u w:color="000000"/>
        </w:rPr>
        <w:t>T</w:t>
      </w:r>
      <w:r>
        <w:rPr>
          <w:u w:color="000000"/>
        </w:rPr>
        <w:t>I</w:t>
      </w:r>
      <w:r>
        <w:rPr>
          <w:spacing w:val="2"/>
          <w:u w:color="000000"/>
        </w:rPr>
        <w:t>M</w:t>
      </w:r>
      <w:r>
        <w:rPr>
          <w:u w:color="000000"/>
        </w:rPr>
        <w:t>E</w:t>
      </w:r>
      <w:r>
        <w:rPr>
          <w:spacing w:val="18"/>
          <w:u w:color="000000"/>
        </w:rPr>
        <w:t xml:space="preserve"> </w:t>
      </w:r>
      <w:r>
        <w:rPr>
          <w:spacing w:val="1"/>
          <w:u w:color="000000"/>
        </w:rPr>
        <w:t>O</w:t>
      </w:r>
      <w:r>
        <w:rPr>
          <w:u w:color="000000"/>
        </w:rPr>
        <w:t>F</w:t>
      </w:r>
      <w:r>
        <w:rPr>
          <w:spacing w:val="18"/>
          <w:u w:color="000000"/>
        </w:rPr>
        <w:t xml:space="preserve"> </w:t>
      </w:r>
      <w:r>
        <w:rPr>
          <w:spacing w:val="1"/>
          <w:u w:color="000000"/>
        </w:rPr>
        <w:t>TH</w:t>
      </w:r>
      <w:r>
        <w:rPr>
          <w:u w:color="000000"/>
        </w:rPr>
        <w:t>E</w:t>
      </w:r>
      <w:r>
        <w:rPr>
          <w:spacing w:val="19"/>
          <w:u w:color="000000"/>
        </w:rPr>
        <w:t xml:space="preserve"> </w:t>
      </w:r>
      <w:r>
        <w:rPr>
          <w:spacing w:val="1"/>
          <w:u w:color="000000"/>
        </w:rPr>
        <w:t>ESSENCE</w:t>
      </w:r>
      <w:r>
        <w:rPr>
          <w:u w:val="none"/>
        </w:rPr>
        <w:t>.</w:t>
      </w:r>
      <w:r>
        <w:rPr>
          <w:spacing w:val="17"/>
          <w:u w:val="none"/>
        </w:rPr>
        <w:t xml:space="preserve"> </w:t>
      </w:r>
      <w:r>
        <w:rPr>
          <w:spacing w:val="1"/>
          <w:u w:val="none"/>
        </w:rPr>
        <w:t>Ex</w:t>
      </w:r>
      <w:r>
        <w:rPr>
          <w:u w:val="none"/>
        </w:rPr>
        <w:t>ce</w:t>
      </w:r>
      <w:r>
        <w:rPr>
          <w:spacing w:val="1"/>
          <w:u w:val="none"/>
        </w:rPr>
        <w:t>p</w:t>
      </w:r>
      <w:r>
        <w:rPr>
          <w:u w:val="none"/>
        </w:rPr>
        <w:t>t</w:t>
      </w:r>
      <w:r>
        <w:rPr>
          <w:spacing w:val="17"/>
          <w:u w:val="none"/>
        </w:rPr>
        <w:t xml:space="preserve"> </w:t>
      </w:r>
      <w:r>
        <w:rPr>
          <w:u w:val="none"/>
        </w:rPr>
        <w:t>as</w:t>
      </w:r>
      <w:r>
        <w:rPr>
          <w:spacing w:val="19"/>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1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18"/>
          <w:u w:val="none"/>
        </w:rPr>
        <w:t xml:space="preserve"> </w:t>
      </w:r>
      <w:r>
        <w:rPr>
          <w:spacing w:val="1"/>
          <w:u w:val="none"/>
        </w:rPr>
        <w:t>h</w:t>
      </w:r>
      <w:r>
        <w:rPr>
          <w:u w:val="none"/>
        </w:rPr>
        <w:t>erei</w:t>
      </w:r>
      <w:r>
        <w:rPr>
          <w:spacing w:val="1"/>
          <w:u w:val="none"/>
        </w:rPr>
        <w:t>n</w:t>
      </w:r>
      <w:r>
        <w:rPr>
          <w:u w:val="none"/>
        </w:rPr>
        <w:t>,</w:t>
      </w:r>
      <w:r>
        <w:rPr>
          <w:spacing w:val="18"/>
          <w:u w:val="none"/>
        </w:rPr>
        <w:t xml:space="preserve"> </w:t>
      </w:r>
      <w:r>
        <w:rPr>
          <w:u w:val="none"/>
        </w:rPr>
        <w:t>ti</w:t>
      </w:r>
      <w:r>
        <w:rPr>
          <w:spacing w:val="2"/>
          <w:u w:val="none"/>
        </w:rPr>
        <w:t>m</w:t>
      </w:r>
      <w:r>
        <w:rPr>
          <w:u w:val="none"/>
        </w:rPr>
        <w:t>e</w:t>
      </w:r>
      <w:r>
        <w:rPr>
          <w:spacing w:val="18"/>
          <w:u w:val="none"/>
        </w:rPr>
        <w:t xml:space="preserve"> </w:t>
      </w:r>
      <w:r>
        <w:rPr>
          <w:u w:val="none"/>
        </w:rPr>
        <w:t>is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u w:val="none"/>
        </w:rPr>
        <w:t>esse</w:t>
      </w:r>
      <w:r>
        <w:rPr>
          <w:spacing w:val="1"/>
          <w:u w:val="none"/>
        </w:rPr>
        <w:t>n</w:t>
      </w:r>
      <w:r>
        <w:rPr>
          <w:u w:val="none"/>
        </w:rPr>
        <w:t>ce</w:t>
      </w:r>
      <w:r>
        <w:rPr>
          <w:spacing w:val="18"/>
          <w:u w:val="none"/>
        </w:rPr>
        <w:t xml:space="preserve"> </w:t>
      </w:r>
      <w:r>
        <w:rPr>
          <w:u w:val="none"/>
        </w:rPr>
        <w:t>in</w:t>
      </w:r>
      <w:r>
        <w:rPr>
          <w:spacing w:val="1"/>
          <w:w w:val="102"/>
          <w:u w:val="none"/>
        </w:rPr>
        <w:t xml:space="preserve"> </w:t>
      </w:r>
      <w:r>
        <w:rPr>
          <w:u w:val="none"/>
        </w:rPr>
        <w:t>c</w:t>
      </w:r>
      <w:r>
        <w:rPr>
          <w:spacing w:val="1"/>
          <w:u w:val="none"/>
        </w:rPr>
        <w:t>o</w:t>
      </w:r>
      <w:r>
        <w:rPr>
          <w:u w:val="none"/>
        </w:rPr>
        <w:t>nnection</w:t>
      </w:r>
      <w:r>
        <w:rPr>
          <w:spacing w:val="21"/>
          <w:u w:val="none"/>
        </w:rPr>
        <w:t xml:space="preserve"> </w:t>
      </w:r>
      <w:r>
        <w:rPr>
          <w:spacing w:val="1"/>
          <w:u w:val="none"/>
        </w:rPr>
        <w:t>w</w:t>
      </w:r>
      <w:r>
        <w:rPr>
          <w:u w:val="none"/>
        </w:rPr>
        <w:t>ith</w:t>
      </w:r>
      <w:r>
        <w:rPr>
          <w:spacing w:val="21"/>
          <w:u w:val="none"/>
        </w:rPr>
        <w:t xml:space="preserve"> </w:t>
      </w:r>
      <w:r>
        <w:rPr>
          <w:u w:val="none"/>
        </w:rPr>
        <w:t>each</w:t>
      </w:r>
      <w:r>
        <w:rPr>
          <w:spacing w:val="21"/>
          <w:u w:val="none"/>
        </w:rPr>
        <w:t xml:space="preserve"> </w:t>
      </w:r>
      <w:r>
        <w:rPr>
          <w:u w:val="none"/>
        </w:rPr>
        <w:t>a</w:t>
      </w:r>
      <w:r>
        <w:rPr>
          <w:spacing w:val="1"/>
          <w:u w:val="none"/>
        </w:rPr>
        <w:t>n</w:t>
      </w:r>
      <w:r>
        <w:rPr>
          <w:u w:val="none"/>
        </w:rPr>
        <w:t>d</w:t>
      </w:r>
      <w:r>
        <w:rPr>
          <w:spacing w:val="21"/>
          <w:u w:val="none"/>
        </w:rPr>
        <w:t xml:space="preserve"> </w:t>
      </w:r>
      <w:r>
        <w:rPr>
          <w:u w:val="none"/>
        </w:rPr>
        <w:t>e</w:t>
      </w:r>
      <w:r>
        <w:rPr>
          <w:spacing w:val="1"/>
          <w:u w:val="none"/>
        </w:rPr>
        <w:t>v</w:t>
      </w:r>
      <w:r>
        <w:rPr>
          <w:u w:val="none"/>
        </w:rPr>
        <w:t>ery</w:t>
      </w:r>
      <w:r>
        <w:rPr>
          <w:spacing w:val="21"/>
          <w:u w:val="none"/>
        </w:rPr>
        <w:t xml:space="preserve"> </w:t>
      </w:r>
      <w:r>
        <w:rPr>
          <w:u w:val="none"/>
        </w:rPr>
        <w:t>provision</w:t>
      </w:r>
      <w:r>
        <w:rPr>
          <w:spacing w:val="21"/>
          <w:u w:val="none"/>
        </w:rPr>
        <w:t xml:space="preserve"> </w:t>
      </w:r>
      <w:r>
        <w:rPr>
          <w:u w:val="none"/>
        </w:rPr>
        <w:t>of</w:t>
      </w:r>
      <w:r>
        <w:rPr>
          <w:spacing w:val="20"/>
          <w:u w:val="none"/>
        </w:rPr>
        <w:t xml:space="preserve"> </w:t>
      </w:r>
      <w:r>
        <w:rPr>
          <w:u w:val="none"/>
        </w:rPr>
        <w:t>this</w:t>
      </w:r>
      <w:r>
        <w:rPr>
          <w:spacing w:val="20"/>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p>
    <w:p w14:paraId="1003246A" w14:textId="77777777" w:rsidR="000C19C9" w:rsidRDefault="000C19C9">
      <w:pPr>
        <w:spacing w:line="240" w:lineRule="exact"/>
        <w:rPr>
          <w:sz w:val="24"/>
          <w:szCs w:val="24"/>
        </w:rPr>
      </w:pPr>
    </w:p>
    <w:p w14:paraId="6398A5B6"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FURTHE</w:t>
      </w:r>
      <w:r>
        <w:rPr>
          <w:u w:color="000000"/>
        </w:rPr>
        <w:t>R</w:t>
      </w:r>
      <w:r>
        <w:rPr>
          <w:spacing w:val="22"/>
          <w:u w:color="000000"/>
        </w:rPr>
        <w:t xml:space="preserve"> </w:t>
      </w:r>
      <w:r>
        <w:rPr>
          <w:spacing w:val="1"/>
          <w:u w:color="000000"/>
        </w:rPr>
        <w:t>ACT</w:t>
      </w:r>
      <w:r>
        <w:rPr>
          <w:u w:color="000000"/>
        </w:rPr>
        <w:t>I</w:t>
      </w:r>
      <w:r>
        <w:rPr>
          <w:spacing w:val="1"/>
          <w:u w:color="000000"/>
        </w:rPr>
        <w:t>ON</w:t>
      </w:r>
      <w:r>
        <w:rPr>
          <w:u w:color="000000"/>
        </w:rPr>
        <w:t>S</w:t>
      </w:r>
      <w:r>
        <w:rPr>
          <w:u w:val="none"/>
        </w:rPr>
        <w:t>.</w:t>
      </w:r>
      <w:r>
        <w:rPr>
          <w:spacing w:val="21"/>
          <w:u w:val="none"/>
        </w:rPr>
        <w:t xml:space="preserve"> </w:t>
      </w:r>
      <w:r>
        <w:rPr>
          <w:spacing w:val="1"/>
          <w:u w:val="none"/>
        </w:rPr>
        <w:t>E</w:t>
      </w:r>
      <w:r>
        <w:rPr>
          <w:u w:val="none"/>
        </w:rPr>
        <w:t>ach</w:t>
      </w:r>
      <w:r>
        <w:rPr>
          <w:spacing w:val="23"/>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2"/>
          <w:u w:val="none"/>
        </w:rPr>
        <w:t xml:space="preserve"> </w:t>
      </w:r>
      <w:r>
        <w:rPr>
          <w:u w:val="none"/>
        </w:rPr>
        <w:t>a</w:t>
      </w:r>
      <w:r>
        <w:rPr>
          <w:spacing w:val="1"/>
          <w:u w:val="none"/>
        </w:rPr>
        <w:t>g</w:t>
      </w:r>
      <w:r>
        <w:rPr>
          <w:u w:val="none"/>
        </w:rPr>
        <w:t>rees</w:t>
      </w:r>
      <w:r>
        <w:rPr>
          <w:spacing w:val="23"/>
          <w:u w:val="none"/>
        </w:rPr>
        <w:t xml:space="preserve"> </w:t>
      </w:r>
      <w:r>
        <w:rPr>
          <w:u w:val="none"/>
        </w:rPr>
        <w:t>to</w:t>
      </w:r>
      <w:r>
        <w:rPr>
          <w:spacing w:val="22"/>
          <w:u w:val="none"/>
        </w:rPr>
        <w:t xml:space="preserve"> </w:t>
      </w:r>
      <w:r>
        <w:rPr>
          <w:u w:val="none"/>
        </w:rPr>
        <w:t>e</w:t>
      </w:r>
      <w:r>
        <w:rPr>
          <w:spacing w:val="1"/>
          <w:u w:val="none"/>
        </w:rPr>
        <w:t>x</w:t>
      </w:r>
      <w:r>
        <w:rPr>
          <w:u w:val="none"/>
        </w:rPr>
        <w:t>ec</w:t>
      </w:r>
      <w:r>
        <w:rPr>
          <w:spacing w:val="1"/>
          <w:u w:val="none"/>
        </w:rPr>
        <w:t>u</w:t>
      </w:r>
      <w:r>
        <w:rPr>
          <w:u w:val="none"/>
        </w:rPr>
        <w:t>te,</w:t>
      </w:r>
      <w:r>
        <w:rPr>
          <w:spacing w:val="22"/>
          <w:u w:val="none"/>
        </w:rPr>
        <w:t xml:space="preserve"> </w:t>
      </w:r>
      <w:r>
        <w:rPr>
          <w:u w:val="none"/>
        </w:rPr>
        <w:t>ac</w:t>
      </w:r>
      <w:r>
        <w:rPr>
          <w:spacing w:val="1"/>
          <w:u w:val="none"/>
        </w:rPr>
        <w:t>know</w:t>
      </w:r>
      <w:r>
        <w:rPr>
          <w:u w:val="none"/>
        </w:rPr>
        <w:t>le</w:t>
      </w:r>
      <w:r>
        <w:rPr>
          <w:spacing w:val="1"/>
          <w:u w:val="none"/>
        </w:rPr>
        <w:t>dg</w:t>
      </w:r>
      <w:r>
        <w:rPr>
          <w:u w:val="none"/>
        </w:rPr>
        <w:t>e</w:t>
      </w:r>
      <w:r>
        <w:rPr>
          <w:spacing w:val="22"/>
          <w:u w:val="none"/>
        </w:rPr>
        <w:t xml:space="preserve"> </w:t>
      </w:r>
      <w:r>
        <w:rPr>
          <w:u w:val="none"/>
        </w:rPr>
        <w:t>a</w:t>
      </w:r>
      <w:r>
        <w:rPr>
          <w:spacing w:val="1"/>
          <w:u w:val="none"/>
        </w:rPr>
        <w:t>n</w:t>
      </w:r>
      <w:r>
        <w:rPr>
          <w:u w:val="none"/>
        </w:rPr>
        <w:t>d</w:t>
      </w:r>
      <w:r>
        <w:rPr>
          <w:spacing w:val="23"/>
          <w:u w:val="none"/>
        </w:rPr>
        <w:t xml:space="preserve"> </w:t>
      </w:r>
      <w:r>
        <w:rPr>
          <w:spacing w:val="1"/>
          <w:u w:val="none"/>
        </w:rPr>
        <w:t>d</w:t>
      </w:r>
      <w:r>
        <w:rPr>
          <w:u w:val="none"/>
        </w:rPr>
        <w:t>eli</w:t>
      </w:r>
      <w:r>
        <w:rPr>
          <w:spacing w:val="1"/>
          <w:u w:val="none"/>
        </w:rPr>
        <w:t>v</w:t>
      </w:r>
      <w:r>
        <w:rPr>
          <w:u w:val="none"/>
        </w:rPr>
        <w:t>er</w:t>
      </w:r>
      <w:r>
        <w:rPr>
          <w:w w:val="102"/>
          <w:u w:val="none"/>
        </w:rPr>
        <w:t xml:space="preserve"> </w:t>
      </w:r>
      <w:r>
        <w:rPr>
          <w:u w:val="none"/>
        </w:rPr>
        <w:t>s</w:t>
      </w:r>
      <w:r>
        <w:rPr>
          <w:spacing w:val="1"/>
          <w:u w:val="none"/>
        </w:rPr>
        <w:t>u</w:t>
      </w:r>
      <w:r>
        <w:rPr>
          <w:u w:val="none"/>
        </w:rPr>
        <w:t>ch</w:t>
      </w:r>
      <w:r>
        <w:rPr>
          <w:spacing w:val="46"/>
          <w:u w:val="none"/>
        </w:rPr>
        <w:t xml:space="preserve"> </w:t>
      </w:r>
      <w:r>
        <w:rPr>
          <w:u w:val="none"/>
        </w:rPr>
        <w:t>a</w:t>
      </w:r>
      <w:r>
        <w:rPr>
          <w:spacing w:val="1"/>
          <w:u w:val="none"/>
        </w:rPr>
        <w:t>d</w:t>
      </w:r>
      <w:r>
        <w:rPr>
          <w:u w:val="none"/>
        </w:rPr>
        <w:t>ditional</w:t>
      </w:r>
      <w:r>
        <w:rPr>
          <w:spacing w:val="46"/>
          <w:u w:val="none"/>
        </w:rPr>
        <w:t xml:space="preserve"> </w:t>
      </w:r>
      <w:r>
        <w:rPr>
          <w:u w:val="none"/>
        </w:rPr>
        <w:t>d</w:t>
      </w:r>
      <w:r>
        <w:rPr>
          <w:spacing w:val="1"/>
          <w:u w:val="none"/>
        </w:rPr>
        <w:t>o</w:t>
      </w:r>
      <w:r>
        <w:rPr>
          <w:u w:val="none"/>
        </w:rPr>
        <w:t>c</w:t>
      </w:r>
      <w:r>
        <w:rPr>
          <w:spacing w:val="1"/>
          <w:u w:val="none"/>
        </w:rPr>
        <w:t>u</w:t>
      </w:r>
      <w:r>
        <w:rPr>
          <w:spacing w:val="2"/>
          <w:u w:val="none"/>
        </w:rPr>
        <w:t>m</w:t>
      </w:r>
      <w:r>
        <w:rPr>
          <w:u w:val="none"/>
        </w:rPr>
        <w:t>e</w:t>
      </w:r>
      <w:r>
        <w:rPr>
          <w:spacing w:val="1"/>
          <w:u w:val="none"/>
        </w:rPr>
        <w:t>n</w:t>
      </w:r>
      <w:r>
        <w:rPr>
          <w:u w:val="none"/>
        </w:rPr>
        <w:t>ts,</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ta</w:t>
      </w:r>
      <w:r>
        <w:rPr>
          <w:spacing w:val="1"/>
          <w:u w:val="none"/>
        </w:rPr>
        <w:t>k</w:t>
      </w:r>
      <w:r>
        <w:rPr>
          <w:u w:val="none"/>
        </w:rPr>
        <w:t>e</w:t>
      </w:r>
      <w:r>
        <w:rPr>
          <w:spacing w:val="47"/>
          <w:u w:val="none"/>
        </w:rPr>
        <w:t xml:space="preserve"> </w:t>
      </w:r>
      <w:r>
        <w:rPr>
          <w:u w:val="none"/>
        </w:rPr>
        <w:t>s</w:t>
      </w:r>
      <w:r>
        <w:rPr>
          <w:spacing w:val="1"/>
          <w:u w:val="none"/>
        </w:rPr>
        <w:t>u</w:t>
      </w:r>
      <w:r>
        <w:rPr>
          <w:u w:val="none"/>
        </w:rPr>
        <w:t>ch</w:t>
      </w:r>
      <w:r>
        <w:rPr>
          <w:spacing w:val="46"/>
          <w:u w:val="none"/>
        </w:rPr>
        <w:t xml:space="preserve"> </w:t>
      </w:r>
      <w:r>
        <w:rPr>
          <w:u w:val="none"/>
        </w:rPr>
        <w:t>f</w:t>
      </w:r>
      <w:r>
        <w:rPr>
          <w:spacing w:val="1"/>
          <w:u w:val="none"/>
        </w:rPr>
        <w:t>u</w:t>
      </w:r>
      <w:r>
        <w:rPr>
          <w:u w:val="none"/>
        </w:rPr>
        <w:t>rt</w:t>
      </w:r>
      <w:r>
        <w:rPr>
          <w:spacing w:val="1"/>
          <w:u w:val="none"/>
        </w:rPr>
        <w:t>h</w:t>
      </w:r>
      <w:r>
        <w:rPr>
          <w:u w:val="none"/>
        </w:rPr>
        <w:t>er</w:t>
      </w:r>
      <w:r>
        <w:rPr>
          <w:spacing w:val="46"/>
          <w:u w:val="none"/>
        </w:rPr>
        <w:t xml:space="preserve"> </w:t>
      </w:r>
      <w:r>
        <w:rPr>
          <w:u w:val="none"/>
        </w:rPr>
        <w:t>acti</w:t>
      </w:r>
      <w:r>
        <w:rPr>
          <w:spacing w:val="1"/>
          <w:u w:val="none"/>
        </w:rPr>
        <w:t>on</w:t>
      </w:r>
      <w:r>
        <w:rPr>
          <w:u w:val="none"/>
        </w:rPr>
        <w:t>s,</w:t>
      </w:r>
      <w:r>
        <w:rPr>
          <w:spacing w:val="45"/>
          <w:u w:val="none"/>
        </w:rPr>
        <w:t xml:space="preserve"> </w:t>
      </w:r>
      <w:r>
        <w:rPr>
          <w:u w:val="none"/>
        </w:rPr>
        <w:t>as</w:t>
      </w:r>
      <w:r>
        <w:rPr>
          <w:spacing w:val="47"/>
          <w:u w:val="none"/>
        </w:rPr>
        <w:t xml:space="preserve"> </w:t>
      </w:r>
      <w:r>
        <w:rPr>
          <w:spacing w:val="2"/>
          <w:u w:val="none"/>
        </w:rPr>
        <w:t>m</w:t>
      </w:r>
      <w:r>
        <w:rPr>
          <w:u w:val="none"/>
        </w:rPr>
        <w:t>ay</w:t>
      </w:r>
      <w:r>
        <w:rPr>
          <w:spacing w:val="46"/>
          <w:u w:val="none"/>
        </w:rPr>
        <w:t xml:space="preserve"> </w:t>
      </w:r>
      <w:r>
        <w:rPr>
          <w:u w:val="none"/>
        </w:rPr>
        <w:t>reas</w:t>
      </w:r>
      <w:r>
        <w:rPr>
          <w:spacing w:val="1"/>
          <w:u w:val="none"/>
        </w:rPr>
        <w:t>on</w:t>
      </w:r>
      <w:r>
        <w:rPr>
          <w:u w:val="none"/>
        </w:rPr>
        <w:t>a</w:t>
      </w:r>
      <w:r>
        <w:rPr>
          <w:spacing w:val="1"/>
          <w:u w:val="none"/>
        </w:rPr>
        <w:t>b</w:t>
      </w:r>
      <w:r>
        <w:rPr>
          <w:u w:val="none"/>
        </w:rPr>
        <w:t>ly</w:t>
      </w:r>
      <w:r>
        <w:rPr>
          <w:spacing w:val="46"/>
          <w:u w:val="none"/>
        </w:rPr>
        <w:t xml:space="preserve"> </w:t>
      </w:r>
      <w:r>
        <w:rPr>
          <w:spacing w:val="1"/>
          <w:u w:val="none"/>
        </w:rPr>
        <w:t>b</w:t>
      </w:r>
      <w:r>
        <w:rPr>
          <w:u w:val="none"/>
        </w:rPr>
        <w:t>e</w:t>
      </w:r>
      <w:r>
        <w:rPr>
          <w:spacing w:val="46"/>
          <w:u w:val="none"/>
        </w:rPr>
        <w:t xml:space="preserve"> </w:t>
      </w:r>
      <w:r>
        <w:rPr>
          <w:u w:val="none"/>
        </w:rPr>
        <w:t>re</w:t>
      </w:r>
      <w:r>
        <w:rPr>
          <w:spacing w:val="1"/>
          <w:u w:val="none"/>
        </w:rPr>
        <w:t>qu</w:t>
      </w:r>
      <w:r>
        <w:rPr>
          <w:u w:val="none"/>
        </w:rPr>
        <w:t>ired</w:t>
      </w:r>
      <w:r>
        <w:rPr>
          <w:spacing w:val="47"/>
          <w:u w:val="none"/>
        </w:rPr>
        <w:t xml:space="preserve"> </w:t>
      </w:r>
      <w:r>
        <w:rPr>
          <w:u w:val="none"/>
        </w:rPr>
        <w:t>fr</w:t>
      </w:r>
      <w:r>
        <w:rPr>
          <w:spacing w:val="1"/>
          <w:u w:val="none"/>
        </w:rPr>
        <w:t>o</w:t>
      </w:r>
      <w:r>
        <w:rPr>
          <w:u w:val="none"/>
        </w:rPr>
        <w:t>m</w:t>
      </w:r>
      <w:r>
        <w:rPr>
          <w:spacing w:val="48"/>
          <w:u w:val="none"/>
        </w:rPr>
        <w:t xml:space="preserve"> </w:t>
      </w:r>
      <w:r>
        <w:rPr>
          <w:u w:val="none"/>
        </w:rPr>
        <w:t>ti</w:t>
      </w:r>
      <w:r>
        <w:rPr>
          <w:spacing w:val="2"/>
          <w:u w:val="none"/>
        </w:rPr>
        <w:t>m</w:t>
      </w:r>
      <w:r>
        <w:rPr>
          <w:u w:val="none"/>
        </w:rPr>
        <w:t>e</w:t>
      </w:r>
      <w:r>
        <w:rPr>
          <w:spacing w:val="46"/>
          <w:u w:val="none"/>
        </w:rPr>
        <w:t xml:space="preserve"> </w:t>
      </w:r>
      <w:r>
        <w:rPr>
          <w:u w:val="none"/>
        </w:rPr>
        <w:t>to</w:t>
      </w:r>
      <w:r>
        <w:rPr>
          <w:w w:val="102"/>
          <w:u w:val="none"/>
        </w:rPr>
        <w:t xml:space="preserve"> </w:t>
      </w:r>
      <w:r>
        <w:rPr>
          <w:u w:val="none"/>
        </w:rPr>
        <w:t>ti</w:t>
      </w:r>
      <w:r>
        <w:rPr>
          <w:spacing w:val="2"/>
          <w:u w:val="none"/>
        </w:rPr>
        <w:t>m</w:t>
      </w:r>
      <w:r>
        <w:rPr>
          <w:u w:val="none"/>
        </w:rPr>
        <w:t>e</w:t>
      </w:r>
      <w:r>
        <w:rPr>
          <w:spacing w:val="5"/>
          <w:u w:val="none"/>
        </w:rPr>
        <w:t xml:space="preserve"> </w:t>
      </w:r>
      <w:r>
        <w:rPr>
          <w:u w:val="none"/>
        </w:rPr>
        <w:t>to</w:t>
      </w:r>
      <w:r>
        <w:rPr>
          <w:spacing w:val="6"/>
          <w:u w:val="none"/>
        </w:rPr>
        <w:t xml:space="preserve"> </w:t>
      </w:r>
      <w:r>
        <w:rPr>
          <w:u w:val="none"/>
        </w:rPr>
        <w:t>carry</w:t>
      </w:r>
      <w:r>
        <w:rPr>
          <w:spacing w:val="6"/>
          <w:u w:val="none"/>
        </w:rPr>
        <w:t xml:space="preserve"> </w:t>
      </w:r>
      <w:r>
        <w:rPr>
          <w:u w:val="none"/>
        </w:rPr>
        <w:t>out</w:t>
      </w:r>
      <w:r>
        <w:rPr>
          <w:spacing w:val="5"/>
          <w:u w:val="none"/>
        </w:rPr>
        <w:t xml:space="preserve"> </w:t>
      </w:r>
      <w:r>
        <w:rPr>
          <w:u w:val="none"/>
        </w:rPr>
        <w:t>each</w:t>
      </w:r>
      <w:r>
        <w:rPr>
          <w:spacing w:val="6"/>
          <w:u w:val="none"/>
        </w:rPr>
        <w:t xml:space="preserve"> </w:t>
      </w:r>
      <w:r>
        <w:rPr>
          <w:u w:val="none"/>
        </w:rPr>
        <w:t>of</w:t>
      </w:r>
      <w:r>
        <w:rPr>
          <w:spacing w:val="5"/>
          <w:u w:val="none"/>
        </w:rPr>
        <w:t xml:space="preserve"> </w:t>
      </w:r>
      <w:r>
        <w:rPr>
          <w:u w:val="none"/>
        </w:rPr>
        <w:t>the</w:t>
      </w:r>
      <w:r>
        <w:rPr>
          <w:spacing w:val="5"/>
          <w:u w:val="none"/>
        </w:rPr>
        <w:t xml:space="preserve"> </w:t>
      </w:r>
      <w:r>
        <w:rPr>
          <w:u w:val="none"/>
        </w:rPr>
        <w:t>provisions,</w:t>
      </w:r>
      <w:r>
        <w:rPr>
          <w:spacing w:val="5"/>
          <w:u w:val="none"/>
        </w:rPr>
        <w:t xml:space="preserve"> </w:t>
      </w:r>
      <w:r>
        <w:rPr>
          <w:u w:val="none"/>
        </w:rPr>
        <w:t>a</w:t>
      </w:r>
      <w:r>
        <w:rPr>
          <w:spacing w:val="1"/>
          <w:u w:val="none"/>
        </w:rPr>
        <w:t>n</w:t>
      </w:r>
      <w:r>
        <w:rPr>
          <w:u w:val="none"/>
        </w:rPr>
        <w:t>d</w:t>
      </w:r>
      <w:r>
        <w:rPr>
          <w:spacing w:val="6"/>
          <w:u w:val="none"/>
        </w:rPr>
        <w:t xml:space="preserve"> </w:t>
      </w:r>
      <w:r>
        <w:rPr>
          <w:u w:val="none"/>
        </w:rPr>
        <w:t>the</w:t>
      </w:r>
      <w:r>
        <w:rPr>
          <w:spacing w:val="5"/>
          <w:u w:val="none"/>
        </w:rPr>
        <w:t xml:space="preserve"> </w:t>
      </w:r>
      <w:r>
        <w:rPr>
          <w:u w:val="none"/>
        </w:rPr>
        <w:t>inte</w:t>
      </w:r>
      <w:r>
        <w:rPr>
          <w:spacing w:val="1"/>
          <w:u w:val="none"/>
        </w:rPr>
        <w:t>n</w:t>
      </w:r>
      <w:r>
        <w:rPr>
          <w:u w:val="none"/>
        </w:rPr>
        <w:t>t,</w:t>
      </w:r>
      <w:r>
        <w:rPr>
          <w:spacing w:val="5"/>
          <w:u w:val="none"/>
        </w:rPr>
        <w:t xml:space="preserve"> </w:t>
      </w:r>
      <w:r>
        <w:rPr>
          <w:u w:val="none"/>
        </w:rPr>
        <w:t>of</w:t>
      </w:r>
      <w:r>
        <w:rPr>
          <w:spacing w:val="5"/>
          <w:u w:val="none"/>
        </w:rPr>
        <w:t xml:space="preserve"> </w:t>
      </w:r>
      <w:r>
        <w:rPr>
          <w:u w:val="none"/>
        </w:rPr>
        <w:t>this</w:t>
      </w:r>
      <w:r>
        <w:rPr>
          <w:spacing w:val="4"/>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 xml:space="preserve">t, </w:t>
      </w:r>
      <w:r>
        <w:rPr>
          <w:spacing w:val="5"/>
          <w:u w:val="none"/>
        </w:rPr>
        <w:t xml:space="preserve"> </w:t>
      </w:r>
      <w:r>
        <w:rPr>
          <w:u w:val="none"/>
        </w:rPr>
        <w:t>a</w:t>
      </w:r>
      <w:r>
        <w:rPr>
          <w:spacing w:val="1"/>
          <w:u w:val="none"/>
        </w:rPr>
        <w:t>n</w:t>
      </w:r>
      <w:r>
        <w:rPr>
          <w:u w:val="none"/>
        </w:rPr>
        <w:t xml:space="preserve">d </w:t>
      </w:r>
      <w:r>
        <w:rPr>
          <w:spacing w:val="5"/>
          <w:u w:val="none"/>
        </w:rPr>
        <w:t xml:space="preserve"> </w:t>
      </w:r>
      <w:r>
        <w:rPr>
          <w:u w:val="none"/>
        </w:rPr>
        <w:t>e</w:t>
      </w:r>
      <w:r>
        <w:rPr>
          <w:spacing w:val="1"/>
          <w:u w:val="none"/>
        </w:rPr>
        <w:t>v</w:t>
      </w:r>
      <w:r>
        <w:rPr>
          <w:u w:val="none"/>
        </w:rPr>
        <w:t xml:space="preserve">ery </w:t>
      </w:r>
      <w:r>
        <w:rPr>
          <w:spacing w:val="6"/>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 xml:space="preserve">t </w:t>
      </w:r>
      <w:r>
        <w:rPr>
          <w:spacing w:val="5"/>
          <w:u w:val="none"/>
        </w:rPr>
        <w:t xml:space="preserve"> </w:t>
      </w:r>
      <w:r>
        <w:rPr>
          <w:u w:val="none"/>
        </w:rPr>
        <w:t>or</w:t>
      </w:r>
      <w:r>
        <w:rPr>
          <w:w w:val="102"/>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w:t>
      </w:r>
      <w:r>
        <w:rPr>
          <w:spacing w:val="21"/>
          <w:u w:val="none"/>
        </w:rPr>
        <w:t xml:space="preserve"> </w:t>
      </w:r>
      <w:r>
        <w:rPr>
          <w:u w:val="none"/>
        </w:rPr>
        <w:t>relati</w:t>
      </w:r>
      <w:r>
        <w:rPr>
          <w:spacing w:val="1"/>
          <w:u w:val="none"/>
        </w:rPr>
        <w:t>n</w:t>
      </w:r>
      <w:r>
        <w:rPr>
          <w:u w:val="none"/>
        </w:rPr>
        <w:t>g</w:t>
      </w:r>
      <w:r>
        <w:rPr>
          <w:spacing w:val="23"/>
          <w:u w:val="none"/>
        </w:rPr>
        <w:t xml:space="preserve"> </w:t>
      </w:r>
      <w:r>
        <w:rPr>
          <w:spacing w:val="1"/>
          <w:u w:val="none"/>
        </w:rPr>
        <w:t>h</w:t>
      </w:r>
      <w:r>
        <w:rPr>
          <w:u w:val="none"/>
        </w:rPr>
        <w:t>eret</w:t>
      </w:r>
      <w:r>
        <w:rPr>
          <w:spacing w:val="1"/>
          <w:u w:val="none"/>
        </w:rPr>
        <w:t>o</w:t>
      </w:r>
      <w:r>
        <w:rPr>
          <w:u w:val="none"/>
        </w:rPr>
        <w:t>,</w:t>
      </w:r>
      <w:r>
        <w:rPr>
          <w:spacing w:val="21"/>
          <w:u w:val="none"/>
        </w:rPr>
        <w:t xml:space="preserve"> </w:t>
      </w:r>
      <w:r>
        <w:rPr>
          <w:spacing w:val="1"/>
          <w:u w:val="none"/>
        </w:rPr>
        <w:t>o</w:t>
      </w:r>
      <w:r>
        <w:rPr>
          <w:u w:val="none"/>
        </w:rPr>
        <w:t>r</w:t>
      </w:r>
      <w:r>
        <w:rPr>
          <w:spacing w:val="21"/>
          <w:u w:val="none"/>
        </w:rPr>
        <w:t xml:space="preserve"> </w:t>
      </w:r>
      <w:r>
        <w:rPr>
          <w:u w:val="none"/>
        </w:rPr>
        <w:t>e</w:t>
      </w:r>
      <w:r>
        <w:rPr>
          <w:spacing w:val="1"/>
          <w:u w:val="none"/>
        </w:rPr>
        <w:t>n</w:t>
      </w:r>
      <w:r>
        <w:rPr>
          <w:u w:val="none"/>
        </w:rPr>
        <w:t>tered</w:t>
      </w:r>
      <w:r>
        <w:rPr>
          <w:spacing w:val="23"/>
          <w:u w:val="none"/>
        </w:rPr>
        <w:t xml:space="preserve"> </w:t>
      </w:r>
      <w:r>
        <w:rPr>
          <w:u w:val="none"/>
        </w:rPr>
        <w:t>into</w:t>
      </w:r>
      <w:r>
        <w:rPr>
          <w:spacing w:val="23"/>
          <w:u w:val="none"/>
        </w:rPr>
        <w:t xml:space="preserve"> </w:t>
      </w:r>
      <w:r>
        <w:rPr>
          <w:u w:val="none"/>
        </w:rPr>
        <w:t>in</w:t>
      </w:r>
      <w:r>
        <w:rPr>
          <w:spacing w:val="23"/>
          <w:u w:val="none"/>
        </w:rPr>
        <w:t xml:space="preserve"> </w:t>
      </w:r>
      <w:r>
        <w:rPr>
          <w:u w:val="none"/>
        </w:rPr>
        <w:t>c</w:t>
      </w:r>
      <w:r>
        <w:rPr>
          <w:spacing w:val="1"/>
          <w:u w:val="none"/>
        </w:rPr>
        <w:t>o</w:t>
      </w:r>
      <w:r>
        <w:rPr>
          <w:u w:val="none"/>
        </w:rPr>
        <w:t>nnection</w:t>
      </w:r>
      <w:r>
        <w:rPr>
          <w:spacing w:val="22"/>
          <w:u w:val="none"/>
        </w:rPr>
        <w:t xml:space="preserve"> </w:t>
      </w:r>
      <w:r>
        <w:rPr>
          <w:u w:val="none"/>
        </w:rPr>
        <w:t>here</w:t>
      </w:r>
      <w:r>
        <w:rPr>
          <w:spacing w:val="1"/>
          <w:u w:val="none"/>
        </w:rPr>
        <w:t>w</w:t>
      </w:r>
      <w:r>
        <w:rPr>
          <w:u w:val="none"/>
        </w:rPr>
        <w:t>ith.</w:t>
      </w:r>
    </w:p>
    <w:p w14:paraId="721A2196" w14:textId="77777777" w:rsidR="000C19C9" w:rsidRDefault="000C19C9">
      <w:pPr>
        <w:spacing w:before="17" w:line="220" w:lineRule="exact"/>
      </w:pPr>
    </w:p>
    <w:p w14:paraId="6F877BF6" w14:textId="77777777" w:rsidR="000C19C9" w:rsidRDefault="00D3642A">
      <w:pPr>
        <w:pStyle w:val="BodyText"/>
        <w:numPr>
          <w:ilvl w:val="1"/>
          <w:numId w:val="8"/>
        </w:numPr>
        <w:tabs>
          <w:tab w:val="left" w:pos="1544"/>
        </w:tabs>
        <w:spacing w:line="252" w:lineRule="auto"/>
        <w:ind w:right="115" w:firstLine="720"/>
        <w:jc w:val="both"/>
        <w:rPr>
          <w:u w:val="none"/>
        </w:rPr>
      </w:pPr>
      <w:r>
        <w:rPr>
          <w:spacing w:val="1"/>
          <w:u w:color="000000"/>
        </w:rPr>
        <w:t>ENT</w:t>
      </w:r>
      <w:r>
        <w:rPr>
          <w:u w:color="000000"/>
        </w:rPr>
        <w:t>I</w:t>
      </w:r>
      <w:r>
        <w:rPr>
          <w:spacing w:val="1"/>
          <w:u w:color="000000"/>
        </w:rPr>
        <w:t>R</w:t>
      </w:r>
      <w:r>
        <w:rPr>
          <w:u w:color="000000"/>
        </w:rPr>
        <w:t>E</w:t>
      </w:r>
      <w:r>
        <w:rPr>
          <w:spacing w:val="28"/>
          <w:u w:color="000000"/>
        </w:rPr>
        <w:t xml:space="preserve"> </w:t>
      </w:r>
      <w:r>
        <w:rPr>
          <w:spacing w:val="1"/>
          <w:u w:color="000000"/>
        </w:rPr>
        <w:t>AGREE</w:t>
      </w:r>
      <w:r>
        <w:rPr>
          <w:spacing w:val="2"/>
          <w:u w:color="000000"/>
        </w:rPr>
        <w:t>M</w:t>
      </w:r>
      <w:r>
        <w:rPr>
          <w:spacing w:val="1"/>
          <w:u w:color="000000"/>
        </w:rPr>
        <w:t>ENT</w:t>
      </w:r>
      <w:r>
        <w:rPr>
          <w:u w:val="none"/>
        </w:rPr>
        <w:t>.</w:t>
      </w:r>
      <w:r>
        <w:rPr>
          <w:spacing w:val="27"/>
          <w:u w:val="none"/>
        </w:rPr>
        <w:t xml:space="preserve"> </w:t>
      </w:r>
      <w:r>
        <w:rPr>
          <w:spacing w:val="1"/>
          <w:u w:val="none"/>
        </w:rPr>
        <w:t>Th</w:t>
      </w:r>
      <w:r>
        <w:rPr>
          <w:u w:val="none"/>
        </w:rPr>
        <w:t>is</w:t>
      </w:r>
      <w:r>
        <w:rPr>
          <w:spacing w:val="2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7"/>
          <w:u w:val="none"/>
        </w:rPr>
        <w:t xml:space="preserve"> </w:t>
      </w:r>
      <w:r>
        <w:rPr>
          <w:u w:val="none"/>
        </w:rPr>
        <w:t>a</w:t>
      </w:r>
      <w:r>
        <w:rPr>
          <w:spacing w:val="1"/>
          <w:u w:val="none"/>
        </w:rPr>
        <w:t>n</w:t>
      </w:r>
      <w:r>
        <w:rPr>
          <w:u w:val="none"/>
        </w:rPr>
        <w:t>d</w:t>
      </w:r>
      <w:r>
        <w:rPr>
          <w:spacing w:val="29"/>
          <w:u w:val="none"/>
        </w:rPr>
        <w:t xml:space="preserve"> </w:t>
      </w:r>
      <w:r>
        <w:rPr>
          <w:u w:val="none"/>
        </w:rPr>
        <w:t>t</w:t>
      </w:r>
      <w:r>
        <w:rPr>
          <w:spacing w:val="1"/>
          <w:u w:val="none"/>
        </w:rPr>
        <w:t>h</w:t>
      </w:r>
      <w:r>
        <w:rPr>
          <w:u w:val="none"/>
        </w:rPr>
        <w:t>e</w:t>
      </w:r>
      <w:r>
        <w:rPr>
          <w:spacing w:val="28"/>
          <w:u w:val="none"/>
        </w:rPr>
        <w:t xml:space="preserve"> </w:t>
      </w:r>
      <w:r>
        <w:rPr>
          <w:spacing w:val="1"/>
          <w:u w:val="none"/>
        </w:rPr>
        <w:t>A</w:t>
      </w:r>
      <w:r>
        <w:rPr>
          <w:u w:val="none"/>
        </w:rPr>
        <w:t>rticles</w:t>
      </w:r>
      <w:r>
        <w:rPr>
          <w:spacing w:val="29"/>
          <w:u w:val="none"/>
        </w:rPr>
        <w:t xml:space="preserve"> </w:t>
      </w:r>
      <w:r>
        <w:rPr>
          <w:spacing w:val="1"/>
          <w:u w:val="none"/>
        </w:rPr>
        <w:t>o</w:t>
      </w:r>
      <w:r>
        <w:rPr>
          <w:u w:val="none"/>
        </w:rPr>
        <w:t>f</w:t>
      </w:r>
      <w:r>
        <w:rPr>
          <w:spacing w:val="27"/>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w:t>
      </w:r>
      <w:r>
        <w:rPr>
          <w:u w:val="none"/>
        </w:rPr>
        <w:t>n</w:t>
      </w:r>
      <w:r>
        <w:rPr>
          <w:spacing w:val="28"/>
          <w:u w:val="none"/>
        </w:rPr>
        <w:t xml:space="preserve"> </w:t>
      </w:r>
      <w:r>
        <w:rPr>
          <w:u w:val="none"/>
        </w:rPr>
        <w:t>c</w:t>
      </w:r>
      <w:r>
        <w:rPr>
          <w:spacing w:val="1"/>
          <w:u w:val="none"/>
        </w:rPr>
        <w:t>on</w:t>
      </w:r>
      <w:r>
        <w:rPr>
          <w:u w:val="none"/>
        </w:rPr>
        <w:t>stit</w:t>
      </w:r>
      <w:r>
        <w:rPr>
          <w:spacing w:val="1"/>
          <w:u w:val="none"/>
        </w:rPr>
        <w:t>u</w:t>
      </w:r>
      <w:r>
        <w:rPr>
          <w:u w:val="none"/>
        </w:rPr>
        <w:t>te</w:t>
      </w:r>
      <w:r>
        <w:rPr>
          <w:spacing w:val="29"/>
          <w:u w:val="none"/>
        </w:rPr>
        <w:t xml:space="preserve"> </w:t>
      </w:r>
      <w:r>
        <w:rPr>
          <w:u w:val="none"/>
        </w:rPr>
        <w:t>t</w:t>
      </w:r>
      <w:r>
        <w:rPr>
          <w:spacing w:val="1"/>
          <w:u w:val="none"/>
        </w:rPr>
        <w:t>h</w:t>
      </w:r>
      <w:r>
        <w:rPr>
          <w:u w:val="none"/>
        </w:rPr>
        <w:t>e</w:t>
      </w:r>
      <w:r>
        <w:rPr>
          <w:w w:val="102"/>
          <w:u w:val="none"/>
        </w:rPr>
        <w:t xml:space="preserve"> </w:t>
      </w:r>
      <w:r>
        <w:rPr>
          <w:u w:val="none"/>
        </w:rPr>
        <w:t>e</w:t>
      </w:r>
      <w:r>
        <w:rPr>
          <w:spacing w:val="1"/>
          <w:u w:val="none"/>
        </w:rPr>
        <w:t>n</w:t>
      </w:r>
      <w:r>
        <w:rPr>
          <w:u w:val="none"/>
        </w:rPr>
        <w:t>tire</w:t>
      </w:r>
      <w:r>
        <w:rPr>
          <w:spacing w:val="40"/>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0"/>
          <w:u w:val="none"/>
        </w:rPr>
        <w:t xml:space="preserve"> </w:t>
      </w:r>
      <w:r>
        <w:rPr>
          <w:u w:val="none"/>
        </w:rPr>
        <w:t>of</w:t>
      </w:r>
      <w:r>
        <w:rPr>
          <w:spacing w:val="40"/>
          <w:u w:val="none"/>
        </w:rPr>
        <w:t xml:space="preserve"> </w:t>
      </w:r>
      <w:r>
        <w:rPr>
          <w:u w:val="none"/>
        </w:rPr>
        <w:t>the</w:t>
      </w:r>
      <w:r>
        <w:rPr>
          <w:spacing w:val="41"/>
          <w:u w:val="none"/>
        </w:rPr>
        <w:t xml:space="preserve"> </w:t>
      </w:r>
      <w:r>
        <w:rPr>
          <w:spacing w:val="2"/>
          <w:u w:val="none"/>
        </w:rPr>
        <w:t>M</w:t>
      </w:r>
      <w:r>
        <w:rPr>
          <w:u w:val="none"/>
        </w:rPr>
        <w:t>e</w:t>
      </w:r>
      <w:r>
        <w:rPr>
          <w:spacing w:val="2"/>
          <w:u w:val="none"/>
        </w:rPr>
        <w:t>m</w:t>
      </w:r>
      <w:r>
        <w:rPr>
          <w:u w:val="none"/>
        </w:rPr>
        <w:t>bers</w:t>
      </w:r>
      <w:r>
        <w:rPr>
          <w:spacing w:val="40"/>
          <w:u w:val="none"/>
        </w:rPr>
        <w:t xml:space="preserve"> </w:t>
      </w:r>
      <w:r>
        <w:rPr>
          <w:spacing w:val="1"/>
          <w:u w:val="none"/>
        </w:rPr>
        <w:t>w</w:t>
      </w:r>
      <w:r>
        <w:rPr>
          <w:u w:val="none"/>
        </w:rPr>
        <w:t>ith</w:t>
      </w:r>
      <w:r>
        <w:rPr>
          <w:spacing w:val="41"/>
          <w:u w:val="none"/>
        </w:rPr>
        <w:t xml:space="preserve"> </w:t>
      </w:r>
      <w:r>
        <w:rPr>
          <w:u w:val="none"/>
        </w:rPr>
        <w:t>respect</w:t>
      </w:r>
      <w:r>
        <w:rPr>
          <w:spacing w:val="39"/>
          <w:u w:val="none"/>
        </w:rPr>
        <w:t xml:space="preserve"> </w:t>
      </w:r>
      <w:r>
        <w:rPr>
          <w:u w:val="none"/>
        </w:rPr>
        <w:t>to,</w:t>
      </w:r>
      <w:r>
        <w:rPr>
          <w:spacing w:val="39"/>
          <w:u w:val="none"/>
        </w:rPr>
        <w:t xml:space="preserve"> </w:t>
      </w:r>
      <w:r>
        <w:rPr>
          <w:u w:val="none"/>
        </w:rPr>
        <w:t>a</w:t>
      </w:r>
      <w:r>
        <w:rPr>
          <w:spacing w:val="1"/>
          <w:u w:val="none"/>
        </w:rPr>
        <w:t>n</w:t>
      </w:r>
      <w:r>
        <w:rPr>
          <w:u w:val="none"/>
        </w:rPr>
        <w:t>d</w:t>
      </w:r>
      <w:r>
        <w:rPr>
          <w:spacing w:val="40"/>
          <w:u w:val="none"/>
        </w:rPr>
        <w:t xml:space="preserve"> </w:t>
      </w:r>
      <w:r>
        <w:rPr>
          <w:u w:val="none"/>
        </w:rPr>
        <w:t>superse</w:t>
      </w:r>
      <w:r>
        <w:rPr>
          <w:spacing w:val="1"/>
          <w:u w:val="none"/>
        </w:rPr>
        <w:t>d</w:t>
      </w:r>
      <w:r>
        <w:rPr>
          <w:u w:val="none"/>
        </w:rPr>
        <w:t>es</w:t>
      </w:r>
      <w:r>
        <w:rPr>
          <w:spacing w:val="40"/>
          <w:u w:val="none"/>
        </w:rPr>
        <w:t xml:space="preserve"> </w:t>
      </w:r>
      <w:r>
        <w:rPr>
          <w:u w:val="none"/>
        </w:rPr>
        <w:t>all</w:t>
      </w:r>
      <w:r>
        <w:rPr>
          <w:spacing w:val="40"/>
          <w:u w:val="none"/>
        </w:rPr>
        <w:t xml:space="preserve"> </w:t>
      </w:r>
      <w:r>
        <w:rPr>
          <w:u w:val="none"/>
        </w:rPr>
        <w:t>prior</w:t>
      </w:r>
      <w:r>
        <w:rPr>
          <w:spacing w:val="40"/>
          <w:u w:val="none"/>
        </w:rPr>
        <w:t xml:space="preserve"> </w:t>
      </w:r>
      <w:r>
        <w:rPr>
          <w:spacing w:val="1"/>
          <w:u w:val="none"/>
        </w:rPr>
        <w:t>w</w:t>
      </w:r>
      <w:r>
        <w:rPr>
          <w:u w:val="none"/>
        </w:rPr>
        <w:t>ritten</w:t>
      </w:r>
      <w:r>
        <w:rPr>
          <w:spacing w:val="40"/>
          <w:u w:val="none"/>
        </w:rPr>
        <w:t xml:space="preserve"> </w:t>
      </w:r>
      <w:r>
        <w:rPr>
          <w:u w:val="none"/>
        </w:rPr>
        <w:t>a</w:t>
      </w:r>
      <w:r>
        <w:rPr>
          <w:spacing w:val="1"/>
          <w:u w:val="none"/>
        </w:rPr>
        <w:t>n</w:t>
      </w:r>
      <w:r>
        <w:rPr>
          <w:u w:val="none"/>
        </w:rPr>
        <w:t>d</w:t>
      </w:r>
      <w:r>
        <w:rPr>
          <w:spacing w:val="40"/>
          <w:u w:val="none"/>
        </w:rPr>
        <w:t xml:space="preserve"> </w:t>
      </w:r>
      <w:r>
        <w:rPr>
          <w:u w:val="none"/>
        </w:rPr>
        <w:t>oral</w:t>
      </w:r>
      <w:r>
        <w:rPr>
          <w:spacing w:val="40"/>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ts,</w:t>
      </w:r>
      <w:r>
        <w:rPr>
          <w:w w:val="102"/>
          <w:u w:val="none"/>
        </w:rPr>
        <w:t xml:space="preserve"> </w:t>
      </w:r>
      <w:r>
        <w:rPr>
          <w:spacing w:val="1"/>
          <w:u w:val="none"/>
        </w:rPr>
        <w:t>und</w:t>
      </w:r>
      <w:r>
        <w:rPr>
          <w:u w:val="none"/>
        </w:rPr>
        <w:t>ersta</w:t>
      </w:r>
      <w:r>
        <w:rPr>
          <w:spacing w:val="1"/>
          <w:u w:val="none"/>
        </w:rPr>
        <w:t>nd</w:t>
      </w:r>
      <w:r>
        <w:rPr>
          <w:u w:val="none"/>
        </w:rPr>
        <w:t>i</w:t>
      </w:r>
      <w:r>
        <w:rPr>
          <w:spacing w:val="1"/>
          <w:u w:val="none"/>
        </w:rPr>
        <w:t>ng</w:t>
      </w:r>
      <w:r>
        <w:rPr>
          <w:u w:val="none"/>
        </w:rPr>
        <w:t>s</w:t>
      </w:r>
      <w:r>
        <w:rPr>
          <w:spacing w:val="21"/>
          <w:u w:val="none"/>
        </w:rPr>
        <w:t xml:space="preserve"> </w:t>
      </w:r>
      <w:r>
        <w:rPr>
          <w:u w:val="none"/>
        </w:rPr>
        <w:t>a</w:t>
      </w:r>
      <w:r>
        <w:rPr>
          <w:spacing w:val="1"/>
          <w:u w:val="none"/>
        </w:rPr>
        <w:t>n</w:t>
      </w:r>
      <w:r>
        <w:rPr>
          <w:u w:val="none"/>
        </w:rPr>
        <w:t>d</w:t>
      </w:r>
      <w:r>
        <w:rPr>
          <w:spacing w:val="24"/>
          <w:u w:val="none"/>
        </w:rPr>
        <w:t xml:space="preserve"> </w:t>
      </w:r>
      <w:r>
        <w:rPr>
          <w:u w:val="none"/>
        </w:rPr>
        <w:t>ne</w:t>
      </w:r>
      <w:r>
        <w:rPr>
          <w:spacing w:val="1"/>
          <w:u w:val="none"/>
        </w:rPr>
        <w:t>g</w:t>
      </w:r>
      <w:r>
        <w:rPr>
          <w:u w:val="none"/>
        </w:rPr>
        <w:t>otiations</w:t>
      </w:r>
      <w:r>
        <w:rPr>
          <w:spacing w:val="22"/>
          <w:u w:val="none"/>
        </w:rPr>
        <w:t xml:space="preserve"> </w:t>
      </w:r>
      <w:r>
        <w:rPr>
          <w:spacing w:val="1"/>
          <w:u w:val="none"/>
        </w:rPr>
        <w:t>w</w:t>
      </w:r>
      <w:r>
        <w:rPr>
          <w:u w:val="none"/>
        </w:rPr>
        <w:t>ith</w:t>
      </w:r>
      <w:r>
        <w:rPr>
          <w:spacing w:val="23"/>
          <w:u w:val="none"/>
        </w:rPr>
        <w:t xml:space="preserve"> </w:t>
      </w:r>
      <w:r>
        <w:rPr>
          <w:u w:val="none"/>
        </w:rPr>
        <w:t>respect</w:t>
      </w:r>
      <w:r>
        <w:rPr>
          <w:spacing w:val="22"/>
          <w:u w:val="none"/>
        </w:rPr>
        <w:t xml:space="preserve"> </w:t>
      </w:r>
      <w:r>
        <w:rPr>
          <w:u w:val="none"/>
        </w:rPr>
        <w:t>to,</w:t>
      </w:r>
      <w:r>
        <w:rPr>
          <w:spacing w:val="22"/>
          <w:u w:val="none"/>
        </w:rPr>
        <w:t xml:space="preserve"> </w:t>
      </w:r>
      <w:r>
        <w:rPr>
          <w:u w:val="none"/>
        </w:rPr>
        <w:t>the</w:t>
      </w:r>
      <w:r>
        <w:rPr>
          <w:spacing w:val="23"/>
          <w:u w:val="none"/>
        </w:rPr>
        <w:t xml:space="preserve"> </w:t>
      </w:r>
      <w:r>
        <w:rPr>
          <w:u w:val="none"/>
        </w:rPr>
        <w:t>subject</w:t>
      </w:r>
      <w:r>
        <w:rPr>
          <w:spacing w:val="22"/>
          <w:u w:val="none"/>
        </w:rPr>
        <w:t xml:space="preserve"> </w:t>
      </w:r>
      <w:r>
        <w:rPr>
          <w:spacing w:val="2"/>
          <w:u w:val="none"/>
        </w:rPr>
        <w:t>m</w:t>
      </w:r>
      <w:r>
        <w:rPr>
          <w:u w:val="none"/>
        </w:rPr>
        <w:t>atter</w:t>
      </w:r>
      <w:r>
        <w:rPr>
          <w:spacing w:val="22"/>
          <w:u w:val="none"/>
        </w:rPr>
        <w:t xml:space="preserve"> </w:t>
      </w:r>
      <w:r>
        <w:rPr>
          <w:u w:val="none"/>
        </w:rPr>
        <w:t>here</w:t>
      </w:r>
      <w:r>
        <w:rPr>
          <w:spacing w:val="1"/>
          <w:u w:val="none"/>
        </w:rPr>
        <w:t>o</w:t>
      </w:r>
      <w:r>
        <w:rPr>
          <w:u w:val="none"/>
        </w:rPr>
        <w:t>f.</w:t>
      </w:r>
    </w:p>
    <w:p w14:paraId="3BAB91F7" w14:textId="77777777" w:rsidR="000C19C9" w:rsidRDefault="000C19C9">
      <w:pPr>
        <w:spacing w:before="16" w:line="220" w:lineRule="exact"/>
      </w:pPr>
    </w:p>
    <w:p w14:paraId="400B857A" w14:textId="77777777" w:rsidR="000C19C9" w:rsidRDefault="00D3642A">
      <w:pPr>
        <w:pStyle w:val="BodyText"/>
        <w:numPr>
          <w:ilvl w:val="1"/>
          <w:numId w:val="8"/>
        </w:numPr>
        <w:tabs>
          <w:tab w:val="left" w:pos="1544"/>
        </w:tabs>
        <w:spacing w:line="252" w:lineRule="auto"/>
        <w:ind w:right="112" w:firstLine="720"/>
        <w:jc w:val="both"/>
        <w:rPr>
          <w:u w:val="none"/>
        </w:rPr>
      </w:pPr>
      <w:r>
        <w:rPr>
          <w:spacing w:val="2"/>
          <w:u w:color="000000"/>
        </w:rPr>
        <w:t>W</w:t>
      </w:r>
      <w:r>
        <w:rPr>
          <w:spacing w:val="1"/>
          <w:u w:color="000000"/>
        </w:rPr>
        <w:t>A</w:t>
      </w:r>
      <w:r>
        <w:rPr>
          <w:u w:color="000000"/>
        </w:rPr>
        <w:t>I</w:t>
      </w:r>
      <w:r>
        <w:rPr>
          <w:spacing w:val="1"/>
          <w:u w:color="000000"/>
        </w:rPr>
        <w:t>VER</w:t>
      </w:r>
      <w:r>
        <w:rPr>
          <w:u w:val="none"/>
        </w:rPr>
        <w:t>.</w:t>
      </w:r>
      <w:r>
        <w:rPr>
          <w:spacing w:val="25"/>
          <w:u w:val="none"/>
        </w:rPr>
        <w:t xml:space="preserve"> </w:t>
      </w:r>
      <w:r>
        <w:rPr>
          <w:spacing w:val="1"/>
          <w:u w:val="none"/>
        </w:rPr>
        <w:t>N</w:t>
      </w:r>
      <w:r>
        <w:rPr>
          <w:u w:val="none"/>
        </w:rPr>
        <w:t>o</w:t>
      </w:r>
      <w:r>
        <w:rPr>
          <w:spacing w:val="27"/>
          <w:u w:val="none"/>
        </w:rPr>
        <w:t xml:space="preserve"> </w:t>
      </w:r>
      <w:r>
        <w:rPr>
          <w:u w:val="none"/>
        </w:rPr>
        <w:t>fail</w:t>
      </w:r>
      <w:r>
        <w:rPr>
          <w:spacing w:val="1"/>
          <w:u w:val="none"/>
        </w:rPr>
        <w:t>u</w:t>
      </w:r>
      <w:r>
        <w:rPr>
          <w:u w:val="none"/>
        </w:rPr>
        <w:t>re</w:t>
      </w:r>
      <w:r>
        <w:rPr>
          <w:spacing w:val="26"/>
          <w:u w:val="none"/>
        </w:rPr>
        <w:t xml:space="preserve"> </w:t>
      </w:r>
      <w:r>
        <w:rPr>
          <w:spacing w:val="1"/>
          <w:u w:val="none"/>
        </w:rPr>
        <w:t>b</w:t>
      </w:r>
      <w:r>
        <w:rPr>
          <w:u w:val="none"/>
        </w:rPr>
        <w:t>y</w:t>
      </w:r>
      <w:r>
        <w:rPr>
          <w:spacing w:val="27"/>
          <w:u w:val="none"/>
        </w:rPr>
        <w:t xml:space="preserve"> </w:t>
      </w:r>
      <w:r>
        <w:rPr>
          <w:u w:val="none"/>
        </w:rPr>
        <w:t>a</w:t>
      </w:r>
      <w:r>
        <w:rPr>
          <w:spacing w:val="1"/>
          <w:u w:val="none"/>
        </w:rPr>
        <w:t>n</w:t>
      </w:r>
      <w:r>
        <w:rPr>
          <w:u w:val="none"/>
        </w:rPr>
        <w:t>y</w:t>
      </w:r>
      <w:r>
        <w:rPr>
          <w:spacing w:val="27"/>
          <w:u w:val="none"/>
        </w:rPr>
        <w:t xml:space="preserve"> </w:t>
      </w:r>
      <w:r>
        <w:rPr>
          <w:spacing w:val="1"/>
          <w:u w:val="none"/>
        </w:rPr>
        <w:t>p</w:t>
      </w:r>
      <w:r>
        <w:rPr>
          <w:u w:val="none"/>
        </w:rPr>
        <w:t>arty</w:t>
      </w:r>
      <w:r>
        <w:rPr>
          <w:spacing w:val="26"/>
          <w:u w:val="none"/>
        </w:rPr>
        <w:t xml:space="preserve"> </w:t>
      </w:r>
      <w:r>
        <w:rPr>
          <w:u w:val="none"/>
        </w:rPr>
        <w:t>to</w:t>
      </w:r>
      <w:r>
        <w:rPr>
          <w:spacing w:val="27"/>
          <w:u w:val="none"/>
        </w:rPr>
        <w:t xml:space="preserve"> </w:t>
      </w:r>
      <w:r>
        <w:rPr>
          <w:u w:val="none"/>
        </w:rPr>
        <w:t>i</w:t>
      </w:r>
      <w:r>
        <w:rPr>
          <w:spacing w:val="1"/>
          <w:u w:val="none"/>
        </w:rPr>
        <w:t>n</w:t>
      </w:r>
      <w:r>
        <w:rPr>
          <w:u w:val="none"/>
        </w:rPr>
        <w:t>sist</w:t>
      </w:r>
      <w:r>
        <w:rPr>
          <w:spacing w:val="25"/>
          <w:u w:val="none"/>
        </w:rPr>
        <w:t xml:space="preserve"> </w:t>
      </w:r>
      <w:r>
        <w:rPr>
          <w:spacing w:val="1"/>
          <w:u w:val="none"/>
        </w:rPr>
        <w:t>upo</w:t>
      </w:r>
      <w:r>
        <w:rPr>
          <w:u w:val="none"/>
        </w:rPr>
        <w:t>n</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strict</w:t>
      </w:r>
      <w:r>
        <w:rPr>
          <w:spacing w:val="25"/>
          <w:u w:val="none"/>
        </w:rPr>
        <w:t xml:space="preserve"> </w:t>
      </w:r>
      <w:r>
        <w:rPr>
          <w:spacing w:val="1"/>
          <w:u w:val="none"/>
        </w:rPr>
        <w:t>p</w:t>
      </w:r>
      <w:r>
        <w:rPr>
          <w:u w:val="none"/>
        </w:rPr>
        <w:t>erf</w:t>
      </w:r>
      <w:r>
        <w:rPr>
          <w:spacing w:val="1"/>
          <w:u w:val="none"/>
        </w:rPr>
        <w:t>o</w:t>
      </w:r>
      <w:r>
        <w:rPr>
          <w:u w:val="none"/>
        </w:rPr>
        <w:t>r</w:t>
      </w:r>
      <w:r>
        <w:rPr>
          <w:spacing w:val="2"/>
          <w:u w:val="none"/>
        </w:rPr>
        <w:t>m</w:t>
      </w:r>
      <w:r>
        <w:rPr>
          <w:u w:val="none"/>
        </w:rPr>
        <w:t>a</w:t>
      </w:r>
      <w:r>
        <w:rPr>
          <w:spacing w:val="1"/>
          <w:u w:val="none"/>
        </w:rPr>
        <w:t>n</w:t>
      </w:r>
      <w:r>
        <w:rPr>
          <w:u w:val="none"/>
        </w:rPr>
        <w:t>ce</w:t>
      </w:r>
      <w:r>
        <w:rPr>
          <w:spacing w:val="27"/>
          <w:u w:val="none"/>
        </w:rPr>
        <w:t xml:space="preserve"> </w:t>
      </w:r>
      <w:r>
        <w:rPr>
          <w:spacing w:val="1"/>
          <w:u w:val="none"/>
        </w:rPr>
        <w:t>o</w:t>
      </w:r>
      <w:r>
        <w:rPr>
          <w:u w:val="none"/>
        </w:rPr>
        <w:t>f</w:t>
      </w:r>
      <w:r>
        <w:rPr>
          <w:spacing w:val="25"/>
          <w:u w:val="none"/>
        </w:rPr>
        <w:t xml:space="preserve"> </w:t>
      </w:r>
      <w:r>
        <w:rPr>
          <w:u w:val="none"/>
        </w:rPr>
        <w:t>a</w:t>
      </w:r>
      <w:r>
        <w:rPr>
          <w:spacing w:val="1"/>
          <w:u w:val="none"/>
        </w:rPr>
        <w:t>n</w:t>
      </w:r>
      <w:r>
        <w:rPr>
          <w:u w:val="none"/>
        </w:rPr>
        <w:t>y</w:t>
      </w:r>
      <w:r>
        <w:rPr>
          <w:spacing w:val="27"/>
          <w:u w:val="none"/>
        </w:rPr>
        <w:t xml:space="preserve"> </w:t>
      </w:r>
      <w:r>
        <w:rPr>
          <w:u w:val="none"/>
        </w:rPr>
        <w:t>c</w:t>
      </w:r>
      <w:r>
        <w:rPr>
          <w:spacing w:val="1"/>
          <w:u w:val="none"/>
        </w:rPr>
        <w:t>ov</w:t>
      </w:r>
      <w:r>
        <w:rPr>
          <w:u w:val="none"/>
        </w:rPr>
        <w:t>e</w:t>
      </w:r>
      <w:r>
        <w:rPr>
          <w:spacing w:val="1"/>
          <w:u w:val="none"/>
        </w:rPr>
        <w:t>n</w:t>
      </w:r>
      <w:r>
        <w:rPr>
          <w:u w:val="none"/>
        </w:rPr>
        <w:t>a</w:t>
      </w:r>
      <w:r>
        <w:rPr>
          <w:spacing w:val="1"/>
          <w:u w:val="none"/>
        </w:rPr>
        <w:t>n</w:t>
      </w:r>
      <w:r>
        <w:rPr>
          <w:u w:val="none"/>
        </w:rPr>
        <w:t>t,</w:t>
      </w:r>
      <w:r>
        <w:rPr>
          <w:spacing w:val="1"/>
          <w:w w:val="102"/>
          <w:u w:val="none"/>
        </w:rPr>
        <w:t xml:space="preserve"> </w:t>
      </w:r>
      <w:r>
        <w:rPr>
          <w:spacing w:val="1"/>
          <w:u w:val="none"/>
        </w:rPr>
        <w:t>du</w:t>
      </w:r>
      <w:r>
        <w:rPr>
          <w:u w:val="none"/>
        </w:rPr>
        <w:t>t</w:t>
      </w:r>
      <w:r>
        <w:rPr>
          <w:spacing w:val="1"/>
          <w:u w:val="none"/>
        </w:rPr>
        <w:t>y</w:t>
      </w:r>
      <w:r>
        <w:rPr>
          <w:u w:val="none"/>
        </w:rPr>
        <w:t>,</w:t>
      </w:r>
      <w:r>
        <w:rPr>
          <w:spacing w:val="43"/>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4"/>
          <w:u w:val="none"/>
        </w:rPr>
        <w:t xml:space="preserve"> </w:t>
      </w:r>
      <w:r>
        <w:rPr>
          <w:u w:val="none"/>
        </w:rPr>
        <w:t>or</w:t>
      </w:r>
      <w:r>
        <w:rPr>
          <w:spacing w:val="44"/>
          <w:u w:val="none"/>
        </w:rPr>
        <w:t xml:space="preserve"> </w:t>
      </w:r>
      <w:r>
        <w:rPr>
          <w:u w:val="none"/>
        </w:rPr>
        <w:t>c</w:t>
      </w:r>
      <w:r>
        <w:rPr>
          <w:spacing w:val="1"/>
          <w:u w:val="none"/>
        </w:rPr>
        <w:t>o</w:t>
      </w:r>
      <w:r>
        <w:rPr>
          <w:u w:val="none"/>
        </w:rPr>
        <w:t>ndition</w:t>
      </w:r>
      <w:r>
        <w:rPr>
          <w:spacing w:val="44"/>
          <w:u w:val="none"/>
        </w:rPr>
        <w:t xml:space="preserve"> </w:t>
      </w:r>
      <w:r>
        <w:rPr>
          <w:u w:val="none"/>
        </w:rPr>
        <w:t>of</w:t>
      </w:r>
      <w:r>
        <w:rPr>
          <w:spacing w:val="44"/>
          <w:u w:val="none"/>
        </w:rPr>
        <w:t xml:space="preserve"> </w:t>
      </w:r>
      <w:r>
        <w:rPr>
          <w:u w:val="none"/>
        </w:rPr>
        <w:t>this</w:t>
      </w:r>
      <w:r>
        <w:rPr>
          <w:spacing w:val="44"/>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45"/>
          <w:u w:val="none"/>
        </w:rPr>
        <w:t xml:space="preserve"> </w:t>
      </w:r>
      <w:r>
        <w:rPr>
          <w:u w:val="none"/>
        </w:rPr>
        <w:t>or</w:t>
      </w:r>
      <w:r>
        <w:rPr>
          <w:spacing w:val="44"/>
          <w:u w:val="none"/>
        </w:rPr>
        <w:t xml:space="preserve"> </w:t>
      </w:r>
      <w:r>
        <w:rPr>
          <w:u w:val="none"/>
        </w:rPr>
        <w:t>to</w:t>
      </w:r>
      <w:r>
        <w:rPr>
          <w:spacing w:val="44"/>
          <w:u w:val="none"/>
        </w:rPr>
        <w:t xml:space="preserve"> </w:t>
      </w:r>
      <w:r>
        <w:rPr>
          <w:u w:val="none"/>
        </w:rPr>
        <w:t>e</w:t>
      </w:r>
      <w:r>
        <w:rPr>
          <w:spacing w:val="1"/>
          <w:u w:val="none"/>
        </w:rPr>
        <w:t>x</w:t>
      </w:r>
      <w:r>
        <w:rPr>
          <w:u w:val="none"/>
        </w:rPr>
        <w:t>ercise</w:t>
      </w:r>
      <w:r>
        <w:rPr>
          <w:spacing w:val="44"/>
          <w:u w:val="none"/>
        </w:rPr>
        <w:t xml:space="preserve"> </w:t>
      </w:r>
      <w:r>
        <w:rPr>
          <w:u w:val="none"/>
        </w:rPr>
        <w:t>a</w:t>
      </w:r>
      <w:r>
        <w:rPr>
          <w:spacing w:val="1"/>
          <w:u w:val="none"/>
        </w:rPr>
        <w:t>n</w:t>
      </w:r>
      <w:r>
        <w:rPr>
          <w:u w:val="none"/>
        </w:rPr>
        <w:t>y</w:t>
      </w:r>
      <w:r>
        <w:rPr>
          <w:spacing w:val="44"/>
          <w:u w:val="none"/>
        </w:rPr>
        <w:t xml:space="preserve"> </w:t>
      </w:r>
      <w:r>
        <w:rPr>
          <w:u w:val="none"/>
        </w:rPr>
        <w:t>right</w:t>
      </w:r>
      <w:r>
        <w:rPr>
          <w:spacing w:val="44"/>
          <w:u w:val="none"/>
        </w:rPr>
        <w:t xml:space="preserve"> </w:t>
      </w:r>
      <w:r>
        <w:rPr>
          <w:u w:val="none"/>
        </w:rPr>
        <w:t>or</w:t>
      </w:r>
      <w:r>
        <w:rPr>
          <w:spacing w:val="44"/>
          <w:u w:val="none"/>
        </w:rPr>
        <w:t xml:space="preserve"> </w:t>
      </w:r>
      <w:r>
        <w:rPr>
          <w:u w:val="none"/>
        </w:rPr>
        <w:t>re</w:t>
      </w:r>
      <w:r>
        <w:rPr>
          <w:spacing w:val="2"/>
          <w:u w:val="none"/>
        </w:rPr>
        <w:t>m</w:t>
      </w:r>
      <w:r>
        <w:rPr>
          <w:u w:val="none"/>
        </w:rPr>
        <w:t>e</w:t>
      </w:r>
      <w:r>
        <w:rPr>
          <w:spacing w:val="1"/>
          <w:u w:val="none"/>
        </w:rPr>
        <w:t>d</w:t>
      </w:r>
      <w:r>
        <w:rPr>
          <w:u w:val="none"/>
        </w:rPr>
        <w:t>y</w:t>
      </w:r>
      <w:r>
        <w:rPr>
          <w:spacing w:val="45"/>
          <w:u w:val="none"/>
        </w:rPr>
        <w:t xml:space="preserve"> </w:t>
      </w:r>
      <w:r>
        <w:rPr>
          <w:u w:val="none"/>
        </w:rPr>
        <w:t>c</w:t>
      </w:r>
      <w:r>
        <w:rPr>
          <w:spacing w:val="1"/>
          <w:u w:val="none"/>
        </w:rPr>
        <w:t>o</w:t>
      </w:r>
      <w:r>
        <w:rPr>
          <w:u w:val="none"/>
        </w:rPr>
        <w:t>nse</w:t>
      </w:r>
      <w:r>
        <w:rPr>
          <w:spacing w:val="1"/>
          <w:u w:val="none"/>
        </w:rPr>
        <w:t>q</w:t>
      </w:r>
      <w:r>
        <w:rPr>
          <w:u w:val="none"/>
        </w:rPr>
        <w:t>ue</w:t>
      </w:r>
      <w:r>
        <w:rPr>
          <w:spacing w:val="1"/>
          <w:u w:val="none"/>
        </w:rPr>
        <w:t>n</w:t>
      </w:r>
      <w:r>
        <w:rPr>
          <w:u w:val="none"/>
        </w:rPr>
        <w:t>t</w:t>
      </w:r>
      <w:r>
        <w:rPr>
          <w:spacing w:val="44"/>
          <w:u w:val="none"/>
        </w:rPr>
        <w:t xml:space="preserve"> </w:t>
      </w:r>
      <w:r>
        <w:rPr>
          <w:u w:val="none"/>
        </w:rPr>
        <w:t>upon</w:t>
      </w:r>
      <w:r>
        <w:rPr>
          <w:spacing w:val="44"/>
          <w:u w:val="none"/>
        </w:rPr>
        <w:t xml:space="preserve"> </w:t>
      </w:r>
      <w:r>
        <w:rPr>
          <w:u w:val="none"/>
        </w:rPr>
        <w:t>a</w:t>
      </w:r>
      <w:r>
        <w:rPr>
          <w:w w:val="102"/>
          <w:u w:val="none"/>
        </w:rPr>
        <w:t xml:space="preserve"> </w:t>
      </w:r>
      <w:r>
        <w:rPr>
          <w:spacing w:val="1"/>
          <w:u w:val="none"/>
        </w:rPr>
        <w:t>b</w:t>
      </w:r>
      <w:r>
        <w:rPr>
          <w:u w:val="none"/>
        </w:rPr>
        <w:t>reach</w:t>
      </w:r>
      <w:r>
        <w:rPr>
          <w:spacing w:val="46"/>
          <w:u w:val="none"/>
        </w:rPr>
        <w:t xml:space="preserve"> </w:t>
      </w:r>
      <w:r>
        <w:rPr>
          <w:u w:val="none"/>
        </w:rPr>
        <w:t>t</w:t>
      </w:r>
      <w:r>
        <w:rPr>
          <w:spacing w:val="1"/>
          <w:u w:val="none"/>
        </w:rPr>
        <w:t>h</w:t>
      </w:r>
      <w:r>
        <w:rPr>
          <w:u w:val="none"/>
        </w:rPr>
        <w:t>ere</w:t>
      </w:r>
      <w:r>
        <w:rPr>
          <w:spacing w:val="1"/>
          <w:u w:val="none"/>
        </w:rPr>
        <w:t>o</w:t>
      </w:r>
      <w:r>
        <w:rPr>
          <w:u w:val="none"/>
        </w:rPr>
        <w:t>f</w:t>
      </w:r>
      <w:r>
        <w:rPr>
          <w:spacing w:val="45"/>
          <w:u w:val="none"/>
        </w:rPr>
        <w:t xml:space="preserve"> </w:t>
      </w:r>
      <w:r>
        <w:rPr>
          <w:u w:val="none"/>
        </w:rPr>
        <w:t>s</w:t>
      </w:r>
      <w:r>
        <w:rPr>
          <w:spacing w:val="1"/>
          <w:u w:val="none"/>
        </w:rPr>
        <w:t>h</w:t>
      </w:r>
      <w:r>
        <w:rPr>
          <w:u w:val="none"/>
        </w:rPr>
        <w:t>all</w:t>
      </w:r>
      <w:r>
        <w:rPr>
          <w:spacing w:val="45"/>
          <w:u w:val="none"/>
        </w:rPr>
        <w:t xml:space="preserve"> </w:t>
      </w:r>
      <w:r>
        <w:rPr>
          <w:u w:val="none"/>
        </w:rPr>
        <w:t>c</w:t>
      </w:r>
      <w:r>
        <w:rPr>
          <w:spacing w:val="1"/>
          <w:u w:val="none"/>
        </w:rPr>
        <w:t>on</w:t>
      </w:r>
      <w:r>
        <w:rPr>
          <w:u w:val="none"/>
        </w:rPr>
        <w:t>stit</w:t>
      </w:r>
      <w:r>
        <w:rPr>
          <w:spacing w:val="1"/>
          <w:u w:val="none"/>
        </w:rPr>
        <w:t>u</w:t>
      </w:r>
      <w:r>
        <w:rPr>
          <w:u w:val="none"/>
        </w:rPr>
        <w:t>te</w:t>
      </w:r>
      <w:r>
        <w:rPr>
          <w:spacing w:val="46"/>
          <w:u w:val="none"/>
        </w:rPr>
        <w:t xml:space="preserve"> </w:t>
      </w:r>
      <w:r>
        <w:rPr>
          <w:u w:val="none"/>
        </w:rPr>
        <w:t>a</w:t>
      </w:r>
      <w:r>
        <w:rPr>
          <w:spacing w:val="45"/>
          <w:u w:val="none"/>
        </w:rPr>
        <w:t xml:space="preserve"> </w:t>
      </w:r>
      <w:r>
        <w:rPr>
          <w:spacing w:val="1"/>
          <w:u w:val="none"/>
        </w:rPr>
        <w:t>w</w:t>
      </w:r>
      <w:r>
        <w:rPr>
          <w:u w:val="none"/>
        </w:rPr>
        <w:t>ai</w:t>
      </w:r>
      <w:r>
        <w:rPr>
          <w:spacing w:val="1"/>
          <w:u w:val="none"/>
        </w:rPr>
        <w:t>v</w:t>
      </w:r>
      <w:r>
        <w:rPr>
          <w:u w:val="none"/>
        </w:rPr>
        <w:t>er</w:t>
      </w:r>
      <w:r>
        <w:rPr>
          <w:spacing w:val="45"/>
          <w:u w:val="none"/>
        </w:rPr>
        <w:t xml:space="preserve"> </w:t>
      </w:r>
      <w:r>
        <w:rPr>
          <w:spacing w:val="1"/>
          <w:u w:val="none"/>
        </w:rPr>
        <w:t>o</w:t>
      </w:r>
      <w:r>
        <w:rPr>
          <w:u w:val="none"/>
        </w:rPr>
        <w:t>f</w:t>
      </w:r>
      <w:r>
        <w:rPr>
          <w:spacing w:val="46"/>
          <w:u w:val="none"/>
        </w:rPr>
        <w:t xml:space="preserve"> </w:t>
      </w:r>
      <w:r>
        <w:rPr>
          <w:u w:val="none"/>
        </w:rPr>
        <w:t>a</w:t>
      </w:r>
      <w:r>
        <w:rPr>
          <w:spacing w:val="1"/>
          <w:u w:val="none"/>
        </w:rPr>
        <w:t>n</w:t>
      </w:r>
      <w:r>
        <w:rPr>
          <w:u w:val="none"/>
        </w:rPr>
        <w:t>y</w:t>
      </w:r>
      <w:r>
        <w:rPr>
          <w:spacing w:val="46"/>
          <w:u w:val="none"/>
        </w:rPr>
        <w:t xml:space="preserve"> </w:t>
      </w:r>
      <w:r>
        <w:rPr>
          <w:u w:val="none"/>
        </w:rPr>
        <w:t>s</w:t>
      </w:r>
      <w:r>
        <w:rPr>
          <w:spacing w:val="1"/>
          <w:u w:val="none"/>
        </w:rPr>
        <w:t>u</w:t>
      </w:r>
      <w:r>
        <w:rPr>
          <w:u w:val="none"/>
        </w:rPr>
        <w:t>ch</w:t>
      </w:r>
      <w:r>
        <w:rPr>
          <w:spacing w:val="46"/>
          <w:u w:val="none"/>
        </w:rPr>
        <w:t xml:space="preserve"> </w:t>
      </w:r>
      <w:r>
        <w:rPr>
          <w:spacing w:val="1"/>
          <w:u w:val="none"/>
        </w:rPr>
        <w:t>b</w:t>
      </w:r>
      <w:r>
        <w:rPr>
          <w:u w:val="none"/>
        </w:rPr>
        <w:t>reach</w:t>
      </w:r>
      <w:r>
        <w:rPr>
          <w:spacing w:val="47"/>
          <w:u w:val="none"/>
        </w:rPr>
        <w:t xml:space="preserve"> </w:t>
      </w:r>
      <w:r>
        <w:rPr>
          <w:spacing w:val="1"/>
          <w:u w:val="none"/>
        </w:rPr>
        <w:t>o</w:t>
      </w:r>
      <w:r>
        <w:rPr>
          <w:u w:val="none"/>
        </w:rPr>
        <w:t>r</w:t>
      </w:r>
      <w:r>
        <w:rPr>
          <w:spacing w:val="45"/>
          <w:u w:val="none"/>
        </w:rPr>
        <w:t xml:space="preserve"> </w:t>
      </w:r>
      <w:r>
        <w:rPr>
          <w:u w:val="none"/>
        </w:rPr>
        <w:t>a</w:t>
      </w:r>
      <w:r>
        <w:rPr>
          <w:spacing w:val="1"/>
          <w:u w:val="none"/>
        </w:rPr>
        <w:t>n</w:t>
      </w:r>
      <w:r>
        <w:rPr>
          <w:u w:val="none"/>
        </w:rPr>
        <w:t>y</w:t>
      </w:r>
      <w:r>
        <w:rPr>
          <w:spacing w:val="46"/>
          <w:u w:val="none"/>
        </w:rPr>
        <w:t xml:space="preserve"> </w:t>
      </w:r>
      <w:r>
        <w:rPr>
          <w:spacing w:val="1"/>
          <w:u w:val="none"/>
        </w:rPr>
        <w:t>o</w:t>
      </w:r>
      <w:r>
        <w:rPr>
          <w:u w:val="none"/>
        </w:rPr>
        <w:t>t</w:t>
      </w:r>
      <w:r>
        <w:rPr>
          <w:spacing w:val="1"/>
          <w:u w:val="none"/>
        </w:rPr>
        <w:t>h</w:t>
      </w:r>
      <w:r>
        <w:rPr>
          <w:spacing w:val="-1"/>
          <w:u w:val="none"/>
        </w:rPr>
        <w:t>e</w:t>
      </w:r>
      <w:r>
        <w:rPr>
          <w:u w:val="none"/>
        </w:rPr>
        <w:t>r</w:t>
      </w:r>
      <w:r>
        <w:rPr>
          <w:spacing w:val="46"/>
          <w:u w:val="none"/>
        </w:rPr>
        <w:t xml:space="preserve"> </w:t>
      </w:r>
      <w:r>
        <w:rPr>
          <w:u w:val="none"/>
        </w:rPr>
        <w:t>c</w:t>
      </w:r>
      <w:r>
        <w:rPr>
          <w:spacing w:val="1"/>
          <w:u w:val="none"/>
        </w:rPr>
        <w:t>ov</w:t>
      </w:r>
      <w:r>
        <w:rPr>
          <w:u w:val="none"/>
        </w:rPr>
        <w:t>e</w:t>
      </w:r>
      <w:r>
        <w:rPr>
          <w:spacing w:val="1"/>
          <w:u w:val="none"/>
        </w:rPr>
        <w:t>n</w:t>
      </w:r>
      <w:r>
        <w:rPr>
          <w:u w:val="none"/>
        </w:rPr>
        <w:t>a</w:t>
      </w:r>
      <w:r>
        <w:rPr>
          <w:spacing w:val="1"/>
          <w:u w:val="none"/>
        </w:rPr>
        <w:t>n</w:t>
      </w:r>
      <w:r>
        <w:rPr>
          <w:u w:val="none"/>
        </w:rPr>
        <w:t>t,</w:t>
      </w:r>
      <w:r>
        <w:rPr>
          <w:spacing w:val="44"/>
          <w:u w:val="none"/>
        </w:rPr>
        <w:t xml:space="preserve"> </w:t>
      </w:r>
      <w:r>
        <w:rPr>
          <w:spacing w:val="1"/>
          <w:u w:val="none"/>
        </w:rPr>
        <w:t>du</w:t>
      </w:r>
      <w:r>
        <w:rPr>
          <w:u w:val="none"/>
        </w:rPr>
        <w:t>t</w:t>
      </w:r>
      <w:r>
        <w:rPr>
          <w:spacing w:val="1"/>
          <w:u w:val="none"/>
        </w:rPr>
        <w:t>y</w:t>
      </w:r>
      <w:r>
        <w:rPr>
          <w:u w:val="none"/>
        </w:rPr>
        <w:t>,</w:t>
      </w:r>
      <w:r>
        <w:rPr>
          <w:spacing w:val="44"/>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5"/>
          <w:u w:val="none"/>
        </w:rPr>
        <w:t xml:space="preserve"> </w:t>
      </w:r>
      <w:r>
        <w:rPr>
          <w:spacing w:val="1"/>
          <w:u w:val="none"/>
        </w:rPr>
        <w:t>o</w:t>
      </w:r>
      <w:r>
        <w:rPr>
          <w:u w:val="none"/>
        </w:rPr>
        <w:t>r</w:t>
      </w:r>
      <w:r>
        <w:rPr>
          <w:w w:val="102"/>
          <w:u w:val="none"/>
        </w:rPr>
        <w:t xml:space="preserve"> </w:t>
      </w:r>
      <w:r>
        <w:rPr>
          <w:u w:val="none"/>
        </w:rPr>
        <w:t>c</w:t>
      </w:r>
      <w:r>
        <w:rPr>
          <w:spacing w:val="1"/>
          <w:u w:val="none"/>
        </w:rPr>
        <w:t>o</w:t>
      </w:r>
      <w:r>
        <w:rPr>
          <w:u w:val="none"/>
        </w:rPr>
        <w:t>ndition.</w:t>
      </w:r>
    </w:p>
    <w:p w14:paraId="150C5D82" w14:textId="77777777" w:rsidR="000C19C9" w:rsidRDefault="000C19C9">
      <w:pPr>
        <w:spacing w:before="16" w:line="220" w:lineRule="exact"/>
      </w:pPr>
    </w:p>
    <w:p w14:paraId="166C02F2" w14:textId="77777777" w:rsidR="000C19C9" w:rsidRDefault="00D3642A">
      <w:pPr>
        <w:pStyle w:val="BodyText"/>
        <w:numPr>
          <w:ilvl w:val="1"/>
          <w:numId w:val="8"/>
        </w:numPr>
        <w:tabs>
          <w:tab w:val="left" w:pos="1544"/>
        </w:tabs>
        <w:spacing w:line="251" w:lineRule="auto"/>
        <w:ind w:right="112" w:firstLine="720"/>
        <w:jc w:val="both"/>
        <w:rPr>
          <w:u w:val="none"/>
        </w:rPr>
      </w:pPr>
      <w:r>
        <w:rPr>
          <w:spacing w:val="1"/>
          <w:u w:color="000000"/>
        </w:rPr>
        <w:t>ATTORNEY</w:t>
      </w:r>
      <w:r>
        <w:rPr>
          <w:u w:color="000000"/>
        </w:rPr>
        <w:t>S’</w:t>
      </w:r>
      <w:r>
        <w:rPr>
          <w:spacing w:val="17"/>
          <w:u w:color="000000"/>
        </w:rPr>
        <w:t xml:space="preserve"> </w:t>
      </w:r>
      <w:r>
        <w:rPr>
          <w:spacing w:val="1"/>
          <w:u w:color="000000"/>
        </w:rPr>
        <w:t>FEES</w:t>
      </w:r>
      <w:r>
        <w:rPr>
          <w:u w:val="none"/>
        </w:rPr>
        <w:t>.</w:t>
      </w:r>
      <w:r>
        <w:rPr>
          <w:spacing w:val="19"/>
          <w:u w:val="none"/>
        </w:rPr>
        <w:t xml:space="preserve"> </w:t>
      </w:r>
      <w:r>
        <w:rPr>
          <w:u w:val="none"/>
        </w:rPr>
        <w:t>In</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e</w:t>
      </w:r>
      <w:r>
        <w:rPr>
          <w:spacing w:val="1"/>
          <w:u w:val="none"/>
        </w:rPr>
        <w:t>v</w:t>
      </w:r>
      <w:r>
        <w:rPr>
          <w:u w:val="none"/>
        </w:rPr>
        <w:t>e</w:t>
      </w:r>
      <w:r>
        <w:rPr>
          <w:spacing w:val="1"/>
          <w:u w:val="none"/>
        </w:rPr>
        <w:t>n</w:t>
      </w:r>
      <w:r>
        <w:rPr>
          <w:u w:val="none"/>
        </w:rPr>
        <w:t>t</w:t>
      </w:r>
      <w:r>
        <w:rPr>
          <w:spacing w:val="19"/>
          <w:u w:val="none"/>
        </w:rPr>
        <w:t xml:space="preserve"> </w:t>
      </w:r>
      <w:r>
        <w:rPr>
          <w:spacing w:val="1"/>
          <w:u w:val="none"/>
        </w:rPr>
        <w:t>o</w:t>
      </w:r>
      <w:r>
        <w:rPr>
          <w:u w:val="none"/>
        </w:rPr>
        <w:t>f</w:t>
      </w:r>
      <w:r>
        <w:rPr>
          <w:spacing w:val="19"/>
          <w:u w:val="none"/>
        </w:rPr>
        <w:t xml:space="preserve"> </w:t>
      </w:r>
      <w:r>
        <w:rPr>
          <w:u w:val="none"/>
        </w:rPr>
        <w:t>a</w:t>
      </w:r>
      <w:r>
        <w:rPr>
          <w:spacing w:val="1"/>
          <w:u w:val="none"/>
        </w:rPr>
        <w:t>n</w:t>
      </w:r>
      <w:r>
        <w:rPr>
          <w:u w:val="none"/>
        </w:rPr>
        <w:t>y</w:t>
      </w:r>
      <w:r>
        <w:rPr>
          <w:spacing w:val="19"/>
          <w:u w:val="none"/>
        </w:rPr>
        <w:t xml:space="preserve"> </w:t>
      </w:r>
      <w:r>
        <w:rPr>
          <w:u w:val="none"/>
        </w:rPr>
        <w:t>liti</w:t>
      </w:r>
      <w:r>
        <w:rPr>
          <w:spacing w:val="1"/>
          <w:u w:val="none"/>
        </w:rPr>
        <w:t>g</w:t>
      </w:r>
      <w:r>
        <w:rPr>
          <w:u w:val="none"/>
        </w:rPr>
        <w:t>ati</w:t>
      </w:r>
      <w:r>
        <w:rPr>
          <w:spacing w:val="1"/>
          <w:u w:val="none"/>
        </w:rPr>
        <w:t>on</w:t>
      </w:r>
      <w:r>
        <w:rPr>
          <w:u w:val="none"/>
        </w:rPr>
        <w:t>,</w:t>
      </w:r>
      <w:r>
        <w:rPr>
          <w:spacing w:val="19"/>
          <w:u w:val="none"/>
        </w:rPr>
        <w:t xml:space="preserve"> </w:t>
      </w:r>
      <w:r>
        <w:rPr>
          <w:u w:val="none"/>
        </w:rPr>
        <w:t>ar</w:t>
      </w:r>
      <w:r>
        <w:rPr>
          <w:spacing w:val="1"/>
          <w:u w:val="none"/>
        </w:rPr>
        <w:t>b</w:t>
      </w:r>
      <w:r>
        <w:rPr>
          <w:u w:val="none"/>
        </w:rPr>
        <w:t>itrati</w:t>
      </w:r>
      <w:r>
        <w:rPr>
          <w:spacing w:val="1"/>
          <w:u w:val="none"/>
        </w:rPr>
        <w:t>o</w:t>
      </w:r>
      <w:r>
        <w:rPr>
          <w:u w:val="none"/>
        </w:rPr>
        <w:t>n</w:t>
      </w:r>
      <w:r>
        <w:rPr>
          <w:spacing w:val="20"/>
          <w:u w:val="none"/>
        </w:rPr>
        <w:t xml:space="preserve"> </w:t>
      </w:r>
      <w:r>
        <w:rPr>
          <w:spacing w:val="1"/>
          <w:u w:val="none"/>
        </w:rPr>
        <w:t>o</w:t>
      </w:r>
      <w:r>
        <w:rPr>
          <w:u w:val="none"/>
        </w:rPr>
        <w:t>r</w:t>
      </w:r>
      <w:r>
        <w:rPr>
          <w:spacing w:val="18"/>
          <w:u w:val="none"/>
        </w:rPr>
        <w:t xml:space="preserve"> </w:t>
      </w:r>
      <w:r>
        <w:rPr>
          <w:spacing w:val="1"/>
          <w:u w:val="none"/>
        </w:rPr>
        <w:t>o</w:t>
      </w:r>
      <w:r>
        <w:rPr>
          <w:u w:val="none"/>
        </w:rPr>
        <w:t>t</w:t>
      </w:r>
      <w:r>
        <w:rPr>
          <w:spacing w:val="1"/>
          <w:u w:val="none"/>
        </w:rPr>
        <w:t>h</w:t>
      </w:r>
      <w:r>
        <w:rPr>
          <w:u w:val="none"/>
        </w:rPr>
        <w:t>er</w:t>
      </w:r>
      <w:r>
        <w:rPr>
          <w:spacing w:val="19"/>
          <w:u w:val="none"/>
        </w:rPr>
        <w:t xml:space="preserve"> </w:t>
      </w:r>
      <w:r>
        <w:rPr>
          <w:spacing w:val="1"/>
          <w:u w:val="none"/>
        </w:rPr>
        <w:t>d</w:t>
      </w:r>
      <w:r>
        <w:rPr>
          <w:u w:val="none"/>
        </w:rPr>
        <w:t>is</w:t>
      </w:r>
      <w:r>
        <w:rPr>
          <w:spacing w:val="1"/>
          <w:u w:val="none"/>
        </w:rPr>
        <w:t>pu</w:t>
      </w:r>
      <w:r>
        <w:rPr>
          <w:u w:val="none"/>
        </w:rPr>
        <w:t>te</w:t>
      </w:r>
      <w:r>
        <w:rPr>
          <w:spacing w:val="20"/>
          <w:u w:val="none"/>
        </w:rPr>
        <w:t xml:space="preserve"> </w:t>
      </w:r>
      <w:r>
        <w:rPr>
          <w:u w:val="none"/>
        </w:rPr>
        <w:t>arisi</w:t>
      </w:r>
      <w:r>
        <w:rPr>
          <w:spacing w:val="1"/>
          <w:u w:val="none"/>
        </w:rPr>
        <w:t>n</w:t>
      </w:r>
      <w:r>
        <w:rPr>
          <w:u w:val="none"/>
        </w:rPr>
        <w:t>g</w:t>
      </w:r>
      <w:r>
        <w:rPr>
          <w:spacing w:val="20"/>
          <w:u w:val="none"/>
        </w:rPr>
        <w:t xml:space="preserve"> </w:t>
      </w:r>
      <w:r>
        <w:rPr>
          <w:u w:val="none"/>
        </w:rPr>
        <w:t>as</w:t>
      </w:r>
      <w:r>
        <w:rPr>
          <w:w w:val="102"/>
          <w:u w:val="none"/>
        </w:rPr>
        <w:t xml:space="preserve"> </w:t>
      </w:r>
      <w:r>
        <w:rPr>
          <w:u w:val="none"/>
        </w:rPr>
        <w:t>a</w:t>
      </w:r>
      <w:r>
        <w:rPr>
          <w:spacing w:val="25"/>
          <w:u w:val="none"/>
        </w:rPr>
        <w:t xml:space="preserve"> </w:t>
      </w:r>
      <w:r>
        <w:rPr>
          <w:u w:val="none"/>
        </w:rPr>
        <w:t>result</w:t>
      </w:r>
      <w:r>
        <w:rPr>
          <w:spacing w:val="25"/>
          <w:u w:val="none"/>
        </w:rPr>
        <w:t xml:space="preserve"> </w:t>
      </w:r>
      <w:r>
        <w:rPr>
          <w:spacing w:val="1"/>
          <w:u w:val="none"/>
        </w:rPr>
        <w:t>o</w:t>
      </w:r>
      <w:r>
        <w:rPr>
          <w:u w:val="none"/>
        </w:rPr>
        <w:t>f</w:t>
      </w:r>
      <w:r>
        <w:rPr>
          <w:spacing w:val="26"/>
          <w:u w:val="none"/>
        </w:rPr>
        <w:t xml:space="preserve"> </w:t>
      </w:r>
      <w:r>
        <w:rPr>
          <w:spacing w:val="1"/>
          <w:u w:val="none"/>
        </w:rPr>
        <w:t>o</w:t>
      </w:r>
      <w:r>
        <w:rPr>
          <w:u w:val="none"/>
        </w:rPr>
        <w:t>r</w:t>
      </w:r>
      <w:r>
        <w:rPr>
          <w:spacing w:val="25"/>
          <w:u w:val="none"/>
        </w:rPr>
        <w:t xml:space="preserve"> </w:t>
      </w:r>
      <w:r>
        <w:rPr>
          <w:spacing w:val="1"/>
          <w:u w:val="none"/>
        </w:rPr>
        <w:t>b</w:t>
      </w:r>
      <w:r>
        <w:rPr>
          <w:u w:val="none"/>
        </w:rPr>
        <w:t>y</w:t>
      </w:r>
      <w:r>
        <w:rPr>
          <w:spacing w:val="26"/>
          <w:u w:val="none"/>
        </w:rPr>
        <w:t xml:space="preserve"> </w:t>
      </w:r>
      <w:r>
        <w:rPr>
          <w:u w:val="none"/>
        </w:rPr>
        <w:t>reas</w:t>
      </w:r>
      <w:r>
        <w:rPr>
          <w:spacing w:val="1"/>
          <w:u w:val="none"/>
        </w:rPr>
        <w:t>o</w:t>
      </w:r>
      <w:r>
        <w:rPr>
          <w:u w:val="none"/>
        </w:rPr>
        <w:t>n</w:t>
      </w:r>
      <w:r>
        <w:rPr>
          <w:spacing w:val="26"/>
          <w:u w:val="none"/>
        </w:rPr>
        <w:t xml:space="preserve"> </w:t>
      </w:r>
      <w:r>
        <w:rPr>
          <w:spacing w:val="1"/>
          <w:u w:val="none"/>
        </w:rPr>
        <w:t>o</w:t>
      </w:r>
      <w:r>
        <w:rPr>
          <w:u w:val="none"/>
        </w:rPr>
        <w:t>f</w:t>
      </w:r>
      <w:r>
        <w:rPr>
          <w:spacing w:val="25"/>
          <w:u w:val="none"/>
        </w:rPr>
        <w:t xml:space="preserve"> </w:t>
      </w:r>
      <w:r>
        <w:rPr>
          <w:u w:val="none"/>
        </w:rPr>
        <w:t>t</w:t>
      </w:r>
      <w:r>
        <w:rPr>
          <w:spacing w:val="1"/>
          <w:u w:val="none"/>
        </w:rPr>
        <w:t>h</w:t>
      </w:r>
      <w:r>
        <w:rPr>
          <w:u w:val="none"/>
        </w:rPr>
        <w:t>is</w:t>
      </w:r>
      <w:r>
        <w:rPr>
          <w:spacing w:val="2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5"/>
          <w:u w:val="none"/>
        </w:rPr>
        <w:t xml:space="preserve"> </w:t>
      </w:r>
      <w:r>
        <w:rPr>
          <w:u w:val="none"/>
        </w:rPr>
        <w:t>t</w:t>
      </w:r>
      <w:r>
        <w:rPr>
          <w:spacing w:val="1"/>
          <w:u w:val="none"/>
        </w:rPr>
        <w:t>h</w:t>
      </w:r>
      <w:r>
        <w:rPr>
          <w:u w:val="none"/>
        </w:rPr>
        <w:t>e</w:t>
      </w:r>
      <w:r>
        <w:rPr>
          <w:spacing w:val="25"/>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26"/>
          <w:u w:val="none"/>
        </w:rPr>
        <w:t xml:space="preserve"> </w:t>
      </w:r>
      <w:r>
        <w:rPr>
          <w:spacing w:val="1"/>
          <w:u w:val="none"/>
        </w:rPr>
        <w:t>p</w:t>
      </w:r>
      <w:r>
        <w:rPr>
          <w:u w:val="none"/>
        </w:rPr>
        <w:t>arty</w:t>
      </w:r>
      <w:r>
        <w:rPr>
          <w:spacing w:val="26"/>
          <w:u w:val="none"/>
        </w:rPr>
        <w:t xml:space="preserve"> </w:t>
      </w:r>
      <w:r>
        <w:rPr>
          <w:u w:val="none"/>
        </w:rPr>
        <w:t>in</w:t>
      </w:r>
      <w:r>
        <w:rPr>
          <w:spacing w:val="26"/>
          <w:u w:val="none"/>
        </w:rPr>
        <w:t xml:space="preserve"> </w:t>
      </w:r>
      <w:r>
        <w:rPr>
          <w:u w:val="none"/>
        </w:rPr>
        <w:t>a</w:t>
      </w:r>
      <w:r>
        <w:rPr>
          <w:spacing w:val="1"/>
          <w:u w:val="none"/>
        </w:rPr>
        <w:t>n</w:t>
      </w:r>
      <w:r>
        <w:rPr>
          <w:u w:val="none"/>
        </w:rPr>
        <w:t>y</w:t>
      </w:r>
      <w:r>
        <w:rPr>
          <w:spacing w:val="25"/>
          <w:u w:val="none"/>
        </w:rPr>
        <w:t xml:space="preserve"> </w:t>
      </w:r>
      <w:r>
        <w:rPr>
          <w:u w:val="none"/>
        </w:rPr>
        <w:t>s</w:t>
      </w:r>
      <w:r>
        <w:rPr>
          <w:spacing w:val="1"/>
          <w:u w:val="none"/>
        </w:rPr>
        <w:t>u</w:t>
      </w:r>
      <w:r>
        <w:rPr>
          <w:u w:val="none"/>
        </w:rPr>
        <w:t>ch</w:t>
      </w:r>
      <w:r>
        <w:rPr>
          <w:spacing w:val="26"/>
          <w:u w:val="none"/>
        </w:rPr>
        <w:t xml:space="preserve"> </w:t>
      </w:r>
      <w:r>
        <w:rPr>
          <w:u w:val="none"/>
        </w:rPr>
        <w:t>liti</w:t>
      </w:r>
      <w:r>
        <w:rPr>
          <w:spacing w:val="1"/>
          <w:u w:val="none"/>
        </w:rPr>
        <w:t>g</w:t>
      </w:r>
      <w:r>
        <w:rPr>
          <w:u w:val="none"/>
        </w:rPr>
        <w:t>ati</w:t>
      </w:r>
      <w:r>
        <w:rPr>
          <w:spacing w:val="1"/>
          <w:u w:val="none"/>
        </w:rPr>
        <w:t>on</w:t>
      </w:r>
      <w:r>
        <w:rPr>
          <w:u w:val="none"/>
        </w:rPr>
        <w:t>,</w:t>
      </w:r>
      <w:r>
        <w:rPr>
          <w:spacing w:val="25"/>
          <w:u w:val="none"/>
        </w:rPr>
        <w:t xml:space="preserve"> </w:t>
      </w:r>
      <w:r>
        <w:rPr>
          <w:u w:val="none"/>
        </w:rPr>
        <w:t>ar</w:t>
      </w:r>
      <w:r>
        <w:rPr>
          <w:spacing w:val="1"/>
          <w:u w:val="none"/>
        </w:rPr>
        <w:t>b</w:t>
      </w:r>
      <w:r>
        <w:rPr>
          <w:u w:val="none"/>
        </w:rPr>
        <w:t>itrati</w:t>
      </w:r>
      <w:r>
        <w:rPr>
          <w:spacing w:val="1"/>
          <w:u w:val="none"/>
        </w:rPr>
        <w:t>o</w:t>
      </w:r>
      <w:r>
        <w:rPr>
          <w:u w:val="none"/>
        </w:rPr>
        <w:t>n</w:t>
      </w:r>
      <w:r>
        <w:rPr>
          <w:spacing w:val="25"/>
          <w:u w:val="none"/>
        </w:rPr>
        <w:t xml:space="preserve"> </w:t>
      </w:r>
      <w:r>
        <w:rPr>
          <w:spacing w:val="1"/>
          <w:u w:val="none"/>
        </w:rPr>
        <w:t>o</w:t>
      </w:r>
      <w:r>
        <w:rPr>
          <w:u w:val="none"/>
        </w:rPr>
        <w:t>r</w:t>
      </w:r>
      <w:r>
        <w:rPr>
          <w:spacing w:val="26"/>
          <w:u w:val="none"/>
        </w:rPr>
        <w:t xml:space="preserve"> </w:t>
      </w:r>
      <w:r>
        <w:rPr>
          <w:spacing w:val="1"/>
          <w:u w:val="none"/>
        </w:rPr>
        <w:t>o</w:t>
      </w:r>
      <w:r>
        <w:rPr>
          <w:u w:val="none"/>
        </w:rPr>
        <w:t>t</w:t>
      </w:r>
      <w:r>
        <w:rPr>
          <w:spacing w:val="1"/>
          <w:u w:val="none"/>
        </w:rPr>
        <w:t>h</w:t>
      </w:r>
      <w:r>
        <w:rPr>
          <w:u w:val="none"/>
        </w:rPr>
        <w:t>er</w:t>
      </w:r>
      <w:r>
        <w:rPr>
          <w:w w:val="102"/>
          <w:u w:val="none"/>
        </w:rPr>
        <w:t xml:space="preserve"> </w:t>
      </w:r>
      <w:r>
        <w:rPr>
          <w:spacing w:val="1"/>
          <w:u w:val="none"/>
        </w:rPr>
        <w:t>d</w:t>
      </w:r>
      <w:r>
        <w:rPr>
          <w:u w:val="none"/>
        </w:rPr>
        <w:t>is</w:t>
      </w:r>
      <w:r>
        <w:rPr>
          <w:spacing w:val="1"/>
          <w:u w:val="none"/>
        </w:rPr>
        <w:t>pu</w:t>
      </w:r>
      <w:r>
        <w:rPr>
          <w:u w:val="none"/>
        </w:rPr>
        <w:t>te</w:t>
      </w:r>
      <w:r>
        <w:rPr>
          <w:spacing w:val="28"/>
          <w:u w:val="none"/>
        </w:rPr>
        <w:t xml:space="preserve"> </w:t>
      </w:r>
      <w:r>
        <w:rPr>
          <w:u w:val="none"/>
        </w:rPr>
        <w:t>s</w:t>
      </w:r>
      <w:r>
        <w:rPr>
          <w:spacing w:val="1"/>
          <w:u w:val="none"/>
        </w:rPr>
        <w:t>h</w:t>
      </w:r>
      <w:r>
        <w:rPr>
          <w:u w:val="none"/>
        </w:rPr>
        <w:t>all</w:t>
      </w:r>
      <w:r>
        <w:rPr>
          <w:spacing w:val="27"/>
          <w:u w:val="none"/>
        </w:rPr>
        <w:t xml:space="preserve"> </w:t>
      </w:r>
      <w:r>
        <w:rPr>
          <w:spacing w:val="1"/>
          <w:u w:val="none"/>
        </w:rPr>
        <w:t>b</w:t>
      </w:r>
      <w:r>
        <w:rPr>
          <w:u w:val="none"/>
        </w:rPr>
        <w:t>e</w:t>
      </w:r>
      <w:r>
        <w:rPr>
          <w:spacing w:val="28"/>
          <w:u w:val="none"/>
        </w:rPr>
        <w:t xml:space="preserve"> </w:t>
      </w:r>
      <w:r>
        <w:rPr>
          <w:u w:val="none"/>
        </w:rPr>
        <w:t>e</w:t>
      </w:r>
      <w:r>
        <w:rPr>
          <w:spacing w:val="1"/>
          <w:u w:val="none"/>
        </w:rPr>
        <w:t>n</w:t>
      </w:r>
      <w:r>
        <w:rPr>
          <w:u w:val="none"/>
        </w:rPr>
        <w:t>titled</w:t>
      </w:r>
      <w:r>
        <w:rPr>
          <w:spacing w:val="28"/>
          <w:u w:val="none"/>
        </w:rPr>
        <w:t xml:space="preserve"> </w:t>
      </w:r>
      <w:r>
        <w:rPr>
          <w:u w:val="none"/>
        </w:rPr>
        <w:t>to,</w:t>
      </w:r>
      <w:r>
        <w:rPr>
          <w:spacing w:val="27"/>
          <w:u w:val="none"/>
        </w:rPr>
        <w:t xml:space="preserve"> </w:t>
      </w:r>
      <w:r>
        <w:rPr>
          <w:u w:val="none"/>
        </w:rPr>
        <w:t>in</w:t>
      </w:r>
      <w:r>
        <w:rPr>
          <w:spacing w:val="29"/>
          <w:u w:val="none"/>
        </w:rPr>
        <w:t xml:space="preserve"> </w:t>
      </w:r>
      <w:r>
        <w:rPr>
          <w:u w:val="none"/>
        </w:rPr>
        <w:t>a</w:t>
      </w:r>
      <w:r>
        <w:rPr>
          <w:spacing w:val="1"/>
          <w:u w:val="none"/>
        </w:rPr>
        <w:t>d</w:t>
      </w:r>
      <w:r>
        <w:rPr>
          <w:u w:val="none"/>
        </w:rPr>
        <w:t>dition</w:t>
      </w:r>
      <w:r>
        <w:rPr>
          <w:spacing w:val="28"/>
          <w:u w:val="none"/>
        </w:rPr>
        <w:t xml:space="preserve"> </w:t>
      </w:r>
      <w:r>
        <w:rPr>
          <w:u w:val="none"/>
        </w:rPr>
        <w:t>to</w:t>
      </w:r>
      <w:r>
        <w:rPr>
          <w:spacing w:val="28"/>
          <w:u w:val="none"/>
        </w:rPr>
        <w:t xml:space="preserve"> </w:t>
      </w:r>
      <w:r>
        <w:rPr>
          <w:u w:val="none"/>
        </w:rPr>
        <w:t>a</w:t>
      </w:r>
      <w:r>
        <w:rPr>
          <w:spacing w:val="1"/>
          <w:u w:val="none"/>
        </w:rPr>
        <w:t>n</w:t>
      </w:r>
      <w:r>
        <w:rPr>
          <w:u w:val="none"/>
        </w:rPr>
        <w:t>y</w:t>
      </w:r>
      <w:r>
        <w:rPr>
          <w:spacing w:val="29"/>
          <w:u w:val="none"/>
        </w:rPr>
        <w:t xml:space="preserve"> </w:t>
      </w:r>
      <w:r>
        <w:rPr>
          <w:u w:val="none"/>
        </w:rPr>
        <w:t>other</w:t>
      </w:r>
      <w:r>
        <w:rPr>
          <w:spacing w:val="27"/>
          <w:u w:val="none"/>
        </w:rPr>
        <w:t xml:space="preserve"> </w:t>
      </w:r>
      <w:r>
        <w:rPr>
          <w:u w:val="none"/>
        </w:rPr>
        <w:t>da</w:t>
      </w:r>
      <w:r>
        <w:rPr>
          <w:spacing w:val="2"/>
          <w:u w:val="none"/>
        </w:rPr>
        <w:t>m</w:t>
      </w:r>
      <w:r>
        <w:rPr>
          <w:u w:val="none"/>
        </w:rPr>
        <w:t>a</w:t>
      </w:r>
      <w:r>
        <w:rPr>
          <w:spacing w:val="1"/>
          <w:u w:val="none"/>
        </w:rPr>
        <w:t>g</w:t>
      </w:r>
      <w:r>
        <w:rPr>
          <w:u w:val="none"/>
        </w:rPr>
        <w:t>es</w:t>
      </w:r>
      <w:r>
        <w:rPr>
          <w:spacing w:val="28"/>
          <w:u w:val="none"/>
        </w:rPr>
        <w:t xml:space="preserve"> </w:t>
      </w:r>
      <w:r>
        <w:rPr>
          <w:u w:val="none"/>
        </w:rPr>
        <w:t>assesse</w:t>
      </w:r>
      <w:r>
        <w:rPr>
          <w:spacing w:val="1"/>
          <w:u w:val="none"/>
        </w:rPr>
        <w:t>d</w:t>
      </w:r>
      <w:r>
        <w:rPr>
          <w:u w:val="none"/>
        </w:rPr>
        <w:t>,</w:t>
      </w:r>
      <w:r>
        <w:rPr>
          <w:spacing w:val="27"/>
          <w:u w:val="none"/>
        </w:rPr>
        <w:t xml:space="preserve"> </w:t>
      </w:r>
      <w:r>
        <w:rPr>
          <w:u w:val="none"/>
        </w:rPr>
        <w:t>its</w:t>
      </w:r>
      <w:r>
        <w:rPr>
          <w:spacing w:val="28"/>
          <w:u w:val="none"/>
        </w:rPr>
        <w:t xml:space="preserve"> </w:t>
      </w:r>
      <w:r>
        <w:rPr>
          <w:u w:val="none"/>
        </w:rPr>
        <w:t>reasona</w:t>
      </w:r>
      <w:r>
        <w:rPr>
          <w:spacing w:val="1"/>
          <w:u w:val="none"/>
        </w:rPr>
        <w:t>b</w:t>
      </w:r>
      <w:r>
        <w:rPr>
          <w:u w:val="none"/>
        </w:rPr>
        <w:t>le</w:t>
      </w:r>
      <w:r>
        <w:rPr>
          <w:spacing w:val="28"/>
          <w:u w:val="none"/>
        </w:rPr>
        <w:t xml:space="preserve"> </w:t>
      </w:r>
      <w:r>
        <w:rPr>
          <w:u w:val="none"/>
        </w:rPr>
        <w:t>attorne</w:t>
      </w:r>
      <w:r>
        <w:rPr>
          <w:spacing w:val="1"/>
          <w:u w:val="none"/>
        </w:rPr>
        <w:t>ys</w:t>
      </w:r>
      <w:r>
        <w:rPr>
          <w:u w:val="none"/>
        </w:rPr>
        <w:t>’</w:t>
      </w:r>
      <w:r>
        <w:rPr>
          <w:spacing w:val="28"/>
          <w:u w:val="none"/>
        </w:rPr>
        <w:t xml:space="preserve"> </w:t>
      </w:r>
      <w:r>
        <w:rPr>
          <w:u w:val="none"/>
        </w:rPr>
        <w:t>fees,</w:t>
      </w:r>
      <w:r>
        <w:rPr>
          <w:spacing w:val="27"/>
          <w:u w:val="none"/>
        </w:rPr>
        <w:t xml:space="preserve"> </w:t>
      </w:r>
      <w:r>
        <w:rPr>
          <w:u w:val="none"/>
        </w:rPr>
        <w:t>a</w:t>
      </w:r>
      <w:r>
        <w:rPr>
          <w:spacing w:val="1"/>
          <w:u w:val="none"/>
        </w:rPr>
        <w:t>n</w:t>
      </w:r>
      <w:r>
        <w:rPr>
          <w:u w:val="none"/>
        </w:rPr>
        <w:t>d</w:t>
      </w:r>
      <w:r>
        <w:rPr>
          <w:w w:val="102"/>
          <w:u w:val="none"/>
        </w:rPr>
        <w:t xml:space="preserve"> </w:t>
      </w:r>
      <w:r>
        <w:rPr>
          <w:u w:val="none"/>
        </w:rPr>
        <w:t>all</w:t>
      </w:r>
      <w:r>
        <w:rPr>
          <w:spacing w:val="22"/>
          <w:u w:val="none"/>
        </w:rPr>
        <w:t xml:space="preserve"> </w:t>
      </w:r>
      <w:r>
        <w:rPr>
          <w:u w:val="none"/>
        </w:rPr>
        <w:t>other</w:t>
      </w:r>
      <w:r>
        <w:rPr>
          <w:spacing w:val="23"/>
          <w:u w:val="none"/>
        </w:rPr>
        <w:t xml:space="preserve"> </w:t>
      </w:r>
      <w:r>
        <w:rPr>
          <w:u w:val="none"/>
        </w:rPr>
        <w:t>c</w:t>
      </w:r>
      <w:r>
        <w:rPr>
          <w:spacing w:val="1"/>
          <w:u w:val="none"/>
        </w:rPr>
        <w:t>o</w:t>
      </w:r>
      <w:r>
        <w:rPr>
          <w:u w:val="none"/>
        </w:rPr>
        <w:t>sts</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e</w:t>
      </w:r>
      <w:r>
        <w:rPr>
          <w:spacing w:val="1"/>
          <w:u w:val="none"/>
        </w:rPr>
        <w:t>x</w:t>
      </w:r>
      <w:r>
        <w:rPr>
          <w:u w:val="none"/>
        </w:rPr>
        <w:t>pe</w:t>
      </w:r>
      <w:r>
        <w:rPr>
          <w:spacing w:val="1"/>
          <w:u w:val="none"/>
        </w:rPr>
        <w:t>n</w:t>
      </w:r>
      <w:r>
        <w:rPr>
          <w:u w:val="none"/>
        </w:rPr>
        <w:t>ses</w:t>
      </w:r>
      <w:r>
        <w:rPr>
          <w:spacing w:val="23"/>
          <w:u w:val="none"/>
        </w:rPr>
        <w:t xml:space="preserve"> </w:t>
      </w:r>
      <w:r>
        <w:rPr>
          <w:u w:val="none"/>
        </w:rPr>
        <w:t>inc</w:t>
      </w:r>
      <w:r>
        <w:rPr>
          <w:spacing w:val="1"/>
          <w:u w:val="none"/>
        </w:rPr>
        <w:t>u</w:t>
      </w:r>
      <w:r>
        <w:rPr>
          <w:u w:val="none"/>
        </w:rPr>
        <w:t>rred</w:t>
      </w:r>
      <w:r>
        <w:rPr>
          <w:spacing w:val="24"/>
          <w:u w:val="none"/>
        </w:rPr>
        <w:t xml:space="preserve"> </w:t>
      </w:r>
      <w:r>
        <w:rPr>
          <w:u w:val="none"/>
        </w:rPr>
        <w:t>in</w:t>
      </w:r>
      <w:r>
        <w:rPr>
          <w:spacing w:val="24"/>
          <w:u w:val="none"/>
        </w:rPr>
        <w:t xml:space="preserve"> </w:t>
      </w:r>
      <w:r>
        <w:rPr>
          <w:u w:val="none"/>
        </w:rPr>
        <w:t>c</w:t>
      </w:r>
      <w:r>
        <w:rPr>
          <w:spacing w:val="1"/>
          <w:u w:val="none"/>
        </w:rPr>
        <w:t>o</w:t>
      </w:r>
      <w:r>
        <w:rPr>
          <w:u w:val="none"/>
        </w:rPr>
        <w:t>nnection</w:t>
      </w:r>
      <w:r>
        <w:rPr>
          <w:spacing w:val="25"/>
          <w:u w:val="none"/>
        </w:rPr>
        <w:t xml:space="preserve"> </w:t>
      </w:r>
      <w:r>
        <w:rPr>
          <w:spacing w:val="1"/>
          <w:u w:val="none"/>
        </w:rPr>
        <w:t>w</w:t>
      </w:r>
      <w:r>
        <w:rPr>
          <w:u w:val="none"/>
        </w:rPr>
        <w:t>ith</w:t>
      </w:r>
      <w:r>
        <w:rPr>
          <w:spacing w:val="24"/>
          <w:u w:val="none"/>
        </w:rPr>
        <w:t xml:space="preserve"> </w:t>
      </w:r>
      <w:r>
        <w:rPr>
          <w:u w:val="none"/>
        </w:rPr>
        <w:t>settling</w:t>
      </w:r>
      <w:r>
        <w:rPr>
          <w:spacing w:val="24"/>
          <w:u w:val="none"/>
        </w:rPr>
        <w:t xml:space="preserve"> </w:t>
      </w:r>
      <w:r>
        <w:rPr>
          <w:u w:val="none"/>
        </w:rPr>
        <w:t>or</w:t>
      </w:r>
      <w:r>
        <w:rPr>
          <w:spacing w:val="23"/>
          <w:u w:val="none"/>
        </w:rPr>
        <w:t xml:space="preserve"> </w:t>
      </w:r>
      <w:r>
        <w:rPr>
          <w:u w:val="none"/>
        </w:rPr>
        <w:t>resolving</w:t>
      </w:r>
      <w:r>
        <w:rPr>
          <w:spacing w:val="24"/>
          <w:u w:val="none"/>
        </w:rPr>
        <w:t xml:space="preserve"> </w:t>
      </w:r>
      <w:r>
        <w:rPr>
          <w:u w:val="none"/>
        </w:rPr>
        <w:t>such</w:t>
      </w:r>
      <w:r>
        <w:rPr>
          <w:spacing w:val="24"/>
          <w:u w:val="none"/>
        </w:rPr>
        <w:t xml:space="preserve"> </w:t>
      </w:r>
      <w:r>
        <w:rPr>
          <w:u w:val="none"/>
        </w:rPr>
        <w:t>dispute.</w:t>
      </w:r>
      <w:r>
        <w:rPr>
          <w:spacing w:val="23"/>
          <w:u w:val="none"/>
        </w:rPr>
        <w:t xml:space="preserve"> </w:t>
      </w:r>
      <w:r>
        <w:rPr>
          <w:spacing w:val="1"/>
          <w:u w:val="none"/>
        </w:rPr>
        <w:t>T</w:t>
      </w:r>
      <w:r>
        <w:rPr>
          <w:u w:val="none"/>
        </w:rPr>
        <w:t>he</w:t>
      </w:r>
      <w:r>
        <w:rPr>
          <w:spacing w:val="24"/>
          <w:u w:val="none"/>
        </w:rPr>
        <w:t xml:space="preserve"> </w:t>
      </w:r>
      <w:r>
        <w:rPr>
          <w:u w:val="none"/>
        </w:rPr>
        <w:t>attorne</w:t>
      </w:r>
      <w:r>
        <w:rPr>
          <w:spacing w:val="1"/>
          <w:u w:val="none"/>
        </w:rPr>
        <w:t>ys</w:t>
      </w:r>
      <w:r>
        <w:rPr>
          <w:u w:val="none"/>
        </w:rPr>
        <w:t>’</w:t>
      </w:r>
      <w:r>
        <w:rPr>
          <w:w w:val="102"/>
          <w:u w:val="none"/>
        </w:rPr>
        <w:t xml:space="preserve"> </w:t>
      </w:r>
      <w:r>
        <w:rPr>
          <w:u w:val="none"/>
        </w:rPr>
        <w:t>fees</w:t>
      </w:r>
      <w:r>
        <w:rPr>
          <w:spacing w:val="33"/>
          <w:u w:val="none"/>
        </w:rPr>
        <w:t xml:space="preserve"> </w:t>
      </w:r>
      <w:r>
        <w:rPr>
          <w:spacing w:val="1"/>
          <w:u w:val="none"/>
        </w:rPr>
        <w:t>wh</w:t>
      </w:r>
      <w:r>
        <w:rPr>
          <w:u w:val="none"/>
        </w:rPr>
        <w:t>ich</w:t>
      </w:r>
      <w:r>
        <w:rPr>
          <w:spacing w:val="33"/>
          <w:u w:val="none"/>
        </w:rPr>
        <w:t xml:space="preserve"> </w:t>
      </w:r>
      <w:r>
        <w:rPr>
          <w:u w:val="none"/>
        </w:rPr>
        <w:t>t</w:t>
      </w:r>
      <w:r>
        <w:rPr>
          <w:spacing w:val="1"/>
          <w:u w:val="none"/>
        </w:rPr>
        <w:t>h</w:t>
      </w:r>
      <w:r>
        <w:rPr>
          <w:u w:val="none"/>
        </w:rPr>
        <w:t>e</w:t>
      </w:r>
      <w:r>
        <w:rPr>
          <w:spacing w:val="33"/>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33"/>
          <w:u w:val="none"/>
        </w:rPr>
        <w:t xml:space="preserve"> </w:t>
      </w:r>
      <w:r>
        <w:rPr>
          <w:spacing w:val="1"/>
          <w:u w:val="none"/>
        </w:rPr>
        <w:t>p</w:t>
      </w:r>
      <w:r>
        <w:rPr>
          <w:u w:val="none"/>
        </w:rPr>
        <w:t>arty</w:t>
      </w:r>
      <w:r>
        <w:rPr>
          <w:spacing w:val="33"/>
          <w:u w:val="none"/>
        </w:rPr>
        <w:t xml:space="preserve"> </w:t>
      </w:r>
      <w:r>
        <w:rPr>
          <w:u w:val="none"/>
        </w:rPr>
        <w:t>is</w:t>
      </w:r>
      <w:r>
        <w:rPr>
          <w:spacing w:val="34"/>
          <w:u w:val="none"/>
        </w:rPr>
        <w:t xml:space="preserve"> </w:t>
      </w:r>
      <w:r>
        <w:rPr>
          <w:u w:val="none"/>
        </w:rPr>
        <w:t>e</w:t>
      </w:r>
      <w:r>
        <w:rPr>
          <w:spacing w:val="1"/>
          <w:u w:val="none"/>
        </w:rPr>
        <w:t>n</w:t>
      </w:r>
      <w:r>
        <w:rPr>
          <w:u w:val="none"/>
        </w:rPr>
        <w:t>titled</w:t>
      </w:r>
      <w:r>
        <w:rPr>
          <w:spacing w:val="33"/>
          <w:u w:val="none"/>
        </w:rPr>
        <w:t xml:space="preserve"> </w:t>
      </w:r>
      <w:r>
        <w:rPr>
          <w:u w:val="none"/>
        </w:rPr>
        <w:t>to</w:t>
      </w:r>
      <w:r>
        <w:rPr>
          <w:spacing w:val="33"/>
          <w:u w:val="none"/>
        </w:rPr>
        <w:t xml:space="preserve"> </w:t>
      </w:r>
      <w:r>
        <w:rPr>
          <w:u w:val="none"/>
        </w:rPr>
        <w:t>rec</w:t>
      </w:r>
      <w:r>
        <w:rPr>
          <w:spacing w:val="1"/>
          <w:u w:val="none"/>
        </w:rPr>
        <w:t>ov</w:t>
      </w:r>
      <w:r>
        <w:rPr>
          <w:u w:val="none"/>
        </w:rPr>
        <w:t>er</w:t>
      </w:r>
      <w:r>
        <w:rPr>
          <w:spacing w:val="32"/>
          <w:u w:val="none"/>
        </w:rPr>
        <w:t xml:space="preserve"> </w:t>
      </w:r>
      <w:r>
        <w:rPr>
          <w:u w:val="none"/>
        </w:rPr>
        <w:t>s</w:t>
      </w:r>
      <w:r>
        <w:rPr>
          <w:spacing w:val="1"/>
          <w:u w:val="none"/>
        </w:rPr>
        <w:t>h</w:t>
      </w:r>
      <w:r>
        <w:rPr>
          <w:u w:val="none"/>
        </w:rPr>
        <w:t>all</w:t>
      </w:r>
      <w:r>
        <w:rPr>
          <w:spacing w:val="32"/>
          <w:u w:val="none"/>
        </w:rPr>
        <w:t xml:space="preserve"> </w:t>
      </w:r>
      <w:r>
        <w:rPr>
          <w:u w:val="none"/>
        </w:rPr>
        <w:t>i</w:t>
      </w:r>
      <w:r>
        <w:rPr>
          <w:spacing w:val="1"/>
          <w:u w:val="none"/>
        </w:rPr>
        <w:t>n</w:t>
      </w:r>
      <w:r>
        <w:rPr>
          <w:u w:val="none"/>
        </w:rPr>
        <w:t>cl</w:t>
      </w:r>
      <w:r>
        <w:rPr>
          <w:spacing w:val="1"/>
          <w:u w:val="none"/>
        </w:rPr>
        <w:t>ud</w:t>
      </w:r>
      <w:r>
        <w:rPr>
          <w:u w:val="none"/>
        </w:rPr>
        <w:t>e</w:t>
      </w:r>
      <w:r>
        <w:rPr>
          <w:spacing w:val="33"/>
          <w:u w:val="none"/>
        </w:rPr>
        <w:t xml:space="preserve"> </w:t>
      </w:r>
      <w:r>
        <w:rPr>
          <w:u w:val="none"/>
        </w:rPr>
        <w:t>fees</w:t>
      </w:r>
      <w:r>
        <w:rPr>
          <w:spacing w:val="33"/>
          <w:u w:val="none"/>
        </w:rPr>
        <w:t xml:space="preserve"> </w:t>
      </w:r>
      <w:r>
        <w:rPr>
          <w:u w:val="none"/>
        </w:rPr>
        <w:t>f</w:t>
      </w:r>
      <w:r>
        <w:rPr>
          <w:spacing w:val="1"/>
          <w:u w:val="none"/>
        </w:rPr>
        <w:t>o</w:t>
      </w:r>
      <w:r>
        <w:rPr>
          <w:u w:val="none"/>
        </w:rPr>
        <w:t>r</w:t>
      </w:r>
      <w:r>
        <w:rPr>
          <w:spacing w:val="32"/>
          <w:u w:val="none"/>
        </w:rPr>
        <w:t xml:space="preserve"> </w:t>
      </w:r>
      <w:r>
        <w:rPr>
          <w:spacing w:val="1"/>
          <w:u w:val="none"/>
        </w:rPr>
        <w:t>p</w:t>
      </w:r>
      <w:r>
        <w:rPr>
          <w:u w:val="none"/>
        </w:rPr>
        <w:t>r</w:t>
      </w:r>
      <w:r>
        <w:rPr>
          <w:spacing w:val="1"/>
          <w:u w:val="none"/>
        </w:rPr>
        <w:t>o</w:t>
      </w:r>
      <w:r>
        <w:rPr>
          <w:u w:val="none"/>
        </w:rPr>
        <w:t>sec</w:t>
      </w:r>
      <w:r>
        <w:rPr>
          <w:spacing w:val="1"/>
          <w:u w:val="none"/>
        </w:rPr>
        <w:t>u</w:t>
      </w:r>
      <w:r>
        <w:rPr>
          <w:u w:val="none"/>
        </w:rPr>
        <w:t>ti</w:t>
      </w:r>
      <w:r>
        <w:rPr>
          <w:spacing w:val="1"/>
          <w:u w:val="none"/>
        </w:rPr>
        <w:t>n</w:t>
      </w:r>
      <w:r>
        <w:rPr>
          <w:u w:val="none"/>
        </w:rPr>
        <w:t>g</w:t>
      </w:r>
      <w:r>
        <w:rPr>
          <w:spacing w:val="33"/>
          <w:u w:val="none"/>
        </w:rPr>
        <w:t xml:space="preserve"> </w:t>
      </w:r>
      <w:r>
        <w:rPr>
          <w:spacing w:val="1"/>
          <w:u w:val="none"/>
        </w:rPr>
        <w:t>o</w:t>
      </w:r>
      <w:r>
        <w:rPr>
          <w:u w:val="none"/>
        </w:rPr>
        <w:t>r</w:t>
      </w:r>
      <w:r>
        <w:rPr>
          <w:spacing w:val="32"/>
          <w:u w:val="none"/>
        </w:rPr>
        <w:t xml:space="preserve"> </w:t>
      </w:r>
      <w:r>
        <w:rPr>
          <w:spacing w:val="1"/>
          <w:u w:val="none"/>
        </w:rPr>
        <w:t>d</w:t>
      </w:r>
      <w:r>
        <w:rPr>
          <w:u w:val="none"/>
        </w:rPr>
        <w:t>efe</w:t>
      </w:r>
      <w:r>
        <w:rPr>
          <w:spacing w:val="1"/>
          <w:u w:val="none"/>
        </w:rPr>
        <w:t>nd</w:t>
      </w:r>
      <w:r>
        <w:rPr>
          <w:u w:val="none"/>
        </w:rPr>
        <w:t>i</w:t>
      </w:r>
      <w:r>
        <w:rPr>
          <w:spacing w:val="1"/>
          <w:u w:val="none"/>
        </w:rPr>
        <w:t>n</w:t>
      </w:r>
      <w:r>
        <w:rPr>
          <w:u w:val="none"/>
        </w:rPr>
        <w:t>g</w:t>
      </w:r>
      <w:r>
        <w:rPr>
          <w:spacing w:val="34"/>
          <w:u w:val="none"/>
        </w:rPr>
        <w:t xml:space="preserve"> </w:t>
      </w:r>
      <w:r>
        <w:rPr>
          <w:u w:val="none"/>
        </w:rPr>
        <w:t>a</w:t>
      </w:r>
      <w:r>
        <w:rPr>
          <w:spacing w:val="1"/>
          <w:u w:val="none"/>
        </w:rPr>
        <w:t>n</w:t>
      </w:r>
      <w:r>
        <w:rPr>
          <w:u w:val="none"/>
        </w:rPr>
        <w:t>y</w:t>
      </w:r>
      <w:r>
        <w:rPr>
          <w:w w:val="102"/>
          <w:u w:val="none"/>
        </w:rPr>
        <w:t xml:space="preserve"> </w:t>
      </w:r>
      <w:r>
        <w:rPr>
          <w:u w:val="none"/>
        </w:rPr>
        <w:t>a</w:t>
      </w:r>
      <w:r>
        <w:rPr>
          <w:spacing w:val="1"/>
          <w:u w:val="none"/>
        </w:rPr>
        <w:t>p</w:t>
      </w:r>
      <w:r>
        <w:rPr>
          <w:u w:val="none"/>
        </w:rPr>
        <w:t>peal</w:t>
      </w:r>
      <w:r>
        <w:rPr>
          <w:spacing w:val="21"/>
          <w:u w:val="none"/>
        </w:rPr>
        <w:t xml:space="preserve"> </w:t>
      </w:r>
      <w:r>
        <w:rPr>
          <w:u w:val="none"/>
        </w:rPr>
        <w:t>a</w:t>
      </w:r>
      <w:r>
        <w:rPr>
          <w:spacing w:val="1"/>
          <w:u w:val="none"/>
        </w:rPr>
        <w:t>n</w:t>
      </w:r>
      <w:r>
        <w:rPr>
          <w:u w:val="none"/>
        </w:rPr>
        <w:t>d</w:t>
      </w:r>
      <w:r>
        <w:rPr>
          <w:spacing w:val="24"/>
          <w:u w:val="none"/>
        </w:rPr>
        <w:t xml:space="preserve"> </w:t>
      </w:r>
      <w:r>
        <w:rPr>
          <w:u w:val="none"/>
        </w:rPr>
        <w:t>shall</w:t>
      </w:r>
      <w:r>
        <w:rPr>
          <w:spacing w:val="22"/>
          <w:u w:val="none"/>
        </w:rPr>
        <w:t xml:space="preserve"> </w:t>
      </w:r>
      <w:r>
        <w:rPr>
          <w:u w:val="none"/>
        </w:rPr>
        <w:t>be</w:t>
      </w:r>
      <w:r>
        <w:rPr>
          <w:spacing w:val="23"/>
          <w:u w:val="none"/>
        </w:rPr>
        <w:t xml:space="preserve"> </w:t>
      </w:r>
      <w:r>
        <w:rPr>
          <w:u w:val="none"/>
        </w:rPr>
        <w:t>a</w:t>
      </w:r>
      <w:r>
        <w:rPr>
          <w:spacing w:val="1"/>
          <w:u w:val="none"/>
        </w:rPr>
        <w:t>w</w:t>
      </w:r>
      <w:r>
        <w:rPr>
          <w:u w:val="none"/>
        </w:rPr>
        <w:t>arded</w:t>
      </w:r>
      <w:r>
        <w:rPr>
          <w:spacing w:val="23"/>
          <w:u w:val="none"/>
        </w:rPr>
        <w:t xml:space="preserve"> </w:t>
      </w:r>
      <w:r>
        <w:rPr>
          <w:u w:val="none"/>
        </w:rPr>
        <w:t>for</w:t>
      </w:r>
      <w:r>
        <w:rPr>
          <w:spacing w:val="22"/>
          <w:u w:val="none"/>
        </w:rPr>
        <w:t xml:space="preserve"> </w:t>
      </w:r>
      <w:r>
        <w:rPr>
          <w:u w:val="none"/>
        </w:rPr>
        <w:t>a</w:t>
      </w:r>
      <w:r>
        <w:rPr>
          <w:spacing w:val="1"/>
          <w:u w:val="none"/>
        </w:rPr>
        <w:t>n</w:t>
      </w:r>
      <w:r>
        <w:rPr>
          <w:u w:val="none"/>
        </w:rPr>
        <w:t>y</w:t>
      </w:r>
      <w:r>
        <w:rPr>
          <w:spacing w:val="23"/>
          <w:u w:val="none"/>
        </w:rPr>
        <w:t xml:space="preserve"> </w:t>
      </w:r>
      <w:r>
        <w:rPr>
          <w:u w:val="none"/>
        </w:rPr>
        <w:t>supple</w:t>
      </w:r>
      <w:r>
        <w:rPr>
          <w:spacing w:val="2"/>
          <w:u w:val="none"/>
        </w:rPr>
        <w:t>m</w:t>
      </w:r>
      <w:r>
        <w:rPr>
          <w:u w:val="none"/>
        </w:rPr>
        <w:t>e</w:t>
      </w:r>
      <w:r>
        <w:rPr>
          <w:spacing w:val="1"/>
          <w:u w:val="none"/>
        </w:rPr>
        <w:t>n</w:t>
      </w:r>
      <w:r>
        <w:rPr>
          <w:u w:val="none"/>
        </w:rPr>
        <w:t>tal</w:t>
      </w:r>
      <w:r>
        <w:rPr>
          <w:spacing w:val="22"/>
          <w:u w:val="none"/>
        </w:rPr>
        <w:t xml:space="preserve"> </w:t>
      </w:r>
      <w:r>
        <w:rPr>
          <w:u w:val="none"/>
        </w:rPr>
        <w:t>procee</w:t>
      </w:r>
      <w:r>
        <w:rPr>
          <w:spacing w:val="1"/>
          <w:u w:val="none"/>
        </w:rPr>
        <w:t>d</w:t>
      </w:r>
      <w:r>
        <w:rPr>
          <w:u w:val="none"/>
        </w:rPr>
        <w:t>ings</w:t>
      </w:r>
      <w:r>
        <w:rPr>
          <w:spacing w:val="22"/>
          <w:u w:val="none"/>
        </w:rPr>
        <w:t xml:space="preserve"> </w:t>
      </w:r>
      <w:r>
        <w:rPr>
          <w:u w:val="none"/>
        </w:rPr>
        <w:t>until</w:t>
      </w:r>
      <w:r>
        <w:rPr>
          <w:spacing w:val="22"/>
          <w:u w:val="none"/>
        </w:rPr>
        <w:t xml:space="preserve"> </w:t>
      </w:r>
      <w:r>
        <w:rPr>
          <w:u w:val="none"/>
        </w:rPr>
        <w:t>the</w:t>
      </w:r>
      <w:r>
        <w:rPr>
          <w:spacing w:val="23"/>
          <w:u w:val="none"/>
        </w:rPr>
        <w:t xml:space="preserve"> </w:t>
      </w:r>
      <w:r>
        <w:rPr>
          <w:u w:val="none"/>
        </w:rPr>
        <w:t>final</w:t>
      </w:r>
      <w:r>
        <w:rPr>
          <w:spacing w:val="22"/>
          <w:u w:val="none"/>
        </w:rPr>
        <w:t xml:space="preserve"> </w:t>
      </w:r>
      <w:r>
        <w:rPr>
          <w:u w:val="none"/>
        </w:rPr>
        <w:t>judg</w:t>
      </w:r>
      <w:r>
        <w:rPr>
          <w:spacing w:val="2"/>
          <w:u w:val="none"/>
        </w:rPr>
        <w:t>m</w:t>
      </w:r>
      <w:r>
        <w:rPr>
          <w:u w:val="none"/>
        </w:rPr>
        <w:t>e</w:t>
      </w:r>
      <w:r>
        <w:rPr>
          <w:spacing w:val="1"/>
          <w:u w:val="none"/>
        </w:rPr>
        <w:t>n</w:t>
      </w:r>
      <w:r>
        <w:rPr>
          <w:u w:val="none"/>
        </w:rPr>
        <w:t>t</w:t>
      </w:r>
      <w:r>
        <w:rPr>
          <w:spacing w:val="22"/>
          <w:u w:val="none"/>
        </w:rPr>
        <w:t xml:space="preserve"> </w:t>
      </w:r>
      <w:r>
        <w:rPr>
          <w:u w:val="none"/>
        </w:rPr>
        <w:t>is</w:t>
      </w:r>
      <w:r>
        <w:rPr>
          <w:spacing w:val="22"/>
          <w:u w:val="none"/>
        </w:rPr>
        <w:t xml:space="preserve"> </w:t>
      </w:r>
      <w:r>
        <w:rPr>
          <w:u w:val="none"/>
        </w:rPr>
        <w:t>satisfied</w:t>
      </w:r>
      <w:r>
        <w:rPr>
          <w:spacing w:val="23"/>
          <w:u w:val="none"/>
        </w:rPr>
        <w:t xml:space="preserve"> </w:t>
      </w:r>
      <w:r>
        <w:rPr>
          <w:u w:val="none"/>
        </w:rPr>
        <w:t>in</w:t>
      </w:r>
      <w:r>
        <w:rPr>
          <w:spacing w:val="23"/>
          <w:u w:val="none"/>
        </w:rPr>
        <w:t xml:space="preserve"> </w:t>
      </w:r>
      <w:r>
        <w:rPr>
          <w:u w:val="none"/>
        </w:rPr>
        <w:t>full.</w:t>
      </w:r>
      <w:r>
        <w:rPr>
          <w:w w:val="102"/>
          <w:u w:val="none"/>
        </w:rPr>
        <w:t xml:space="preserve"> </w:t>
      </w:r>
      <w:r>
        <w:rPr>
          <w:u w:val="none"/>
        </w:rPr>
        <w:t>In</w:t>
      </w:r>
      <w:r>
        <w:rPr>
          <w:spacing w:val="35"/>
          <w:u w:val="none"/>
        </w:rPr>
        <w:t xml:space="preserve"> </w:t>
      </w:r>
      <w:r>
        <w:rPr>
          <w:u w:val="none"/>
        </w:rPr>
        <w:t>a</w:t>
      </w:r>
      <w:r>
        <w:rPr>
          <w:spacing w:val="1"/>
          <w:u w:val="none"/>
        </w:rPr>
        <w:t>dd</w:t>
      </w:r>
      <w:r>
        <w:rPr>
          <w:u w:val="none"/>
        </w:rPr>
        <w:t>iti</w:t>
      </w:r>
      <w:r>
        <w:rPr>
          <w:spacing w:val="1"/>
          <w:u w:val="none"/>
        </w:rPr>
        <w:t>o</w:t>
      </w:r>
      <w:r>
        <w:rPr>
          <w:u w:val="none"/>
        </w:rPr>
        <w:t>n</w:t>
      </w:r>
      <w:r>
        <w:rPr>
          <w:spacing w:val="35"/>
          <w:u w:val="none"/>
        </w:rPr>
        <w:t xml:space="preserve"> </w:t>
      </w:r>
      <w:r>
        <w:rPr>
          <w:u w:val="none"/>
        </w:rPr>
        <w:t>to</w:t>
      </w:r>
      <w:r>
        <w:rPr>
          <w:spacing w:val="36"/>
          <w:u w:val="none"/>
        </w:rPr>
        <w:t xml:space="preserve"> </w:t>
      </w:r>
      <w:r>
        <w:rPr>
          <w:u w:val="none"/>
        </w:rPr>
        <w:t>t</w:t>
      </w:r>
      <w:r>
        <w:rPr>
          <w:spacing w:val="1"/>
          <w:u w:val="none"/>
        </w:rPr>
        <w:t>h</w:t>
      </w:r>
      <w:r>
        <w:rPr>
          <w:u w:val="none"/>
        </w:rPr>
        <w:t>e</w:t>
      </w:r>
      <w:r>
        <w:rPr>
          <w:spacing w:val="35"/>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35"/>
          <w:u w:val="none"/>
        </w:rPr>
        <w:t xml:space="preserve"> </w:t>
      </w:r>
      <w:r>
        <w:rPr>
          <w:u w:val="none"/>
        </w:rPr>
        <w:t>a</w:t>
      </w:r>
      <w:r>
        <w:rPr>
          <w:spacing w:val="1"/>
          <w:u w:val="none"/>
        </w:rPr>
        <w:t>w</w:t>
      </w:r>
      <w:r>
        <w:rPr>
          <w:u w:val="none"/>
        </w:rPr>
        <w:t>ard</w:t>
      </w:r>
      <w:r>
        <w:rPr>
          <w:spacing w:val="36"/>
          <w:u w:val="none"/>
        </w:rPr>
        <w:t xml:space="preserve"> </w:t>
      </w:r>
      <w:r>
        <w:rPr>
          <w:spacing w:val="1"/>
          <w:u w:val="none"/>
        </w:rPr>
        <w:t>o</w:t>
      </w:r>
      <w:r>
        <w:rPr>
          <w:u w:val="none"/>
        </w:rPr>
        <w:t>f</w:t>
      </w:r>
      <w:r>
        <w:rPr>
          <w:spacing w:val="35"/>
          <w:u w:val="none"/>
        </w:rPr>
        <w:t xml:space="preserve"> </w:t>
      </w:r>
      <w:r>
        <w:rPr>
          <w:u w:val="none"/>
        </w:rPr>
        <w:t>attorne</w:t>
      </w:r>
      <w:r>
        <w:rPr>
          <w:spacing w:val="1"/>
          <w:u w:val="none"/>
        </w:rPr>
        <w:t>y</w:t>
      </w:r>
      <w:r>
        <w:rPr>
          <w:u w:val="none"/>
        </w:rPr>
        <w:t>s’</w:t>
      </w:r>
      <w:r>
        <w:rPr>
          <w:spacing w:val="35"/>
          <w:u w:val="none"/>
        </w:rPr>
        <w:t xml:space="preserve"> </w:t>
      </w:r>
      <w:r>
        <w:rPr>
          <w:u w:val="none"/>
        </w:rPr>
        <w:t>fees</w:t>
      </w:r>
      <w:r>
        <w:rPr>
          <w:spacing w:val="36"/>
          <w:u w:val="none"/>
        </w:rPr>
        <w:t xml:space="preserve"> </w:t>
      </w:r>
      <w:r>
        <w:rPr>
          <w:u w:val="none"/>
        </w:rPr>
        <w:t>to</w:t>
      </w:r>
      <w:r>
        <w:rPr>
          <w:spacing w:val="36"/>
          <w:u w:val="none"/>
        </w:rPr>
        <w:t xml:space="preserve"> </w:t>
      </w:r>
      <w:r>
        <w:rPr>
          <w:u w:val="none"/>
        </w:rPr>
        <w:t>t</w:t>
      </w:r>
      <w:r>
        <w:rPr>
          <w:spacing w:val="1"/>
          <w:u w:val="none"/>
        </w:rPr>
        <w:t>h</w:t>
      </w:r>
      <w:r>
        <w:rPr>
          <w:u w:val="none"/>
        </w:rPr>
        <w:t>e</w:t>
      </w:r>
      <w:r>
        <w:rPr>
          <w:spacing w:val="35"/>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37"/>
          <w:u w:val="none"/>
        </w:rPr>
        <w:t xml:space="preserve"> </w:t>
      </w:r>
      <w:r>
        <w:rPr>
          <w:spacing w:val="1"/>
          <w:u w:val="none"/>
        </w:rPr>
        <w:t>p</w:t>
      </w:r>
      <w:r>
        <w:rPr>
          <w:u w:val="none"/>
        </w:rPr>
        <w:t>art</w:t>
      </w:r>
      <w:r>
        <w:rPr>
          <w:spacing w:val="1"/>
          <w:u w:val="none"/>
        </w:rPr>
        <w:t>y</w:t>
      </w:r>
      <w:r>
        <w:rPr>
          <w:u w:val="none"/>
        </w:rPr>
        <w:t>,</w:t>
      </w:r>
      <w:r>
        <w:rPr>
          <w:spacing w:val="34"/>
          <w:u w:val="none"/>
        </w:rPr>
        <w:t xml:space="preserve"> </w:t>
      </w:r>
      <w:r>
        <w:rPr>
          <w:u w:val="none"/>
        </w:rPr>
        <w:t>t</w:t>
      </w:r>
      <w:r>
        <w:rPr>
          <w:spacing w:val="1"/>
          <w:u w:val="none"/>
        </w:rPr>
        <w:t>h</w:t>
      </w:r>
      <w:r>
        <w:rPr>
          <w:u w:val="none"/>
        </w:rPr>
        <w:t>e</w:t>
      </w:r>
      <w:r>
        <w:rPr>
          <w:spacing w:val="35"/>
          <w:u w:val="none"/>
        </w:rPr>
        <w:t xml:space="preserve"> </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37"/>
          <w:u w:val="none"/>
        </w:rPr>
        <w:t xml:space="preserve"> </w:t>
      </w:r>
      <w:r>
        <w:rPr>
          <w:spacing w:val="1"/>
          <w:u w:val="none"/>
        </w:rPr>
        <w:t>p</w:t>
      </w:r>
      <w:r>
        <w:rPr>
          <w:u w:val="none"/>
        </w:rPr>
        <w:t>arty</w:t>
      </w:r>
      <w:r>
        <w:rPr>
          <w:spacing w:val="35"/>
          <w:u w:val="none"/>
        </w:rPr>
        <w:t xml:space="preserve"> </w:t>
      </w:r>
      <w:r>
        <w:rPr>
          <w:u w:val="none"/>
        </w:rPr>
        <w:t>in</w:t>
      </w:r>
      <w:r>
        <w:rPr>
          <w:spacing w:val="36"/>
          <w:u w:val="none"/>
        </w:rPr>
        <w:t xml:space="preserve"> </w:t>
      </w:r>
      <w:r>
        <w:rPr>
          <w:u w:val="none"/>
        </w:rPr>
        <w:t>a</w:t>
      </w:r>
      <w:r>
        <w:rPr>
          <w:spacing w:val="1"/>
          <w:u w:val="none"/>
        </w:rPr>
        <w:t>ny</w:t>
      </w:r>
      <w:r>
        <w:rPr>
          <w:spacing w:val="2"/>
          <w:w w:val="102"/>
          <w:u w:val="none"/>
        </w:rPr>
        <w:t xml:space="preserve"> </w:t>
      </w:r>
      <w:r>
        <w:rPr>
          <w:u w:val="none"/>
        </w:rPr>
        <w:t>la</w:t>
      </w:r>
      <w:r>
        <w:rPr>
          <w:spacing w:val="2"/>
          <w:u w:val="none"/>
        </w:rPr>
        <w:t>w</w:t>
      </w:r>
      <w:r>
        <w:rPr>
          <w:u w:val="none"/>
        </w:rPr>
        <w:t>suit</w:t>
      </w:r>
      <w:r>
        <w:rPr>
          <w:spacing w:val="9"/>
          <w:u w:val="none"/>
        </w:rPr>
        <w:t xml:space="preserve"> </w:t>
      </w:r>
      <w:r>
        <w:rPr>
          <w:u w:val="none"/>
        </w:rPr>
        <w:t>or</w:t>
      </w:r>
      <w:r>
        <w:rPr>
          <w:spacing w:val="10"/>
          <w:u w:val="none"/>
        </w:rPr>
        <w:t xml:space="preserve"> </w:t>
      </w:r>
      <w:r>
        <w:rPr>
          <w:u w:val="none"/>
        </w:rPr>
        <w:t>arbitrati</w:t>
      </w:r>
      <w:r>
        <w:rPr>
          <w:spacing w:val="1"/>
          <w:u w:val="none"/>
        </w:rPr>
        <w:t>o</w:t>
      </w:r>
      <w:r>
        <w:rPr>
          <w:u w:val="none"/>
        </w:rPr>
        <w:t>n</w:t>
      </w:r>
      <w:r>
        <w:rPr>
          <w:spacing w:val="11"/>
          <w:u w:val="none"/>
        </w:rPr>
        <w:t xml:space="preserve"> </w:t>
      </w:r>
      <w:r>
        <w:rPr>
          <w:u w:val="none"/>
        </w:rPr>
        <w:t>procedure</w:t>
      </w:r>
      <w:r>
        <w:rPr>
          <w:spacing w:val="11"/>
          <w:u w:val="none"/>
        </w:rPr>
        <w:t xml:space="preserve"> </w:t>
      </w:r>
      <w:r>
        <w:rPr>
          <w:u w:val="none"/>
        </w:rPr>
        <w:t>on</w:t>
      </w:r>
      <w:r>
        <w:rPr>
          <w:spacing w:val="11"/>
          <w:u w:val="none"/>
        </w:rPr>
        <w:t xml:space="preserve"> </w:t>
      </w:r>
      <w:r>
        <w:rPr>
          <w:u w:val="none"/>
        </w:rPr>
        <w:t>t</w:t>
      </w:r>
      <w:r>
        <w:rPr>
          <w:spacing w:val="1"/>
          <w:u w:val="none"/>
        </w:rPr>
        <w:t>h</w:t>
      </w:r>
      <w:r>
        <w:rPr>
          <w:u w:val="none"/>
        </w:rPr>
        <w:t>is</w:t>
      </w:r>
      <w:r>
        <w:rPr>
          <w:spacing w:val="11"/>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0"/>
          <w:u w:val="none"/>
        </w:rPr>
        <w:t xml:space="preserve"> </w:t>
      </w:r>
      <w:r>
        <w:rPr>
          <w:u w:val="none"/>
        </w:rPr>
        <w:t>s</w:t>
      </w:r>
      <w:r>
        <w:rPr>
          <w:spacing w:val="1"/>
          <w:u w:val="none"/>
        </w:rPr>
        <w:t>h</w:t>
      </w:r>
      <w:r>
        <w:rPr>
          <w:u w:val="none"/>
        </w:rPr>
        <w:t>all</w:t>
      </w:r>
      <w:r>
        <w:rPr>
          <w:spacing w:val="10"/>
          <w:u w:val="none"/>
        </w:rPr>
        <w:t xml:space="preserve"> </w:t>
      </w:r>
      <w:r>
        <w:rPr>
          <w:spacing w:val="1"/>
          <w:u w:val="none"/>
        </w:rPr>
        <w:t>b</w:t>
      </w:r>
      <w:r>
        <w:rPr>
          <w:u w:val="none"/>
        </w:rPr>
        <w:t>e</w:t>
      </w:r>
      <w:r>
        <w:rPr>
          <w:spacing w:val="11"/>
          <w:u w:val="none"/>
        </w:rPr>
        <w:t xml:space="preserve"> </w:t>
      </w:r>
      <w:r>
        <w:rPr>
          <w:u w:val="none"/>
        </w:rPr>
        <w:t>e</w:t>
      </w:r>
      <w:r>
        <w:rPr>
          <w:spacing w:val="1"/>
          <w:u w:val="none"/>
        </w:rPr>
        <w:t>n</w:t>
      </w:r>
      <w:r>
        <w:rPr>
          <w:u w:val="none"/>
        </w:rPr>
        <w:t>titled</w:t>
      </w:r>
      <w:r>
        <w:rPr>
          <w:spacing w:val="11"/>
          <w:u w:val="none"/>
        </w:rPr>
        <w:t xml:space="preserve"> </w:t>
      </w:r>
      <w:r>
        <w:rPr>
          <w:u w:val="none"/>
        </w:rPr>
        <w:t>to</w:t>
      </w:r>
      <w:r>
        <w:rPr>
          <w:spacing w:val="11"/>
          <w:u w:val="none"/>
        </w:rPr>
        <w:t xml:space="preserve"> </w:t>
      </w:r>
      <w:r>
        <w:rPr>
          <w:u w:val="none"/>
        </w:rPr>
        <w:t xml:space="preserve">its </w:t>
      </w:r>
      <w:r>
        <w:rPr>
          <w:spacing w:val="11"/>
          <w:u w:val="none"/>
        </w:rPr>
        <w:t xml:space="preserve"> </w:t>
      </w:r>
      <w:r>
        <w:rPr>
          <w:u w:val="none"/>
        </w:rPr>
        <w:t>reas</w:t>
      </w:r>
      <w:r>
        <w:rPr>
          <w:spacing w:val="1"/>
          <w:u w:val="none"/>
        </w:rPr>
        <w:t>on</w:t>
      </w:r>
      <w:r>
        <w:rPr>
          <w:u w:val="none"/>
        </w:rPr>
        <w:t>a</w:t>
      </w:r>
      <w:r>
        <w:rPr>
          <w:spacing w:val="1"/>
          <w:u w:val="none"/>
        </w:rPr>
        <w:t>b</w:t>
      </w:r>
      <w:r>
        <w:rPr>
          <w:u w:val="none"/>
        </w:rPr>
        <w:t xml:space="preserve">le </w:t>
      </w:r>
      <w:r>
        <w:rPr>
          <w:spacing w:val="11"/>
          <w:u w:val="none"/>
        </w:rPr>
        <w:t xml:space="preserve"> </w:t>
      </w:r>
      <w:r>
        <w:rPr>
          <w:u w:val="none"/>
        </w:rPr>
        <w:t>att</w:t>
      </w:r>
      <w:r>
        <w:rPr>
          <w:spacing w:val="1"/>
          <w:u w:val="none"/>
        </w:rPr>
        <w:t>o</w:t>
      </w:r>
      <w:r>
        <w:rPr>
          <w:u w:val="none"/>
        </w:rPr>
        <w:t>r</w:t>
      </w:r>
      <w:r>
        <w:rPr>
          <w:spacing w:val="1"/>
          <w:u w:val="none"/>
        </w:rPr>
        <w:t>n</w:t>
      </w:r>
      <w:r>
        <w:rPr>
          <w:u w:val="none"/>
        </w:rPr>
        <w:t>e</w:t>
      </w:r>
      <w:r>
        <w:rPr>
          <w:spacing w:val="1"/>
          <w:u w:val="none"/>
        </w:rPr>
        <w:t>y</w:t>
      </w:r>
      <w:r>
        <w:rPr>
          <w:u w:val="none"/>
        </w:rPr>
        <w:t xml:space="preserve">s’ </w:t>
      </w:r>
      <w:r>
        <w:rPr>
          <w:spacing w:val="10"/>
          <w:u w:val="none"/>
        </w:rPr>
        <w:t xml:space="preserve"> </w:t>
      </w:r>
      <w:r>
        <w:rPr>
          <w:u w:val="none"/>
        </w:rPr>
        <w:t>fees</w:t>
      </w:r>
      <w:r>
        <w:rPr>
          <w:w w:val="102"/>
          <w:u w:val="none"/>
        </w:rPr>
        <w:t xml:space="preserve"> </w:t>
      </w:r>
      <w:r>
        <w:rPr>
          <w:u w:val="none"/>
        </w:rPr>
        <w:t>i</w:t>
      </w:r>
      <w:r>
        <w:rPr>
          <w:spacing w:val="1"/>
          <w:u w:val="none"/>
        </w:rPr>
        <w:t>n</w:t>
      </w:r>
      <w:r>
        <w:rPr>
          <w:u w:val="none"/>
        </w:rPr>
        <w:t>curred</w:t>
      </w:r>
      <w:r>
        <w:rPr>
          <w:spacing w:val="12"/>
          <w:u w:val="none"/>
        </w:rPr>
        <w:t xml:space="preserve"> </w:t>
      </w:r>
      <w:r>
        <w:rPr>
          <w:u w:val="none"/>
        </w:rPr>
        <w:t>in</w:t>
      </w:r>
      <w:r>
        <w:rPr>
          <w:spacing w:val="13"/>
          <w:u w:val="none"/>
        </w:rPr>
        <w:t xml:space="preserve"> </w:t>
      </w:r>
      <w:r>
        <w:rPr>
          <w:u w:val="none"/>
        </w:rPr>
        <w:t>any</w:t>
      </w:r>
      <w:r>
        <w:rPr>
          <w:spacing w:val="12"/>
          <w:u w:val="none"/>
        </w:rPr>
        <w:t xml:space="preserve"> </w:t>
      </w:r>
      <w:r>
        <w:rPr>
          <w:u w:val="none"/>
        </w:rPr>
        <w:t>post</w:t>
      </w:r>
      <w:r>
        <w:rPr>
          <w:spacing w:val="12"/>
          <w:u w:val="none"/>
        </w:rPr>
        <w:t xml:space="preserve"> </w:t>
      </w:r>
      <w:r>
        <w:rPr>
          <w:u w:val="none"/>
        </w:rPr>
        <w:t>judg</w:t>
      </w:r>
      <w:r>
        <w:rPr>
          <w:spacing w:val="2"/>
          <w:u w:val="none"/>
        </w:rPr>
        <w:t>m</w:t>
      </w:r>
      <w:r>
        <w:rPr>
          <w:u w:val="none"/>
        </w:rPr>
        <w:t>ent</w:t>
      </w:r>
      <w:r>
        <w:rPr>
          <w:spacing w:val="11"/>
          <w:u w:val="none"/>
        </w:rPr>
        <w:t xml:space="preserve"> </w:t>
      </w:r>
      <w:r>
        <w:rPr>
          <w:u w:val="none"/>
        </w:rPr>
        <w:t>proceedi</w:t>
      </w:r>
      <w:r>
        <w:rPr>
          <w:spacing w:val="1"/>
          <w:u w:val="none"/>
        </w:rPr>
        <w:t>n</w:t>
      </w:r>
      <w:r>
        <w:rPr>
          <w:u w:val="none"/>
        </w:rPr>
        <w:t>gs</w:t>
      </w:r>
      <w:r>
        <w:rPr>
          <w:spacing w:val="12"/>
          <w:u w:val="none"/>
        </w:rPr>
        <w:t xml:space="preserve"> </w:t>
      </w:r>
      <w:r>
        <w:rPr>
          <w:u w:val="none"/>
        </w:rPr>
        <w:t>to</w:t>
      </w:r>
      <w:r>
        <w:rPr>
          <w:spacing w:val="12"/>
          <w:u w:val="none"/>
        </w:rPr>
        <w:t xml:space="preserve"> </w:t>
      </w:r>
      <w:r>
        <w:rPr>
          <w:u w:val="none"/>
        </w:rPr>
        <w:t>collect</w:t>
      </w:r>
      <w:r>
        <w:rPr>
          <w:spacing w:val="14"/>
          <w:u w:val="none"/>
        </w:rPr>
        <w:t xml:space="preserve"> </w:t>
      </w:r>
      <w:r>
        <w:rPr>
          <w:spacing w:val="1"/>
          <w:u w:val="none"/>
        </w:rPr>
        <w:t>o</w:t>
      </w:r>
      <w:r>
        <w:rPr>
          <w:u w:val="none"/>
        </w:rPr>
        <w:t>r</w:t>
      </w:r>
      <w:r>
        <w:rPr>
          <w:spacing w:val="12"/>
          <w:u w:val="none"/>
        </w:rPr>
        <w:t xml:space="preserve"> </w:t>
      </w:r>
      <w:r>
        <w:rPr>
          <w:u w:val="none"/>
        </w:rPr>
        <w:t>e</w:t>
      </w:r>
      <w:r>
        <w:rPr>
          <w:spacing w:val="1"/>
          <w:u w:val="none"/>
        </w:rPr>
        <w:t>n</w:t>
      </w:r>
      <w:r>
        <w:rPr>
          <w:u w:val="none"/>
        </w:rPr>
        <w:t>f</w:t>
      </w:r>
      <w:r>
        <w:rPr>
          <w:spacing w:val="1"/>
          <w:u w:val="none"/>
        </w:rPr>
        <w:t>o</w:t>
      </w:r>
      <w:r>
        <w:rPr>
          <w:u w:val="none"/>
        </w:rPr>
        <w:t>rce</w:t>
      </w:r>
      <w:r>
        <w:rPr>
          <w:spacing w:val="12"/>
          <w:u w:val="none"/>
        </w:rPr>
        <w:t xml:space="preserve"> </w:t>
      </w:r>
      <w:r>
        <w:rPr>
          <w:u w:val="none"/>
        </w:rPr>
        <w:t>t</w:t>
      </w:r>
      <w:r>
        <w:rPr>
          <w:spacing w:val="1"/>
          <w:u w:val="none"/>
        </w:rPr>
        <w:t>h</w:t>
      </w:r>
      <w:r>
        <w:rPr>
          <w:u w:val="none"/>
        </w:rPr>
        <w:t>e</w:t>
      </w:r>
      <w:r>
        <w:rPr>
          <w:spacing w:val="13"/>
          <w:u w:val="none"/>
        </w:rPr>
        <w:t xml:space="preserve"> </w:t>
      </w:r>
      <w:r>
        <w:rPr>
          <w:u w:val="none"/>
        </w:rPr>
        <w:t>j</w:t>
      </w:r>
      <w:r>
        <w:rPr>
          <w:spacing w:val="1"/>
          <w:u w:val="none"/>
        </w:rPr>
        <w:t>udg</w:t>
      </w:r>
      <w:r>
        <w:rPr>
          <w:spacing w:val="2"/>
          <w:u w:val="none"/>
        </w:rPr>
        <w:t>m</w:t>
      </w:r>
      <w:r>
        <w:rPr>
          <w:u w:val="none"/>
        </w:rPr>
        <w:t>e</w:t>
      </w:r>
      <w:r>
        <w:rPr>
          <w:spacing w:val="1"/>
          <w:u w:val="none"/>
        </w:rPr>
        <w:t>n</w:t>
      </w:r>
      <w:r>
        <w:rPr>
          <w:u w:val="none"/>
        </w:rPr>
        <w:t>t.</w:t>
      </w:r>
      <w:r>
        <w:rPr>
          <w:spacing w:val="10"/>
          <w:u w:val="none"/>
        </w:rPr>
        <w:t xml:space="preserve"> </w:t>
      </w:r>
      <w:r>
        <w:rPr>
          <w:spacing w:val="1"/>
          <w:u w:val="none"/>
        </w:rPr>
        <w:t>Fo</w:t>
      </w:r>
      <w:r>
        <w:rPr>
          <w:u w:val="none"/>
        </w:rPr>
        <w:t>r</w:t>
      </w:r>
      <w:r>
        <w:rPr>
          <w:spacing w:val="12"/>
          <w:u w:val="none"/>
        </w:rPr>
        <w:t xml:space="preserve"> </w:t>
      </w:r>
      <w:r>
        <w:rPr>
          <w:spacing w:val="1"/>
          <w:u w:val="none"/>
        </w:rPr>
        <w:t>pu</w:t>
      </w:r>
      <w:r>
        <w:rPr>
          <w:u w:val="none"/>
        </w:rPr>
        <w:t>r</w:t>
      </w:r>
      <w:r>
        <w:rPr>
          <w:spacing w:val="1"/>
          <w:u w:val="none"/>
        </w:rPr>
        <w:t>po</w:t>
      </w:r>
      <w:r>
        <w:rPr>
          <w:u w:val="none"/>
        </w:rPr>
        <w:t>ses</w:t>
      </w:r>
      <w:r>
        <w:rPr>
          <w:spacing w:val="11"/>
          <w:u w:val="none"/>
        </w:rPr>
        <w:t xml:space="preserve"> </w:t>
      </w:r>
      <w:r>
        <w:rPr>
          <w:spacing w:val="1"/>
          <w:u w:val="none"/>
        </w:rPr>
        <w:t>o</w:t>
      </w:r>
      <w:r>
        <w:rPr>
          <w:u w:val="none"/>
        </w:rPr>
        <w:t>f</w:t>
      </w:r>
      <w:r>
        <w:rPr>
          <w:spacing w:val="12"/>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7"/>
          <w:u w:val="none"/>
        </w:rPr>
        <w:t xml:space="preserve"> </w:t>
      </w:r>
      <w:r>
        <w:rPr>
          <w:u w:val="none"/>
        </w:rPr>
        <w:t>t</w:t>
      </w:r>
      <w:r>
        <w:rPr>
          <w:spacing w:val="1"/>
          <w:u w:val="none"/>
        </w:rPr>
        <w:t>h</w:t>
      </w:r>
      <w:r>
        <w:rPr>
          <w:u w:val="none"/>
        </w:rPr>
        <w:t>e</w:t>
      </w:r>
      <w:r>
        <w:rPr>
          <w:spacing w:val="10"/>
          <w:u w:val="none"/>
        </w:rPr>
        <w:t xml:space="preserve"> </w:t>
      </w:r>
      <w:r>
        <w:rPr>
          <w:u w:val="none"/>
        </w:rPr>
        <w:t>“</w:t>
      </w:r>
      <w:r>
        <w:rPr>
          <w:spacing w:val="1"/>
          <w:u w:val="none"/>
        </w:rPr>
        <w:t>p</w:t>
      </w:r>
      <w:r>
        <w:rPr>
          <w:u w:val="none"/>
        </w:rPr>
        <w:t>re</w:t>
      </w:r>
      <w:r>
        <w:rPr>
          <w:spacing w:val="1"/>
          <w:u w:val="none"/>
        </w:rPr>
        <w:t>v</w:t>
      </w:r>
      <w:r>
        <w:rPr>
          <w:u w:val="none"/>
        </w:rPr>
        <w:t>aili</w:t>
      </w:r>
      <w:r>
        <w:rPr>
          <w:spacing w:val="1"/>
          <w:u w:val="none"/>
        </w:rPr>
        <w:t>n</w:t>
      </w:r>
      <w:r>
        <w:rPr>
          <w:u w:val="none"/>
        </w:rPr>
        <w:t>g</w:t>
      </w:r>
      <w:r>
        <w:rPr>
          <w:spacing w:val="9"/>
          <w:u w:val="none"/>
        </w:rPr>
        <w:t xml:space="preserve"> </w:t>
      </w:r>
      <w:r>
        <w:rPr>
          <w:spacing w:val="1"/>
          <w:u w:val="none"/>
        </w:rPr>
        <w:t>p</w:t>
      </w:r>
      <w:r>
        <w:rPr>
          <w:u w:val="none"/>
        </w:rPr>
        <w:t>arty”</w:t>
      </w:r>
      <w:r>
        <w:rPr>
          <w:spacing w:val="9"/>
          <w:u w:val="none"/>
        </w:rPr>
        <w:t xml:space="preserve"> </w:t>
      </w:r>
      <w:r>
        <w:rPr>
          <w:u w:val="none"/>
        </w:rPr>
        <w:t>as</w:t>
      </w:r>
      <w:r>
        <w:rPr>
          <w:spacing w:val="8"/>
          <w:u w:val="none"/>
        </w:rPr>
        <w:t xml:space="preserve"> </w:t>
      </w:r>
      <w:r>
        <w:rPr>
          <w:u w:val="none"/>
        </w:rPr>
        <w:t>used</w:t>
      </w:r>
      <w:r>
        <w:rPr>
          <w:spacing w:val="9"/>
          <w:u w:val="none"/>
        </w:rPr>
        <w:t xml:space="preserve"> </w:t>
      </w:r>
      <w:r>
        <w:rPr>
          <w:spacing w:val="1"/>
          <w:u w:val="none"/>
        </w:rPr>
        <w:t>h</w:t>
      </w:r>
      <w:r>
        <w:rPr>
          <w:u w:val="none"/>
        </w:rPr>
        <w:t>erein</w:t>
      </w:r>
      <w:r>
        <w:rPr>
          <w:spacing w:val="9"/>
          <w:u w:val="none"/>
        </w:rPr>
        <w:t xml:space="preserve"> </w:t>
      </w:r>
      <w:r>
        <w:rPr>
          <w:u w:val="none"/>
        </w:rPr>
        <w:t>s</w:t>
      </w:r>
      <w:r>
        <w:rPr>
          <w:spacing w:val="1"/>
          <w:u w:val="none"/>
        </w:rPr>
        <w:t>h</w:t>
      </w:r>
      <w:r>
        <w:rPr>
          <w:u w:val="none"/>
        </w:rPr>
        <w:t>all</w:t>
      </w:r>
      <w:r>
        <w:rPr>
          <w:spacing w:val="8"/>
          <w:u w:val="none"/>
        </w:rPr>
        <w:t xml:space="preserve"> </w:t>
      </w:r>
      <w:r>
        <w:rPr>
          <w:spacing w:val="1"/>
          <w:u w:val="none"/>
        </w:rPr>
        <w:t>b</w:t>
      </w:r>
      <w:r>
        <w:rPr>
          <w:u w:val="none"/>
        </w:rPr>
        <w:t>e</w:t>
      </w:r>
      <w:r>
        <w:rPr>
          <w:spacing w:val="9"/>
          <w:u w:val="none"/>
        </w:rPr>
        <w:t xml:space="preserve"> </w:t>
      </w:r>
      <w:r>
        <w:rPr>
          <w:u w:val="none"/>
        </w:rPr>
        <w:t>t</w:t>
      </w:r>
      <w:r>
        <w:rPr>
          <w:spacing w:val="1"/>
          <w:u w:val="none"/>
        </w:rPr>
        <w:t>h</w:t>
      </w:r>
      <w:r>
        <w:rPr>
          <w:u w:val="none"/>
        </w:rPr>
        <w:t xml:space="preserve">e </w:t>
      </w:r>
      <w:r>
        <w:rPr>
          <w:spacing w:val="9"/>
          <w:u w:val="none"/>
        </w:rPr>
        <w:t xml:space="preserve"> </w:t>
      </w:r>
      <w:r>
        <w:rPr>
          <w:spacing w:val="1"/>
          <w:u w:val="none"/>
        </w:rPr>
        <w:t>p</w:t>
      </w:r>
      <w:r>
        <w:rPr>
          <w:u w:val="none"/>
        </w:rPr>
        <w:t xml:space="preserve">arty </w:t>
      </w:r>
      <w:r>
        <w:rPr>
          <w:spacing w:val="9"/>
          <w:u w:val="none"/>
        </w:rPr>
        <w:t xml:space="preserve"> </w:t>
      </w:r>
      <w:r>
        <w:rPr>
          <w:spacing w:val="1"/>
          <w:u w:val="none"/>
        </w:rPr>
        <w:t>ob</w:t>
      </w:r>
      <w:r>
        <w:rPr>
          <w:u w:val="none"/>
        </w:rPr>
        <w:t>tai</w:t>
      </w:r>
      <w:r>
        <w:rPr>
          <w:spacing w:val="1"/>
          <w:u w:val="none"/>
        </w:rPr>
        <w:t>n</w:t>
      </w:r>
      <w:r>
        <w:rPr>
          <w:u w:val="none"/>
        </w:rPr>
        <w:t>i</w:t>
      </w:r>
      <w:r>
        <w:rPr>
          <w:spacing w:val="1"/>
          <w:u w:val="none"/>
        </w:rPr>
        <w:t>n</w:t>
      </w:r>
      <w:r>
        <w:rPr>
          <w:u w:val="none"/>
        </w:rPr>
        <w:t xml:space="preserve">g </w:t>
      </w:r>
      <w:r>
        <w:rPr>
          <w:spacing w:val="9"/>
          <w:u w:val="none"/>
        </w:rPr>
        <w:t xml:space="preserve"> </w:t>
      </w:r>
      <w:r>
        <w:rPr>
          <w:u w:val="none"/>
        </w:rPr>
        <w:t>s</w:t>
      </w:r>
      <w:r>
        <w:rPr>
          <w:spacing w:val="1"/>
          <w:u w:val="none"/>
        </w:rPr>
        <w:t>ub</w:t>
      </w:r>
      <w:r>
        <w:rPr>
          <w:u w:val="none"/>
        </w:rPr>
        <w:t>sta</w:t>
      </w:r>
      <w:r>
        <w:rPr>
          <w:spacing w:val="1"/>
          <w:u w:val="none"/>
        </w:rPr>
        <w:t>n</w:t>
      </w:r>
      <w:r>
        <w:rPr>
          <w:u w:val="none"/>
        </w:rPr>
        <w:t xml:space="preserve">tially </w:t>
      </w:r>
      <w:r>
        <w:rPr>
          <w:spacing w:val="9"/>
          <w:u w:val="none"/>
        </w:rPr>
        <w:t xml:space="preserve"> </w:t>
      </w:r>
      <w:r>
        <w:rPr>
          <w:u w:val="none"/>
        </w:rPr>
        <w:t>t</w:t>
      </w:r>
      <w:r>
        <w:rPr>
          <w:spacing w:val="1"/>
          <w:u w:val="none"/>
        </w:rPr>
        <w:t>h</w:t>
      </w:r>
      <w:r>
        <w:rPr>
          <w:u w:val="none"/>
        </w:rPr>
        <w:t xml:space="preserve">e </w:t>
      </w:r>
      <w:r>
        <w:rPr>
          <w:spacing w:val="9"/>
          <w:u w:val="none"/>
        </w:rPr>
        <w:t xml:space="preserve"> </w:t>
      </w:r>
      <w:r>
        <w:rPr>
          <w:u w:val="none"/>
        </w:rPr>
        <w:t>relief</w:t>
      </w:r>
      <w:r>
        <w:rPr>
          <w:w w:val="102"/>
          <w:u w:val="none"/>
        </w:rPr>
        <w:t xml:space="preserve"> </w:t>
      </w:r>
      <w:r>
        <w:rPr>
          <w:u w:val="none"/>
        </w:rPr>
        <w:t>s</w:t>
      </w:r>
      <w:r>
        <w:rPr>
          <w:spacing w:val="1"/>
          <w:u w:val="none"/>
        </w:rPr>
        <w:t>ough</w:t>
      </w:r>
      <w:r>
        <w:rPr>
          <w:u w:val="none"/>
        </w:rPr>
        <w:t>t,</w:t>
      </w:r>
      <w:r>
        <w:rPr>
          <w:spacing w:val="37"/>
          <w:u w:val="none"/>
        </w:rPr>
        <w:t xml:space="preserve"> </w:t>
      </w:r>
      <w:r>
        <w:rPr>
          <w:spacing w:val="1"/>
          <w:u w:val="none"/>
        </w:rPr>
        <w:t>wh</w:t>
      </w:r>
      <w:r>
        <w:rPr>
          <w:u w:val="none"/>
        </w:rPr>
        <w:t>et</w:t>
      </w:r>
      <w:r>
        <w:rPr>
          <w:spacing w:val="1"/>
          <w:u w:val="none"/>
        </w:rPr>
        <w:t>h</w:t>
      </w:r>
      <w:r>
        <w:rPr>
          <w:u w:val="none"/>
        </w:rPr>
        <w:t>er</w:t>
      </w:r>
      <w:r>
        <w:rPr>
          <w:spacing w:val="37"/>
          <w:u w:val="none"/>
        </w:rPr>
        <w:t xml:space="preserve"> </w:t>
      </w:r>
      <w:r>
        <w:rPr>
          <w:spacing w:val="1"/>
          <w:u w:val="none"/>
        </w:rPr>
        <w:t>b</w:t>
      </w:r>
      <w:r>
        <w:rPr>
          <w:u w:val="none"/>
        </w:rPr>
        <w:t>y</w:t>
      </w:r>
      <w:r>
        <w:rPr>
          <w:spacing w:val="38"/>
          <w:u w:val="none"/>
        </w:rPr>
        <w:t xml:space="preserve"> </w:t>
      </w:r>
      <w:r>
        <w:rPr>
          <w:u w:val="none"/>
        </w:rPr>
        <w:t>c</w:t>
      </w:r>
      <w:r>
        <w:rPr>
          <w:spacing w:val="1"/>
          <w:u w:val="none"/>
        </w:rPr>
        <w:t>o</w:t>
      </w:r>
      <w:r>
        <w:rPr>
          <w:spacing w:val="2"/>
          <w:u w:val="none"/>
        </w:rPr>
        <w:t>m</w:t>
      </w:r>
      <w:r>
        <w:rPr>
          <w:spacing w:val="1"/>
          <w:u w:val="none"/>
        </w:rPr>
        <w:t>p</w:t>
      </w:r>
      <w:r>
        <w:rPr>
          <w:u w:val="none"/>
        </w:rPr>
        <w:t>r</w:t>
      </w:r>
      <w:r>
        <w:rPr>
          <w:spacing w:val="1"/>
          <w:u w:val="none"/>
        </w:rPr>
        <w:t>o</w:t>
      </w:r>
      <w:r>
        <w:rPr>
          <w:spacing w:val="2"/>
          <w:u w:val="none"/>
        </w:rPr>
        <w:t>m</w:t>
      </w:r>
      <w:r>
        <w:rPr>
          <w:u w:val="none"/>
        </w:rPr>
        <w:t>ise,</w:t>
      </w:r>
      <w:r>
        <w:rPr>
          <w:spacing w:val="37"/>
          <w:u w:val="none"/>
        </w:rPr>
        <w:t xml:space="preserve"> </w:t>
      </w:r>
      <w:r>
        <w:rPr>
          <w:u w:val="none"/>
        </w:rPr>
        <w:t>settle</w:t>
      </w:r>
      <w:r>
        <w:rPr>
          <w:spacing w:val="2"/>
          <w:u w:val="none"/>
        </w:rPr>
        <w:t>m</w:t>
      </w:r>
      <w:r>
        <w:rPr>
          <w:u w:val="none"/>
        </w:rPr>
        <w:t>e</w:t>
      </w:r>
      <w:r>
        <w:rPr>
          <w:spacing w:val="1"/>
          <w:u w:val="none"/>
        </w:rPr>
        <w:t>n</w:t>
      </w:r>
      <w:r>
        <w:rPr>
          <w:u w:val="none"/>
        </w:rPr>
        <w:t>t</w:t>
      </w:r>
      <w:r>
        <w:rPr>
          <w:spacing w:val="37"/>
          <w:u w:val="none"/>
        </w:rPr>
        <w:t xml:space="preserve"> </w:t>
      </w:r>
      <w:r>
        <w:rPr>
          <w:spacing w:val="1"/>
          <w:u w:val="none"/>
        </w:rPr>
        <w:t>o</w:t>
      </w:r>
      <w:r>
        <w:rPr>
          <w:u w:val="none"/>
        </w:rPr>
        <w:t>r</w:t>
      </w:r>
      <w:r>
        <w:rPr>
          <w:spacing w:val="37"/>
          <w:u w:val="none"/>
        </w:rPr>
        <w:t xml:space="preserve"> </w:t>
      </w:r>
      <w:r>
        <w:rPr>
          <w:u w:val="none"/>
        </w:rPr>
        <w:t>j</w:t>
      </w:r>
      <w:r>
        <w:rPr>
          <w:spacing w:val="1"/>
          <w:u w:val="none"/>
        </w:rPr>
        <w:t>udg</w:t>
      </w:r>
      <w:r>
        <w:rPr>
          <w:spacing w:val="2"/>
          <w:u w:val="none"/>
        </w:rPr>
        <w:t>m</w:t>
      </w:r>
      <w:r>
        <w:rPr>
          <w:u w:val="none"/>
        </w:rPr>
        <w:t>e</w:t>
      </w:r>
      <w:r>
        <w:rPr>
          <w:spacing w:val="1"/>
          <w:u w:val="none"/>
        </w:rPr>
        <w:t>n</w:t>
      </w:r>
      <w:r>
        <w:rPr>
          <w:spacing w:val="-1"/>
          <w:u w:val="none"/>
        </w:rPr>
        <w:t>t</w:t>
      </w:r>
      <w:r>
        <w:rPr>
          <w:u w:val="none"/>
        </w:rPr>
        <w:t>.</w:t>
      </w:r>
      <w:r>
        <w:rPr>
          <w:spacing w:val="21"/>
          <w:u w:val="none"/>
        </w:rPr>
        <w:t xml:space="preserve"> </w:t>
      </w:r>
      <w:r>
        <w:rPr>
          <w:spacing w:val="1"/>
          <w:u w:val="none"/>
        </w:rPr>
        <w:t>Th</w:t>
      </w:r>
      <w:r>
        <w:rPr>
          <w:u w:val="none"/>
        </w:rPr>
        <w:t>is</w:t>
      </w:r>
      <w:r>
        <w:rPr>
          <w:spacing w:val="37"/>
          <w:u w:val="none"/>
        </w:rPr>
        <w:t xml:space="preserve"> </w:t>
      </w:r>
      <w:r>
        <w:rPr>
          <w:u w:val="none"/>
        </w:rPr>
        <w:t>att</w:t>
      </w:r>
      <w:r>
        <w:rPr>
          <w:spacing w:val="1"/>
          <w:u w:val="none"/>
        </w:rPr>
        <w:t>o</w:t>
      </w:r>
      <w:r>
        <w:rPr>
          <w:u w:val="none"/>
        </w:rPr>
        <w:t>r</w:t>
      </w:r>
      <w:r>
        <w:rPr>
          <w:spacing w:val="1"/>
          <w:u w:val="none"/>
        </w:rPr>
        <w:t>n</w:t>
      </w:r>
      <w:r>
        <w:rPr>
          <w:u w:val="none"/>
        </w:rPr>
        <w:t>e</w:t>
      </w:r>
      <w:r>
        <w:rPr>
          <w:spacing w:val="1"/>
          <w:u w:val="none"/>
        </w:rPr>
        <w:t>y</w:t>
      </w:r>
      <w:r>
        <w:rPr>
          <w:u w:val="none"/>
        </w:rPr>
        <w:t>s’</w:t>
      </w:r>
      <w:r>
        <w:rPr>
          <w:spacing w:val="37"/>
          <w:u w:val="none"/>
        </w:rPr>
        <w:t xml:space="preserve"> </w:t>
      </w:r>
      <w:r>
        <w:rPr>
          <w:u w:val="none"/>
        </w:rPr>
        <w:t>fees</w:t>
      </w:r>
      <w:r>
        <w:rPr>
          <w:spacing w:val="37"/>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9"/>
          <w:u w:val="none"/>
        </w:rPr>
        <w:t xml:space="preserve"> </w:t>
      </w:r>
      <w:r>
        <w:rPr>
          <w:u w:val="none"/>
        </w:rPr>
        <w:t>is</w:t>
      </w:r>
      <w:r>
        <w:rPr>
          <w:spacing w:val="37"/>
          <w:u w:val="none"/>
        </w:rPr>
        <w:t xml:space="preserve"> </w:t>
      </w:r>
      <w:r>
        <w:rPr>
          <w:u w:val="none"/>
        </w:rPr>
        <w:t>se</w:t>
      </w:r>
      <w:r>
        <w:rPr>
          <w:spacing w:val="1"/>
          <w:u w:val="none"/>
        </w:rPr>
        <w:t>p</w:t>
      </w:r>
      <w:r>
        <w:rPr>
          <w:u w:val="none"/>
        </w:rPr>
        <w:t>arate</w:t>
      </w:r>
      <w:r>
        <w:rPr>
          <w:spacing w:val="38"/>
          <w:u w:val="none"/>
        </w:rPr>
        <w:t xml:space="preserve"> </w:t>
      </w:r>
      <w:r>
        <w:rPr>
          <w:u w:val="none"/>
        </w:rPr>
        <w:t>a</w:t>
      </w:r>
      <w:r>
        <w:rPr>
          <w:spacing w:val="1"/>
          <w:u w:val="none"/>
        </w:rPr>
        <w:t>n</w:t>
      </w:r>
      <w:r>
        <w:rPr>
          <w:u w:val="none"/>
        </w:rPr>
        <w:t>d</w:t>
      </w:r>
      <w:r>
        <w:rPr>
          <w:w w:val="102"/>
          <w:u w:val="none"/>
        </w:rPr>
        <w:t xml:space="preserve"> </w:t>
      </w:r>
      <w:r>
        <w:rPr>
          <w:u w:val="none"/>
        </w:rPr>
        <w:t>se</w:t>
      </w:r>
      <w:r>
        <w:rPr>
          <w:spacing w:val="1"/>
          <w:u w:val="none"/>
        </w:rPr>
        <w:t>v</w:t>
      </w:r>
      <w:r>
        <w:rPr>
          <w:u w:val="none"/>
        </w:rPr>
        <w:t>eral</w:t>
      </w:r>
      <w:r>
        <w:rPr>
          <w:spacing w:val="17"/>
          <w:u w:val="none"/>
        </w:rPr>
        <w:t xml:space="preserve"> </w:t>
      </w:r>
      <w:r>
        <w:rPr>
          <w:u w:val="none"/>
        </w:rPr>
        <w:t>a</w:t>
      </w:r>
      <w:r>
        <w:rPr>
          <w:spacing w:val="1"/>
          <w:u w:val="none"/>
        </w:rPr>
        <w:t>n</w:t>
      </w:r>
      <w:r>
        <w:rPr>
          <w:u w:val="none"/>
        </w:rPr>
        <w:t>d</w:t>
      </w:r>
      <w:r>
        <w:rPr>
          <w:spacing w:val="19"/>
          <w:u w:val="none"/>
        </w:rPr>
        <w:t xml:space="preserve"> </w:t>
      </w:r>
      <w:r>
        <w:rPr>
          <w:u w:val="none"/>
        </w:rPr>
        <w:t>s</w:t>
      </w:r>
      <w:r>
        <w:rPr>
          <w:spacing w:val="1"/>
          <w:u w:val="none"/>
        </w:rPr>
        <w:t>h</w:t>
      </w:r>
      <w:r>
        <w:rPr>
          <w:u w:val="none"/>
        </w:rPr>
        <w:t>all</w:t>
      </w:r>
      <w:r>
        <w:rPr>
          <w:spacing w:val="18"/>
          <w:u w:val="none"/>
        </w:rPr>
        <w:t xml:space="preserve"> </w:t>
      </w:r>
      <w:r>
        <w:rPr>
          <w:u w:val="none"/>
        </w:rPr>
        <w:t>s</w:t>
      </w:r>
      <w:r>
        <w:rPr>
          <w:spacing w:val="1"/>
          <w:u w:val="none"/>
        </w:rPr>
        <w:t>u</w:t>
      </w:r>
      <w:r>
        <w:rPr>
          <w:u w:val="none"/>
        </w:rPr>
        <w:t>r</w:t>
      </w:r>
      <w:r>
        <w:rPr>
          <w:spacing w:val="1"/>
          <w:u w:val="none"/>
        </w:rPr>
        <w:t>v</w:t>
      </w:r>
      <w:r>
        <w:rPr>
          <w:u w:val="none"/>
        </w:rPr>
        <w:t>i</w:t>
      </w:r>
      <w:r>
        <w:rPr>
          <w:spacing w:val="1"/>
          <w:u w:val="none"/>
        </w:rPr>
        <w:t>v</w:t>
      </w:r>
      <w:r>
        <w:rPr>
          <w:u w:val="none"/>
        </w:rPr>
        <w:t>e</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er</w:t>
      </w:r>
      <w:r>
        <w:rPr>
          <w:spacing w:val="1"/>
          <w:u w:val="none"/>
        </w:rPr>
        <w:t>g</w:t>
      </w:r>
      <w:r>
        <w:rPr>
          <w:u w:val="none"/>
        </w:rPr>
        <w:t>er</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is</w:t>
      </w:r>
      <w:r>
        <w:rPr>
          <w:spacing w:val="19"/>
          <w:u w:val="none"/>
        </w:rPr>
        <w:t xml:space="preserve"> </w:t>
      </w:r>
      <w:r>
        <w:rPr>
          <w:spacing w:val="2"/>
          <w:u w:val="none"/>
        </w:rPr>
        <w:t>A</w:t>
      </w:r>
      <w:r>
        <w:rPr>
          <w:u w:val="none"/>
        </w:rPr>
        <w:t>gree</w:t>
      </w:r>
      <w:r>
        <w:rPr>
          <w:spacing w:val="2"/>
          <w:u w:val="none"/>
        </w:rPr>
        <w:t>m</w:t>
      </w:r>
      <w:r>
        <w:rPr>
          <w:u w:val="none"/>
        </w:rPr>
        <w:t>ent</w:t>
      </w:r>
      <w:r>
        <w:rPr>
          <w:spacing w:val="17"/>
          <w:u w:val="none"/>
        </w:rPr>
        <w:t xml:space="preserve"> </w:t>
      </w:r>
      <w:r>
        <w:rPr>
          <w:u w:val="none"/>
        </w:rPr>
        <w:t>i</w:t>
      </w:r>
      <w:r>
        <w:rPr>
          <w:spacing w:val="1"/>
          <w:u w:val="none"/>
        </w:rPr>
        <w:t>n</w:t>
      </w:r>
      <w:r>
        <w:rPr>
          <w:u w:val="none"/>
        </w:rPr>
        <w:t>to</w:t>
      </w:r>
      <w:r>
        <w:rPr>
          <w:spacing w:val="19"/>
          <w:u w:val="none"/>
        </w:rPr>
        <w:t xml:space="preserve"> </w:t>
      </w:r>
      <w:r>
        <w:rPr>
          <w:u w:val="none"/>
        </w:rPr>
        <w:t>any</w:t>
      </w:r>
      <w:r>
        <w:rPr>
          <w:spacing w:val="20"/>
          <w:u w:val="none"/>
        </w:rPr>
        <w:t xml:space="preserve"> </w:t>
      </w:r>
      <w:r>
        <w:rPr>
          <w:u w:val="none"/>
        </w:rPr>
        <w:t>judg</w:t>
      </w:r>
      <w:r>
        <w:rPr>
          <w:spacing w:val="2"/>
          <w:u w:val="none"/>
        </w:rPr>
        <w:t>m</w:t>
      </w:r>
      <w:r>
        <w:rPr>
          <w:u w:val="none"/>
        </w:rPr>
        <w:t>ent.</w:t>
      </w:r>
    </w:p>
    <w:p w14:paraId="48B9B2AA" w14:textId="77777777" w:rsidR="000C19C9" w:rsidRDefault="000C19C9">
      <w:pPr>
        <w:spacing w:before="2" w:line="240" w:lineRule="exact"/>
        <w:rPr>
          <w:sz w:val="24"/>
          <w:szCs w:val="24"/>
        </w:rPr>
      </w:pPr>
    </w:p>
    <w:p w14:paraId="1707F8CE" w14:textId="77777777" w:rsidR="000C19C9" w:rsidRDefault="00D3642A">
      <w:pPr>
        <w:pStyle w:val="BodyText"/>
        <w:numPr>
          <w:ilvl w:val="1"/>
          <w:numId w:val="8"/>
        </w:numPr>
        <w:tabs>
          <w:tab w:val="left" w:pos="1544"/>
        </w:tabs>
        <w:ind w:left="1544"/>
        <w:rPr>
          <w:u w:val="none"/>
        </w:rPr>
      </w:pPr>
      <w:r>
        <w:rPr>
          <w:spacing w:val="1"/>
          <w:u w:val="none"/>
        </w:rPr>
        <w:t>A</w:t>
      </w:r>
      <w:r>
        <w:rPr>
          <w:spacing w:val="2"/>
          <w:u w:val="none"/>
        </w:rPr>
        <w:t>M</w:t>
      </w:r>
      <w:r>
        <w:rPr>
          <w:spacing w:val="1"/>
          <w:u w:val="none"/>
        </w:rPr>
        <w:t>END</w:t>
      </w:r>
      <w:r>
        <w:rPr>
          <w:spacing w:val="2"/>
          <w:u w:val="none"/>
        </w:rPr>
        <w:t>M</w:t>
      </w:r>
      <w:r>
        <w:rPr>
          <w:spacing w:val="1"/>
          <w:u w:val="none"/>
        </w:rPr>
        <w:t>ENTS</w:t>
      </w:r>
      <w:r>
        <w:rPr>
          <w:u w:val="none"/>
        </w:rPr>
        <w:t>.</w:t>
      </w:r>
    </w:p>
    <w:p w14:paraId="27E0B088" w14:textId="77777777" w:rsidR="000C19C9" w:rsidRDefault="000C19C9">
      <w:pPr>
        <w:spacing w:before="8" w:line="240" w:lineRule="exact"/>
        <w:rPr>
          <w:sz w:val="24"/>
          <w:szCs w:val="24"/>
        </w:rPr>
      </w:pPr>
    </w:p>
    <w:p w14:paraId="71E125FF" w14:textId="77777777" w:rsidR="000C19C9" w:rsidRDefault="00D3642A">
      <w:pPr>
        <w:pStyle w:val="BodyText"/>
        <w:numPr>
          <w:ilvl w:val="2"/>
          <w:numId w:val="8"/>
        </w:numPr>
        <w:tabs>
          <w:tab w:val="left" w:pos="2319"/>
        </w:tabs>
        <w:spacing w:line="252" w:lineRule="auto"/>
        <w:ind w:right="115" w:firstLine="1440"/>
        <w:jc w:val="both"/>
        <w:rPr>
          <w:u w:val="none"/>
        </w:rPr>
      </w:pPr>
      <w:r>
        <w:rPr>
          <w:spacing w:val="1"/>
          <w:u w:val="none"/>
        </w:rPr>
        <w:t>Th</w:t>
      </w:r>
      <w:r>
        <w:rPr>
          <w:u w:val="none"/>
        </w:rPr>
        <w:t>is</w:t>
      </w:r>
      <w:r>
        <w:rPr>
          <w:spacing w:val="18"/>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9"/>
          <w:u w:val="none"/>
        </w:rPr>
        <w:t xml:space="preserve"> </w:t>
      </w:r>
      <w:r>
        <w:rPr>
          <w:spacing w:val="2"/>
          <w:u w:val="none"/>
        </w:rPr>
        <w:t>m</w:t>
      </w:r>
      <w:r>
        <w:rPr>
          <w:u w:val="none"/>
        </w:rPr>
        <w:t>ay</w:t>
      </w:r>
      <w:r>
        <w:rPr>
          <w:spacing w:val="20"/>
          <w:u w:val="none"/>
        </w:rPr>
        <w:t xml:space="preserve"> </w:t>
      </w:r>
      <w:r>
        <w:rPr>
          <w:spacing w:val="1"/>
          <w:u w:val="none"/>
        </w:rPr>
        <w:t>b</w:t>
      </w:r>
      <w:r>
        <w:rPr>
          <w:u w:val="none"/>
        </w:rPr>
        <w:t>e</w:t>
      </w:r>
      <w:r>
        <w:rPr>
          <w:spacing w:val="20"/>
          <w:u w:val="none"/>
        </w:rPr>
        <w:t xml:space="preserve"> </w:t>
      </w:r>
      <w:r>
        <w:rPr>
          <w:u w:val="none"/>
        </w:rPr>
        <w:t>altere</w:t>
      </w:r>
      <w:r>
        <w:rPr>
          <w:spacing w:val="1"/>
          <w:u w:val="none"/>
        </w:rPr>
        <w:t>d</w:t>
      </w:r>
      <w:r>
        <w:rPr>
          <w:u w:val="none"/>
        </w:rPr>
        <w:t>,</w:t>
      </w:r>
      <w:r>
        <w:rPr>
          <w:spacing w:val="18"/>
          <w:u w:val="none"/>
        </w:rPr>
        <w:t xml:space="preserve"> </w:t>
      </w:r>
      <w:r>
        <w:rPr>
          <w:u w:val="none"/>
        </w:rPr>
        <w:t>a</w:t>
      </w:r>
      <w:r>
        <w:rPr>
          <w:spacing w:val="2"/>
          <w:u w:val="none"/>
        </w:rPr>
        <w:t>m</w:t>
      </w:r>
      <w:r>
        <w:rPr>
          <w:u w:val="none"/>
        </w:rPr>
        <w:t>e</w:t>
      </w:r>
      <w:r>
        <w:rPr>
          <w:spacing w:val="1"/>
          <w:u w:val="none"/>
        </w:rPr>
        <w:t>nd</w:t>
      </w:r>
      <w:r>
        <w:rPr>
          <w:u w:val="none"/>
        </w:rPr>
        <w:t>ed</w:t>
      </w:r>
      <w:r>
        <w:rPr>
          <w:spacing w:val="20"/>
          <w:u w:val="none"/>
        </w:rPr>
        <w:t xml:space="preserve"> </w:t>
      </w:r>
      <w:r>
        <w:rPr>
          <w:spacing w:val="1"/>
          <w:u w:val="none"/>
        </w:rPr>
        <w:t>o</w:t>
      </w:r>
      <w:r>
        <w:rPr>
          <w:u w:val="none"/>
        </w:rPr>
        <w:t>r</w:t>
      </w:r>
      <w:r>
        <w:rPr>
          <w:spacing w:val="19"/>
          <w:u w:val="none"/>
        </w:rPr>
        <w:t xml:space="preserve"> </w:t>
      </w:r>
      <w:r>
        <w:rPr>
          <w:u w:val="none"/>
        </w:rPr>
        <w:t>re</w:t>
      </w:r>
      <w:r>
        <w:rPr>
          <w:spacing w:val="1"/>
          <w:u w:val="none"/>
        </w:rPr>
        <w:t>p</w:t>
      </w:r>
      <w:r>
        <w:rPr>
          <w:u w:val="none"/>
        </w:rPr>
        <w:t>ealed</w:t>
      </w:r>
      <w:r>
        <w:rPr>
          <w:spacing w:val="20"/>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20"/>
          <w:u w:val="none"/>
        </w:rPr>
        <w:t xml:space="preserve"> </w:t>
      </w:r>
      <w:r>
        <w:rPr>
          <w:spacing w:val="1"/>
          <w:u w:val="none"/>
        </w:rPr>
        <w:t>n</w:t>
      </w:r>
      <w:r>
        <w:rPr>
          <w:u w:val="none"/>
        </w:rPr>
        <w:t>ew</w:t>
      </w:r>
      <w:r>
        <w:rPr>
          <w:spacing w:val="21"/>
          <w:u w:val="none"/>
        </w:rPr>
        <w:t xml:space="preserve"> </w:t>
      </w:r>
      <w:r>
        <w:rPr>
          <w:spacing w:val="1"/>
          <w:u w:val="none"/>
        </w:rPr>
        <w:t>op</w:t>
      </w:r>
      <w:r>
        <w:rPr>
          <w:u w:val="none"/>
        </w:rPr>
        <w:t>erati</w:t>
      </w:r>
      <w:r>
        <w:rPr>
          <w:spacing w:val="1"/>
          <w:u w:val="none"/>
        </w:rPr>
        <w:t>n</w:t>
      </w:r>
      <w:r>
        <w:rPr>
          <w:u w:val="none"/>
        </w:rPr>
        <w:t>g</w:t>
      </w:r>
      <w:r>
        <w:rPr>
          <w:w w:val="102"/>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31"/>
          <w:u w:val="none"/>
        </w:rPr>
        <w:t xml:space="preserve"> </w:t>
      </w:r>
      <w:r>
        <w:rPr>
          <w:spacing w:val="2"/>
          <w:u w:val="none"/>
        </w:rPr>
        <w:t>m</w:t>
      </w:r>
      <w:r>
        <w:rPr>
          <w:u w:val="none"/>
        </w:rPr>
        <w:t>ay</w:t>
      </w:r>
      <w:r>
        <w:rPr>
          <w:spacing w:val="33"/>
          <w:u w:val="none"/>
        </w:rPr>
        <w:t xml:space="preserve"> </w:t>
      </w:r>
      <w:r>
        <w:rPr>
          <w:u w:val="none"/>
        </w:rPr>
        <w:t>be</w:t>
      </w:r>
      <w:r>
        <w:rPr>
          <w:spacing w:val="33"/>
          <w:u w:val="none"/>
        </w:rPr>
        <w:t xml:space="preserve"> </w:t>
      </w:r>
      <w:r>
        <w:rPr>
          <w:u w:val="none"/>
        </w:rPr>
        <w:t>a</w:t>
      </w:r>
      <w:r>
        <w:rPr>
          <w:spacing w:val="1"/>
          <w:u w:val="none"/>
        </w:rPr>
        <w:t>d</w:t>
      </w:r>
      <w:r>
        <w:rPr>
          <w:u w:val="none"/>
        </w:rPr>
        <w:t>opted</w:t>
      </w:r>
      <w:r>
        <w:rPr>
          <w:spacing w:val="32"/>
          <w:u w:val="none"/>
        </w:rPr>
        <w:t xml:space="preserve"> </w:t>
      </w:r>
      <w:r>
        <w:rPr>
          <w:u w:val="none"/>
        </w:rPr>
        <w:t>by</w:t>
      </w:r>
      <w:r>
        <w:rPr>
          <w:spacing w:val="33"/>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32"/>
          <w:u w:val="none"/>
        </w:rPr>
        <w:t xml:space="preserve"> </w:t>
      </w:r>
      <w:r>
        <w:rPr>
          <w:u w:val="none"/>
        </w:rPr>
        <w:t>of</w:t>
      </w:r>
      <w:r>
        <w:rPr>
          <w:spacing w:val="32"/>
          <w:u w:val="none"/>
        </w:rPr>
        <w:t xml:space="preserve"> </w:t>
      </w:r>
      <w:r>
        <w:rPr>
          <w:u w:val="none"/>
        </w:rPr>
        <w:t>t</w:t>
      </w:r>
      <w:r>
        <w:rPr>
          <w:spacing w:val="1"/>
          <w:u w:val="none"/>
        </w:rPr>
        <w:t>h</w:t>
      </w:r>
      <w:r>
        <w:rPr>
          <w:u w:val="none"/>
        </w:rPr>
        <w:t>e</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own</w:t>
      </w:r>
      <w:r>
        <w:rPr>
          <w:u w:val="none"/>
        </w:rPr>
        <w:t>i</w:t>
      </w:r>
      <w:r>
        <w:rPr>
          <w:spacing w:val="1"/>
          <w:u w:val="none"/>
        </w:rPr>
        <w:t>n</w:t>
      </w:r>
      <w:r>
        <w:rPr>
          <w:u w:val="none"/>
        </w:rPr>
        <w:t>g</w:t>
      </w:r>
      <w:r>
        <w:rPr>
          <w:spacing w:val="33"/>
          <w:u w:val="none"/>
        </w:rPr>
        <w:t xml:space="preserve"> </w:t>
      </w:r>
      <w:r>
        <w:rPr>
          <w:u w:val="none"/>
        </w:rPr>
        <w:t>at</w:t>
      </w:r>
      <w:r>
        <w:rPr>
          <w:spacing w:val="31"/>
          <w:u w:val="none"/>
        </w:rPr>
        <w:t xml:space="preserve"> </w:t>
      </w:r>
      <w:r>
        <w:rPr>
          <w:u w:val="none"/>
        </w:rPr>
        <w:t>least</w:t>
      </w:r>
      <w:r>
        <w:rPr>
          <w:spacing w:val="32"/>
          <w:u w:val="none"/>
        </w:rPr>
        <w:t xml:space="preserve"> </w:t>
      </w:r>
      <w:r>
        <w:rPr>
          <w:u w:val="none"/>
        </w:rPr>
        <w:t>se</w:t>
      </w:r>
      <w:r>
        <w:rPr>
          <w:spacing w:val="1"/>
          <w:u w:val="none"/>
        </w:rPr>
        <w:t>v</w:t>
      </w:r>
      <w:r>
        <w:rPr>
          <w:u w:val="none"/>
        </w:rPr>
        <w:t>e</w:t>
      </w:r>
      <w:r>
        <w:rPr>
          <w:spacing w:val="1"/>
          <w:u w:val="none"/>
        </w:rPr>
        <w:t>n</w:t>
      </w:r>
      <w:r>
        <w:rPr>
          <w:u w:val="none"/>
        </w:rPr>
        <w:t>ty-fi</w:t>
      </w:r>
      <w:r>
        <w:rPr>
          <w:spacing w:val="1"/>
          <w:u w:val="none"/>
        </w:rPr>
        <w:t>v</w:t>
      </w:r>
      <w:r>
        <w:rPr>
          <w:u w:val="none"/>
        </w:rPr>
        <w:t>e</w:t>
      </w:r>
      <w:r>
        <w:rPr>
          <w:spacing w:val="32"/>
          <w:u w:val="none"/>
        </w:rPr>
        <w:t xml:space="preserve"> </w:t>
      </w:r>
      <w:r>
        <w:rPr>
          <w:spacing w:val="1"/>
          <w:u w:val="none"/>
        </w:rPr>
        <w:t>p</w:t>
      </w:r>
      <w:r>
        <w:rPr>
          <w:u w:val="none"/>
        </w:rPr>
        <w:t>erce</w:t>
      </w:r>
      <w:r>
        <w:rPr>
          <w:spacing w:val="1"/>
          <w:u w:val="none"/>
        </w:rPr>
        <w:t>n</w:t>
      </w:r>
      <w:r>
        <w:rPr>
          <w:u w:val="none"/>
        </w:rPr>
        <w:t>t</w:t>
      </w:r>
      <w:r>
        <w:rPr>
          <w:spacing w:val="32"/>
          <w:u w:val="none"/>
        </w:rPr>
        <w:t xml:space="preserve"> </w:t>
      </w:r>
      <w:r>
        <w:rPr>
          <w:u w:val="none"/>
        </w:rPr>
        <w:t>(</w:t>
      </w:r>
      <w:r>
        <w:rPr>
          <w:spacing w:val="1"/>
          <w:u w:val="none"/>
        </w:rPr>
        <w:t>75</w:t>
      </w:r>
      <w:r>
        <w:rPr>
          <w:spacing w:val="2"/>
          <w:u w:val="none"/>
        </w:rPr>
        <w:t>%</w:t>
      </w:r>
      <w:r>
        <w:rPr>
          <w:u w:val="none"/>
        </w:rPr>
        <w:t>)</w:t>
      </w:r>
      <w:r>
        <w:rPr>
          <w:spacing w:val="32"/>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3"/>
          <w:u w:val="none"/>
        </w:rPr>
        <w:t xml:space="preserve"> </w:t>
      </w:r>
      <w:r>
        <w:rPr>
          <w:u w:val="none"/>
        </w:rPr>
        <w:t>I</w:t>
      </w:r>
      <w:r>
        <w:rPr>
          <w:spacing w:val="1"/>
          <w:u w:val="none"/>
        </w:rPr>
        <w:t>n</w:t>
      </w:r>
      <w:r>
        <w:rPr>
          <w:u w:val="none"/>
        </w:rPr>
        <w:t>terests</w:t>
      </w:r>
      <w:r>
        <w:rPr>
          <w:spacing w:val="22"/>
          <w:u w:val="none"/>
        </w:rPr>
        <w:t xml:space="preserve"> </w:t>
      </w:r>
      <w:r>
        <w:rPr>
          <w:spacing w:val="1"/>
          <w:u w:val="none"/>
        </w:rPr>
        <w:t>o</w:t>
      </w:r>
      <w:r>
        <w:rPr>
          <w:u w:val="none"/>
        </w:rPr>
        <w:t>f</w:t>
      </w:r>
      <w:r>
        <w:rPr>
          <w:spacing w:val="21"/>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p>
    <w:p w14:paraId="657BAA9C" w14:textId="77777777" w:rsidR="000C19C9" w:rsidRDefault="000C19C9">
      <w:pPr>
        <w:spacing w:line="240" w:lineRule="exact"/>
        <w:rPr>
          <w:sz w:val="24"/>
          <w:szCs w:val="24"/>
        </w:rPr>
      </w:pPr>
    </w:p>
    <w:p w14:paraId="544D0FFE" w14:textId="77777777" w:rsidR="000C19C9" w:rsidRDefault="00D3642A">
      <w:pPr>
        <w:pStyle w:val="BodyText"/>
        <w:numPr>
          <w:ilvl w:val="2"/>
          <w:numId w:val="8"/>
        </w:numPr>
        <w:tabs>
          <w:tab w:val="left" w:pos="2374"/>
        </w:tabs>
        <w:spacing w:line="250" w:lineRule="auto"/>
        <w:ind w:right="114" w:firstLine="1440"/>
        <w:jc w:val="both"/>
        <w:rPr>
          <w:u w:val="none"/>
        </w:rPr>
      </w:pPr>
      <w:r>
        <w:rPr>
          <w:spacing w:val="1"/>
          <w:u w:val="none"/>
        </w:rPr>
        <w:t>Fu</w:t>
      </w:r>
      <w:r>
        <w:rPr>
          <w:u w:val="none"/>
        </w:rPr>
        <w:t>rt</w:t>
      </w:r>
      <w:r>
        <w:rPr>
          <w:spacing w:val="1"/>
          <w:u w:val="none"/>
        </w:rPr>
        <w:t>h</w:t>
      </w:r>
      <w:r>
        <w:rPr>
          <w:u w:val="none"/>
        </w:rPr>
        <w:t>er</w:t>
      </w:r>
      <w:r>
        <w:rPr>
          <w:spacing w:val="22"/>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24"/>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ything</w:t>
      </w:r>
      <w:r>
        <w:rPr>
          <w:spacing w:val="24"/>
          <w:u w:val="none"/>
        </w:rPr>
        <w:t xml:space="preserve"> </w:t>
      </w:r>
      <w:r>
        <w:rPr>
          <w:u w:val="none"/>
        </w:rPr>
        <w:t>else</w:t>
      </w:r>
      <w:r>
        <w:rPr>
          <w:spacing w:val="22"/>
          <w:u w:val="none"/>
        </w:rPr>
        <w:t xml:space="preserve"> </w:t>
      </w:r>
      <w:r>
        <w:rPr>
          <w:u w:val="none"/>
        </w:rPr>
        <w:t>to</w:t>
      </w:r>
      <w:r>
        <w:rPr>
          <w:spacing w:val="23"/>
          <w:u w:val="none"/>
        </w:rPr>
        <w:t xml:space="preserve"> </w:t>
      </w:r>
      <w:r>
        <w:rPr>
          <w:u w:val="none"/>
        </w:rPr>
        <w:t>the</w:t>
      </w:r>
      <w:r>
        <w:rPr>
          <w:spacing w:val="22"/>
          <w:u w:val="none"/>
        </w:rPr>
        <w:t xml:space="preserve"> </w:t>
      </w:r>
      <w:r>
        <w:rPr>
          <w:u w:val="none"/>
        </w:rPr>
        <w:t>c</w:t>
      </w:r>
      <w:r>
        <w:rPr>
          <w:spacing w:val="1"/>
          <w:u w:val="none"/>
        </w:rPr>
        <w:t>o</w:t>
      </w:r>
      <w:r>
        <w:rPr>
          <w:u w:val="none"/>
        </w:rPr>
        <w:t>ntrary</w:t>
      </w:r>
      <w:r>
        <w:rPr>
          <w:spacing w:val="24"/>
          <w:u w:val="none"/>
        </w:rPr>
        <w:t xml:space="preserve"> </w:t>
      </w:r>
      <w:r>
        <w:rPr>
          <w:u w:val="none"/>
        </w:rPr>
        <w:t>c</w:t>
      </w:r>
      <w:r>
        <w:rPr>
          <w:spacing w:val="1"/>
          <w:u w:val="none"/>
        </w:rPr>
        <w:t>o</w:t>
      </w:r>
      <w:r>
        <w:rPr>
          <w:u w:val="none"/>
        </w:rPr>
        <w:t>ntained</w:t>
      </w:r>
      <w:r>
        <w:rPr>
          <w:spacing w:val="1"/>
          <w:w w:val="102"/>
          <w:u w:val="none"/>
        </w:rPr>
        <w:t xml:space="preserve"> </w:t>
      </w:r>
      <w:r>
        <w:rPr>
          <w:spacing w:val="1"/>
          <w:u w:val="none"/>
        </w:rPr>
        <w:t>h</w:t>
      </w:r>
      <w:r>
        <w:rPr>
          <w:u w:val="none"/>
        </w:rPr>
        <w:t>erei</w:t>
      </w:r>
      <w:r>
        <w:rPr>
          <w:spacing w:val="1"/>
          <w:u w:val="none"/>
        </w:rPr>
        <w:t>n</w:t>
      </w:r>
      <w:r>
        <w:rPr>
          <w:u w:val="none"/>
        </w:rPr>
        <w:t>,</w:t>
      </w:r>
      <w:r>
        <w:rPr>
          <w:spacing w:val="23"/>
          <w:u w:val="none"/>
        </w:rPr>
        <w:t xml:space="preserve"> </w:t>
      </w:r>
      <w:r>
        <w:rPr>
          <w:u w:val="none"/>
        </w:rPr>
        <w:t>each</w:t>
      </w:r>
      <w:r>
        <w:rPr>
          <w:spacing w:val="25"/>
          <w:u w:val="none"/>
        </w:rPr>
        <w:t xml:space="preserve"> </w:t>
      </w:r>
      <w:r>
        <w:rPr>
          <w:spacing w:val="2"/>
          <w:u w:val="none"/>
        </w:rPr>
        <w:t>M</w:t>
      </w:r>
      <w:r>
        <w:rPr>
          <w:u w:val="none"/>
        </w:rPr>
        <w:t>e</w:t>
      </w:r>
      <w:r>
        <w:rPr>
          <w:spacing w:val="2"/>
          <w:u w:val="none"/>
        </w:rPr>
        <w:t>m</w:t>
      </w:r>
      <w:r>
        <w:rPr>
          <w:u w:val="none"/>
        </w:rPr>
        <w:t>ber</w:t>
      </w:r>
      <w:r>
        <w:rPr>
          <w:spacing w:val="24"/>
          <w:u w:val="none"/>
        </w:rPr>
        <w:t xml:space="preserve"> </w:t>
      </w:r>
      <w:r>
        <w:rPr>
          <w:u w:val="none"/>
        </w:rPr>
        <w:t>here</w:t>
      </w:r>
      <w:r>
        <w:rPr>
          <w:spacing w:val="1"/>
          <w:u w:val="none"/>
        </w:rPr>
        <w:t>b</w:t>
      </w:r>
      <w:r>
        <w:rPr>
          <w:u w:val="none"/>
        </w:rPr>
        <w:t>y</w:t>
      </w:r>
      <w:r>
        <w:rPr>
          <w:spacing w:val="24"/>
          <w:u w:val="none"/>
        </w:rPr>
        <w:t xml:space="preserve"> </w:t>
      </w:r>
      <w:r>
        <w:rPr>
          <w:u w:val="none"/>
        </w:rPr>
        <w:t>a</w:t>
      </w:r>
      <w:r>
        <w:rPr>
          <w:spacing w:val="1"/>
          <w:u w:val="none"/>
        </w:rPr>
        <w:t>g</w:t>
      </w:r>
      <w:r>
        <w:rPr>
          <w:u w:val="none"/>
        </w:rPr>
        <w:t>rees</w:t>
      </w:r>
      <w:r>
        <w:rPr>
          <w:spacing w:val="25"/>
          <w:u w:val="none"/>
        </w:rPr>
        <w:t xml:space="preserve"> </w:t>
      </w:r>
      <w:r>
        <w:rPr>
          <w:u w:val="none"/>
        </w:rPr>
        <w:t>that,</w:t>
      </w:r>
      <w:r>
        <w:rPr>
          <w:spacing w:val="24"/>
          <w:u w:val="none"/>
        </w:rPr>
        <w:t xml:space="preserve"> </w:t>
      </w:r>
      <w:r>
        <w:rPr>
          <w:u w:val="none"/>
        </w:rPr>
        <w:t>from</w:t>
      </w:r>
      <w:r>
        <w:rPr>
          <w:spacing w:val="26"/>
          <w:u w:val="none"/>
        </w:rPr>
        <w:t xml:space="preserve"> </w:t>
      </w:r>
      <w:r>
        <w:rPr>
          <w:u w:val="none"/>
        </w:rPr>
        <w:t>ti</w:t>
      </w:r>
      <w:r>
        <w:rPr>
          <w:spacing w:val="2"/>
          <w:u w:val="none"/>
        </w:rPr>
        <w:t>m</w:t>
      </w:r>
      <w:r>
        <w:rPr>
          <w:u w:val="none"/>
        </w:rPr>
        <w:t>e</w:t>
      </w:r>
      <w:r>
        <w:rPr>
          <w:spacing w:val="24"/>
          <w:u w:val="none"/>
        </w:rPr>
        <w:t xml:space="preserve"> </w:t>
      </w:r>
      <w:r>
        <w:rPr>
          <w:u w:val="none"/>
        </w:rPr>
        <w:t>to</w:t>
      </w:r>
      <w:r>
        <w:rPr>
          <w:spacing w:val="25"/>
          <w:u w:val="none"/>
        </w:rPr>
        <w:t xml:space="preserve"> </w:t>
      </w:r>
      <w:r>
        <w:rPr>
          <w:u w:val="none"/>
        </w:rPr>
        <w:t>ti</w:t>
      </w:r>
      <w:r>
        <w:rPr>
          <w:spacing w:val="2"/>
          <w:u w:val="none"/>
        </w:rPr>
        <w:t>m</w:t>
      </w:r>
      <w:r>
        <w:rPr>
          <w:u w:val="none"/>
        </w:rPr>
        <w:t>e,</w:t>
      </w:r>
      <w:r>
        <w:rPr>
          <w:spacing w:val="24"/>
          <w:u w:val="none"/>
        </w:rPr>
        <w:t xml:space="preserve"> </w:t>
      </w:r>
      <w:r>
        <w:rPr>
          <w:u w:val="none"/>
        </w:rPr>
        <w:t>the</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2"/>
          <w:u w:val="none"/>
        </w:rPr>
        <w:t>m</w:t>
      </w:r>
      <w:r>
        <w:rPr>
          <w:u w:val="none"/>
        </w:rPr>
        <w:t>ay</w:t>
      </w:r>
      <w:r>
        <w:rPr>
          <w:spacing w:val="25"/>
          <w:u w:val="none"/>
        </w:rPr>
        <w:t xml:space="preserve"> </w:t>
      </w:r>
      <w:r>
        <w:rPr>
          <w:u w:val="none"/>
        </w:rPr>
        <w:t>seek</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c</w:t>
      </w:r>
      <w:r>
        <w:rPr>
          <w:spacing w:val="1"/>
          <w:u w:val="none"/>
        </w:rPr>
        <w:t>on</w:t>
      </w:r>
      <w:r>
        <w:rPr>
          <w:u w:val="none"/>
        </w:rPr>
        <w:t>se</w:t>
      </w:r>
      <w:r>
        <w:rPr>
          <w:spacing w:val="1"/>
          <w:u w:val="none"/>
        </w:rPr>
        <w:t>n</w:t>
      </w:r>
      <w:r>
        <w:rPr>
          <w:u w:val="none"/>
        </w:rPr>
        <w:t>t</w:t>
      </w:r>
      <w:r>
        <w:rPr>
          <w:w w:val="102"/>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u w:val="none"/>
        </w:rPr>
        <w:t>to</w:t>
      </w:r>
      <w:r>
        <w:rPr>
          <w:spacing w:val="20"/>
          <w:u w:val="none"/>
        </w:rPr>
        <w:t xml:space="preserve"> </w:t>
      </w:r>
      <w:r>
        <w:rPr>
          <w:u w:val="none"/>
        </w:rPr>
        <w:t>a</w:t>
      </w:r>
      <w:r>
        <w:rPr>
          <w:spacing w:val="20"/>
          <w:u w:val="none"/>
        </w:rPr>
        <w:t xml:space="preserve"> </w:t>
      </w:r>
      <w:r>
        <w:rPr>
          <w:spacing w:val="1"/>
          <w:u w:val="none"/>
        </w:rPr>
        <w:t>p</w:t>
      </w:r>
      <w:r>
        <w:rPr>
          <w:u w:val="none"/>
        </w:rPr>
        <w:t>r</w:t>
      </w:r>
      <w:r>
        <w:rPr>
          <w:spacing w:val="1"/>
          <w:u w:val="none"/>
        </w:rPr>
        <w:t>opo</w:t>
      </w:r>
      <w:r>
        <w:rPr>
          <w:u w:val="none"/>
        </w:rPr>
        <w:t>sed</w:t>
      </w:r>
      <w:r>
        <w:rPr>
          <w:spacing w:val="20"/>
          <w:u w:val="none"/>
        </w:rPr>
        <w:t xml:space="preserve"> </w:t>
      </w:r>
      <w:r>
        <w:rPr>
          <w:u w:val="none"/>
        </w:rPr>
        <w:t>acti</w:t>
      </w:r>
      <w:r>
        <w:rPr>
          <w:spacing w:val="1"/>
          <w:u w:val="none"/>
        </w:rPr>
        <w:t>o</w:t>
      </w:r>
      <w:r>
        <w:rPr>
          <w:u w:val="none"/>
        </w:rPr>
        <w:t>n</w:t>
      </w:r>
      <w:r>
        <w:rPr>
          <w:spacing w:val="20"/>
          <w:u w:val="none"/>
        </w:rPr>
        <w:t xml:space="preserve"> </w:t>
      </w:r>
      <w:r>
        <w:rPr>
          <w:u w:val="none"/>
        </w:rPr>
        <w:t>a</w:t>
      </w:r>
      <w:r>
        <w:rPr>
          <w:spacing w:val="1"/>
          <w:u w:val="none"/>
        </w:rPr>
        <w:t>n</w:t>
      </w:r>
      <w:r>
        <w:rPr>
          <w:u w:val="none"/>
        </w:rPr>
        <w:t>d</w:t>
      </w:r>
      <w:r>
        <w:rPr>
          <w:spacing w:val="21"/>
          <w:u w:val="none"/>
        </w:rPr>
        <w:t xml:space="preserve"> </w:t>
      </w:r>
      <w:r>
        <w:rPr>
          <w:u w:val="none"/>
        </w:rPr>
        <w:t>t</w:t>
      </w:r>
      <w:r>
        <w:rPr>
          <w:spacing w:val="1"/>
          <w:u w:val="none"/>
        </w:rPr>
        <w:t>h</w:t>
      </w:r>
      <w:r>
        <w:rPr>
          <w:u w:val="none"/>
        </w:rPr>
        <w:t>at,</w:t>
      </w:r>
      <w:r>
        <w:rPr>
          <w:spacing w:val="18"/>
          <w:u w:val="none"/>
        </w:rPr>
        <w:t xml:space="preserve"> </w:t>
      </w:r>
      <w:r>
        <w:rPr>
          <w:spacing w:val="1"/>
          <w:u w:val="none"/>
        </w:rPr>
        <w:t>upo</w:t>
      </w:r>
      <w:r>
        <w:rPr>
          <w:u w:val="none"/>
        </w:rPr>
        <w:t>n</w:t>
      </w:r>
      <w:r>
        <w:rPr>
          <w:spacing w:val="21"/>
          <w:u w:val="none"/>
        </w:rPr>
        <w:t xml:space="preserve"> </w:t>
      </w:r>
      <w:r>
        <w:rPr>
          <w:u w:val="none"/>
        </w:rPr>
        <w:t>t</w:t>
      </w:r>
      <w:r>
        <w:rPr>
          <w:spacing w:val="1"/>
          <w:u w:val="none"/>
        </w:rPr>
        <w:t>h</w:t>
      </w:r>
      <w:r>
        <w:rPr>
          <w:u w:val="none"/>
        </w:rPr>
        <w:t>e</w:t>
      </w:r>
      <w:r>
        <w:rPr>
          <w:spacing w:val="20"/>
          <w:u w:val="none"/>
        </w:rPr>
        <w:t xml:space="preserve"> </w:t>
      </w:r>
      <w:r>
        <w:rPr>
          <w:u w:val="none"/>
        </w:rPr>
        <w:t>e</w:t>
      </w:r>
      <w:r>
        <w:rPr>
          <w:spacing w:val="1"/>
          <w:u w:val="none"/>
        </w:rPr>
        <w:t>x</w:t>
      </w:r>
      <w:r>
        <w:rPr>
          <w:u w:val="none"/>
        </w:rPr>
        <w:t>ec</w:t>
      </w:r>
      <w:r>
        <w:rPr>
          <w:spacing w:val="1"/>
          <w:u w:val="none"/>
        </w:rPr>
        <w:t>u</w:t>
      </w:r>
      <w:r>
        <w:rPr>
          <w:u w:val="none"/>
        </w:rPr>
        <w:t>ti</w:t>
      </w:r>
      <w:r>
        <w:rPr>
          <w:spacing w:val="1"/>
          <w:u w:val="none"/>
        </w:rPr>
        <w:t>o</w:t>
      </w:r>
      <w:r>
        <w:rPr>
          <w:u w:val="none"/>
        </w:rPr>
        <w:t>n</w:t>
      </w:r>
      <w:r>
        <w:rPr>
          <w:spacing w:val="20"/>
          <w:u w:val="none"/>
        </w:rPr>
        <w:t xml:space="preserve"> </w:t>
      </w:r>
      <w:r>
        <w:rPr>
          <w:spacing w:val="1"/>
          <w:u w:val="none"/>
        </w:rPr>
        <w:t>b</w:t>
      </w:r>
      <w:r>
        <w:rPr>
          <w:u w:val="none"/>
        </w:rPr>
        <w:t>y</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re</w:t>
      </w:r>
      <w:r>
        <w:rPr>
          <w:spacing w:val="1"/>
          <w:u w:val="none"/>
        </w:rPr>
        <w:t>qu</w:t>
      </w:r>
      <w:r>
        <w:rPr>
          <w:u w:val="none"/>
        </w:rPr>
        <w:t>ired</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spacing w:val="1"/>
          <w:u w:val="none"/>
        </w:rPr>
        <w:t>o</w:t>
      </w:r>
      <w:r>
        <w:rPr>
          <w:u w:val="none"/>
        </w:rPr>
        <w:t>f</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spacing w:val="1"/>
          <w:u w:val="none"/>
        </w:rPr>
        <w:t>o</w:t>
      </w:r>
      <w:r>
        <w:rPr>
          <w:u w:val="none"/>
        </w:rPr>
        <w:t>f</w:t>
      </w:r>
      <w:r>
        <w:rPr>
          <w:spacing w:val="26"/>
          <w:u w:val="none"/>
        </w:rPr>
        <w:t xml:space="preserve"> </w:t>
      </w:r>
      <w:r>
        <w:rPr>
          <w:u w:val="none"/>
        </w:rPr>
        <w:t>an</w:t>
      </w:r>
      <w:r>
        <w:rPr>
          <w:spacing w:val="27"/>
          <w:u w:val="none"/>
        </w:rPr>
        <w:t xml:space="preserve"> </w:t>
      </w:r>
      <w:r>
        <w:rPr>
          <w:u w:val="none"/>
        </w:rPr>
        <w:t>a</w:t>
      </w:r>
      <w:r>
        <w:rPr>
          <w:spacing w:val="2"/>
          <w:u w:val="none"/>
        </w:rPr>
        <w:t>m</w:t>
      </w:r>
      <w:r>
        <w:rPr>
          <w:u w:val="none"/>
        </w:rPr>
        <w:t>e</w:t>
      </w:r>
      <w:r>
        <w:rPr>
          <w:spacing w:val="1"/>
          <w:u w:val="none"/>
        </w:rPr>
        <w:t>nd</w:t>
      </w:r>
      <w:r>
        <w:rPr>
          <w:spacing w:val="2"/>
          <w:u w:val="none"/>
        </w:rPr>
        <w:t>m</w:t>
      </w:r>
      <w:r>
        <w:rPr>
          <w:u w:val="none"/>
        </w:rPr>
        <w:t>e</w:t>
      </w:r>
      <w:r>
        <w:rPr>
          <w:spacing w:val="1"/>
          <w:u w:val="none"/>
        </w:rPr>
        <w:t>n</w:t>
      </w:r>
      <w:r>
        <w:rPr>
          <w:u w:val="none"/>
        </w:rPr>
        <w:t>t</w:t>
      </w:r>
      <w:r>
        <w:rPr>
          <w:spacing w:val="27"/>
          <w:u w:val="none"/>
        </w:rPr>
        <w:t xml:space="preserve"> </w:t>
      </w:r>
      <w:r>
        <w:rPr>
          <w:u w:val="none"/>
        </w:rPr>
        <w:t>to</w:t>
      </w:r>
      <w:r>
        <w:rPr>
          <w:spacing w:val="27"/>
          <w:u w:val="none"/>
        </w:rPr>
        <w:t xml:space="preserve"> </w:t>
      </w:r>
      <w:r>
        <w:rPr>
          <w:u w:val="none"/>
        </w:rPr>
        <w:t>t</w:t>
      </w:r>
      <w:r>
        <w:rPr>
          <w:spacing w:val="1"/>
          <w:u w:val="none"/>
        </w:rPr>
        <w:t>h</w:t>
      </w:r>
      <w:r>
        <w:rPr>
          <w:u w:val="none"/>
        </w:rPr>
        <w:t>is</w:t>
      </w:r>
      <w:r>
        <w:rPr>
          <w:spacing w:val="2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7"/>
          <w:u w:val="none"/>
        </w:rPr>
        <w:t xml:space="preserve"> </w:t>
      </w:r>
      <w:r>
        <w:rPr>
          <w:u w:val="none"/>
        </w:rPr>
        <w:t>a</w:t>
      </w:r>
      <w:r>
        <w:rPr>
          <w:spacing w:val="1"/>
          <w:u w:val="none"/>
        </w:rPr>
        <w:t>nd</w:t>
      </w:r>
      <w:r>
        <w:rPr>
          <w:u w:val="none"/>
        </w:rPr>
        <w:t>/</w:t>
      </w:r>
      <w:r>
        <w:rPr>
          <w:spacing w:val="1"/>
          <w:u w:val="none"/>
        </w:rPr>
        <w:t>o</w:t>
      </w:r>
      <w:r>
        <w:rPr>
          <w:u w:val="none"/>
        </w:rPr>
        <w:t>r</w:t>
      </w:r>
      <w:r>
        <w:rPr>
          <w:spacing w:val="27"/>
          <w:u w:val="none"/>
        </w:rPr>
        <w:t xml:space="preserve"> </w:t>
      </w:r>
      <w:r>
        <w:rPr>
          <w:u w:val="none"/>
        </w:rPr>
        <w:t>s</w:t>
      </w:r>
      <w:r>
        <w:rPr>
          <w:spacing w:val="1"/>
          <w:u w:val="none"/>
        </w:rPr>
        <w:t>o</w:t>
      </w:r>
      <w:r>
        <w:rPr>
          <w:spacing w:val="2"/>
          <w:u w:val="none"/>
        </w:rPr>
        <w:t>m</w:t>
      </w:r>
      <w:r>
        <w:rPr>
          <w:u w:val="none"/>
        </w:rPr>
        <w:t>e</w:t>
      </w:r>
      <w:r>
        <w:rPr>
          <w:spacing w:val="27"/>
          <w:u w:val="none"/>
        </w:rPr>
        <w:t xml:space="preserve"> </w:t>
      </w:r>
      <w:r>
        <w:rPr>
          <w:spacing w:val="1"/>
          <w:u w:val="none"/>
        </w:rPr>
        <w:t>o</w:t>
      </w:r>
      <w:r>
        <w:rPr>
          <w:u w:val="none"/>
        </w:rPr>
        <w:t>t</w:t>
      </w:r>
      <w:r>
        <w:rPr>
          <w:spacing w:val="1"/>
          <w:u w:val="none"/>
        </w:rPr>
        <w:t>h</w:t>
      </w:r>
      <w:r>
        <w:rPr>
          <w:u w:val="none"/>
        </w:rPr>
        <w:t>er</w:t>
      </w:r>
      <w:r>
        <w:rPr>
          <w:spacing w:val="27"/>
          <w:u w:val="none"/>
        </w:rPr>
        <w:t xml:space="preserve"> </w:t>
      </w:r>
      <w:r>
        <w:rPr>
          <w:u w:val="none"/>
        </w:rPr>
        <w:t>i</w:t>
      </w:r>
      <w:r>
        <w:rPr>
          <w:spacing w:val="1"/>
          <w:u w:val="none"/>
        </w:rPr>
        <w:t>n</w:t>
      </w:r>
      <w:r>
        <w:rPr>
          <w:u w:val="none"/>
        </w:rPr>
        <w:t>str</w:t>
      </w:r>
      <w:r>
        <w:rPr>
          <w:spacing w:val="1"/>
          <w:u w:val="none"/>
        </w:rPr>
        <w:t>u</w:t>
      </w:r>
      <w:r>
        <w:rPr>
          <w:spacing w:val="2"/>
          <w:u w:val="none"/>
        </w:rPr>
        <w:t>m</w:t>
      </w:r>
      <w:r>
        <w:rPr>
          <w:u w:val="none"/>
        </w:rPr>
        <w:t>e</w:t>
      </w:r>
      <w:r>
        <w:rPr>
          <w:spacing w:val="1"/>
          <w:u w:val="none"/>
        </w:rPr>
        <w:t>n</w:t>
      </w:r>
      <w:r>
        <w:rPr>
          <w:u w:val="none"/>
        </w:rPr>
        <w:t>t</w:t>
      </w:r>
      <w:r>
        <w:rPr>
          <w:spacing w:val="27"/>
          <w:u w:val="none"/>
        </w:rPr>
        <w:t xml:space="preserve"> </w:t>
      </w:r>
      <w:r>
        <w:rPr>
          <w:u w:val="none"/>
        </w:rPr>
        <w:t>e</w:t>
      </w:r>
      <w:r>
        <w:rPr>
          <w:spacing w:val="1"/>
          <w:u w:val="none"/>
        </w:rPr>
        <w:t>v</w:t>
      </w:r>
      <w:r>
        <w:rPr>
          <w:u w:val="none"/>
        </w:rPr>
        <w:t>i</w:t>
      </w:r>
      <w:r>
        <w:rPr>
          <w:spacing w:val="1"/>
          <w:u w:val="none"/>
        </w:rPr>
        <w:t>d</w:t>
      </w:r>
      <w:r>
        <w:rPr>
          <w:u w:val="none"/>
        </w:rPr>
        <w:t>e</w:t>
      </w:r>
      <w:r>
        <w:rPr>
          <w:spacing w:val="1"/>
          <w:u w:val="none"/>
        </w:rPr>
        <w:t>n</w:t>
      </w:r>
      <w:r>
        <w:rPr>
          <w:u w:val="none"/>
        </w:rPr>
        <w:t>ci</w:t>
      </w:r>
      <w:r>
        <w:rPr>
          <w:spacing w:val="1"/>
          <w:u w:val="none"/>
        </w:rPr>
        <w:t>n</w:t>
      </w:r>
      <w:r>
        <w:rPr>
          <w:u w:val="none"/>
        </w:rPr>
        <w:t>g</w:t>
      </w:r>
      <w:r>
        <w:rPr>
          <w:spacing w:val="28"/>
          <w:u w:val="none"/>
        </w:rPr>
        <w:t xml:space="preserve"> </w:t>
      </w:r>
      <w:r>
        <w:rPr>
          <w:u w:val="none"/>
        </w:rPr>
        <w:t>t</w:t>
      </w:r>
      <w:r>
        <w:rPr>
          <w:spacing w:val="1"/>
          <w:u w:val="none"/>
        </w:rPr>
        <w:t>h</w:t>
      </w:r>
      <w:r>
        <w:rPr>
          <w:u w:val="none"/>
        </w:rPr>
        <w:t>e</w:t>
      </w:r>
      <w:r>
        <w:rPr>
          <w:spacing w:val="27"/>
          <w:u w:val="none"/>
        </w:rPr>
        <w:t xml:space="preserve"> </w:t>
      </w:r>
      <w:r>
        <w:rPr>
          <w:u w:val="none"/>
        </w:rPr>
        <w:t>c</w:t>
      </w:r>
      <w:r>
        <w:rPr>
          <w:spacing w:val="1"/>
          <w:u w:val="none"/>
        </w:rPr>
        <w:t>on</w:t>
      </w:r>
      <w:r>
        <w:rPr>
          <w:u w:val="none"/>
        </w:rPr>
        <w:t>se</w:t>
      </w:r>
      <w:r>
        <w:rPr>
          <w:spacing w:val="1"/>
          <w:u w:val="none"/>
        </w:rPr>
        <w:t>n</w:t>
      </w:r>
      <w:r>
        <w:rPr>
          <w:u w:val="none"/>
        </w:rPr>
        <w:t>t</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re</w:t>
      </w:r>
      <w:r>
        <w:rPr>
          <w:spacing w:val="1"/>
          <w:u w:val="none"/>
        </w:rPr>
        <w:t>qu</w:t>
      </w:r>
      <w:r>
        <w:rPr>
          <w:u w:val="none"/>
        </w:rPr>
        <w:t>ired</w:t>
      </w:r>
      <w:r>
        <w:rPr>
          <w:w w:val="10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43"/>
          <w:u w:val="none"/>
        </w:rPr>
        <w:t xml:space="preserve"> </w:t>
      </w:r>
      <w:r>
        <w:rPr>
          <w:spacing w:val="1"/>
          <w:u w:val="none"/>
        </w:rPr>
        <w:t>o</w:t>
      </w:r>
      <w:r>
        <w:rPr>
          <w:u w:val="none"/>
        </w:rPr>
        <w:t>f</w:t>
      </w:r>
      <w:r>
        <w:rPr>
          <w:spacing w:val="4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4"/>
          <w:u w:val="none"/>
        </w:rPr>
        <w:t xml:space="preserve"> </w:t>
      </w:r>
      <w:r>
        <w:rPr>
          <w:u w:val="none"/>
        </w:rPr>
        <w:t>to</w:t>
      </w:r>
      <w:r>
        <w:rPr>
          <w:spacing w:val="43"/>
          <w:u w:val="none"/>
        </w:rPr>
        <w:t xml:space="preserve"> </w:t>
      </w:r>
      <w:r>
        <w:rPr>
          <w:u w:val="none"/>
        </w:rPr>
        <w:t>s</w:t>
      </w:r>
      <w:r>
        <w:rPr>
          <w:spacing w:val="1"/>
          <w:u w:val="none"/>
        </w:rPr>
        <w:t>u</w:t>
      </w:r>
      <w:r>
        <w:rPr>
          <w:u w:val="none"/>
        </w:rPr>
        <w:t>ch</w:t>
      </w:r>
      <w:r>
        <w:rPr>
          <w:spacing w:val="43"/>
          <w:u w:val="none"/>
        </w:rPr>
        <w:t xml:space="preserve"> </w:t>
      </w:r>
      <w:r>
        <w:rPr>
          <w:spacing w:val="1"/>
          <w:u w:val="none"/>
        </w:rPr>
        <w:t>p</w:t>
      </w:r>
      <w:r>
        <w:rPr>
          <w:u w:val="none"/>
        </w:rPr>
        <w:t>r</w:t>
      </w:r>
      <w:r>
        <w:rPr>
          <w:spacing w:val="1"/>
          <w:u w:val="none"/>
        </w:rPr>
        <w:t>opo</w:t>
      </w:r>
      <w:r>
        <w:rPr>
          <w:u w:val="none"/>
        </w:rPr>
        <w:t>sed</w:t>
      </w:r>
      <w:r>
        <w:rPr>
          <w:spacing w:val="44"/>
          <w:u w:val="none"/>
        </w:rPr>
        <w:t xml:space="preserve"> </w:t>
      </w:r>
      <w:r>
        <w:rPr>
          <w:u w:val="none"/>
        </w:rPr>
        <w:t>acti</w:t>
      </w:r>
      <w:r>
        <w:rPr>
          <w:spacing w:val="1"/>
          <w:u w:val="none"/>
        </w:rPr>
        <w:t>on</w:t>
      </w:r>
      <w:r>
        <w:rPr>
          <w:u w:val="none"/>
        </w:rPr>
        <w:t>,</w:t>
      </w:r>
      <w:r>
        <w:rPr>
          <w:spacing w:val="42"/>
          <w:u w:val="none"/>
        </w:rPr>
        <w:t xml:space="preserve"> </w:t>
      </w:r>
      <w:r>
        <w:rPr>
          <w:u w:val="none"/>
        </w:rPr>
        <w:t>each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h</w:t>
      </w:r>
      <w:r>
        <w:rPr>
          <w:u w:val="none"/>
        </w:rPr>
        <w:t>ere</w:t>
      </w:r>
      <w:r>
        <w:rPr>
          <w:spacing w:val="1"/>
          <w:u w:val="none"/>
        </w:rPr>
        <w:t>b</w:t>
      </w:r>
      <w:r>
        <w:rPr>
          <w:u w:val="none"/>
        </w:rPr>
        <w:t>y</w:t>
      </w:r>
      <w:r>
        <w:rPr>
          <w:spacing w:val="43"/>
          <w:u w:val="none"/>
        </w:rPr>
        <w:t xml:space="preserve"> </w:t>
      </w:r>
      <w:r>
        <w:rPr>
          <w:u w:val="none"/>
        </w:rPr>
        <w:t>a</w:t>
      </w:r>
      <w:r>
        <w:rPr>
          <w:spacing w:val="1"/>
          <w:u w:val="none"/>
        </w:rPr>
        <w:t>ppo</w:t>
      </w:r>
      <w:r>
        <w:rPr>
          <w:u w:val="none"/>
        </w:rPr>
        <w:t>i</w:t>
      </w:r>
      <w:r>
        <w:rPr>
          <w:spacing w:val="1"/>
          <w:u w:val="none"/>
        </w:rPr>
        <w:t>n</w:t>
      </w:r>
      <w:r>
        <w:rPr>
          <w:u w:val="none"/>
        </w:rPr>
        <w:t>ts</w:t>
      </w:r>
      <w:r>
        <w:rPr>
          <w:spacing w:val="43"/>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u w:val="none"/>
        </w:rPr>
        <w:t>attorne</w:t>
      </w:r>
      <w:r>
        <w:rPr>
          <w:spacing w:val="1"/>
          <w:u w:val="none"/>
        </w:rPr>
        <w:t>y</w:t>
      </w:r>
      <w:r>
        <w:rPr>
          <w:u w:val="none"/>
        </w:rPr>
        <w:t>-i</w:t>
      </w:r>
      <w:r>
        <w:rPr>
          <w:spacing w:val="1"/>
          <w:u w:val="none"/>
        </w:rPr>
        <w:t>n</w:t>
      </w:r>
      <w:r>
        <w:rPr>
          <w:u w:val="none"/>
        </w:rPr>
        <w:t>-fact</w:t>
      </w:r>
      <w:r>
        <w:rPr>
          <w:spacing w:val="42"/>
          <w:u w:val="none"/>
        </w:rPr>
        <w:t xml:space="preserve"> </w:t>
      </w:r>
      <w:r>
        <w:rPr>
          <w:u w:val="none"/>
        </w:rPr>
        <w:t>f</w:t>
      </w:r>
      <w:r>
        <w:rPr>
          <w:spacing w:val="1"/>
          <w:u w:val="none"/>
        </w:rPr>
        <w:t>o</w:t>
      </w:r>
      <w:r>
        <w:rPr>
          <w:u w:val="none"/>
        </w:rPr>
        <w:t>r</w:t>
      </w:r>
      <w:r>
        <w:rPr>
          <w:spacing w:val="42"/>
          <w:u w:val="none"/>
        </w:rPr>
        <w:t xml:space="preserve"> </w:t>
      </w:r>
      <w:r>
        <w:rPr>
          <w:u w:val="none"/>
        </w:rPr>
        <w:t>s</w:t>
      </w:r>
      <w:r>
        <w:rPr>
          <w:spacing w:val="1"/>
          <w:u w:val="none"/>
        </w:rPr>
        <w:t>u</w:t>
      </w:r>
      <w:r>
        <w:rPr>
          <w:u w:val="none"/>
        </w:rPr>
        <w:t>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w</w:t>
      </w:r>
      <w:r>
        <w:rPr>
          <w:u w:val="none"/>
        </w:rPr>
        <w:t>ith</w:t>
      </w:r>
      <w:r>
        <w:rPr>
          <w:spacing w:val="43"/>
          <w:u w:val="none"/>
        </w:rPr>
        <w:t xml:space="preserve"> </w:t>
      </w:r>
      <w:r>
        <w:rPr>
          <w:u w:val="none"/>
        </w:rPr>
        <w:t>s</w:t>
      </w:r>
      <w:r>
        <w:rPr>
          <w:spacing w:val="1"/>
          <w:u w:val="none"/>
        </w:rPr>
        <w:t>u</w:t>
      </w:r>
      <w:r>
        <w:rPr>
          <w:u w:val="none"/>
        </w:rPr>
        <w:t>ch</w:t>
      </w:r>
      <w:r>
        <w:rPr>
          <w:spacing w:val="44"/>
          <w:u w:val="none"/>
        </w:rPr>
        <w:t xml:space="preserve"> </w:t>
      </w:r>
      <w:r>
        <w:rPr>
          <w:spacing w:val="1"/>
          <w:u w:val="none"/>
        </w:rPr>
        <w:t>pow</w:t>
      </w:r>
      <w:r>
        <w:rPr>
          <w:u w:val="none"/>
        </w:rPr>
        <w:t>er</w:t>
      </w:r>
      <w:r>
        <w:rPr>
          <w:spacing w:val="42"/>
          <w:u w:val="none"/>
        </w:rPr>
        <w:t xml:space="preserve"> </w:t>
      </w:r>
      <w:r>
        <w:rPr>
          <w:u w:val="none"/>
        </w:rPr>
        <w:t>to</w:t>
      </w:r>
      <w:r>
        <w:rPr>
          <w:spacing w:val="43"/>
          <w:u w:val="none"/>
        </w:rPr>
        <w:t xml:space="preserve"> </w:t>
      </w:r>
      <w:r>
        <w:rPr>
          <w:u w:val="none"/>
        </w:rPr>
        <w:t>e</w:t>
      </w:r>
      <w:r>
        <w:rPr>
          <w:spacing w:val="1"/>
          <w:u w:val="none"/>
        </w:rPr>
        <w:t>x</w:t>
      </w:r>
      <w:r>
        <w:rPr>
          <w:u w:val="none"/>
        </w:rPr>
        <w:t>ec</w:t>
      </w:r>
      <w:r>
        <w:rPr>
          <w:spacing w:val="1"/>
          <w:u w:val="none"/>
        </w:rPr>
        <w:t>u</w:t>
      </w:r>
      <w:r>
        <w:rPr>
          <w:u w:val="none"/>
        </w:rPr>
        <w:t>te</w:t>
      </w:r>
      <w:r>
        <w:rPr>
          <w:spacing w:val="43"/>
          <w:u w:val="none"/>
        </w:rPr>
        <w:t xml:space="preserve"> </w:t>
      </w:r>
      <w:r>
        <w:rPr>
          <w:u w:val="none"/>
        </w:rPr>
        <w:t>a</w:t>
      </w:r>
      <w:r>
        <w:rPr>
          <w:spacing w:val="1"/>
          <w:u w:val="none"/>
        </w:rPr>
        <w:t>n</w:t>
      </w:r>
      <w:r>
        <w:rPr>
          <w:u w:val="none"/>
        </w:rPr>
        <w:t>d</w:t>
      </w:r>
      <w:r>
        <w:rPr>
          <w:spacing w:val="44"/>
          <w:u w:val="none"/>
        </w:rPr>
        <w:t xml:space="preserve"> </w:t>
      </w:r>
      <w:r>
        <w:rPr>
          <w:spacing w:val="1"/>
          <w:u w:val="none"/>
        </w:rPr>
        <w:t>d</w:t>
      </w:r>
      <w:r>
        <w:rPr>
          <w:u w:val="none"/>
        </w:rPr>
        <w:t>eli</w:t>
      </w:r>
      <w:r>
        <w:rPr>
          <w:spacing w:val="1"/>
          <w:u w:val="none"/>
        </w:rPr>
        <w:t>v</w:t>
      </w:r>
      <w:r>
        <w:rPr>
          <w:u w:val="none"/>
        </w:rPr>
        <w:t>er,</w:t>
      </w:r>
      <w:r>
        <w:rPr>
          <w:spacing w:val="42"/>
          <w:u w:val="none"/>
        </w:rPr>
        <w:t xml:space="preserve"> </w:t>
      </w:r>
      <w:r>
        <w:rPr>
          <w:spacing w:val="1"/>
          <w:u w:val="none"/>
        </w:rPr>
        <w:t>o</w:t>
      </w:r>
      <w:r>
        <w:rPr>
          <w:u w:val="none"/>
        </w:rPr>
        <w:t>n</w:t>
      </w:r>
      <w:r>
        <w:rPr>
          <w:spacing w:val="43"/>
          <w:u w:val="none"/>
        </w:rPr>
        <w:t xml:space="preserve"> </w:t>
      </w:r>
      <w:r>
        <w:rPr>
          <w:spacing w:val="1"/>
          <w:u w:val="none"/>
        </w:rPr>
        <w:t>b</w:t>
      </w:r>
      <w:r>
        <w:rPr>
          <w:u w:val="none"/>
        </w:rPr>
        <w:t>e</w:t>
      </w:r>
      <w:r>
        <w:rPr>
          <w:spacing w:val="1"/>
          <w:u w:val="none"/>
        </w:rPr>
        <w:t>h</w:t>
      </w:r>
      <w:r>
        <w:rPr>
          <w:u w:val="none"/>
        </w:rPr>
        <w:t>alf</w:t>
      </w:r>
      <w:r>
        <w:rPr>
          <w:spacing w:val="42"/>
          <w:u w:val="none"/>
        </w:rPr>
        <w:t xml:space="preserve"> </w:t>
      </w:r>
      <w:r>
        <w:rPr>
          <w:spacing w:val="1"/>
          <w:u w:val="none"/>
        </w:rPr>
        <w:t>o</w:t>
      </w:r>
      <w:r>
        <w:rPr>
          <w:u w:val="none"/>
        </w:rPr>
        <w:t>f</w:t>
      </w:r>
      <w:r>
        <w:rPr>
          <w:spacing w:val="42"/>
          <w:u w:val="none"/>
        </w:rPr>
        <w:t xml:space="preserve"> </w:t>
      </w:r>
      <w:r>
        <w:rPr>
          <w:u w:val="none"/>
        </w:rPr>
        <w:t>s</w:t>
      </w:r>
      <w:r>
        <w:rPr>
          <w:spacing w:val="1"/>
          <w:u w:val="none"/>
        </w:rPr>
        <w:t>u</w:t>
      </w:r>
      <w:r>
        <w:rPr>
          <w:u w:val="none"/>
        </w:rPr>
        <w:t>ch</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u w:val="none"/>
        </w:rPr>
        <w:t>s</w:t>
      </w:r>
      <w:r>
        <w:rPr>
          <w:spacing w:val="1"/>
          <w:u w:val="none"/>
        </w:rPr>
        <w:t>u</w:t>
      </w:r>
      <w:r>
        <w:rPr>
          <w:u w:val="none"/>
        </w:rPr>
        <w:t>ch</w:t>
      </w:r>
      <w:r>
        <w:rPr>
          <w:spacing w:val="37"/>
          <w:u w:val="none"/>
        </w:rPr>
        <w:t xml:space="preserve"> </w:t>
      </w:r>
      <w:r>
        <w:rPr>
          <w:spacing w:val="1"/>
          <w:u w:val="none"/>
        </w:rPr>
        <w:t>do</w:t>
      </w:r>
      <w:r>
        <w:rPr>
          <w:u w:val="none"/>
        </w:rPr>
        <w:t>c</w:t>
      </w:r>
      <w:r>
        <w:rPr>
          <w:spacing w:val="1"/>
          <w:u w:val="none"/>
        </w:rPr>
        <w:t>u</w:t>
      </w:r>
      <w:r>
        <w:rPr>
          <w:spacing w:val="2"/>
          <w:u w:val="none"/>
        </w:rPr>
        <w:t>m</w:t>
      </w:r>
      <w:r>
        <w:rPr>
          <w:u w:val="none"/>
        </w:rPr>
        <w:t>e</w:t>
      </w:r>
      <w:r>
        <w:rPr>
          <w:spacing w:val="1"/>
          <w:u w:val="none"/>
        </w:rPr>
        <w:t>n</w:t>
      </w:r>
      <w:r>
        <w:rPr>
          <w:u w:val="none"/>
        </w:rPr>
        <w:t>ts</w:t>
      </w:r>
      <w:r>
        <w:rPr>
          <w:spacing w:val="36"/>
          <w:u w:val="none"/>
        </w:rPr>
        <w:t xml:space="preserve"> </w:t>
      </w:r>
      <w:r>
        <w:rPr>
          <w:u w:val="none"/>
        </w:rPr>
        <w:t>a</w:t>
      </w:r>
      <w:r>
        <w:rPr>
          <w:spacing w:val="1"/>
          <w:u w:val="none"/>
        </w:rPr>
        <w:t>n</w:t>
      </w:r>
      <w:r>
        <w:rPr>
          <w:u w:val="none"/>
        </w:rPr>
        <w:t>d</w:t>
      </w:r>
      <w:r>
        <w:rPr>
          <w:spacing w:val="37"/>
          <w:u w:val="none"/>
        </w:rPr>
        <w:t xml:space="preserve"> </w:t>
      </w:r>
      <w:r>
        <w:rPr>
          <w:spacing w:val="1"/>
          <w:u w:val="none"/>
        </w:rPr>
        <w:t>o</w:t>
      </w:r>
      <w:r>
        <w:rPr>
          <w:u w:val="none"/>
        </w:rPr>
        <w:t>t</w:t>
      </w:r>
      <w:r>
        <w:rPr>
          <w:spacing w:val="1"/>
          <w:u w:val="none"/>
        </w:rPr>
        <w:t>h</w:t>
      </w:r>
      <w:r>
        <w:rPr>
          <w:u w:val="none"/>
        </w:rPr>
        <w:t>er</w:t>
      </w:r>
      <w:r>
        <w:rPr>
          <w:spacing w:val="37"/>
          <w:u w:val="none"/>
        </w:rPr>
        <w:t xml:space="preserve"> </w:t>
      </w:r>
      <w:r>
        <w:rPr>
          <w:spacing w:val="2"/>
          <w:u w:val="none"/>
        </w:rPr>
        <w:t>m</w:t>
      </w:r>
      <w:r>
        <w:rPr>
          <w:u w:val="none"/>
        </w:rPr>
        <w:t>aterials</w:t>
      </w:r>
      <w:r>
        <w:rPr>
          <w:spacing w:val="36"/>
          <w:u w:val="none"/>
        </w:rPr>
        <w:t xml:space="preserve"> </w:t>
      </w:r>
      <w:r>
        <w:rPr>
          <w:u w:val="none"/>
        </w:rPr>
        <w:t>as</w:t>
      </w:r>
      <w:r>
        <w:rPr>
          <w:spacing w:val="36"/>
          <w:u w:val="none"/>
        </w:rPr>
        <w:t xml:space="preserve"> </w:t>
      </w:r>
      <w:r>
        <w:rPr>
          <w:u w:val="none"/>
        </w:rPr>
        <w:t>t</w:t>
      </w:r>
      <w:r>
        <w:rPr>
          <w:spacing w:val="1"/>
          <w:u w:val="none"/>
        </w:rPr>
        <w:t>h</w:t>
      </w:r>
      <w:r>
        <w:rPr>
          <w:u w:val="none"/>
        </w:rPr>
        <w:t>e</w:t>
      </w:r>
      <w:r>
        <w:rPr>
          <w:spacing w:val="3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2"/>
          <w:u w:val="none"/>
        </w:rPr>
        <w:t>m</w:t>
      </w:r>
      <w:r>
        <w:rPr>
          <w:u w:val="none"/>
        </w:rPr>
        <w:t>ay</w:t>
      </w:r>
      <w:r>
        <w:rPr>
          <w:spacing w:val="38"/>
          <w:u w:val="none"/>
        </w:rPr>
        <w:t xml:space="preserve"> </w:t>
      </w:r>
      <w:r>
        <w:rPr>
          <w:spacing w:val="1"/>
          <w:u w:val="none"/>
        </w:rPr>
        <w:t>d</w:t>
      </w:r>
      <w:r>
        <w:rPr>
          <w:u w:val="none"/>
        </w:rPr>
        <w:t>eem</w:t>
      </w:r>
      <w:r>
        <w:rPr>
          <w:spacing w:val="38"/>
          <w:u w:val="none"/>
        </w:rPr>
        <w:t xml:space="preserve"> </w:t>
      </w:r>
      <w:r>
        <w:rPr>
          <w:u w:val="none"/>
        </w:rPr>
        <w:t>reas</w:t>
      </w:r>
      <w:r>
        <w:rPr>
          <w:spacing w:val="1"/>
          <w:u w:val="none"/>
        </w:rPr>
        <w:t>on</w:t>
      </w:r>
      <w:r>
        <w:rPr>
          <w:u w:val="none"/>
        </w:rPr>
        <w:t>a</w:t>
      </w:r>
      <w:r>
        <w:rPr>
          <w:spacing w:val="1"/>
          <w:u w:val="none"/>
        </w:rPr>
        <w:t>b</w:t>
      </w:r>
      <w:r>
        <w:rPr>
          <w:u w:val="none"/>
        </w:rPr>
        <w:t>ly</w:t>
      </w:r>
      <w:r>
        <w:rPr>
          <w:spacing w:val="38"/>
          <w:u w:val="none"/>
        </w:rPr>
        <w:t xml:space="preserve"> </w:t>
      </w:r>
      <w:r>
        <w:rPr>
          <w:u w:val="none"/>
        </w:rPr>
        <w:t>re</w:t>
      </w:r>
      <w:r>
        <w:rPr>
          <w:spacing w:val="1"/>
          <w:u w:val="none"/>
        </w:rPr>
        <w:t>qu</w:t>
      </w:r>
      <w:r>
        <w:rPr>
          <w:u w:val="none"/>
        </w:rPr>
        <w:t>ired</w:t>
      </w:r>
      <w:r>
        <w:rPr>
          <w:spacing w:val="37"/>
          <w:u w:val="none"/>
        </w:rPr>
        <w:t xml:space="preserve"> </w:t>
      </w:r>
      <w:r>
        <w:rPr>
          <w:u w:val="none"/>
        </w:rPr>
        <w:t>in</w:t>
      </w:r>
      <w:r>
        <w:rPr>
          <w:w w:val="102"/>
          <w:u w:val="none"/>
        </w:rPr>
        <w:t xml:space="preserve"> </w:t>
      </w:r>
      <w:r>
        <w:rPr>
          <w:u w:val="none"/>
        </w:rPr>
        <w:t>c</w:t>
      </w:r>
      <w:r>
        <w:rPr>
          <w:spacing w:val="1"/>
          <w:u w:val="none"/>
        </w:rPr>
        <w:t>o</w:t>
      </w:r>
      <w:r>
        <w:rPr>
          <w:u w:val="none"/>
        </w:rPr>
        <w:t>nnection</w:t>
      </w:r>
      <w:r>
        <w:rPr>
          <w:spacing w:val="26"/>
          <w:u w:val="none"/>
        </w:rPr>
        <w:t xml:space="preserve"> </w:t>
      </w:r>
      <w:r>
        <w:rPr>
          <w:spacing w:val="1"/>
          <w:u w:val="none"/>
        </w:rPr>
        <w:t>w</w:t>
      </w:r>
      <w:r>
        <w:rPr>
          <w:u w:val="none"/>
        </w:rPr>
        <w:t>ith</w:t>
      </w:r>
      <w:r>
        <w:rPr>
          <w:spacing w:val="26"/>
          <w:u w:val="none"/>
        </w:rPr>
        <w:t xml:space="preserve"> </w:t>
      </w:r>
      <w:r>
        <w:rPr>
          <w:u w:val="none"/>
        </w:rPr>
        <w:t>such</w:t>
      </w:r>
      <w:r>
        <w:rPr>
          <w:spacing w:val="26"/>
          <w:u w:val="none"/>
        </w:rPr>
        <w:t xml:space="preserve"> </w:t>
      </w:r>
      <w:r>
        <w:rPr>
          <w:u w:val="none"/>
        </w:rPr>
        <w:t>proposed</w:t>
      </w:r>
      <w:r>
        <w:rPr>
          <w:spacing w:val="26"/>
          <w:u w:val="none"/>
        </w:rPr>
        <w:t xml:space="preserve"> </w:t>
      </w:r>
      <w:r>
        <w:rPr>
          <w:u w:val="none"/>
        </w:rPr>
        <w:t>action.</w:t>
      </w:r>
    </w:p>
    <w:p w14:paraId="2B6B5DA3" w14:textId="77777777" w:rsidR="000C19C9" w:rsidRDefault="000C19C9">
      <w:pPr>
        <w:spacing w:before="2" w:line="240" w:lineRule="exact"/>
        <w:rPr>
          <w:sz w:val="24"/>
          <w:szCs w:val="24"/>
        </w:rPr>
      </w:pPr>
    </w:p>
    <w:p w14:paraId="50F4124D" w14:textId="77777777" w:rsidR="000C19C9" w:rsidRDefault="00D3642A">
      <w:pPr>
        <w:pStyle w:val="BodyText"/>
        <w:numPr>
          <w:ilvl w:val="1"/>
          <w:numId w:val="8"/>
        </w:numPr>
        <w:tabs>
          <w:tab w:val="left" w:pos="1544"/>
        </w:tabs>
        <w:spacing w:line="252" w:lineRule="auto"/>
        <w:ind w:right="112" w:firstLine="720"/>
        <w:jc w:val="both"/>
        <w:rPr>
          <w:u w:val="none"/>
        </w:rPr>
      </w:pPr>
      <w:r>
        <w:rPr>
          <w:spacing w:val="2"/>
          <w:u w:color="000000"/>
        </w:rPr>
        <w:t>W</w:t>
      </w:r>
      <w:r>
        <w:rPr>
          <w:spacing w:val="1"/>
          <w:u w:color="000000"/>
        </w:rPr>
        <w:t>A</w:t>
      </w:r>
      <w:r>
        <w:rPr>
          <w:u w:color="000000"/>
        </w:rPr>
        <w:t>I</w:t>
      </w:r>
      <w:r>
        <w:rPr>
          <w:spacing w:val="1"/>
          <w:u w:color="000000"/>
        </w:rPr>
        <w:t>VE</w:t>
      </w:r>
      <w:r>
        <w:rPr>
          <w:u w:color="000000"/>
        </w:rPr>
        <w:t>R</w:t>
      </w:r>
      <w:r>
        <w:rPr>
          <w:spacing w:val="28"/>
          <w:u w:color="000000"/>
        </w:rPr>
        <w:t xml:space="preserve"> </w:t>
      </w:r>
      <w:r>
        <w:rPr>
          <w:spacing w:val="1"/>
          <w:u w:color="000000"/>
        </w:rPr>
        <w:t>O</w:t>
      </w:r>
      <w:r>
        <w:rPr>
          <w:u w:color="000000"/>
        </w:rPr>
        <w:t>F</w:t>
      </w:r>
      <w:r>
        <w:rPr>
          <w:spacing w:val="27"/>
          <w:u w:color="000000"/>
        </w:rPr>
        <w:t xml:space="preserve"> </w:t>
      </w:r>
      <w:r>
        <w:rPr>
          <w:spacing w:val="1"/>
          <w:u w:color="000000"/>
        </w:rPr>
        <w:t>PART</w:t>
      </w:r>
      <w:r>
        <w:rPr>
          <w:u w:color="000000"/>
        </w:rPr>
        <w:t>I</w:t>
      </w:r>
      <w:r>
        <w:rPr>
          <w:spacing w:val="1"/>
          <w:u w:color="000000"/>
        </w:rPr>
        <w:t>T</w:t>
      </w:r>
      <w:r>
        <w:rPr>
          <w:u w:color="000000"/>
        </w:rPr>
        <w:t>I</w:t>
      </w:r>
      <w:r>
        <w:rPr>
          <w:spacing w:val="1"/>
          <w:u w:color="000000"/>
        </w:rPr>
        <w:t>ON</w:t>
      </w:r>
      <w:r>
        <w:rPr>
          <w:u w:val="none"/>
        </w:rPr>
        <w:t>.</w:t>
      </w:r>
      <w:r>
        <w:rPr>
          <w:spacing w:val="26"/>
          <w:u w:val="none"/>
        </w:rPr>
        <w:t xml:space="preserve"> </w:t>
      </w:r>
      <w:r>
        <w:rPr>
          <w:spacing w:val="1"/>
          <w:u w:val="none"/>
        </w:rPr>
        <w:t>N</w:t>
      </w:r>
      <w:r>
        <w:rPr>
          <w:u w:val="none"/>
        </w:rPr>
        <w:t>o</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u w:val="none"/>
        </w:rPr>
        <w:t>s</w:t>
      </w:r>
      <w:r>
        <w:rPr>
          <w:spacing w:val="1"/>
          <w:u w:val="none"/>
        </w:rPr>
        <w:t>h</w:t>
      </w:r>
      <w:r>
        <w:rPr>
          <w:u w:val="none"/>
        </w:rPr>
        <w:t>all</w:t>
      </w:r>
      <w:r>
        <w:rPr>
          <w:spacing w:val="26"/>
          <w:u w:val="none"/>
        </w:rPr>
        <w:t xml:space="preserve"> </w:t>
      </w:r>
      <w:r>
        <w:rPr>
          <w:spacing w:val="1"/>
          <w:u w:val="none"/>
        </w:rPr>
        <w:t>h</w:t>
      </w:r>
      <w:r>
        <w:rPr>
          <w:u w:val="none"/>
        </w:rPr>
        <w:t>a</w:t>
      </w:r>
      <w:r>
        <w:rPr>
          <w:spacing w:val="1"/>
          <w:u w:val="none"/>
        </w:rPr>
        <w:t>v</w:t>
      </w:r>
      <w:r>
        <w:rPr>
          <w:u w:val="none"/>
        </w:rPr>
        <w:t>e</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ri</w:t>
      </w:r>
      <w:r>
        <w:rPr>
          <w:spacing w:val="1"/>
          <w:u w:val="none"/>
        </w:rPr>
        <w:t>gh</w:t>
      </w:r>
      <w:r>
        <w:rPr>
          <w:u w:val="none"/>
        </w:rPr>
        <w:t>t</w:t>
      </w:r>
      <w:r>
        <w:rPr>
          <w:spacing w:val="26"/>
          <w:u w:val="none"/>
        </w:rPr>
        <w:t xml:space="preserve"> </w:t>
      </w:r>
      <w:r>
        <w:rPr>
          <w:u w:val="none"/>
        </w:rPr>
        <w:t>to</w:t>
      </w:r>
      <w:r>
        <w:rPr>
          <w:spacing w:val="27"/>
          <w:u w:val="none"/>
        </w:rPr>
        <w:t xml:space="preserve"> </w:t>
      </w:r>
      <w:r>
        <w:rPr>
          <w:spacing w:val="1"/>
          <w:u w:val="none"/>
        </w:rPr>
        <w:t>p</w:t>
      </w:r>
      <w:r>
        <w:rPr>
          <w:u w:val="none"/>
        </w:rPr>
        <w:t>artiti</w:t>
      </w:r>
      <w:r>
        <w:rPr>
          <w:spacing w:val="1"/>
          <w:u w:val="none"/>
        </w:rPr>
        <w:t>o</w:t>
      </w:r>
      <w:r>
        <w:rPr>
          <w:u w:val="none"/>
        </w:rPr>
        <w:t>n</w:t>
      </w:r>
      <w:r>
        <w:rPr>
          <w:spacing w:val="27"/>
          <w:u w:val="none"/>
        </w:rPr>
        <w:t xml:space="preserve"> </w:t>
      </w:r>
      <w:r>
        <w:rPr>
          <w:u w:val="none"/>
        </w:rPr>
        <w:t>a</w:t>
      </w:r>
      <w:r>
        <w:rPr>
          <w:spacing w:val="1"/>
          <w:u w:val="none"/>
        </w:rPr>
        <w:t>n</w:t>
      </w:r>
      <w:r>
        <w:rPr>
          <w:u w:val="none"/>
        </w:rPr>
        <w:t>y</w:t>
      </w:r>
      <w:r>
        <w:rPr>
          <w:spacing w:val="27"/>
          <w:u w:val="none"/>
        </w:rPr>
        <w:t xml:space="preserve"> </w:t>
      </w:r>
      <w:r>
        <w:rPr>
          <w:spacing w:val="1"/>
          <w:u w:val="none"/>
        </w:rPr>
        <w:t>p</w:t>
      </w:r>
      <w:r>
        <w:rPr>
          <w:u w:val="none"/>
        </w:rPr>
        <w:t>r</w:t>
      </w:r>
      <w:r>
        <w:rPr>
          <w:spacing w:val="1"/>
          <w:u w:val="none"/>
        </w:rPr>
        <w:t>op</w:t>
      </w:r>
      <w:r>
        <w:rPr>
          <w:u w:val="none"/>
        </w:rPr>
        <w:t>erty</w:t>
      </w:r>
      <w:r>
        <w:rPr>
          <w:spacing w:val="27"/>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4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1"/>
          <w:u w:val="none"/>
        </w:rPr>
        <w:t xml:space="preserve"> </w:t>
      </w:r>
      <w:r>
        <w:rPr>
          <w:spacing w:val="1"/>
          <w:u w:val="none"/>
        </w:rPr>
        <w:t>no</w:t>
      </w:r>
      <w:r>
        <w:rPr>
          <w:u w:val="none"/>
        </w:rPr>
        <w:t>r</w:t>
      </w:r>
      <w:r>
        <w:rPr>
          <w:spacing w:val="41"/>
          <w:u w:val="none"/>
        </w:rPr>
        <w:t xml:space="preserve"> </w:t>
      </w:r>
      <w:r>
        <w:rPr>
          <w:u w:val="none"/>
        </w:rPr>
        <w:t>s</w:t>
      </w:r>
      <w:r>
        <w:rPr>
          <w:spacing w:val="1"/>
          <w:u w:val="none"/>
        </w:rPr>
        <w:t>h</w:t>
      </w:r>
      <w:r>
        <w:rPr>
          <w:u w:val="none"/>
        </w:rPr>
        <w:t>all</w:t>
      </w:r>
      <w:r>
        <w:rPr>
          <w:spacing w:val="40"/>
          <w:u w:val="none"/>
        </w:rPr>
        <w:t xml:space="preserve"> </w:t>
      </w:r>
      <w:r>
        <w:rPr>
          <w:u w:val="none"/>
        </w:rPr>
        <w:t>a</w:t>
      </w:r>
      <w:r>
        <w:rPr>
          <w:spacing w:val="4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2"/>
          <w:u w:val="none"/>
        </w:rPr>
        <w:t>m</w:t>
      </w:r>
      <w:r>
        <w:rPr>
          <w:u w:val="none"/>
        </w:rPr>
        <w:t>a</w:t>
      </w:r>
      <w:r>
        <w:rPr>
          <w:spacing w:val="1"/>
          <w:u w:val="none"/>
        </w:rPr>
        <w:t>k</w:t>
      </w:r>
      <w:r>
        <w:rPr>
          <w:u w:val="none"/>
        </w:rPr>
        <w:t>e</w:t>
      </w:r>
      <w:r>
        <w:rPr>
          <w:spacing w:val="41"/>
          <w:u w:val="none"/>
        </w:rPr>
        <w:t xml:space="preserve"> </w:t>
      </w:r>
      <w:r>
        <w:rPr>
          <w:u w:val="none"/>
        </w:rPr>
        <w:t>a</w:t>
      </w:r>
      <w:r>
        <w:rPr>
          <w:spacing w:val="1"/>
          <w:u w:val="none"/>
        </w:rPr>
        <w:t>pp</w:t>
      </w:r>
      <w:r>
        <w:rPr>
          <w:u w:val="none"/>
        </w:rPr>
        <w:t>licati</w:t>
      </w:r>
      <w:r>
        <w:rPr>
          <w:spacing w:val="1"/>
          <w:u w:val="none"/>
        </w:rPr>
        <w:t>o</w:t>
      </w:r>
      <w:r>
        <w:rPr>
          <w:u w:val="none"/>
        </w:rPr>
        <w:t>n</w:t>
      </w:r>
      <w:r>
        <w:rPr>
          <w:spacing w:val="42"/>
          <w:u w:val="none"/>
        </w:rPr>
        <w:t xml:space="preserve"> </w:t>
      </w:r>
      <w:r>
        <w:rPr>
          <w:u w:val="none"/>
        </w:rPr>
        <w:t>to</w:t>
      </w:r>
      <w:r>
        <w:rPr>
          <w:spacing w:val="41"/>
          <w:u w:val="none"/>
        </w:rPr>
        <w:t xml:space="preserve"> </w:t>
      </w:r>
      <w:r>
        <w:rPr>
          <w:u w:val="none"/>
        </w:rPr>
        <w:t>a</w:t>
      </w:r>
      <w:r>
        <w:rPr>
          <w:spacing w:val="1"/>
          <w:u w:val="none"/>
        </w:rPr>
        <w:t>n</w:t>
      </w:r>
      <w:r>
        <w:rPr>
          <w:u w:val="none"/>
        </w:rPr>
        <w:t>y</w:t>
      </w:r>
      <w:r>
        <w:rPr>
          <w:spacing w:val="42"/>
          <w:u w:val="none"/>
        </w:rPr>
        <w:t xml:space="preserve"> </w:t>
      </w:r>
      <w:r>
        <w:rPr>
          <w:u w:val="none"/>
        </w:rPr>
        <w:t>c</w:t>
      </w:r>
      <w:r>
        <w:rPr>
          <w:spacing w:val="1"/>
          <w:u w:val="none"/>
        </w:rPr>
        <w:t>ou</w:t>
      </w:r>
      <w:r>
        <w:rPr>
          <w:u w:val="none"/>
        </w:rPr>
        <w:t>rt</w:t>
      </w:r>
      <w:r>
        <w:rPr>
          <w:spacing w:val="40"/>
          <w:u w:val="none"/>
        </w:rPr>
        <w:t xml:space="preserve"> </w:t>
      </w:r>
      <w:r>
        <w:rPr>
          <w:spacing w:val="1"/>
          <w:u w:val="none"/>
        </w:rPr>
        <w:t>o</w:t>
      </w:r>
      <w:r>
        <w:rPr>
          <w:u w:val="none"/>
        </w:rPr>
        <w:t>r</w:t>
      </w:r>
      <w:r>
        <w:rPr>
          <w:spacing w:val="40"/>
          <w:u w:val="none"/>
        </w:rPr>
        <w:t xml:space="preserve"> </w:t>
      </w:r>
      <w:r>
        <w:rPr>
          <w:u w:val="none"/>
        </w:rPr>
        <w:t>a</w:t>
      </w:r>
      <w:r>
        <w:rPr>
          <w:spacing w:val="1"/>
          <w:u w:val="none"/>
        </w:rPr>
        <w:t>u</w:t>
      </w:r>
      <w:r>
        <w:rPr>
          <w:u w:val="none"/>
        </w:rPr>
        <w:t>t</w:t>
      </w:r>
      <w:r>
        <w:rPr>
          <w:spacing w:val="1"/>
          <w:u w:val="none"/>
        </w:rPr>
        <w:t>ho</w:t>
      </w:r>
      <w:r>
        <w:rPr>
          <w:u w:val="none"/>
        </w:rPr>
        <w:t>rity</w:t>
      </w:r>
      <w:r>
        <w:rPr>
          <w:spacing w:val="42"/>
          <w:u w:val="none"/>
        </w:rPr>
        <w:t xml:space="preserve"> </w:t>
      </w:r>
      <w:r>
        <w:rPr>
          <w:spacing w:val="1"/>
          <w:u w:val="none"/>
        </w:rPr>
        <w:t>h</w:t>
      </w:r>
      <w:r>
        <w:rPr>
          <w:u w:val="none"/>
        </w:rPr>
        <w:t>a</w:t>
      </w:r>
      <w:r>
        <w:rPr>
          <w:spacing w:val="1"/>
          <w:u w:val="none"/>
        </w:rPr>
        <w:t>v</w:t>
      </w:r>
      <w:r>
        <w:rPr>
          <w:u w:val="none"/>
        </w:rPr>
        <w:t>i</w:t>
      </w:r>
      <w:r>
        <w:rPr>
          <w:spacing w:val="1"/>
          <w:u w:val="none"/>
        </w:rPr>
        <w:t>n</w:t>
      </w:r>
      <w:r>
        <w:rPr>
          <w:u w:val="none"/>
        </w:rPr>
        <w:t>g</w:t>
      </w:r>
      <w:r>
        <w:rPr>
          <w:spacing w:val="41"/>
          <w:u w:val="none"/>
        </w:rPr>
        <w:t xml:space="preserve"> </w:t>
      </w:r>
      <w:r>
        <w:rPr>
          <w:u w:val="none"/>
        </w:rPr>
        <w:t>j</w:t>
      </w:r>
      <w:r>
        <w:rPr>
          <w:spacing w:val="1"/>
          <w:u w:val="none"/>
        </w:rPr>
        <w:t>u</w:t>
      </w:r>
      <w:r>
        <w:rPr>
          <w:u w:val="none"/>
        </w:rPr>
        <w:t>ris</w:t>
      </w:r>
      <w:r>
        <w:rPr>
          <w:spacing w:val="1"/>
          <w:u w:val="none"/>
        </w:rPr>
        <w:t>d</w:t>
      </w:r>
      <w:r>
        <w:rPr>
          <w:u w:val="none"/>
        </w:rPr>
        <w:t>icti</w:t>
      </w:r>
      <w:r>
        <w:rPr>
          <w:spacing w:val="1"/>
          <w:u w:val="none"/>
        </w:rPr>
        <w:t>o</w:t>
      </w:r>
      <w:r>
        <w:rPr>
          <w:u w:val="none"/>
        </w:rPr>
        <w:t>n</w:t>
      </w:r>
      <w:r>
        <w:rPr>
          <w:spacing w:val="41"/>
          <w:u w:val="none"/>
        </w:rPr>
        <w:t xml:space="preserve"> </w:t>
      </w:r>
      <w:r>
        <w:rPr>
          <w:u w:val="none"/>
        </w:rPr>
        <w:t>in</w:t>
      </w:r>
      <w:r>
        <w:rPr>
          <w:spacing w:val="42"/>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atter</w:t>
      </w:r>
      <w:r>
        <w:rPr>
          <w:spacing w:val="16"/>
          <w:u w:val="none"/>
        </w:rPr>
        <w:t xml:space="preserve"> </w:t>
      </w:r>
      <w:r>
        <w:rPr>
          <w:spacing w:val="1"/>
          <w:u w:val="none"/>
        </w:rPr>
        <w:t>o</w:t>
      </w:r>
      <w:r>
        <w:rPr>
          <w:u w:val="none"/>
        </w:rPr>
        <w:t>r</w:t>
      </w:r>
      <w:r>
        <w:rPr>
          <w:spacing w:val="16"/>
          <w:u w:val="none"/>
        </w:rPr>
        <w:t xml:space="preserve"> </w:t>
      </w:r>
      <w:r>
        <w:rPr>
          <w:u w:val="none"/>
        </w:rPr>
        <w:t>c</w:t>
      </w:r>
      <w:r>
        <w:rPr>
          <w:spacing w:val="1"/>
          <w:u w:val="none"/>
        </w:rPr>
        <w:t>o</w:t>
      </w:r>
      <w:r>
        <w:rPr>
          <w:spacing w:val="2"/>
          <w:u w:val="none"/>
        </w:rPr>
        <w:t>mm</w:t>
      </w:r>
      <w:r>
        <w:rPr>
          <w:u w:val="none"/>
        </w:rPr>
        <w:t>e</w:t>
      </w:r>
      <w:r>
        <w:rPr>
          <w:spacing w:val="1"/>
          <w:u w:val="none"/>
        </w:rPr>
        <w:t>n</w:t>
      </w:r>
      <w:r>
        <w:rPr>
          <w:u w:val="none"/>
        </w:rPr>
        <w:t>ce</w:t>
      </w:r>
      <w:r>
        <w:rPr>
          <w:spacing w:val="18"/>
          <w:u w:val="none"/>
        </w:rPr>
        <w:t xml:space="preserve"> </w:t>
      </w:r>
      <w:r>
        <w:rPr>
          <w:spacing w:val="1"/>
          <w:u w:val="none"/>
        </w:rPr>
        <w:t>o</w:t>
      </w:r>
      <w:r>
        <w:rPr>
          <w:u w:val="none"/>
        </w:rPr>
        <w:t>r</w:t>
      </w:r>
      <w:r>
        <w:rPr>
          <w:spacing w:val="17"/>
          <w:u w:val="none"/>
        </w:rPr>
        <w:t xml:space="preserve"> </w:t>
      </w:r>
      <w:r>
        <w:rPr>
          <w:spacing w:val="1"/>
          <w:u w:val="none"/>
        </w:rPr>
        <w:t>p</w:t>
      </w:r>
      <w:r>
        <w:rPr>
          <w:u w:val="none"/>
        </w:rPr>
        <w:t>r</w:t>
      </w:r>
      <w:r>
        <w:rPr>
          <w:spacing w:val="1"/>
          <w:u w:val="none"/>
        </w:rPr>
        <w:t>o</w:t>
      </w:r>
      <w:r>
        <w:rPr>
          <w:u w:val="none"/>
        </w:rPr>
        <w:t>sec</w:t>
      </w:r>
      <w:r>
        <w:rPr>
          <w:spacing w:val="1"/>
          <w:u w:val="none"/>
        </w:rPr>
        <w:t>u</w:t>
      </w:r>
      <w:r>
        <w:rPr>
          <w:u w:val="none"/>
        </w:rPr>
        <w:t>te</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acti</w:t>
      </w:r>
      <w:r>
        <w:rPr>
          <w:spacing w:val="1"/>
          <w:u w:val="none"/>
        </w:rPr>
        <w:t>o</w:t>
      </w:r>
      <w:r>
        <w:rPr>
          <w:u w:val="none"/>
        </w:rPr>
        <w:t>n</w:t>
      </w:r>
      <w:r>
        <w:rPr>
          <w:spacing w:val="18"/>
          <w:u w:val="none"/>
        </w:rPr>
        <w:t xml:space="preserve"> </w:t>
      </w:r>
      <w:r>
        <w:rPr>
          <w:spacing w:val="1"/>
          <w:u w:val="none"/>
        </w:rPr>
        <w:t>o</w:t>
      </w:r>
      <w:r>
        <w:rPr>
          <w:u w:val="none"/>
        </w:rPr>
        <w:t>r</w:t>
      </w:r>
      <w:r>
        <w:rPr>
          <w:spacing w:val="1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18"/>
          <w:u w:val="none"/>
        </w:rPr>
        <w:t xml:space="preserve"> </w:t>
      </w:r>
      <w:r>
        <w:rPr>
          <w:u w:val="none"/>
        </w:rPr>
        <w:t>f</w:t>
      </w:r>
      <w:r>
        <w:rPr>
          <w:spacing w:val="1"/>
          <w:u w:val="none"/>
        </w:rPr>
        <w:t>o</w:t>
      </w:r>
      <w:r>
        <w:rPr>
          <w:u w:val="none"/>
        </w:rPr>
        <w:t>r</w:t>
      </w:r>
      <w:r>
        <w:rPr>
          <w:spacing w:val="18"/>
          <w:u w:val="none"/>
        </w:rPr>
        <w:t xml:space="preserve"> </w:t>
      </w:r>
      <w:r>
        <w:rPr>
          <w:spacing w:val="1"/>
          <w:u w:val="none"/>
        </w:rPr>
        <w:t>p</w:t>
      </w:r>
      <w:r>
        <w:rPr>
          <w:u w:val="none"/>
        </w:rPr>
        <w:t>artiti</w:t>
      </w:r>
      <w:r>
        <w:rPr>
          <w:spacing w:val="1"/>
          <w:u w:val="none"/>
        </w:rPr>
        <w:t>o</w:t>
      </w:r>
      <w:r>
        <w:rPr>
          <w:u w:val="none"/>
        </w:rPr>
        <w:t>n</w:t>
      </w:r>
      <w:r>
        <w:rPr>
          <w:spacing w:val="17"/>
          <w:u w:val="none"/>
        </w:rPr>
        <w:t xml:space="preserve"> </w:t>
      </w:r>
      <w:r>
        <w:rPr>
          <w:u w:val="none"/>
        </w:rPr>
        <w:t>a</w:t>
      </w:r>
      <w:r>
        <w:rPr>
          <w:spacing w:val="1"/>
          <w:u w:val="none"/>
        </w:rPr>
        <w:t>n</w:t>
      </w:r>
      <w:r>
        <w:rPr>
          <w:u w:val="none"/>
        </w:rPr>
        <w:t>d</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sale</w:t>
      </w:r>
      <w:r>
        <w:rPr>
          <w:spacing w:val="18"/>
          <w:u w:val="none"/>
        </w:rPr>
        <w:t xml:space="preserve"> </w:t>
      </w:r>
      <w:r>
        <w:rPr>
          <w:u w:val="none"/>
        </w:rPr>
        <w:t>t</w:t>
      </w:r>
      <w:r>
        <w:rPr>
          <w:spacing w:val="1"/>
          <w:u w:val="none"/>
        </w:rPr>
        <w:t>h</w:t>
      </w:r>
      <w:r>
        <w:rPr>
          <w:u w:val="none"/>
        </w:rPr>
        <w:t>ere</w:t>
      </w:r>
      <w:r>
        <w:rPr>
          <w:spacing w:val="1"/>
          <w:u w:val="none"/>
        </w:rPr>
        <w:t>o</w:t>
      </w:r>
      <w:r>
        <w:rPr>
          <w:u w:val="none"/>
        </w:rPr>
        <w:t>f,</w:t>
      </w:r>
      <w:r>
        <w:rPr>
          <w:spacing w:val="16"/>
          <w:u w:val="none"/>
        </w:rPr>
        <w:t xml:space="preserve"> </w:t>
      </w:r>
      <w:r>
        <w:rPr>
          <w:u w:val="none"/>
        </w:rPr>
        <w:t>a</w:t>
      </w:r>
      <w:r>
        <w:rPr>
          <w:spacing w:val="1"/>
          <w:u w:val="none"/>
        </w:rPr>
        <w:t>n</w:t>
      </w:r>
      <w:r>
        <w:rPr>
          <w:u w:val="none"/>
        </w:rPr>
        <w:t>d</w:t>
      </w:r>
      <w:r>
        <w:rPr>
          <w:spacing w:val="18"/>
          <w:u w:val="none"/>
        </w:rPr>
        <w:t xml:space="preserve"> </w:t>
      </w:r>
      <w:r>
        <w:rPr>
          <w:spacing w:val="1"/>
          <w:u w:val="none"/>
        </w:rPr>
        <w:t>upo</w:t>
      </w:r>
      <w:r>
        <w:rPr>
          <w:u w:val="none"/>
        </w:rPr>
        <w:t>n</w:t>
      </w:r>
      <w:r>
        <w:rPr>
          <w:spacing w:val="17"/>
          <w:u w:val="none"/>
        </w:rPr>
        <w:t xml:space="preserve"> </w:t>
      </w:r>
      <w:r>
        <w:rPr>
          <w:u w:val="none"/>
        </w:rPr>
        <w:t>a</w:t>
      </w:r>
      <w:r>
        <w:rPr>
          <w:spacing w:val="1"/>
          <w:u w:val="none"/>
        </w:rPr>
        <w:t>ny</w:t>
      </w:r>
    </w:p>
    <w:p w14:paraId="3E6EF6E1" w14:textId="77777777" w:rsidR="000C19C9" w:rsidRDefault="000C19C9">
      <w:pPr>
        <w:spacing w:line="252" w:lineRule="auto"/>
        <w:jc w:val="both"/>
        <w:sectPr w:rsidR="000C19C9">
          <w:pgSz w:w="12240" w:h="15840"/>
          <w:pgMar w:top="1380" w:right="1320" w:bottom="940" w:left="1340" w:header="0" w:footer="742" w:gutter="0"/>
          <w:cols w:space="720"/>
        </w:sectPr>
      </w:pPr>
    </w:p>
    <w:p w14:paraId="4201E696" w14:textId="77777777" w:rsidR="000C19C9" w:rsidRDefault="00D3642A">
      <w:pPr>
        <w:pStyle w:val="BodyText"/>
        <w:spacing w:before="70" w:line="250" w:lineRule="auto"/>
        <w:ind w:right="115" w:firstLine="0"/>
        <w:jc w:val="both"/>
        <w:rPr>
          <w:u w:val="none"/>
        </w:rPr>
      </w:pPr>
      <w:r>
        <w:rPr>
          <w:spacing w:val="1"/>
          <w:u w:val="none"/>
        </w:rPr>
        <w:lastRenderedPageBreak/>
        <w:t>b</w:t>
      </w:r>
      <w:r>
        <w:rPr>
          <w:u w:val="none"/>
        </w:rPr>
        <w:t>reach</w:t>
      </w:r>
      <w:r>
        <w:rPr>
          <w:spacing w:val="16"/>
          <w:u w:val="none"/>
        </w:rPr>
        <w:t xml:space="preserve"> </w:t>
      </w:r>
      <w:r>
        <w:rPr>
          <w:spacing w:val="1"/>
          <w:u w:val="none"/>
        </w:rPr>
        <w:t>o</w:t>
      </w:r>
      <w:r>
        <w:rPr>
          <w:u w:val="none"/>
        </w:rPr>
        <w:t>f</w:t>
      </w:r>
      <w:r>
        <w:rPr>
          <w:spacing w:val="16"/>
          <w:u w:val="none"/>
        </w:rPr>
        <w:t xml:space="preserve"> </w:t>
      </w:r>
      <w:r>
        <w:rPr>
          <w:u w:val="none"/>
        </w:rPr>
        <w:t>t</w:t>
      </w:r>
      <w:r>
        <w:rPr>
          <w:spacing w:val="1"/>
          <w:u w:val="none"/>
        </w:rPr>
        <w:t>h</w:t>
      </w:r>
      <w:r>
        <w:rPr>
          <w:u w:val="none"/>
        </w:rPr>
        <w:t>e</w:t>
      </w:r>
      <w:r>
        <w:rPr>
          <w:spacing w:val="15"/>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6"/>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is</w:t>
      </w:r>
      <w:r>
        <w:rPr>
          <w:spacing w:val="16"/>
          <w:u w:val="none"/>
        </w:rPr>
        <w:t xml:space="preserve"> </w:t>
      </w:r>
      <w:r>
        <w:rPr>
          <w:spacing w:val="1"/>
          <w:u w:val="none"/>
        </w:rPr>
        <w:t>S</w:t>
      </w:r>
      <w:r>
        <w:rPr>
          <w:u w:val="none"/>
        </w:rPr>
        <w:t>ecti</w:t>
      </w:r>
      <w:r>
        <w:rPr>
          <w:spacing w:val="1"/>
          <w:u w:val="none"/>
        </w:rPr>
        <w:t>o</w:t>
      </w:r>
      <w:r>
        <w:rPr>
          <w:u w:val="none"/>
        </w:rPr>
        <w:t>n</w:t>
      </w:r>
      <w:r>
        <w:rPr>
          <w:spacing w:val="16"/>
          <w:u w:val="none"/>
        </w:rPr>
        <w:t xml:space="preserve"> </w:t>
      </w:r>
      <w:r>
        <w:rPr>
          <w:u w:val="none"/>
        </w:rPr>
        <w:t>12.16</w:t>
      </w:r>
      <w:r>
        <w:rPr>
          <w:spacing w:val="17"/>
          <w:u w:val="none"/>
        </w:rPr>
        <w:t xml:space="preserve"> </w:t>
      </w:r>
      <w:r>
        <w:rPr>
          <w:u w:val="none"/>
        </w:rPr>
        <w:t>by</w:t>
      </w:r>
      <w:r>
        <w:rPr>
          <w:spacing w:val="17"/>
          <w:u w:val="none"/>
        </w:rPr>
        <w:t xml:space="preserve"> </w:t>
      </w:r>
      <w:r>
        <w:rPr>
          <w:u w:val="none"/>
        </w:rPr>
        <w:t>any</w:t>
      </w:r>
      <w:r>
        <w:rPr>
          <w:spacing w:val="16"/>
          <w:u w:val="none"/>
        </w:rPr>
        <w:t xml:space="preserve"> </w:t>
      </w:r>
      <w:r>
        <w:rPr>
          <w:spacing w:val="2"/>
          <w:u w:val="none"/>
        </w:rPr>
        <w:t>M</w:t>
      </w:r>
      <w:r>
        <w:rPr>
          <w:u w:val="none"/>
        </w:rPr>
        <w:t>e</w:t>
      </w:r>
      <w:r>
        <w:rPr>
          <w:spacing w:val="2"/>
          <w:u w:val="none"/>
        </w:rPr>
        <w:t>m</w:t>
      </w:r>
      <w:r>
        <w:rPr>
          <w:u w:val="none"/>
        </w:rPr>
        <w:t>ber,</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o</w:t>
      </w:r>
      <w:r>
        <w:rPr>
          <w:u w:val="none"/>
        </w:rPr>
        <w:t>t</w:t>
      </w:r>
      <w:r>
        <w:rPr>
          <w:spacing w:val="1"/>
          <w:u w:val="none"/>
        </w:rPr>
        <w:t>h</w:t>
      </w:r>
      <w:r>
        <w:rPr>
          <w:u w:val="none"/>
        </w:rPr>
        <w:t>er</w:t>
      </w:r>
      <w:r>
        <w:rPr>
          <w:spacing w:val="1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6"/>
          <w:u w:val="none"/>
        </w:rPr>
        <w:t xml:space="preserve"> </w:t>
      </w:r>
      <w:r>
        <w:rPr>
          <w:u w:val="none"/>
        </w:rPr>
        <w:t>(in</w:t>
      </w:r>
      <w:r>
        <w:rPr>
          <w:spacing w:val="16"/>
          <w:u w:val="none"/>
        </w:rPr>
        <w:t xml:space="preserve"> </w:t>
      </w:r>
      <w:r>
        <w:rPr>
          <w:u w:val="none"/>
        </w:rPr>
        <w:t>a</w:t>
      </w:r>
      <w:r>
        <w:rPr>
          <w:spacing w:val="1"/>
          <w:u w:val="none"/>
        </w:rPr>
        <w:t>dd</w:t>
      </w:r>
      <w:r>
        <w:rPr>
          <w:u w:val="none"/>
        </w:rPr>
        <w:t>iti</w:t>
      </w:r>
      <w:r>
        <w:rPr>
          <w:spacing w:val="1"/>
          <w:u w:val="none"/>
        </w:rPr>
        <w:t>o</w:t>
      </w:r>
      <w:r>
        <w:rPr>
          <w:u w:val="none"/>
        </w:rPr>
        <w:t>n</w:t>
      </w:r>
      <w:r>
        <w:rPr>
          <w:spacing w:val="17"/>
          <w:u w:val="none"/>
        </w:rPr>
        <w:t xml:space="preserve"> </w:t>
      </w:r>
      <w:r>
        <w:rPr>
          <w:u w:val="none"/>
        </w:rPr>
        <w:t>to</w:t>
      </w:r>
      <w:r>
        <w:rPr>
          <w:spacing w:val="17"/>
          <w:u w:val="none"/>
        </w:rPr>
        <w:t xml:space="preserve"> </w:t>
      </w:r>
      <w:r>
        <w:rPr>
          <w:u w:val="none"/>
        </w:rPr>
        <w:t>all</w:t>
      </w:r>
      <w:r>
        <w:rPr>
          <w:spacing w:val="15"/>
          <w:u w:val="none"/>
        </w:rPr>
        <w:t xml:space="preserve"> </w:t>
      </w:r>
      <w:r>
        <w:rPr>
          <w:u w:val="none"/>
        </w:rPr>
        <w:t>ri</w:t>
      </w:r>
      <w:r>
        <w:rPr>
          <w:spacing w:val="1"/>
          <w:u w:val="none"/>
        </w:rPr>
        <w:t>gh</w:t>
      </w:r>
      <w:r>
        <w:rPr>
          <w:u w:val="none"/>
        </w:rPr>
        <w:t>ts</w:t>
      </w:r>
      <w:r>
        <w:rPr>
          <w:w w:val="102"/>
          <w:u w:val="none"/>
        </w:rPr>
        <w:t xml:space="preserve"> </w:t>
      </w:r>
      <w:r>
        <w:rPr>
          <w:u w:val="none"/>
        </w:rPr>
        <w:t>a</w:t>
      </w:r>
      <w:r>
        <w:rPr>
          <w:spacing w:val="1"/>
          <w:u w:val="none"/>
        </w:rPr>
        <w:t>n</w:t>
      </w:r>
      <w:r>
        <w:rPr>
          <w:u w:val="none"/>
        </w:rPr>
        <w:t>d</w:t>
      </w:r>
      <w:r>
        <w:rPr>
          <w:spacing w:val="36"/>
          <w:u w:val="none"/>
        </w:rPr>
        <w:t xml:space="preserve"> </w:t>
      </w:r>
      <w:r>
        <w:rPr>
          <w:u w:val="none"/>
        </w:rPr>
        <w:t>re</w:t>
      </w:r>
      <w:r>
        <w:rPr>
          <w:spacing w:val="2"/>
          <w:u w:val="none"/>
        </w:rPr>
        <w:t>m</w:t>
      </w:r>
      <w:r>
        <w:rPr>
          <w:u w:val="none"/>
        </w:rPr>
        <w:t>e</w:t>
      </w:r>
      <w:r>
        <w:rPr>
          <w:spacing w:val="1"/>
          <w:u w:val="none"/>
        </w:rPr>
        <w:t>d</w:t>
      </w:r>
      <w:r>
        <w:rPr>
          <w:u w:val="none"/>
        </w:rPr>
        <w:t>ies</w:t>
      </w:r>
      <w:r>
        <w:rPr>
          <w:spacing w:val="36"/>
          <w:u w:val="none"/>
        </w:rPr>
        <w:t xml:space="preserve"> </w:t>
      </w:r>
      <w:r>
        <w:rPr>
          <w:u w:val="none"/>
        </w:rPr>
        <w:t>at</w:t>
      </w:r>
      <w:r>
        <w:rPr>
          <w:spacing w:val="35"/>
          <w:u w:val="none"/>
        </w:rPr>
        <w:t xml:space="preserve"> </w:t>
      </w:r>
      <w:r>
        <w:rPr>
          <w:u w:val="none"/>
        </w:rPr>
        <w:t>law</w:t>
      </w:r>
      <w:r>
        <w:rPr>
          <w:spacing w:val="37"/>
          <w:u w:val="none"/>
        </w:rPr>
        <w:t xml:space="preserve"> </w:t>
      </w:r>
      <w:r>
        <w:rPr>
          <w:u w:val="none"/>
        </w:rPr>
        <w:t>a</w:t>
      </w:r>
      <w:r>
        <w:rPr>
          <w:spacing w:val="1"/>
          <w:u w:val="none"/>
        </w:rPr>
        <w:t>n</w:t>
      </w:r>
      <w:r>
        <w:rPr>
          <w:u w:val="none"/>
        </w:rPr>
        <w:t>d</w:t>
      </w:r>
      <w:r>
        <w:rPr>
          <w:spacing w:val="37"/>
          <w:u w:val="none"/>
        </w:rPr>
        <w:t xml:space="preserve"> </w:t>
      </w:r>
      <w:r>
        <w:rPr>
          <w:u w:val="none"/>
        </w:rPr>
        <w:t>in</w:t>
      </w:r>
      <w:r>
        <w:rPr>
          <w:spacing w:val="37"/>
          <w:u w:val="none"/>
        </w:rPr>
        <w:t xml:space="preserve"> </w:t>
      </w:r>
      <w:r>
        <w:rPr>
          <w:u w:val="none"/>
        </w:rPr>
        <w:t>e</w:t>
      </w:r>
      <w:r>
        <w:rPr>
          <w:spacing w:val="1"/>
          <w:u w:val="none"/>
        </w:rPr>
        <w:t>q</w:t>
      </w:r>
      <w:r>
        <w:rPr>
          <w:u w:val="none"/>
        </w:rPr>
        <w:t>uity</w:t>
      </w:r>
      <w:r>
        <w:rPr>
          <w:spacing w:val="35"/>
          <w:u w:val="none"/>
        </w:rPr>
        <w:t xml:space="preserve"> </w:t>
      </w:r>
      <w:r>
        <w:rPr>
          <w:u w:val="none"/>
        </w:rPr>
        <w:t>t</w:t>
      </w:r>
      <w:r>
        <w:rPr>
          <w:spacing w:val="1"/>
          <w:u w:val="none"/>
        </w:rPr>
        <w:t>h</w:t>
      </w:r>
      <w:r>
        <w:rPr>
          <w:u w:val="none"/>
        </w:rPr>
        <w:t>ey</w:t>
      </w:r>
      <w:r>
        <w:rPr>
          <w:spacing w:val="37"/>
          <w:u w:val="none"/>
        </w:rPr>
        <w:t xml:space="preserve"> </w:t>
      </w:r>
      <w:r>
        <w:rPr>
          <w:spacing w:val="2"/>
          <w:u w:val="none"/>
        </w:rPr>
        <w:t>m</w:t>
      </w:r>
      <w:r>
        <w:rPr>
          <w:u w:val="none"/>
        </w:rPr>
        <w:t>ay</w:t>
      </w:r>
      <w:r>
        <w:rPr>
          <w:spacing w:val="36"/>
          <w:u w:val="none"/>
        </w:rPr>
        <w:t xml:space="preserve"> </w:t>
      </w:r>
      <w:r>
        <w:rPr>
          <w:u w:val="none"/>
        </w:rPr>
        <w:t>have)</w:t>
      </w:r>
      <w:r>
        <w:rPr>
          <w:spacing w:val="36"/>
          <w:u w:val="none"/>
        </w:rPr>
        <w:t xml:space="preserve"> </w:t>
      </w:r>
      <w:r>
        <w:rPr>
          <w:u w:val="none"/>
        </w:rPr>
        <w:t>shall</w:t>
      </w:r>
      <w:r>
        <w:rPr>
          <w:spacing w:val="35"/>
          <w:u w:val="none"/>
        </w:rPr>
        <w:t xml:space="preserve"> </w:t>
      </w:r>
      <w:r>
        <w:rPr>
          <w:u w:val="none"/>
        </w:rPr>
        <w:t>be</w:t>
      </w:r>
      <w:r>
        <w:rPr>
          <w:spacing w:val="36"/>
          <w:u w:val="none"/>
        </w:rPr>
        <w:t xml:space="preserve"> </w:t>
      </w:r>
      <w:r>
        <w:rPr>
          <w:u w:val="none"/>
        </w:rPr>
        <w:t>entitled</w:t>
      </w:r>
      <w:r>
        <w:rPr>
          <w:spacing w:val="36"/>
          <w:u w:val="none"/>
        </w:rPr>
        <w:t xml:space="preserve"> </w:t>
      </w:r>
      <w:r>
        <w:rPr>
          <w:u w:val="none"/>
        </w:rPr>
        <w:t>to</w:t>
      </w:r>
      <w:r>
        <w:rPr>
          <w:spacing w:val="37"/>
          <w:u w:val="none"/>
        </w:rPr>
        <w:t xml:space="preserve"> </w:t>
      </w:r>
      <w:r>
        <w:rPr>
          <w:u w:val="none"/>
        </w:rPr>
        <w:t>a</w:t>
      </w:r>
      <w:r>
        <w:rPr>
          <w:spacing w:val="35"/>
          <w:u w:val="none"/>
        </w:rPr>
        <w:t xml:space="preserve"> </w:t>
      </w:r>
      <w:r>
        <w:rPr>
          <w:u w:val="none"/>
        </w:rPr>
        <w:t>decree</w:t>
      </w:r>
      <w:r>
        <w:rPr>
          <w:spacing w:val="36"/>
          <w:u w:val="none"/>
        </w:rPr>
        <w:t xml:space="preserve"> </w:t>
      </w:r>
      <w:r>
        <w:rPr>
          <w:u w:val="none"/>
        </w:rPr>
        <w:t>or</w:t>
      </w:r>
      <w:r>
        <w:rPr>
          <w:spacing w:val="35"/>
          <w:u w:val="none"/>
        </w:rPr>
        <w:t xml:space="preserve"> </w:t>
      </w:r>
      <w:r>
        <w:rPr>
          <w:u w:val="none"/>
        </w:rPr>
        <w:t>order</w:t>
      </w:r>
      <w:r>
        <w:rPr>
          <w:spacing w:val="36"/>
          <w:u w:val="none"/>
        </w:rPr>
        <w:t xml:space="preserve"> </w:t>
      </w:r>
      <w:r>
        <w:rPr>
          <w:u w:val="none"/>
        </w:rPr>
        <w:t>restrai</w:t>
      </w:r>
      <w:r>
        <w:rPr>
          <w:spacing w:val="1"/>
          <w:u w:val="none"/>
        </w:rPr>
        <w:t>n</w:t>
      </w:r>
      <w:r>
        <w:rPr>
          <w:u w:val="none"/>
        </w:rPr>
        <w:t>i</w:t>
      </w:r>
      <w:r>
        <w:rPr>
          <w:spacing w:val="1"/>
          <w:u w:val="none"/>
        </w:rPr>
        <w:t>n</w:t>
      </w:r>
      <w:r>
        <w:rPr>
          <w:u w:val="none"/>
        </w:rPr>
        <w:t>g</w:t>
      </w:r>
      <w:r>
        <w:rPr>
          <w:spacing w:val="37"/>
          <w:u w:val="none"/>
        </w:rPr>
        <w:t xml:space="preserve"> </w:t>
      </w:r>
      <w:r>
        <w:rPr>
          <w:u w:val="none"/>
        </w:rPr>
        <w:t>and</w:t>
      </w:r>
      <w:r>
        <w:rPr>
          <w:w w:val="102"/>
          <w:u w:val="none"/>
        </w:rPr>
        <w:t xml:space="preserve"> </w:t>
      </w:r>
      <w:r>
        <w:rPr>
          <w:u w:val="none"/>
        </w:rPr>
        <w:t>e</w:t>
      </w:r>
      <w:r>
        <w:rPr>
          <w:spacing w:val="1"/>
          <w:u w:val="none"/>
        </w:rPr>
        <w:t>n</w:t>
      </w:r>
      <w:r>
        <w:rPr>
          <w:u w:val="none"/>
        </w:rPr>
        <w:t>joining</w:t>
      </w:r>
      <w:r>
        <w:rPr>
          <w:spacing w:val="27"/>
          <w:u w:val="none"/>
        </w:rPr>
        <w:t xml:space="preserve"> </w:t>
      </w:r>
      <w:r>
        <w:rPr>
          <w:u w:val="none"/>
        </w:rPr>
        <w:t>such</w:t>
      </w:r>
      <w:r>
        <w:rPr>
          <w:spacing w:val="27"/>
          <w:u w:val="none"/>
        </w:rPr>
        <w:t xml:space="preserve"> </w:t>
      </w:r>
      <w:r>
        <w:rPr>
          <w:u w:val="none"/>
        </w:rPr>
        <w:t>a</w:t>
      </w:r>
      <w:r>
        <w:rPr>
          <w:spacing w:val="1"/>
          <w:u w:val="none"/>
        </w:rPr>
        <w:t>p</w:t>
      </w:r>
      <w:r>
        <w:rPr>
          <w:u w:val="none"/>
        </w:rPr>
        <w:t>plication,</w:t>
      </w:r>
      <w:r>
        <w:rPr>
          <w:spacing w:val="26"/>
          <w:u w:val="none"/>
        </w:rPr>
        <w:t xml:space="preserve"> </w:t>
      </w:r>
      <w:r>
        <w:rPr>
          <w:u w:val="none"/>
        </w:rPr>
        <w:t>action</w:t>
      </w:r>
      <w:r>
        <w:rPr>
          <w:spacing w:val="27"/>
          <w:u w:val="none"/>
        </w:rPr>
        <w:t xml:space="preserve"> </w:t>
      </w:r>
      <w:r>
        <w:rPr>
          <w:u w:val="none"/>
        </w:rPr>
        <w:t>or</w:t>
      </w:r>
      <w:r>
        <w:rPr>
          <w:spacing w:val="2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ng.</w:t>
      </w:r>
    </w:p>
    <w:p w14:paraId="5DF7E1F4" w14:textId="77777777" w:rsidR="000C19C9" w:rsidRDefault="000C19C9">
      <w:pPr>
        <w:spacing w:before="3" w:line="240" w:lineRule="exact"/>
        <w:rPr>
          <w:sz w:val="24"/>
          <w:szCs w:val="24"/>
        </w:rPr>
      </w:pPr>
    </w:p>
    <w:p w14:paraId="09A44933" w14:textId="77777777" w:rsidR="000C19C9" w:rsidRDefault="00D3642A">
      <w:pPr>
        <w:ind w:right="12"/>
        <w:jc w:val="center"/>
        <w:rPr>
          <w:rFonts w:ascii="Times New Roman" w:eastAsia="Times New Roman" w:hAnsi="Times New Roman" w:cs="Times New Roman"/>
          <w:sz w:val="21"/>
          <w:szCs w:val="21"/>
        </w:rPr>
      </w:pPr>
      <w:r>
        <w:rPr>
          <w:rFonts w:ascii="Times New Roman" w:eastAsia="Times New Roman" w:hAnsi="Times New Roman" w:cs="Times New Roman"/>
          <w:b/>
          <w:bCs/>
          <w:i/>
          <w:spacing w:val="1"/>
          <w:sz w:val="21"/>
          <w:szCs w:val="21"/>
        </w:rPr>
        <w:t>S</w:t>
      </w:r>
      <w:r>
        <w:rPr>
          <w:rFonts w:ascii="Times New Roman" w:eastAsia="Times New Roman" w:hAnsi="Times New Roman" w:cs="Times New Roman"/>
          <w:b/>
          <w:bCs/>
          <w:i/>
          <w:sz w:val="21"/>
          <w:szCs w:val="21"/>
        </w:rPr>
        <w:t>I</w:t>
      </w:r>
      <w:r>
        <w:rPr>
          <w:rFonts w:ascii="Times New Roman" w:eastAsia="Times New Roman" w:hAnsi="Times New Roman" w:cs="Times New Roman"/>
          <w:b/>
          <w:bCs/>
          <w:i/>
          <w:spacing w:val="1"/>
          <w:sz w:val="21"/>
          <w:szCs w:val="21"/>
        </w:rPr>
        <w:t>GNATUR</w:t>
      </w:r>
      <w:r>
        <w:rPr>
          <w:rFonts w:ascii="Times New Roman" w:eastAsia="Times New Roman" w:hAnsi="Times New Roman" w:cs="Times New Roman"/>
          <w:b/>
          <w:bCs/>
          <w:i/>
          <w:sz w:val="21"/>
          <w:szCs w:val="21"/>
        </w:rPr>
        <w:t>E</w:t>
      </w:r>
      <w:r>
        <w:rPr>
          <w:rFonts w:ascii="Times New Roman" w:eastAsia="Times New Roman" w:hAnsi="Times New Roman" w:cs="Times New Roman"/>
          <w:b/>
          <w:bCs/>
          <w:i/>
          <w:spacing w:val="41"/>
          <w:sz w:val="21"/>
          <w:szCs w:val="21"/>
        </w:rPr>
        <w:t xml:space="preserve"> </w:t>
      </w:r>
      <w:r>
        <w:rPr>
          <w:rFonts w:ascii="Times New Roman" w:eastAsia="Times New Roman" w:hAnsi="Times New Roman" w:cs="Times New Roman"/>
          <w:b/>
          <w:bCs/>
          <w:i/>
          <w:spacing w:val="1"/>
          <w:sz w:val="21"/>
          <w:szCs w:val="21"/>
        </w:rPr>
        <w:t>PAG</w:t>
      </w:r>
      <w:r>
        <w:rPr>
          <w:rFonts w:ascii="Times New Roman" w:eastAsia="Times New Roman" w:hAnsi="Times New Roman" w:cs="Times New Roman"/>
          <w:b/>
          <w:bCs/>
          <w:i/>
          <w:sz w:val="21"/>
          <w:szCs w:val="21"/>
        </w:rPr>
        <w:t>E</w:t>
      </w:r>
      <w:r>
        <w:rPr>
          <w:rFonts w:ascii="Times New Roman" w:eastAsia="Times New Roman" w:hAnsi="Times New Roman" w:cs="Times New Roman"/>
          <w:b/>
          <w:bCs/>
          <w:i/>
          <w:spacing w:val="41"/>
          <w:sz w:val="21"/>
          <w:szCs w:val="21"/>
        </w:rPr>
        <w:t xml:space="preserve"> </w:t>
      </w:r>
      <w:r>
        <w:rPr>
          <w:rFonts w:ascii="Times New Roman" w:eastAsia="Times New Roman" w:hAnsi="Times New Roman" w:cs="Times New Roman"/>
          <w:b/>
          <w:bCs/>
          <w:i/>
          <w:spacing w:val="1"/>
          <w:sz w:val="21"/>
          <w:szCs w:val="21"/>
        </w:rPr>
        <w:t>FOLLO</w:t>
      </w:r>
      <w:r>
        <w:rPr>
          <w:rFonts w:ascii="Times New Roman" w:eastAsia="Times New Roman" w:hAnsi="Times New Roman" w:cs="Times New Roman"/>
          <w:b/>
          <w:bCs/>
          <w:i/>
          <w:spacing w:val="2"/>
          <w:sz w:val="21"/>
          <w:szCs w:val="21"/>
        </w:rPr>
        <w:t>W</w:t>
      </w:r>
      <w:r>
        <w:rPr>
          <w:rFonts w:ascii="Times New Roman" w:eastAsia="Times New Roman" w:hAnsi="Times New Roman" w:cs="Times New Roman"/>
          <w:b/>
          <w:bCs/>
          <w:i/>
          <w:sz w:val="21"/>
          <w:szCs w:val="21"/>
        </w:rPr>
        <w:t>S</w:t>
      </w:r>
    </w:p>
    <w:p w14:paraId="7E98F128" w14:textId="77777777" w:rsidR="000C19C9" w:rsidRDefault="000C19C9">
      <w:pPr>
        <w:jc w:val="center"/>
        <w:rPr>
          <w:rFonts w:ascii="Times New Roman" w:eastAsia="Times New Roman" w:hAnsi="Times New Roman" w:cs="Times New Roman"/>
          <w:sz w:val="21"/>
          <w:szCs w:val="21"/>
        </w:rPr>
      </w:pPr>
    </w:p>
    <w:p w14:paraId="4C687E3F" w14:textId="77777777" w:rsidR="00460C92" w:rsidRDefault="00460C92">
      <w:pPr>
        <w:rPr>
          <w:rFonts w:ascii="Times New Roman" w:eastAsia="Times New Roman" w:hAnsi="Times New Roman" w:cs="Times New Roman"/>
          <w:sz w:val="21"/>
          <w:szCs w:val="21"/>
        </w:rPr>
      </w:pPr>
      <w:r>
        <w:rPr>
          <w:rFonts w:ascii="Times New Roman" w:eastAsia="Times New Roman" w:hAnsi="Times New Roman" w:cs="Times New Roman"/>
          <w:sz w:val="21"/>
          <w:szCs w:val="21"/>
        </w:rPr>
        <w:br w:type="page"/>
      </w:r>
    </w:p>
    <w:p w14:paraId="5FC01452" w14:textId="77777777" w:rsidR="00460C92" w:rsidRDefault="00460C92">
      <w:pPr>
        <w:jc w:val="center"/>
        <w:rPr>
          <w:rFonts w:ascii="Times New Roman" w:eastAsia="Times New Roman" w:hAnsi="Times New Roman" w:cs="Times New Roman"/>
          <w:sz w:val="21"/>
          <w:szCs w:val="21"/>
        </w:rPr>
        <w:sectPr w:rsidR="00460C92">
          <w:pgSz w:w="12240" w:h="15840"/>
          <w:pgMar w:top="1380" w:right="1320" w:bottom="940" w:left="1340" w:header="0" w:footer="742" w:gutter="0"/>
          <w:cols w:space="720"/>
        </w:sectPr>
      </w:pPr>
    </w:p>
    <w:p w14:paraId="66D87B08" w14:textId="77777777" w:rsidR="000C19C9" w:rsidRDefault="00D3642A">
      <w:pPr>
        <w:pStyle w:val="BodyText"/>
        <w:spacing w:before="70" w:line="250" w:lineRule="auto"/>
        <w:ind w:right="116"/>
        <w:jc w:val="both"/>
        <w:rPr>
          <w:u w:val="none"/>
        </w:rPr>
      </w:pPr>
      <w:r>
        <w:rPr>
          <w:u w:val="none"/>
        </w:rPr>
        <w:lastRenderedPageBreak/>
        <w:t>IN</w:t>
      </w:r>
      <w:r>
        <w:rPr>
          <w:spacing w:val="23"/>
          <w:u w:val="none"/>
        </w:rPr>
        <w:t xml:space="preserve"> </w:t>
      </w:r>
      <w:r>
        <w:rPr>
          <w:spacing w:val="2"/>
          <w:u w:val="none"/>
        </w:rPr>
        <w:t>W</w:t>
      </w:r>
      <w:r>
        <w:rPr>
          <w:u w:val="none"/>
        </w:rPr>
        <w:t>I</w:t>
      </w:r>
      <w:r>
        <w:rPr>
          <w:spacing w:val="1"/>
          <w:u w:val="none"/>
        </w:rPr>
        <w:t>TNES</w:t>
      </w:r>
      <w:r>
        <w:rPr>
          <w:u w:val="none"/>
        </w:rPr>
        <w:t>S</w:t>
      </w:r>
      <w:r>
        <w:rPr>
          <w:spacing w:val="22"/>
          <w:u w:val="none"/>
        </w:rPr>
        <w:t xml:space="preserve"> </w:t>
      </w:r>
      <w:r>
        <w:rPr>
          <w:spacing w:val="2"/>
          <w:u w:val="none"/>
        </w:rPr>
        <w:t>W</w:t>
      </w:r>
      <w:r>
        <w:rPr>
          <w:spacing w:val="1"/>
          <w:u w:val="none"/>
        </w:rPr>
        <w:t>HEREOF</w:t>
      </w:r>
      <w:r>
        <w:rPr>
          <w:u w:val="none"/>
        </w:rPr>
        <w:t>,</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arties</w:t>
      </w:r>
      <w:r>
        <w:rPr>
          <w:spacing w:val="23"/>
          <w:u w:val="none"/>
        </w:rPr>
        <w:t xml:space="preserve"> </w:t>
      </w:r>
      <w:r>
        <w:rPr>
          <w:spacing w:val="1"/>
          <w:u w:val="none"/>
        </w:rPr>
        <w:t>h</w:t>
      </w:r>
      <w:r>
        <w:rPr>
          <w:u w:val="none"/>
        </w:rPr>
        <w:t>ereto</w:t>
      </w:r>
      <w:r>
        <w:rPr>
          <w:spacing w:val="22"/>
          <w:u w:val="none"/>
        </w:rPr>
        <w:t xml:space="preserve"> </w:t>
      </w:r>
      <w:r>
        <w:rPr>
          <w:u w:val="none"/>
        </w:rPr>
        <w:t>have</w:t>
      </w:r>
      <w:r>
        <w:rPr>
          <w:spacing w:val="22"/>
          <w:u w:val="none"/>
        </w:rPr>
        <w:t xml:space="preserve"> </w:t>
      </w:r>
      <w:r>
        <w:rPr>
          <w:u w:val="none"/>
        </w:rPr>
        <w:t>hereunto</w:t>
      </w:r>
      <w:r>
        <w:rPr>
          <w:spacing w:val="22"/>
          <w:u w:val="none"/>
        </w:rPr>
        <w:t xml:space="preserve"> </w:t>
      </w:r>
      <w:r>
        <w:rPr>
          <w:u w:val="none"/>
        </w:rPr>
        <w:t>executed</w:t>
      </w:r>
      <w:r>
        <w:rPr>
          <w:spacing w:val="23"/>
          <w:u w:val="none"/>
        </w:rPr>
        <w:t xml:space="preserve"> </w:t>
      </w:r>
      <w:r>
        <w:rPr>
          <w:u w:val="none"/>
        </w:rPr>
        <w:t>t</w:t>
      </w:r>
      <w:r>
        <w:rPr>
          <w:spacing w:val="1"/>
          <w:u w:val="none"/>
        </w:rPr>
        <w:t>h</w:t>
      </w:r>
      <w:r>
        <w:rPr>
          <w:u w:val="none"/>
        </w:rPr>
        <w:t>is</w:t>
      </w:r>
      <w:r>
        <w:rPr>
          <w:spacing w:val="21"/>
          <w:u w:val="none"/>
        </w:rPr>
        <w:t xml:space="preserve"> </w:t>
      </w:r>
      <w:r>
        <w:rPr>
          <w:spacing w:val="1"/>
          <w:u w:val="none"/>
        </w:rPr>
        <w:t>L</w:t>
      </w:r>
      <w:r>
        <w:rPr>
          <w:u w:val="none"/>
        </w:rPr>
        <w:t>i</w:t>
      </w:r>
      <w:r>
        <w:rPr>
          <w:spacing w:val="2"/>
          <w:u w:val="none"/>
        </w:rPr>
        <w:t>m</w:t>
      </w:r>
      <w:r>
        <w:rPr>
          <w:u w:val="none"/>
        </w:rPr>
        <w:t>ited</w:t>
      </w:r>
      <w:r>
        <w:rPr>
          <w:spacing w:val="22"/>
          <w:u w:val="none"/>
        </w:rPr>
        <w:t xml:space="preserve"> </w:t>
      </w:r>
      <w:r>
        <w:rPr>
          <w:spacing w:val="1"/>
          <w:u w:val="none"/>
        </w:rPr>
        <w:t>L</w:t>
      </w:r>
      <w:r>
        <w:rPr>
          <w:u w:val="none"/>
        </w:rPr>
        <w:t>iability</w:t>
      </w:r>
      <w:r>
        <w:rPr>
          <w:spacing w:val="1"/>
          <w:w w:val="102"/>
          <w:u w:val="none"/>
        </w:rPr>
        <w:t xml:space="preserve"> </w:t>
      </w:r>
      <w:r>
        <w:rPr>
          <w:spacing w:val="1"/>
          <w:u w:val="none"/>
        </w:rPr>
        <w:t>Op</w:t>
      </w:r>
      <w:r>
        <w:rPr>
          <w:u w:val="none"/>
        </w:rPr>
        <w:t>erati</w:t>
      </w:r>
      <w:r>
        <w:rPr>
          <w:spacing w:val="1"/>
          <w:u w:val="none"/>
        </w:rPr>
        <w:t>n</w:t>
      </w:r>
      <w:r>
        <w:rPr>
          <w:u w:val="none"/>
        </w:rPr>
        <w:t>g</w:t>
      </w:r>
      <w:r>
        <w:rPr>
          <w:spacing w:val="2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5"/>
          <w:u w:val="none"/>
        </w:rPr>
        <w:t xml:space="preserve"> </w:t>
      </w:r>
      <w:r>
        <w:rPr>
          <w:u w:val="none"/>
        </w:rPr>
        <w:t>f</w:t>
      </w:r>
      <w:r>
        <w:rPr>
          <w:spacing w:val="1"/>
          <w:u w:val="none"/>
        </w:rPr>
        <w:t>o</w:t>
      </w:r>
      <w:r>
        <w:rPr>
          <w:u w:val="none"/>
        </w:rPr>
        <w:t>r</w:t>
      </w:r>
      <w:r>
        <w:rPr>
          <w:spacing w:val="25"/>
          <w:u w:val="none"/>
        </w:rPr>
        <w:t xml:space="preserve"> </w:t>
      </w:r>
      <w:r w:rsidR="005D0AFF">
        <w:rPr>
          <w:spacing w:val="2"/>
          <w:u w:val="none"/>
        </w:rPr>
        <w:t>LAMBERTON LAKE MHC</w:t>
      </w:r>
      <w:r>
        <w:rPr>
          <w:spacing w:val="26"/>
          <w:u w:val="none"/>
        </w:rPr>
        <w:t xml:space="preserve"> </w:t>
      </w:r>
      <w:r>
        <w:rPr>
          <w:spacing w:val="1"/>
          <w:u w:val="none"/>
        </w:rPr>
        <w:t>LL</w:t>
      </w:r>
      <w:r>
        <w:rPr>
          <w:u w:val="none"/>
        </w:rPr>
        <w:t>C,</w:t>
      </w:r>
      <w:r>
        <w:rPr>
          <w:spacing w:val="26"/>
          <w:u w:val="none"/>
        </w:rPr>
        <w:t xml:space="preserve"> </w:t>
      </w:r>
      <w:r>
        <w:rPr>
          <w:u w:val="none"/>
        </w:rPr>
        <w:t>a</w:t>
      </w:r>
      <w:r>
        <w:rPr>
          <w:spacing w:val="26"/>
          <w:u w:val="none"/>
        </w:rPr>
        <w:t xml:space="preserve"> </w:t>
      </w:r>
      <w:r w:rsidR="005D0AFF">
        <w:rPr>
          <w:u w:val="none"/>
        </w:rPr>
        <w:t>Michigan</w:t>
      </w:r>
      <w:r>
        <w:rPr>
          <w:spacing w:val="25"/>
          <w:u w:val="none"/>
        </w:rPr>
        <w:t xml:space="preserve"> </w:t>
      </w:r>
      <w:r>
        <w:rPr>
          <w:u w:val="none"/>
        </w:rPr>
        <w:t>li</w:t>
      </w:r>
      <w:r>
        <w:rPr>
          <w:spacing w:val="2"/>
          <w:u w:val="none"/>
        </w:rPr>
        <w:t>m</w:t>
      </w:r>
      <w:r>
        <w:rPr>
          <w:u w:val="none"/>
        </w:rPr>
        <w:t>ited</w:t>
      </w:r>
      <w:r>
        <w:rPr>
          <w:spacing w:val="26"/>
          <w:u w:val="none"/>
        </w:rPr>
        <w:t xml:space="preserve"> </w:t>
      </w:r>
      <w:r>
        <w:rPr>
          <w:u w:val="none"/>
        </w:rPr>
        <w:t>liability</w:t>
      </w:r>
      <w:r>
        <w:rPr>
          <w:spacing w:val="26"/>
          <w:u w:val="none"/>
        </w:rPr>
        <w:t xml:space="preserve"> </w:t>
      </w:r>
      <w:r>
        <w:rPr>
          <w:u w:val="none"/>
        </w:rPr>
        <w:t>co</w:t>
      </w:r>
      <w:r>
        <w:rPr>
          <w:spacing w:val="2"/>
          <w:u w:val="none"/>
        </w:rPr>
        <w:t>m</w:t>
      </w:r>
      <w:r>
        <w:rPr>
          <w:u w:val="none"/>
        </w:rPr>
        <w:t>pany,</w:t>
      </w:r>
      <w:r>
        <w:rPr>
          <w:spacing w:val="26"/>
          <w:u w:val="none"/>
        </w:rPr>
        <w:t xml:space="preserve"> </w:t>
      </w:r>
      <w:r>
        <w:rPr>
          <w:u w:val="none"/>
        </w:rPr>
        <w:t>as</w:t>
      </w:r>
      <w:r>
        <w:rPr>
          <w:spacing w:val="26"/>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6"/>
          <w:u w:val="none"/>
        </w:rPr>
        <w:t xml:space="preserve"> </w:t>
      </w:r>
      <w:r>
        <w:rPr>
          <w:u w:val="none"/>
        </w:rPr>
        <w:t>date</w:t>
      </w:r>
      <w:r>
        <w:rPr>
          <w:spacing w:val="1"/>
          <w:w w:val="102"/>
          <w:u w:val="none"/>
        </w:rPr>
        <w:t xml:space="preserve"> </w:t>
      </w:r>
      <w:r>
        <w:rPr>
          <w:u w:val="none"/>
        </w:rPr>
        <w:t>first</w:t>
      </w:r>
      <w:r>
        <w:rPr>
          <w:spacing w:val="25"/>
          <w:u w:val="none"/>
        </w:rPr>
        <w:t xml:space="preserve"> </w:t>
      </w:r>
      <w:r>
        <w:rPr>
          <w:u w:val="none"/>
        </w:rPr>
        <w:t>a</w:t>
      </w:r>
      <w:r>
        <w:rPr>
          <w:spacing w:val="1"/>
          <w:u w:val="none"/>
        </w:rPr>
        <w:t>b</w:t>
      </w:r>
      <w:r>
        <w:rPr>
          <w:u w:val="none"/>
        </w:rPr>
        <w:t>ove</w:t>
      </w:r>
      <w:r>
        <w:rPr>
          <w:spacing w:val="26"/>
          <w:u w:val="none"/>
        </w:rPr>
        <w:t xml:space="preserve"> </w:t>
      </w:r>
      <w:r>
        <w:rPr>
          <w:spacing w:val="1"/>
          <w:u w:val="none"/>
        </w:rPr>
        <w:t>w</w:t>
      </w:r>
      <w:r>
        <w:rPr>
          <w:u w:val="none"/>
        </w:rPr>
        <w:t>ritte</w:t>
      </w:r>
      <w:r>
        <w:rPr>
          <w:spacing w:val="1"/>
          <w:u w:val="none"/>
        </w:rPr>
        <w:t>n</w:t>
      </w:r>
      <w:r>
        <w:rPr>
          <w:u w:val="none"/>
        </w:rPr>
        <w:t>.</w:t>
      </w:r>
    </w:p>
    <w:p w14:paraId="19F4DBAB" w14:textId="77777777" w:rsidR="000C19C9" w:rsidRDefault="000C19C9">
      <w:pPr>
        <w:spacing w:before="2" w:line="110" w:lineRule="exact"/>
        <w:rPr>
          <w:sz w:val="11"/>
          <w:szCs w:val="11"/>
        </w:rPr>
      </w:pPr>
    </w:p>
    <w:p w14:paraId="619BE8F7" w14:textId="77777777" w:rsidR="000C19C9" w:rsidRDefault="000C19C9">
      <w:pPr>
        <w:spacing w:line="200" w:lineRule="exact"/>
        <w:rPr>
          <w:sz w:val="20"/>
          <w:szCs w:val="20"/>
        </w:rPr>
      </w:pPr>
    </w:p>
    <w:p w14:paraId="35452E43" w14:textId="77777777" w:rsidR="000C19C9" w:rsidRDefault="000C19C9">
      <w:pPr>
        <w:spacing w:line="200" w:lineRule="exact"/>
        <w:rPr>
          <w:sz w:val="20"/>
          <w:szCs w:val="20"/>
        </w:rPr>
      </w:pPr>
    </w:p>
    <w:p w14:paraId="3A0C94B6" w14:textId="77777777" w:rsidR="000C19C9" w:rsidRDefault="00D3642A">
      <w:pPr>
        <w:pStyle w:val="Heading1"/>
        <w:ind w:left="104"/>
        <w:rPr>
          <w:b w:val="0"/>
          <w:bCs w:val="0"/>
        </w:rPr>
      </w:pPr>
      <w:r>
        <w:rPr>
          <w:spacing w:val="2"/>
        </w:rPr>
        <w:t>M</w:t>
      </w:r>
      <w:r>
        <w:rPr>
          <w:spacing w:val="1"/>
        </w:rPr>
        <w:t>ANA</w:t>
      </w:r>
      <w:r>
        <w:rPr>
          <w:spacing w:val="2"/>
        </w:rPr>
        <w:t>G</w:t>
      </w:r>
      <w:r>
        <w:t>I</w:t>
      </w:r>
      <w:r>
        <w:rPr>
          <w:spacing w:val="1"/>
        </w:rPr>
        <w:t>N</w:t>
      </w:r>
      <w:r>
        <w:t xml:space="preserve">G </w:t>
      </w:r>
      <w:r>
        <w:rPr>
          <w:spacing w:val="10"/>
        </w:rPr>
        <w:t xml:space="preserve"> </w:t>
      </w:r>
      <w:r>
        <w:rPr>
          <w:spacing w:val="2"/>
        </w:rPr>
        <w:t>M</w:t>
      </w:r>
      <w:r>
        <w:rPr>
          <w:spacing w:val="1"/>
        </w:rPr>
        <w:t>E</w:t>
      </w:r>
      <w:r>
        <w:rPr>
          <w:spacing w:val="2"/>
        </w:rPr>
        <w:t>M</w:t>
      </w:r>
      <w:r>
        <w:rPr>
          <w:spacing w:val="1"/>
        </w:rPr>
        <w:t>BE</w:t>
      </w:r>
      <w:r w:rsidR="007E65FD">
        <w:rPr>
          <w:spacing w:val="2"/>
        </w:rPr>
        <w:t>R</w:t>
      </w:r>
      <w:r>
        <w:t>:</w:t>
      </w:r>
    </w:p>
    <w:p w14:paraId="0FB1D1D4" w14:textId="77777777" w:rsidR="000C19C9" w:rsidRDefault="000C19C9">
      <w:pPr>
        <w:spacing w:before="19" w:line="220" w:lineRule="exact"/>
      </w:pPr>
    </w:p>
    <w:p w14:paraId="33CB5EF9" w14:textId="77777777" w:rsidR="000C19C9" w:rsidRDefault="00460C92" w:rsidP="00460C92">
      <w:pPr>
        <w:pStyle w:val="BodyText"/>
        <w:tabs>
          <w:tab w:val="left" w:pos="4424"/>
        </w:tabs>
        <w:ind w:firstLine="0"/>
        <w:rPr>
          <w:u w:val="none"/>
        </w:rPr>
      </w:pPr>
      <w:r>
        <w:rPr>
          <w:u w:val="none"/>
        </w:rPr>
        <w:t xml:space="preserve">BEDROCK </w:t>
      </w:r>
      <w:r w:rsidR="009C313C">
        <w:rPr>
          <w:u w:val="none"/>
        </w:rPr>
        <w:t>&lt;&gt; EM HOLDINGS</w:t>
      </w:r>
      <w:r>
        <w:rPr>
          <w:u w:val="none"/>
        </w:rPr>
        <w:t>, LLC</w:t>
      </w:r>
    </w:p>
    <w:p w14:paraId="1C074FB3" w14:textId="77777777" w:rsidR="00460C92" w:rsidRDefault="00460C92" w:rsidP="00460C92">
      <w:pPr>
        <w:pStyle w:val="BodyText"/>
        <w:tabs>
          <w:tab w:val="left" w:pos="4424"/>
        </w:tabs>
        <w:ind w:firstLine="0"/>
        <w:rPr>
          <w:u w:val="none"/>
        </w:rPr>
      </w:pPr>
      <w:r>
        <w:rPr>
          <w:u w:val="none"/>
        </w:rPr>
        <w:t>a Delaware limited liability company</w:t>
      </w:r>
    </w:p>
    <w:p w14:paraId="5F894650" w14:textId="77777777" w:rsidR="00460C92" w:rsidRDefault="00460C92" w:rsidP="00460C92">
      <w:pPr>
        <w:pStyle w:val="BodyText"/>
        <w:tabs>
          <w:tab w:val="left" w:pos="4424"/>
        </w:tabs>
        <w:ind w:firstLine="0"/>
        <w:rPr>
          <w:u w:val="none"/>
        </w:rPr>
      </w:pPr>
    </w:p>
    <w:p w14:paraId="305B656C" w14:textId="77777777" w:rsidR="009C313C" w:rsidRDefault="009C313C" w:rsidP="009C313C">
      <w:pPr>
        <w:pStyle w:val="BodyText"/>
        <w:tabs>
          <w:tab w:val="left" w:pos="4424"/>
        </w:tabs>
        <w:ind w:left="540" w:firstLine="0"/>
        <w:rPr>
          <w:u w:val="none"/>
        </w:rPr>
      </w:pPr>
      <w:r>
        <w:rPr>
          <w:u w:val="none"/>
        </w:rPr>
        <w:t>By: BEDROCK MHC, LLC</w:t>
      </w:r>
    </w:p>
    <w:p w14:paraId="3D4EAB76" w14:textId="77777777" w:rsidR="009C313C" w:rsidRDefault="009C313C" w:rsidP="009C313C">
      <w:pPr>
        <w:pStyle w:val="BodyText"/>
        <w:tabs>
          <w:tab w:val="left" w:pos="4424"/>
        </w:tabs>
        <w:ind w:left="540" w:firstLine="0"/>
        <w:rPr>
          <w:u w:val="none"/>
        </w:rPr>
      </w:pPr>
      <w:r>
        <w:rPr>
          <w:u w:val="none"/>
        </w:rPr>
        <w:t>a Delaware limited liability company</w:t>
      </w:r>
    </w:p>
    <w:p w14:paraId="0E14B5CC" w14:textId="77777777" w:rsidR="009C313C" w:rsidRDefault="009C313C" w:rsidP="009C313C">
      <w:pPr>
        <w:pStyle w:val="BodyText"/>
        <w:tabs>
          <w:tab w:val="left" w:pos="4424"/>
        </w:tabs>
        <w:ind w:left="540" w:firstLine="0"/>
        <w:rPr>
          <w:u w:val="none"/>
        </w:rPr>
      </w:pPr>
      <w:r>
        <w:rPr>
          <w:u w:val="none"/>
        </w:rPr>
        <w:t>its Manager</w:t>
      </w:r>
    </w:p>
    <w:p w14:paraId="4B8F041D" w14:textId="77777777" w:rsidR="009C313C" w:rsidRDefault="009C313C" w:rsidP="009C313C">
      <w:pPr>
        <w:pStyle w:val="BodyText"/>
        <w:tabs>
          <w:tab w:val="left" w:pos="4424"/>
        </w:tabs>
        <w:ind w:left="540" w:firstLine="0"/>
        <w:rPr>
          <w:u w:val="none"/>
        </w:rPr>
      </w:pPr>
    </w:p>
    <w:p w14:paraId="489D9E6E" w14:textId="77777777" w:rsidR="00460C92" w:rsidRDefault="00460C92" w:rsidP="009C313C">
      <w:pPr>
        <w:pStyle w:val="BodyText"/>
        <w:tabs>
          <w:tab w:val="left" w:pos="4424"/>
        </w:tabs>
        <w:ind w:left="540" w:firstLine="0"/>
        <w:rPr>
          <w:u w:val="none"/>
        </w:rPr>
      </w:pPr>
      <w:r>
        <w:rPr>
          <w:u w:val="none"/>
        </w:rPr>
        <w:t>By: __________________________</w:t>
      </w:r>
    </w:p>
    <w:p w14:paraId="61D3D041" w14:textId="77777777" w:rsidR="00460C92" w:rsidRDefault="00460C92" w:rsidP="009C313C">
      <w:pPr>
        <w:pStyle w:val="BodyText"/>
        <w:tabs>
          <w:tab w:val="left" w:pos="4424"/>
        </w:tabs>
        <w:ind w:left="540" w:firstLine="0"/>
        <w:rPr>
          <w:u w:val="none"/>
        </w:rPr>
      </w:pPr>
      <w:r>
        <w:rPr>
          <w:u w:val="none"/>
        </w:rPr>
        <w:t xml:space="preserve">         Austin Berk, Manager</w:t>
      </w:r>
    </w:p>
    <w:p w14:paraId="15E935D7" w14:textId="77777777" w:rsidR="009D20B5" w:rsidRDefault="009D20B5" w:rsidP="009C313C">
      <w:pPr>
        <w:pStyle w:val="BodyText"/>
        <w:tabs>
          <w:tab w:val="left" w:pos="4424"/>
        </w:tabs>
        <w:spacing w:before="77"/>
        <w:ind w:left="540" w:firstLine="0"/>
        <w:rPr>
          <w:u w:val="none"/>
        </w:rPr>
      </w:pPr>
    </w:p>
    <w:p w14:paraId="2EC345FC" w14:textId="77777777" w:rsidR="000C19C9" w:rsidRDefault="000C19C9">
      <w:pPr>
        <w:sectPr w:rsidR="000C19C9">
          <w:type w:val="continuous"/>
          <w:pgSz w:w="12240" w:h="15840"/>
          <w:pgMar w:top="1380" w:right="1320" w:bottom="940" w:left="1340" w:header="720" w:footer="720" w:gutter="0"/>
          <w:cols w:space="720"/>
        </w:sectPr>
      </w:pPr>
    </w:p>
    <w:p w14:paraId="146095F6" w14:textId="77777777" w:rsidR="007E65FD" w:rsidRDefault="00D3642A" w:rsidP="007E65FD">
      <w:pPr>
        <w:pStyle w:val="Heading1"/>
        <w:spacing w:before="70" w:line="252" w:lineRule="auto"/>
        <w:ind w:left="0" w:right="30"/>
        <w:jc w:val="center"/>
        <w:rPr>
          <w:w w:val="102"/>
        </w:rPr>
      </w:pPr>
      <w:r>
        <w:rPr>
          <w:spacing w:val="1"/>
          <w:u w:val="single" w:color="000000"/>
        </w:rPr>
        <w:lastRenderedPageBreak/>
        <w:t>EX</w:t>
      </w:r>
      <w:r>
        <w:rPr>
          <w:spacing w:val="2"/>
          <w:u w:val="single" w:color="000000"/>
        </w:rPr>
        <w:t>H</w:t>
      </w:r>
      <w:r>
        <w:rPr>
          <w:u w:val="single" w:color="000000"/>
        </w:rPr>
        <w:t>I</w:t>
      </w:r>
      <w:r>
        <w:rPr>
          <w:spacing w:val="1"/>
          <w:u w:val="single" w:color="000000"/>
        </w:rPr>
        <w:t>B</w:t>
      </w:r>
      <w:r>
        <w:rPr>
          <w:u w:val="single" w:color="000000"/>
        </w:rPr>
        <w:t>IT</w:t>
      </w:r>
      <w:r>
        <w:rPr>
          <w:spacing w:val="31"/>
          <w:u w:val="single" w:color="000000"/>
        </w:rPr>
        <w:t xml:space="preserve"> </w:t>
      </w:r>
      <w:r>
        <w:rPr>
          <w:u w:val="single" w:color="000000"/>
        </w:rPr>
        <w:t>A</w:t>
      </w:r>
    </w:p>
    <w:p w14:paraId="5865C7CC" w14:textId="77777777" w:rsidR="000C19C9" w:rsidRDefault="007E65FD" w:rsidP="007E65FD">
      <w:pPr>
        <w:pStyle w:val="Heading1"/>
        <w:spacing w:before="70" w:line="252" w:lineRule="auto"/>
        <w:ind w:left="0" w:right="30"/>
        <w:jc w:val="center"/>
        <w:rPr>
          <w:b w:val="0"/>
          <w:bCs w:val="0"/>
        </w:rPr>
      </w:pPr>
      <w:r>
        <w:rPr>
          <w:spacing w:val="2"/>
          <w:u w:val="single" w:color="000000"/>
        </w:rPr>
        <w:t>LAMBERTON LAKE</w:t>
      </w:r>
      <w:r w:rsidR="00D3642A">
        <w:rPr>
          <w:spacing w:val="24"/>
          <w:u w:val="single" w:color="000000"/>
        </w:rPr>
        <w:t xml:space="preserve"> </w:t>
      </w:r>
      <w:r w:rsidR="00D3642A">
        <w:rPr>
          <w:spacing w:val="2"/>
          <w:u w:val="single" w:color="000000"/>
        </w:rPr>
        <w:t>MH</w:t>
      </w:r>
      <w:r>
        <w:rPr>
          <w:spacing w:val="2"/>
          <w:u w:val="single" w:color="000000"/>
        </w:rPr>
        <w:t>C</w:t>
      </w:r>
      <w:r w:rsidR="00D3642A">
        <w:rPr>
          <w:spacing w:val="24"/>
          <w:u w:val="single" w:color="000000"/>
        </w:rPr>
        <w:t xml:space="preserve"> </w:t>
      </w:r>
      <w:r w:rsidR="00D3642A">
        <w:rPr>
          <w:spacing w:val="1"/>
          <w:u w:val="single" w:color="000000"/>
        </w:rPr>
        <w:t>LL</w:t>
      </w:r>
      <w:r w:rsidR="00D3642A">
        <w:rPr>
          <w:u w:val="single" w:color="000000"/>
        </w:rPr>
        <w:t>C</w:t>
      </w:r>
    </w:p>
    <w:p w14:paraId="53AEB73F"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70B8D96E"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7E7A403A" w14:textId="77777777" w:rsidR="00460C92" w:rsidRDefault="006C1DAA" w:rsidP="00460C92">
      <w:pPr>
        <w:spacing w:line="237" w:lineRule="exact"/>
        <w:jc w:val="center"/>
        <w:rPr>
          <w:rFonts w:ascii="Times New Roman" w:eastAsia="Times New Roman" w:hAnsi="Times New Roman" w:cs="Times New Roman"/>
          <w:sz w:val="21"/>
          <w:szCs w:val="21"/>
        </w:rPr>
      </w:pPr>
      <w:del w:id="646" w:author="Microsoft Office User" w:date="2017-10-31T16:26:00Z">
        <w:r w:rsidDel="007A495B">
          <w:rPr>
            <w:rFonts w:ascii="Times New Roman" w:eastAsia="Times New Roman" w:hAnsi="Times New Roman" w:cs="Times New Roman"/>
            <w:b/>
            <w:bCs/>
            <w:spacing w:val="2"/>
            <w:sz w:val="21"/>
            <w:szCs w:val="21"/>
            <w:u w:val="single" w:color="000000"/>
          </w:rPr>
          <w:delText xml:space="preserve">MANAGING </w:delText>
        </w:r>
      </w:del>
      <w:r>
        <w:rPr>
          <w:rFonts w:ascii="Times New Roman" w:eastAsia="Times New Roman" w:hAnsi="Times New Roman" w:cs="Times New Roman"/>
          <w:b/>
          <w:bCs/>
          <w:spacing w:val="2"/>
          <w:sz w:val="21"/>
          <w:szCs w:val="21"/>
          <w:u w:val="single" w:color="000000"/>
        </w:rPr>
        <w:t>MEMBER</w:t>
      </w:r>
      <w:ins w:id="647" w:author="Microsoft Office User" w:date="2017-10-31T16:26:00Z">
        <w:r w:rsidR="007A495B">
          <w:rPr>
            <w:rFonts w:ascii="Times New Roman" w:eastAsia="Times New Roman" w:hAnsi="Times New Roman" w:cs="Times New Roman"/>
            <w:b/>
            <w:bCs/>
            <w:spacing w:val="2"/>
            <w:sz w:val="21"/>
            <w:szCs w:val="21"/>
            <w:u w:val="single" w:color="000000"/>
          </w:rPr>
          <w:t>S</w:t>
        </w:r>
      </w:ins>
    </w:p>
    <w:p w14:paraId="32FEE73C" w14:textId="77777777" w:rsidR="00460C92" w:rsidRDefault="00460C92" w:rsidP="00460C92">
      <w:pPr>
        <w:spacing w:before="5" w:line="110" w:lineRule="exact"/>
        <w:rPr>
          <w:sz w:val="11"/>
          <w:szCs w:val="11"/>
        </w:rPr>
      </w:pPr>
    </w:p>
    <w:p w14:paraId="77F9AD81" w14:textId="77777777" w:rsidR="00460C92" w:rsidRDefault="00460C92" w:rsidP="00460C92">
      <w:pPr>
        <w:spacing w:line="200" w:lineRule="exact"/>
        <w:jc w:val="center"/>
        <w:rPr>
          <w:sz w:val="20"/>
          <w:szCs w:val="20"/>
        </w:rPr>
      </w:pPr>
    </w:p>
    <w:p w14:paraId="40821D5B" w14:textId="77777777" w:rsidR="00460C92" w:rsidRDefault="00460C92" w:rsidP="00460C92">
      <w:pPr>
        <w:spacing w:line="200" w:lineRule="exact"/>
        <w:jc w:val="center"/>
        <w:rPr>
          <w:sz w:val="20"/>
          <w:szCs w:val="20"/>
        </w:rPr>
      </w:pPr>
    </w:p>
    <w:tbl>
      <w:tblPr>
        <w:tblW w:w="9900" w:type="dxa"/>
        <w:tblInd w:w="4" w:type="dxa"/>
        <w:tblLayout w:type="fixed"/>
        <w:tblCellMar>
          <w:left w:w="0" w:type="dxa"/>
          <w:right w:w="0" w:type="dxa"/>
        </w:tblCellMar>
        <w:tblLook w:val="01E0" w:firstRow="1" w:lastRow="1" w:firstColumn="1" w:lastColumn="1" w:noHBand="0" w:noVBand="0"/>
      </w:tblPr>
      <w:tblGrid>
        <w:gridCol w:w="4087"/>
        <w:gridCol w:w="2733"/>
        <w:gridCol w:w="3080"/>
      </w:tblGrid>
      <w:tr w:rsidR="007A495B" w14:paraId="47A9264A" w14:textId="77777777" w:rsidTr="007A495B">
        <w:trPr>
          <w:trHeight w:hRule="exact" w:val="805"/>
        </w:trPr>
        <w:tc>
          <w:tcPr>
            <w:tcW w:w="4087"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5AAD10B0" w14:textId="77777777" w:rsidR="00460C92" w:rsidRDefault="00460C92" w:rsidP="009C313C">
            <w:pPr>
              <w:pStyle w:val="TableParagraph"/>
              <w:ind w:left="109" w:right="662"/>
              <w:jc w:val="center"/>
              <w:rPr>
                <w:rFonts w:ascii="Times New Roman" w:eastAsia="Times New Roman" w:hAnsi="Times New Roman" w:cs="Times New Roman"/>
                <w:sz w:val="21"/>
                <w:szCs w:val="21"/>
              </w:rPr>
            </w:pP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pacing w:val="2"/>
                <w:sz w:val="21"/>
                <w:szCs w:val="21"/>
                <w:u w:val="single" w:color="000000"/>
              </w:rPr>
              <w:t>V</w:t>
            </w:r>
            <w:r>
              <w:rPr>
                <w:rFonts w:ascii="Times New Roman" w:eastAsia="Times New Roman" w:hAnsi="Times New Roman" w:cs="Times New Roman"/>
                <w:b/>
                <w:bCs/>
                <w:spacing w:val="1"/>
                <w:sz w:val="21"/>
                <w:szCs w:val="21"/>
                <w:u w:val="single" w:color="000000"/>
              </w:rPr>
              <w:t>EST</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R</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NA</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z w:val="21"/>
                <w:szCs w:val="21"/>
                <w:u w:val="single" w:color="000000"/>
              </w:rPr>
              <w:t>E</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AND</w:t>
            </w:r>
            <w:r>
              <w:rPr>
                <w:rFonts w:ascii="Times New Roman" w:eastAsia="Times New Roman" w:hAnsi="Times New Roman" w:cs="Times New Roman"/>
                <w:b/>
                <w:bCs/>
                <w:spacing w:val="2"/>
                <w:w w:val="102"/>
                <w:sz w:val="21"/>
                <w:szCs w:val="21"/>
              </w:rPr>
              <w:t xml:space="preserve"> </w:t>
            </w:r>
            <w:r>
              <w:rPr>
                <w:rFonts w:ascii="Times New Roman" w:eastAsia="Times New Roman" w:hAnsi="Times New Roman" w:cs="Times New Roman"/>
                <w:b/>
                <w:bCs/>
                <w:spacing w:val="1"/>
                <w:sz w:val="21"/>
                <w:szCs w:val="21"/>
                <w:u w:val="single" w:color="000000"/>
              </w:rPr>
              <w:t>ADDRES</w:t>
            </w:r>
            <w:r>
              <w:rPr>
                <w:rFonts w:ascii="Times New Roman" w:eastAsia="Times New Roman" w:hAnsi="Times New Roman" w:cs="Times New Roman"/>
                <w:b/>
                <w:bCs/>
                <w:sz w:val="21"/>
                <w:szCs w:val="21"/>
                <w:u w:val="single" w:color="000000"/>
              </w:rPr>
              <w:t>S</w:t>
            </w:r>
          </w:p>
        </w:tc>
        <w:tc>
          <w:tcPr>
            <w:tcW w:w="2733"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3C66079B" w14:textId="77777777" w:rsidR="00460C92" w:rsidRPr="007A495B" w:rsidRDefault="007A495B" w:rsidP="009C313C">
            <w:pPr>
              <w:jc w:val="center"/>
              <w:rPr>
                <w:b/>
                <w:u w:val="single"/>
                <w:rPrChange w:id="648" w:author="Microsoft Office User" w:date="2017-10-31T16:25:00Z">
                  <w:rPr/>
                </w:rPrChange>
              </w:rPr>
            </w:pPr>
            <w:ins w:id="649" w:author="Microsoft Office User" w:date="2017-10-31T16:24:00Z">
              <w:r w:rsidRPr="007A495B">
                <w:rPr>
                  <w:b/>
                  <w:u w:val="single"/>
                  <w:rPrChange w:id="650" w:author="Microsoft Office User" w:date="2017-10-31T16:25:00Z">
                    <w:rPr/>
                  </w:rPrChange>
                </w:rPr>
                <w:t>CLASS A PERCENTAGE INTEREST</w:t>
              </w:r>
            </w:ins>
          </w:p>
        </w:tc>
        <w:tc>
          <w:tcPr>
            <w:tcW w:w="3080"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313E8CB7" w14:textId="77777777" w:rsidR="00460C92" w:rsidRDefault="00460C92" w:rsidP="009C313C">
            <w:pPr>
              <w:pStyle w:val="TableParagraph"/>
              <w:spacing w:before="4"/>
              <w:ind w:left="312" w:right="106" w:hanging="208"/>
              <w:jc w:val="center"/>
              <w:rPr>
                <w:rFonts w:ascii="Times New Roman" w:eastAsia="Times New Roman" w:hAnsi="Times New Roman" w:cs="Times New Roman"/>
                <w:sz w:val="21"/>
                <w:szCs w:val="21"/>
              </w:rPr>
            </w:pPr>
            <w:del w:id="651" w:author="Microsoft Office User" w:date="2017-10-31T16:25:00Z">
              <w:r w:rsidDel="007A495B">
                <w:rPr>
                  <w:rFonts w:ascii="Times New Roman" w:eastAsia="Times New Roman" w:hAnsi="Times New Roman" w:cs="Times New Roman"/>
                  <w:b/>
                  <w:bCs/>
                  <w:spacing w:val="1"/>
                  <w:sz w:val="21"/>
                  <w:szCs w:val="21"/>
                  <w:u w:val="single" w:color="000000"/>
                </w:rPr>
                <w:delText>PERCENTA</w:delText>
              </w:r>
              <w:r w:rsidDel="007A495B">
                <w:rPr>
                  <w:rFonts w:ascii="Times New Roman" w:eastAsia="Times New Roman" w:hAnsi="Times New Roman" w:cs="Times New Roman"/>
                  <w:b/>
                  <w:bCs/>
                  <w:spacing w:val="2"/>
                  <w:sz w:val="21"/>
                  <w:szCs w:val="21"/>
                  <w:u w:val="single" w:color="000000"/>
                </w:rPr>
                <w:delText>G</w:delText>
              </w:r>
              <w:r w:rsidDel="007A495B">
                <w:rPr>
                  <w:rFonts w:ascii="Times New Roman" w:eastAsia="Times New Roman" w:hAnsi="Times New Roman" w:cs="Times New Roman"/>
                  <w:b/>
                  <w:bCs/>
                  <w:sz w:val="21"/>
                  <w:szCs w:val="21"/>
                  <w:u w:val="single" w:color="000000"/>
                </w:rPr>
                <w:delText>E</w:delText>
              </w:r>
              <w:r w:rsidDel="007A495B">
                <w:rPr>
                  <w:rFonts w:ascii="Times New Roman" w:eastAsia="Times New Roman" w:hAnsi="Times New Roman" w:cs="Times New Roman"/>
                  <w:b/>
                  <w:bCs/>
                  <w:w w:val="102"/>
                  <w:sz w:val="21"/>
                  <w:szCs w:val="21"/>
                </w:rPr>
                <w:delText xml:space="preserve"> </w:delText>
              </w:r>
              <w:r w:rsidDel="007A495B">
                <w:rPr>
                  <w:rFonts w:ascii="Times New Roman" w:eastAsia="Times New Roman" w:hAnsi="Times New Roman" w:cs="Times New Roman"/>
                  <w:b/>
                  <w:bCs/>
                  <w:sz w:val="21"/>
                  <w:szCs w:val="21"/>
                  <w:u w:val="single" w:color="000000"/>
                </w:rPr>
                <w:delText>I</w:delText>
              </w:r>
              <w:r w:rsidDel="007A495B">
                <w:rPr>
                  <w:rFonts w:ascii="Times New Roman" w:eastAsia="Times New Roman" w:hAnsi="Times New Roman" w:cs="Times New Roman"/>
                  <w:b/>
                  <w:bCs/>
                  <w:spacing w:val="1"/>
                  <w:sz w:val="21"/>
                  <w:szCs w:val="21"/>
                  <w:u w:val="single" w:color="000000"/>
                </w:rPr>
                <w:delText>NTERES</w:delText>
              </w:r>
              <w:r w:rsidDel="007A495B">
                <w:rPr>
                  <w:rFonts w:ascii="Times New Roman" w:eastAsia="Times New Roman" w:hAnsi="Times New Roman" w:cs="Times New Roman"/>
                  <w:b/>
                  <w:bCs/>
                  <w:sz w:val="21"/>
                  <w:szCs w:val="21"/>
                  <w:u w:val="single" w:color="000000"/>
                </w:rPr>
                <w:delText>T</w:delText>
              </w:r>
            </w:del>
            <w:ins w:id="652" w:author="Microsoft Office User" w:date="2017-10-31T16:25:00Z">
              <w:r w:rsidR="007A495B">
                <w:rPr>
                  <w:rFonts w:ascii="Times New Roman" w:eastAsia="Times New Roman" w:hAnsi="Times New Roman" w:cs="Times New Roman"/>
                  <w:b/>
                  <w:bCs/>
                  <w:spacing w:val="1"/>
                  <w:sz w:val="21"/>
                  <w:szCs w:val="21"/>
                  <w:u w:val="single" w:color="000000"/>
                </w:rPr>
                <w:t>CLASS B PERCENTAGE INTEREST</w:t>
              </w:r>
            </w:ins>
          </w:p>
        </w:tc>
      </w:tr>
      <w:tr w:rsidR="007A495B" w14:paraId="10A04B88" w14:textId="77777777" w:rsidTr="007A495B">
        <w:trPr>
          <w:trHeight w:hRule="exact" w:val="1776"/>
        </w:trPr>
        <w:tc>
          <w:tcPr>
            <w:tcW w:w="4087" w:type="dxa"/>
            <w:tcBorders>
              <w:top w:val="single" w:sz="3" w:space="0" w:color="EAEAEA"/>
              <w:left w:val="single" w:sz="3" w:space="0" w:color="EAEAEA"/>
              <w:bottom w:val="single" w:sz="3" w:space="0" w:color="EAEAEA"/>
              <w:right w:val="single" w:sz="3" w:space="0" w:color="EAEAEA"/>
            </w:tcBorders>
            <w:vAlign w:val="center"/>
          </w:tcPr>
          <w:p w14:paraId="3F2ECE9B" w14:textId="77777777" w:rsidR="00460C92" w:rsidRDefault="00460C92" w:rsidP="009C313C">
            <w:pPr>
              <w:pStyle w:val="TableParagraph"/>
              <w:spacing w:before="4"/>
              <w:ind w:left="109" w:right="463"/>
              <w:jc w:val="center"/>
              <w:rPr>
                <w:rFonts w:ascii="Times New Roman" w:eastAsia="Times New Roman" w:hAnsi="Times New Roman" w:cs="Times New Roman"/>
                <w:spacing w:val="1"/>
                <w:sz w:val="21"/>
                <w:szCs w:val="21"/>
              </w:rPr>
            </w:pPr>
          </w:p>
          <w:p w14:paraId="01B8F577" w14:textId="77777777" w:rsidR="00460C92" w:rsidRDefault="00460C92" w:rsidP="009C313C">
            <w:pPr>
              <w:pStyle w:val="TableParagraph"/>
              <w:spacing w:before="4"/>
              <w:ind w:left="109" w:right="463"/>
              <w:jc w:val="center"/>
              <w:rPr>
                <w:rFonts w:ascii="Times New Roman" w:eastAsia="Times New Roman" w:hAnsi="Times New Roman" w:cs="Times New Roman"/>
                <w:sz w:val="21"/>
                <w:szCs w:val="21"/>
              </w:rPr>
            </w:pPr>
            <w:r>
              <w:rPr>
                <w:rFonts w:ascii="Times New Roman" w:eastAsia="Times New Roman" w:hAnsi="Times New Roman" w:cs="Times New Roman"/>
                <w:spacing w:val="1"/>
                <w:sz w:val="21"/>
                <w:szCs w:val="21"/>
              </w:rPr>
              <w:t xml:space="preserve">BEDROCK </w:t>
            </w:r>
            <w:r w:rsidR="009C313C">
              <w:rPr>
                <w:rFonts w:ascii="Times New Roman" w:eastAsia="Times New Roman" w:hAnsi="Times New Roman" w:cs="Times New Roman"/>
                <w:spacing w:val="1"/>
                <w:sz w:val="21"/>
                <w:szCs w:val="21"/>
              </w:rPr>
              <w:t>&lt;&gt; EM HOLDINGS</w:t>
            </w:r>
            <w:r>
              <w:rPr>
                <w:rFonts w:ascii="Times New Roman" w:eastAsia="Times New Roman" w:hAnsi="Times New Roman" w:cs="Times New Roman"/>
                <w:spacing w:val="1"/>
                <w:sz w:val="21"/>
                <w:szCs w:val="21"/>
              </w:rPr>
              <w:t>, LLC</w:t>
            </w:r>
          </w:p>
        </w:tc>
        <w:tc>
          <w:tcPr>
            <w:tcW w:w="2733" w:type="dxa"/>
            <w:tcBorders>
              <w:top w:val="single" w:sz="3" w:space="0" w:color="EAEAEA"/>
              <w:left w:val="single" w:sz="3" w:space="0" w:color="EAEAEA"/>
              <w:bottom w:val="single" w:sz="3" w:space="0" w:color="EAEAEA"/>
              <w:right w:val="single" w:sz="3" w:space="0" w:color="EAEAEA"/>
            </w:tcBorders>
            <w:vAlign w:val="center"/>
          </w:tcPr>
          <w:p w14:paraId="2FAD91F3" w14:textId="77777777" w:rsidR="00460C92" w:rsidRDefault="007A495B" w:rsidP="009C313C">
            <w:pPr>
              <w:jc w:val="center"/>
            </w:pPr>
            <w:ins w:id="653" w:author="Microsoft Office User" w:date="2017-10-31T16:26:00Z">
              <w:r>
                <w:t>100%</w:t>
              </w:r>
            </w:ins>
          </w:p>
        </w:tc>
        <w:tc>
          <w:tcPr>
            <w:tcW w:w="3080" w:type="dxa"/>
            <w:tcBorders>
              <w:top w:val="single" w:sz="3" w:space="0" w:color="EAEAEA"/>
              <w:left w:val="single" w:sz="3" w:space="0" w:color="EAEAEA"/>
              <w:bottom w:val="single" w:sz="3" w:space="0" w:color="EAEAEA"/>
              <w:right w:val="single" w:sz="3" w:space="0" w:color="EAEAEA"/>
            </w:tcBorders>
            <w:vAlign w:val="center"/>
          </w:tcPr>
          <w:p w14:paraId="30C4E834" w14:textId="77777777" w:rsidR="00460C92" w:rsidRDefault="00460C92" w:rsidP="009C313C">
            <w:pPr>
              <w:pStyle w:val="TableParagraph"/>
              <w:spacing w:before="4"/>
              <w:ind w:left="654" w:right="300"/>
              <w:jc w:val="center"/>
              <w:rPr>
                <w:rFonts w:ascii="Times New Roman" w:eastAsia="Times New Roman" w:hAnsi="Times New Roman" w:cs="Times New Roman"/>
                <w:spacing w:val="1"/>
                <w:sz w:val="21"/>
                <w:szCs w:val="21"/>
              </w:rPr>
            </w:pPr>
          </w:p>
          <w:p w14:paraId="0D0CE3F7" w14:textId="77777777" w:rsidR="00460C92" w:rsidRDefault="00460C92" w:rsidP="009C313C">
            <w:pPr>
              <w:pStyle w:val="TableParagraph"/>
              <w:spacing w:before="2"/>
              <w:jc w:val="center"/>
              <w:rPr>
                <w:sz w:val="12"/>
                <w:szCs w:val="12"/>
              </w:rPr>
            </w:pPr>
          </w:p>
          <w:p w14:paraId="429242BD" w14:textId="77777777" w:rsidR="00460C92" w:rsidRDefault="007A495B" w:rsidP="009C313C">
            <w:pPr>
              <w:pStyle w:val="TableParagraph"/>
              <w:jc w:val="center"/>
              <w:rPr>
                <w:sz w:val="20"/>
                <w:szCs w:val="20"/>
              </w:rPr>
            </w:pPr>
            <w:ins w:id="654" w:author="Microsoft Office User" w:date="2017-10-31T16:26:00Z">
              <w:r>
                <w:rPr>
                  <w:sz w:val="20"/>
                  <w:szCs w:val="20"/>
                </w:rPr>
                <w:t>0%</w:t>
              </w:r>
            </w:ins>
          </w:p>
          <w:p w14:paraId="0017157F" w14:textId="77777777" w:rsidR="00460C92" w:rsidRDefault="009C313C" w:rsidP="009C313C">
            <w:pPr>
              <w:pStyle w:val="TableParagraph"/>
              <w:tabs>
                <w:tab w:val="center" w:pos="999"/>
              </w:tabs>
              <w:ind w:left="654" w:right="390"/>
              <w:jc w:val="center"/>
              <w:rPr>
                <w:rFonts w:ascii="Times New Roman" w:eastAsia="Times New Roman" w:hAnsi="Times New Roman" w:cs="Times New Roman"/>
                <w:sz w:val="21"/>
                <w:szCs w:val="21"/>
              </w:rPr>
            </w:pPr>
            <w:del w:id="655" w:author="Microsoft Office User" w:date="2017-10-31T16:26:00Z">
              <w:r w:rsidDel="007A495B">
                <w:rPr>
                  <w:rFonts w:ascii="Times New Roman" w:eastAsia="Times New Roman" w:hAnsi="Times New Roman" w:cs="Times New Roman"/>
                  <w:spacing w:val="1"/>
                  <w:sz w:val="21"/>
                  <w:szCs w:val="21"/>
                </w:rPr>
                <w:delText>99.99%</w:delText>
              </w:r>
            </w:del>
          </w:p>
        </w:tc>
      </w:tr>
      <w:tr w:rsidR="007A495B" w14:paraId="6D093016" w14:textId="77777777" w:rsidTr="007A495B">
        <w:trPr>
          <w:trHeight w:hRule="exact" w:val="1776"/>
          <w:ins w:id="656" w:author="Microsoft Office User" w:date="2017-10-31T16:25:00Z"/>
        </w:trPr>
        <w:tc>
          <w:tcPr>
            <w:tcW w:w="4087" w:type="dxa"/>
            <w:tcBorders>
              <w:top w:val="single" w:sz="3" w:space="0" w:color="EAEAEA"/>
              <w:left w:val="single" w:sz="3" w:space="0" w:color="EAEAEA"/>
              <w:bottom w:val="single" w:sz="3" w:space="0" w:color="EAEAEA"/>
              <w:right w:val="single" w:sz="3" w:space="0" w:color="EAEAEA"/>
            </w:tcBorders>
            <w:vAlign w:val="center"/>
          </w:tcPr>
          <w:p w14:paraId="707E6231" w14:textId="77777777" w:rsidR="007A495B" w:rsidRDefault="007A495B" w:rsidP="009C313C">
            <w:pPr>
              <w:pStyle w:val="TableParagraph"/>
              <w:spacing w:before="4"/>
              <w:ind w:left="109" w:right="463"/>
              <w:jc w:val="center"/>
              <w:rPr>
                <w:ins w:id="657" w:author="Microsoft Office User" w:date="2017-10-31T16:25:00Z"/>
                <w:rFonts w:ascii="Times New Roman" w:eastAsia="Times New Roman" w:hAnsi="Times New Roman" w:cs="Times New Roman"/>
                <w:spacing w:val="1"/>
                <w:sz w:val="21"/>
                <w:szCs w:val="21"/>
              </w:rPr>
            </w:pPr>
            <w:ins w:id="658" w:author="Microsoft Office User" w:date="2017-10-31T16:25:00Z">
              <w:r>
                <w:rPr>
                  <w:rFonts w:ascii="Times New Roman" w:eastAsia="Times New Roman" w:hAnsi="Times New Roman" w:cs="Times New Roman"/>
                  <w:spacing w:val="1"/>
                  <w:sz w:val="21"/>
                  <w:szCs w:val="21"/>
                </w:rPr>
                <w:t>EQUITYMULTIPLE 40, LLC</w:t>
              </w:r>
            </w:ins>
          </w:p>
        </w:tc>
        <w:tc>
          <w:tcPr>
            <w:tcW w:w="2733" w:type="dxa"/>
            <w:tcBorders>
              <w:top w:val="single" w:sz="3" w:space="0" w:color="EAEAEA"/>
              <w:left w:val="single" w:sz="3" w:space="0" w:color="EAEAEA"/>
              <w:bottom w:val="single" w:sz="3" w:space="0" w:color="EAEAEA"/>
              <w:right w:val="single" w:sz="3" w:space="0" w:color="EAEAEA"/>
            </w:tcBorders>
            <w:vAlign w:val="center"/>
          </w:tcPr>
          <w:p w14:paraId="3B89EBBA" w14:textId="77777777" w:rsidR="007A495B" w:rsidRDefault="007A495B" w:rsidP="009C313C">
            <w:pPr>
              <w:jc w:val="center"/>
              <w:rPr>
                <w:ins w:id="659" w:author="Microsoft Office User" w:date="2017-10-31T16:25:00Z"/>
              </w:rPr>
            </w:pPr>
            <w:ins w:id="660" w:author="Microsoft Office User" w:date="2017-10-31T16:26:00Z">
              <w:r>
                <w:t>0%</w:t>
              </w:r>
            </w:ins>
          </w:p>
        </w:tc>
        <w:tc>
          <w:tcPr>
            <w:tcW w:w="3080" w:type="dxa"/>
            <w:tcBorders>
              <w:top w:val="single" w:sz="3" w:space="0" w:color="EAEAEA"/>
              <w:left w:val="single" w:sz="3" w:space="0" w:color="EAEAEA"/>
              <w:bottom w:val="single" w:sz="3" w:space="0" w:color="EAEAEA"/>
              <w:right w:val="single" w:sz="3" w:space="0" w:color="EAEAEA"/>
            </w:tcBorders>
            <w:vAlign w:val="center"/>
          </w:tcPr>
          <w:p w14:paraId="35252500" w14:textId="77777777" w:rsidR="007A495B" w:rsidRDefault="007A495B" w:rsidP="009C313C">
            <w:pPr>
              <w:pStyle w:val="TableParagraph"/>
              <w:spacing w:before="4"/>
              <w:ind w:left="654" w:right="300"/>
              <w:jc w:val="center"/>
              <w:rPr>
                <w:ins w:id="661" w:author="Microsoft Office User" w:date="2017-10-31T16:25:00Z"/>
                <w:rFonts w:ascii="Times New Roman" w:eastAsia="Times New Roman" w:hAnsi="Times New Roman" w:cs="Times New Roman"/>
                <w:spacing w:val="1"/>
                <w:sz w:val="21"/>
                <w:szCs w:val="21"/>
              </w:rPr>
            </w:pPr>
            <w:ins w:id="662" w:author="Microsoft Office User" w:date="2017-10-31T16:26:00Z">
              <w:r>
                <w:rPr>
                  <w:rFonts w:ascii="Times New Roman" w:eastAsia="Times New Roman" w:hAnsi="Times New Roman" w:cs="Times New Roman"/>
                  <w:spacing w:val="1"/>
                  <w:sz w:val="21"/>
                  <w:szCs w:val="21"/>
                </w:rPr>
                <w:t>100%</w:t>
              </w:r>
            </w:ins>
          </w:p>
        </w:tc>
      </w:tr>
    </w:tbl>
    <w:p w14:paraId="1486B9F3" w14:textId="77777777" w:rsidR="00460C92" w:rsidRDefault="00460C92" w:rsidP="00460C92">
      <w:pPr>
        <w:spacing w:before="7" w:line="140" w:lineRule="exact"/>
        <w:rPr>
          <w:sz w:val="14"/>
          <w:szCs w:val="14"/>
        </w:rPr>
      </w:pPr>
    </w:p>
    <w:p w14:paraId="0F985FCB"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639FB148"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0060FC63"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23BF24A7" w14:textId="77777777" w:rsidR="00460C92" w:rsidRDefault="00460C92" w:rsidP="007E65FD">
      <w:pPr>
        <w:spacing w:line="237" w:lineRule="exact"/>
        <w:jc w:val="center"/>
        <w:rPr>
          <w:rFonts w:ascii="Times New Roman" w:eastAsia="Times New Roman" w:hAnsi="Times New Roman" w:cs="Times New Roman"/>
          <w:b/>
          <w:bCs/>
          <w:spacing w:val="2"/>
          <w:sz w:val="21"/>
          <w:szCs w:val="21"/>
          <w:u w:val="single" w:color="000000"/>
        </w:rPr>
      </w:pPr>
    </w:p>
    <w:p w14:paraId="76EDE778" w14:textId="77777777" w:rsidR="000C19C9" w:rsidDel="007A495B" w:rsidRDefault="00D3642A" w:rsidP="006C1DAA">
      <w:pPr>
        <w:spacing w:line="237" w:lineRule="exact"/>
        <w:jc w:val="center"/>
        <w:rPr>
          <w:del w:id="663" w:author="Microsoft Office User" w:date="2017-10-31T16:26:00Z"/>
          <w:rFonts w:ascii="Times New Roman" w:eastAsia="Times New Roman" w:hAnsi="Times New Roman" w:cs="Times New Roman"/>
          <w:sz w:val="21"/>
          <w:szCs w:val="21"/>
        </w:rPr>
      </w:pPr>
      <w:del w:id="664" w:author="Microsoft Office User" w:date="2017-10-31T16:26:00Z">
        <w:r w:rsidDel="007A495B">
          <w:rPr>
            <w:rFonts w:ascii="Times New Roman" w:eastAsia="Times New Roman" w:hAnsi="Times New Roman" w:cs="Times New Roman"/>
            <w:b/>
            <w:bCs/>
            <w:spacing w:val="2"/>
            <w:sz w:val="21"/>
            <w:szCs w:val="21"/>
            <w:u w:val="single" w:color="000000"/>
          </w:rPr>
          <w:delText>M</w:delText>
        </w:r>
        <w:r w:rsidDel="007A495B">
          <w:rPr>
            <w:rFonts w:ascii="Times New Roman" w:eastAsia="Times New Roman" w:hAnsi="Times New Roman" w:cs="Times New Roman"/>
            <w:b/>
            <w:bCs/>
            <w:spacing w:val="1"/>
            <w:sz w:val="21"/>
            <w:szCs w:val="21"/>
            <w:u w:val="single" w:color="000000"/>
          </w:rPr>
          <w:delText>E</w:delText>
        </w:r>
        <w:r w:rsidDel="007A495B">
          <w:rPr>
            <w:rFonts w:ascii="Times New Roman" w:eastAsia="Times New Roman" w:hAnsi="Times New Roman" w:cs="Times New Roman"/>
            <w:b/>
            <w:bCs/>
            <w:spacing w:val="2"/>
            <w:sz w:val="21"/>
            <w:szCs w:val="21"/>
            <w:u w:val="single" w:color="000000"/>
          </w:rPr>
          <w:delText>M</w:delText>
        </w:r>
        <w:r w:rsidDel="007A495B">
          <w:rPr>
            <w:rFonts w:ascii="Times New Roman" w:eastAsia="Times New Roman" w:hAnsi="Times New Roman" w:cs="Times New Roman"/>
            <w:b/>
            <w:bCs/>
            <w:spacing w:val="1"/>
            <w:sz w:val="21"/>
            <w:szCs w:val="21"/>
            <w:u w:val="single" w:color="000000"/>
          </w:rPr>
          <w:delText>BER</w:delText>
        </w:r>
        <w:r w:rsidDel="007A495B">
          <w:rPr>
            <w:rFonts w:ascii="Times New Roman" w:eastAsia="Times New Roman" w:hAnsi="Times New Roman" w:cs="Times New Roman"/>
            <w:b/>
            <w:bCs/>
            <w:sz w:val="21"/>
            <w:szCs w:val="21"/>
            <w:u w:val="single" w:color="000000"/>
          </w:rPr>
          <w:delText>S</w:delText>
        </w:r>
      </w:del>
    </w:p>
    <w:p w14:paraId="1FD5D5CA" w14:textId="77777777" w:rsidR="000C19C9" w:rsidDel="007A495B" w:rsidRDefault="000C19C9" w:rsidP="006C1DAA">
      <w:pPr>
        <w:spacing w:before="5" w:line="110" w:lineRule="exact"/>
        <w:jc w:val="center"/>
        <w:rPr>
          <w:del w:id="665" w:author="Microsoft Office User" w:date="2017-10-31T16:26:00Z"/>
          <w:sz w:val="11"/>
          <w:szCs w:val="11"/>
        </w:rPr>
      </w:pPr>
    </w:p>
    <w:p w14:paraId="69776F23" w14:textId="77777777" w:rsidR="000C19C9" w:rsidDel="007A495B" w:rsidRDefault="000C19C9" w:rsidP="006C1DAA">
      <w:pPr>
        <w:spacing w:line="200" w:lineRule="exact"/>
        <w:jc w:val="center"/>
        <w:rPr>
          <w:del w:id="666" w:author="Microsoft Office User" w:date="2017-10-31T16:26:00Z"/>
          <w:sz w:val="20"/>
          <w:szCs w:val="20"/>
        </w:rPr>
      </w:pPr>
    </w:p>
    <w:p w14:paraId="25EF79DE" w14:textId="77777777" w:rsidR="000C19C9" w:rsidDel="007A495B" w:rsidRDefault="000C19C9" w:rsidP="006C1DAA">
      <w:pPr>
        <w:spacing w:line="200" w:lineRule="exact"/>
        <w:jc w:val="center"/>
        <w:rPr>
          <w:del w:id="667" w:author="Microsoft Office User" w:date="2017-10-31T16:26:00Z"/>
          <w:sz w:val="20"/>
          <w:szCs w:val="20"/>
        </w:rPr>
      </w:pPr>
    </w:p>
    <w:tbl>
      <w:tblPr>
        <w:tblW w:w="0" w:type="auto"/>
        <w:jc w:val="center"/>
        <w:tblLayout w:type="fixed"/>
        <w:tblCellMar>
          <w:left w:w="0" w:type="dxa"/>
          <w:right w:w="0" w:type="dxa"/>
        </w:tblCellMar>
        <w:tblLook w:val="01E0" w:firstRow="1" w:lastRow="1" w:firstColumn="1" w:lastColumn="1" w:noHBand="0" w:noVBand="0"/>
      </w:tblPr>
      <w:tblGrid>
        <w:gridCol w:w="3201"/>
        <w:gridCol w:w="1754"/>
        <w:gridCol w:w="2237"/>
      </w:tblGrid>
      <w:tr w:rsidR="000C19C9" w:rsidDel="007A495B" w14:paraId="44D9469D" w14:textId="77777777" w:rsidTr="009C313C">
        <w:trPr>
          <w:trHeight w:hRule="exact" w:val="940"/>
          <w:jc w:val="center"/>
          <w:del w:id="668" w:author="Microsoft Office User" w:date="2017-10-31T16:26:00Z"/>
        </w:trPr>
        <w:tc>
          <w:tcPr>
            <w:tcW w:w="3201"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6F22FF8E" w14:textId="77777777" w:rsidR="006C1DAA" w:rsidDel="007A495B" w:rsidRDefault="006C1DAA" w:rsidP="006C1DAA">
            <w:pPr>
              <w:pStyle w:val="TableParagraph"/>
              <w:spacing w:line="252" w:lineRule="auto"/>
              <w:ind w:left="109" w:right="662"/>
              <w:jc w:val="center"/>
              <w:rPr>
                <w:del w:id="669" w:author="Microsoft Office User" w:date="2017-10-31T16:26:00Z"/>
                <w:rFonts w:ascii="Times New Roman" w:eastAsia="Times New Roman" w:hAnsi="Times New Roman" w:cs="Times New Roman"/>
                <w:b/>
                <w:bCs/>
                <w:sz w:val="21"/>
                <w:szCs w:val="21"/>
                <w:u w:val="single" w:color="000000"/>
              </w:rPr>
            </w:pPr>
          </w:p>
          <w:p w14:paraId="2CB2D67C" w14:textId="77777777" w:rsidR="006C1DAA" w:rsidDel="007A495B" w:rsidRDefault="00D3642A" w:rsidP="006C1DAA">
            <w:pPr>
              <w:pStyle w:val="TableParagraph"/>
              <w:spacing w:line="252" w:lineRule="auto"/>
              <w:ind w:left="109" w:right="662"/>
              <w:jc w:val="center"/>
              <w:rPr>
                <w:del w:id="670" w:author="Microsoft Office User" w:date="2017-10-31T16:26:00Z"/>
                <w:rFonts w:ascii="Times New Roman" w:eastAsia="Times New Roman" w:hAnsi="Times New Roman" w:cs="Times New Roman"/>
                <w:sz w:val="21"/>
                <w:szCs w:val="21"/>
              </w:rPr>
            </w:pPr>
            <w:del w:id="671" w:author="Microsoft Office User" w:date="2017-10-31T16:26:00Z">
              <w:r w:rsidDel="007A495B">
                <w:rPr>
                  <w:rFonts w:ascii="Times New Roman" w:eastAsia="Times New Roman" w:hAnsi="Times New Roman" w:cs="Times New Roman"/>
                  <w:b/>
                  <w:bCs/>
                  <w:sz w:val="21"/>
                  <w:szCs w:val="21"/>
                  <w:u w:val="single" w:color="000000"/>
                </w:rPr>
                <w:delText>I</w:delText>
              </w:r>
              <w:r w:rsidDel="007A495B">
                <w:rPr>
                  <w:rFonts w:ascii="Times New Roman" w:eastAsia="Times New Roman" w:hAnsi="Times New Roman" w:cs="Times New Roman"/>
                  <w:b/>
                  <w:bCs/>
                  <w:spacing w:val="1"/>
                  <w:sz w:val="21"/>
                  <w:szCs w:val="21"/>
                  <w:u w:val="single" w:color="000000"/>
                </w:rPr>
                <w:delText>N</w:delText>
              </w:r>
              <w:r w:rsidDel="007A495B">
                <w:rPr>
                  <w:rFonts w:ascii="Times New Roman" w:eastAsia="Times New Roman" w:hAnsi="Times New Roman" w:cs="Times New Roman"/>
                  <w:b/>
                  <w:bCs/>
                  <w:spacing w:val="2"/>
                  <w:sz w:val="21"/>
                  <w:szCs w:val="21"/>
                  <w:u w:val="single" w:color="000000"/>
                </w:rPr>
                <w:delText>V</w:delText>
              </w:r>
              <w:r w:rsidDel="007A495B">
                <w:rPr>
                  <w:rFonts w:ascii="Times New Roman" w:eastAsia="Times New Roman" w:hAnsi="Times New Roman" w:cs="Times New Roman"/>
                  <w:b/>
                  <w:bCs/>
                  <w:spacing w:val="1"/>
                  <w:sz w:val="21"/>
                  <w:szCs w:val="21"/>
                  <w:u w:val="single" w:color="000000"/>
                </w:rPr>
                <w:delText>EST</w:delText>
              </w:r>
              <w:r w:rsidDel="007A495B">
                <w:rPr>
                  <w:rFonts w:ascii="Times New Roman" w:eastAsia="Times New Roman" w:hAnsi="Times New Roman" w:cs="Times New Roman"/>
                  <w:b/>
                  <w:bCs/>
                  <w:spacing w:val="2"/>
                  <w:sz w:val="21"/>
                  <w:szCs w:val="21"/>
                  <w:u w:val="single" w:color="000000"/>
                </w:rPr>
                <w:delText>O</w:delText>
              </w:r>
              <w:r w:rsidDel="007A495B">
                <w:rPr>
                  <w:rFonts w:ascii="Times New Roman" w:eastAsia="Times New Roman" w:hAnsi="Times New Roman" w:cs="Times New Roman"/>
                  <w:b/>
                  <w:bCs/>
                  <w:sz w:val="21"/>
                  <w:szCs w:val="21"/>
                  <w:u w:val="single" w:color="000000"/>
                </w:rPr>
                <w:delText>R</w:delText>
              </w:r>
              <w:r w:rsidDel="007A495B">
                <w:rPr>
                  <w:rFonts w:ascii="Times New Roman" w:eastAsia="Times New Roman" w:hAnsi="Times New Roman" w:cs="Times New Roman"/>
                  <w:b/>
                  <w:bCs/>
                  <w:spacing w:val="32"/>
                  <w:sz w:val="21"/>
                  <w:szCs w:val="21"/>
                  <w:u w:val="single" w:color="000000"/>
                </w:rPr>
                <w:delText xml:space="preserve"> </w:delText>
              </w:r>
              <w:r w:rsidDel="007A495B">
                <w:rPr>
                  <w:rFonts w:ascii="Times New Roman" w:eastAsia="Times New Roman" w:hAnsi="Times New Roman" w:cs="Times New Roman"/>
                  <w:b/>
                  <w:bCs/>
                  <w:spacing w:val="1"/>
                  <w:sz w:val="21"/>
                  <w:szCs w:val="21"/>
                  <w:u w:val="single" w:color="000000"/>
                </w:rPr>
                <w:delText>NA</w:delText>
              </w:r>
              <w:r w:rsidDel="007A495B">
                <w:rPr>
                  <w:rFonts w:ascii="Times New Roman" w:eastAsia="Times New Roman" w:hAnsi="Times New Roman" w:cs="Times New Roman"/>
                  <w:b/>
                  <w:bCs/>
                  <w:spacing w:val="2"/>
                  <w:sz w:val="21"/>
                  <w:szCs w:val="21"/>
                  <w:u w:val="single" w:color="000000"/>
                </w:rPr>
                <w:delText>M</w:delText>
              </w:r>
              <w:r w:rsidDel="007A495B">
                <w:rPr>
                  <w:rFonts w:ascii="Times New Roman" w:eastAsia="Times New Roman" w:hAnsi="Times New Roman" w:cs="Times New Roman"/>
                  <w:b/>
                  <w:bCs/>
                  <w:sz w:val="21"/>
                  <w:szCs w:val="21"/>
                  <w:u w:val="single" w:color="000000"/>
                </w:rPr>
                <w:delText>E</w:delText>
              </w:r>
              <w:r w:rsidDel="007A495B">
                <w:rPr>
                  <w:rFonts w:ascii="Times New Roman" w:eastAsia="Times New Roman" w:hAnsi="Times New Roman" w:cs="Times New Roman"/>
                  <w:b/>
                  <w:bCs/>
                  <w:spacing w:val="32"/>
                  <w:sz w:val="21"/>
                  <w:szCs w:val="21"/>
                  <w:u w:val="single" w:color="000000"/>
                </w:rPr>
                <w:delText xml:space="preserve"> </w:delText>
              </w:r>
              <w:r w:rsidDel="007A495B">
                <w:rPr>
                  <w:rFonts w:ascii="Times New Roman" w:eastAsia="Times New Roman" w:hAnsi="Times New Roman" w:cs="Times New Roman"/>
                  <w:b/>
                  <w:bCs/>
                  <w:spacing w:val="1"/>
                  <w:sz w:val="21"/>
                  <w:szCs w:val="21"/>
                  <w:u w:val="single" w:color="000000"/>
                </w:rPr>
                <w:delText>AND</w:delText>
              </w:r>
              <w:r w:rsidDel="007A495B">
                <w:rPr>
                  <w:rFonts w:ascii="Times New Roman" w:eastAsia="Times New Roman" w:hAnsi="Times New Roman" w:cs="Times New Roman"/>
                  <w:b/>
                  <w:bCs/>
                  <w:spacing w:val="2"/>
                  <w:w w:val="102"/>
                  <w:sz w:val="21"/>
                  <w:szCs w:val="21"/>
                </w:rPr>
                <w:delText xml:space="preserve"> </w:delText>
              </w:r>
              <w:r w:rsidDel="007A495B">
                <w:rPr>
                  <w:rFonts w:ascii="Times New Roman" w:eastAsia="Times New Roman" w:hAnsi="Times New Roman" w:cs="Times New Roman"/>
                  <w:b/>
                  <w:bCs/>
                  <w:spacing w:val="1"/>
                  <w:sz w:val="21"/>
                  <w:szCs w:val="21"/>
                  <w:u w:val="single" w:color="000000"/>
                </w:rPr>
                <w:delText>ADDRES</w:delText>
              </w:r>
              <w:r w:rsidDel="007A495B">
                <w:rPr>
                  <w:rFonts w:ascii="Times New Roman" w:eastAsia="Times New Roman" w:hAnsi="Times New Roman" w:cs="Times New Roman"/>
                  <w:b/>
                  <w:bCs/>
                  <w:sz w:val="21"/>
                  <w:szCs w:val="21"/>
                  <w:u w:val="single" w:color="000000"/>
                </w:rPr>
                <w:delText>S</w:delText>
              </w:r>
            </w:del>
          </w:p>
          <w:p w14:paraId="63DB1C1A" w14:textId="77777777" w:rsidR="000C19C9" w:rsidRPr="006C1DAA" w:rsidDel="007A495B" w:rsidRDefault="000C19C9" w:rsidP="006C1DAA">
            <w:pPr>
              <w:tabs>
                <w:tab w:val="left" w:pos="2235"/>
              </w:tabs>
              <w:jc w:val="center"/>
              <w:rPr>
                <w:del w:id="672" w:author="Microsoft Office User" w:date="2017-10-31T16:26:00Z"/>
              </w:rPr>
            </w:pPr>
          </w:p>
        </w:tc>
        <w:tc>
          <w:tcPr>
            <w:tcW w:w="1754"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tcPr>
          <w:p w14:paraId="67D1EF1B" w14:textId="77777777" w:rsidR="000C19C9" w:rsidDel="007A495B" w:rsidRDefault="000C19C9" w:rsidP="009C313C">
            <w:pPr>
              <w:rPr>
                <w:del w:id="673" w:author="Microsoft Office User" w:date="2017-10-31T16:26:00Z"/>
              </w:rPr>
            </w:pPr>
          </w:p>
        </w:tc>
        <w:tc>
          <w:tcPr>
            <w:tcW w:w="2237" w:type="dxa"/>
            <w:tcBorders>
              <w:top w:val="single" w:sz="3" w:space="0" w:color="EAEAEA"/>
              <w:left w:val="single" w:sz="3" w:space="0" w:color="EAEAEA"/>
              <w:bottom w:val="single" w:sz="3" w:space="0" w:color="EAEAEA"/>
              <w:right w:val="single" w:sz="3" w:space="0" w:color="EAEAEA"/>
            </w:tcBorders>
            <w:shd w:val="clear" w:color="auto" w:fill="D9D9D9" w:themeFill="background1" w:themeFillShade="D9"/>
            <w:vAlign w:val="center"/>
          </w:tcPr>
          <w:p w14:paraId="7BCEBA98" w14:textId="77777777" w:rsidR="000C19C9" w:rsidDel="007A495B" w:rsidRDefault="00D3642A" w:rsidP="006C1DAA">
            <w:pPr>
              <w:pStyle w:val="TableParagraph"/>
              <w:spacing w:before="4" w:line="248" w:lineRule="auto"/>
              <w:ind w:left="312" w:right="106" w:hanging="208"/>
              <w:jc w:val="center"/>
              <w:rPr>
                <w:del w:id="674" w:author="Microsoft Office User" w:date="2017-10-31T16:26:00Z"/>
                <w:rFonts w:ascii="Times New Roman" w:eastAsia="Times New Roman" w:hAnsi="Times New Roman" w:cs="Times New Roman"/>
                <w:sz w:val="21"/>
                <w:szCs w:val="21"/>
              </w:rPr>
            </w:pPr>
            <w:del w:id="675" w:author="Microsoft Office User" w:date="2017-10-31T16:26:00Z">
              <w:r w:rsidDel="007A495B">
                <w:rPr>
                  <w:rFonts w:ascii="Times New Roman" w:eastAsia="Times New Roman" w:hAnsi="Times New Roman" w:cs="Times New Roman"/>
                  <w:b/>
                  <w:bCs/>
                  <w:spacing w:val="1"/>
                  <w:sz w:val="21"/>
                  <w:szCs w:val="21"/>
                  <w:u w:val="single" w:color="000000"/>
                </w:rPr>
                <w:delText>PERCENTA</w:delText>
              </w:r>
              <w:r w:rsidDel="007A495B">
                <w:rPr>
                  <w:rFonts w:ascii="Times New Roman" w:eastAsia="Times New Roman" w:hAnsi="Times New Roman" w:cs="Times New Roman"/>
                  <w:b/>
                  <w:bCs/>
                  <w:spacing w:val="2"/>
                  <w:sz w:val="21"/>
                  <w:szCs w:val="21"/>
                  <w:u w:val="single" w:color="000000"/>
                </w:rPr>
                <w:delText>G</w:delText>
              </w:r>
              <w:r w:rsidDel="007A495B">
                <w:rPr>
                  <w:rFonts w:ascii="Times New Roman" w:eastAsia="Times New Roman" w:hAnsi="Times New Roman" w:cs="Times New Roman"/>
                  <w:b/>
                  <w:bCs/>
                  <w:sz w:val="21"/>
                  <w:szCs w:val="21"/>
                  <w:u w:val="single" w:color="000000"/>
                </w:rPr>
                <w:delText>E</w:delText>
              </w:r>
              <w:r w:rsidDel="007A495B">
                <w:rPr>
                  <w:rFonts w:ascii="Times New Roman" w:eastAsia="Times New Roman" w:hAnsi="Times New Roman" w:cs="Times New Roman"/>
                  <w:b/>
                  <w:bCs/>
                  <w:w w:val="102"/>
                  <w:sz w:val="21"/>
                  <w:szCs w:val="21"/>
                </w:rPr>
                <w:delText xml:space="preserve"> </w:delText>
              </w:r>
              <w:r w:rsidDel="007A495B">
                <w:rPr>
                  <w:rFonts w:ascii="Times New Roman" w:eastAsia="Times New Roman" w:hAnsi="Times New Roman" w:cs="Times New Roman"/>
                  <w:b/>
                  <w:bCs/>
                  <w:sz w:val="21"/>
                  <w:szCs w:val="21"/>
                  <w:u w:val="single" w:color="000000"/>
                </w:rPr>
                <w:delText>I</w:delText>
              </w:r>
              <w:r w:rsidDel="007A495B">
                <w:rPr>
                  <w:rFonts w:ascii="Times New Roman" w:eastAsia="Times New Roman" w:hAnsi="Times New Roman" w:cs="Times New Roman"/>
                  <w:b/>
                  <w:bCs/>
                  <w:spacing w:val="1"/>
                  <w:sz w:val="21"/>
                  <w:szCs w:val="21"/>
                  <w:u w:val="single" w:color="000000"/>
                </w:rPr>
                <w:delText>NTERES</w:delText>
              </w:r>
              <w:r w:rsidDel="007A495B">
                <w:rPr>
                  <w:rFonts w:ascii="Times New Roman" w:eastAsia="Times New Roman" w:hAnsi="Times New Roman" w:cs="Times New Roman"/>
                  <w:b/>
                  <w:bCs/>
                  <w:sz w:val="21"/>
                  <w:szCs w:val="21"/>
                  <w:u w:val="single" w:color="000000"/>
                </w:rPr>
                <w:delText>T</w:delText>
              </w:r>
            </w:del>
          </w:p>
        </w:tc>
      </w:tr>
      <w:tr w:rsidR="009C313C" w:rsidDel="007A495B" w14:paraId="4C8D9A40" w14:textId="77777777" w:rsidTr="009C313C">
        <w:trPr>
          <w:trHeight w:hRule="exact" w:val="1187"/>
          <w:jc w:val="center"/>
          <w:del w:id="676" w:author="Microsoft Office User" w:date="2017-10-31T16:26:00Z"/>
        </w:trPr>
        <w:tc>
          <w:tcPr>
            <w:tcW w:w="3201" w:type="dxa"/>
            <w:tcBorders>
              <w:top w:val="single" w:sz="3" w:space="0" w:color="EAEAEA"/>
              <w:left w:val="single" w:sz="3" w:space="0" w:color="EAEAEA"/>
              <w:bottom w:val="single" w:sz="3" w:space="0" w:color="EAEAEA"/>
              <w:right w:val="single" w:sz="3" w:space="0" w:color="EAEAEA"/>
            </w:tcBorders>
            <w:vAlign w:val="center"/>
          </w:tcPr>
          <w:p w14:paraId="5E76D65E" w14:textId="77777777" w:rsidR="009C313C" w:rsidDel="007A495B" w:rsidRDefault="009C313C" w:rsidP="006C1DAA">
            <w:pPr>
              <w:pStyle w:val="TableParagraph"/>
              <w:spacing w:before="4" w:line="252" w:lineRule="auto"/>
              <w:ind w:left="109" w:right="463"/>
              <w:jc w:val="center"/>
              <w:rPr>
                <w:del w:id="677" w:author="Microsoft Office User" w:date="2017-10-31T16:26:00Z"/>
                <w:rFonts w:ascii="Times New Roman" w:eastAsia="Times New Roman" w:hAnsi="Times New Roman" w:cs="Times New Roman"/>
                <w:spacing w:val="1"/>
                <w:sz w:val="21"/>
                <w:szCs w:val="21"/>
              </w:rPr>
            </w:pPr>
            <w:del w:id="678" w:author="Microsoft Office User" w:date="2017-10-31T16:26:00Z">
              <w:r w:rsidDel="007A495B">
                <w:rPr>
                  <w:rFonts w:ascii="Times New Roman" w:eastAsia="Times New Roman" w:hAnsi="Times New Roman" w:cs="Times New Roman"/>
                  <w:spacing w:val="1"/>
                  <w:sz w:val="21"/>
                  <w:szCs w:val="21"/>
                </w:rPr>
                <w:delText>EquityMultip</w:delText>
              </w:r>
              <w:r w:rsidR="00E12C83" w:rsidDel="007A495B">
                <w:rPr>
                  <w:rFonts w:ascii="Times New Roman" w:eastAsia="Times New Roman" w:hAnsi="Times New Roman" w:cs="Times New Roman"/>
                  <w:spacing w:val="1"/>
                  <w:sz w:val="21"/>
                  <w:szCs w:val="21"/>
                </w:rPr>
                <w:delText xml:space="preserve">le </w:delText>
              </w:r>
              <w:r w:rsidDel="007A495B">
                <w:rPr>
                  <w:rFonts w:ascii="Times New Roman" w:eastAsia="Times New Roman" w:hAnsi="Times New Roman" w:cs="Times New Roman"/>
                  <w:spacing w:val="1"/>
                  <w:sz w:val="21"/>
                  <w:szCs w:val="21"/>
                </w:rPr>
                <w:delText>40, LLC</w:delText>
              </w:r>
            </w:del>
          </w:p>
        </w:tc>
        <w:tc>
          <w:tcPr>
            <w:tcW w:w="1754" w:type="dxa"/>
            <w:tcBorders>
              <w:top w:val="single" w:sz="3" w:space="0" w:color="EAEAEA"/>
              <w:left w:val="single" w:sz="3" w:space="0" w:color="EAEAEA"/>
              <w:bottom w:val="single" w:sz="3" w:space="0" w:color="EAEAEA"/>
              <w:right w:val="single" w:sz="3" w:space="0" w:color="EAEAEA"/>
            </w:tcBorders>
            <w:vAlign w:val="center"/>
          </w:tcPr>
          <w:p w14:paraId="100AAC1E" w14:textId="77777777" w:rsidR="009C313C" w:rsidDel="007A495B" w:rsidRDefault="009C313C" w:rsidP="006C1DAA">
            <w:pPr>
              <w:jc w:val="center"/>
              <w:rPr>
                <w:del w:id="679" w:author="Microsoft Office User" w:date="2017-10-31T16:26:00Z"/>
              </w:rPr>
            </w:pPr>
          </w:p>
        </w:tc>
        <w:tc>
          <w:tcPr>
            <w:tcW w:w="2237" w:type="dxa"/>
            <w:tcBorders>
              <w:top w:val="single" w:sz="3" w:space="0" w:color="EAEAEA"/>
              <w:left w:val="single" w:sz="3" w:space="0" w:color="EAEAEA"/>
              <w:bottom w:val="single" w:sz="3" w:space="0" w:color="EAEAEA"/>
              <w:right w:val="single" w:sz="3" w:space="0" w:color="EAEAEA"/>
            </w:tcBorders>
            <w:vAlign w:val="center"/>
          </w:tcPr>
          <w:p w14:paraId="0479B7D2" w14:textId="77777777" w:rsidR="009C313C" w:rsidDel="007A495B" w:rsidRDefault="009C313C" w:rsidP="006C1DAA">
            <w:pPr>
              <w:pStyle w:val="TableParagraph"/>
              <w:spacing w:before="4"/>
              <w:ind w:left="654" w:right="300"/>
              <w:jc w:val="center"/>
              <w:rPr>
                <w:del w:id="680" w:author="Microsoft Office User" w:date="2017-10-31T16:26:00Z"/>
                <w:rFonts w:ascii="Times New Roman" w:eastAsia="Times New Roman" w:hAnsi="Times New Roman" w:cs="Times New Roman"/>
                <w:spacing w:val="1"/>
                <w:sz w:val="21"/>
                <w:szCs w:val="21"/>
              </w:rPr>
            </w:pPr>
            <w:del w:id="681" w:author="Microsoft Office User" w:date="2017-10-31T16:26:00Z">
              <w:r w:rsidDel="007A495B">
                <w:rPr>
                  <w:rFonts w:ascii="Times New Roman" w:eastAsia="Times New Roman" w:hAnsi="Times New Roman" w:cs="Times New Roman"/>
                  <w:spacing w:val="1"/>
                  <w:sz w:val="21"/>
                  <w:szCs w:val="21"/>
                </w:rPr>
                <w:delText>0.01%</w:delText>
              </w:r>
            </w:del>
          </w:p>
        </w:tc>
      </w:tr>
    </w:tbl>
    <w:p w14:paraId="6F637478" w14:textId="77777777" w:rsidR="00840FAD" w:rsidDel="007A495B" w:rsidRDefault="00840FAD" w:rsidP="00840FAD">
      <w:pPr>
        <w:spacing w:line="237" w:lineRule="exact"/>
        <w:jc w:val="center"/>
        <w:rPr>
          <w:del w:id="682" w:author="Microsoft Office User" w:date="2017-10-31T16:26:00Z"/>
          <w:rFonts w:ascii="Times New Roman" w:eastAsia="Times New Roman" w:hAnsi="Times New Roman" w:cs="Times New Roman"/>
          <w:b/>
          <w:bCs/>
          <w:spacing w:val="2"/>
          <w:sz w:val="21"/>
          <w:szCs w:val="21"/>
          <w:u w:val="single" w:color="000000"/>
        </w:rPr>
      </w:pPr>
    </w:p>
    <w:p w14:paraId="55781D06" w14:textId="77777777" w:rsidR="00840FAD" w:rsidRDefault="00840FAD" w:rsidP="00840FAD">
      <w:pPr>
        <w:jc w:val="center"/>
        <w:rPr>
          <w:rFonts w:ascii="Times New Roman" w:eastAsia="Times New Roman" w:hAnsi="Times New Roman" w:cs="Times New Roman"/>
          <w:sz w:val="21"/>
          <w:szCs w:val="21"/>
        </w:rPr>
        <w:sectPr w:rsidR="00840FAD">
          <w:pgSz w:w="12240" w:h="15840"/>
          <w:pgMar w:top="1380" w:right="1720" w:bottom="940" w:left="1220" w:header="0" w:footer="742" w:gutter="0"/>
          <w:cols w:space="720"/>
        </w:sectPr>
      </w:pPr>
    </w:p>
    <w:p w14:paraId="7BFE4BB6" w14:textId="77777777" w:rsidR="000C19C9" w:rsidRDefault="000C19C9">
      <w:pPr>
        <w:jc w:val="center"/>
        <w:rPr>
          <w:rFonts w:ascii="Times New Roman" w:eastAsia="Times New Roman" w:hAnsi="Times New Roman" w:cs="Times New Roman"/>
          <w:sz w:val="21"/>
          <w:szCs w:val="21"/>
        </w:rPr>
        <w:sectPr w:rsidR="000C19C9">
          <w:pgSz w:w="12240" w:h="15840"/>
          <w:pgMar w:top="1380" w:right="1720" w:bottom="940" w:left="1220" w:header="0" w:footer="742" w:gutter="0"/>
          <w:cols w:space="720"/>
        </w:sectPr>
      </w:pPr>
    </w:p>
    <w:p w14:paraId="65AB91D5" w14:textId="77777777" w:rsidR="000C19C9" w:rsidRDefault="000C19C9">
      <w:pPr>
        <w:spacing w:before="7" w:line="140" w:lineRule="exact"/>
        <w:rPr>
          <w:sz w:val="14"/>
          <w:szCs w:val="14"/>
        </w:rPr>
      </w:pPr>
    </w:p>
    <w:p w14:paraId="02067704" w14:textId="77777777" w:rsidR="000C19C9" w:rsidRDefault="00D3642A">
      <w:pPr>
        <w:spacing w:before="77"/>
        <w:ind w:left="134" w:right="147"/>
        <w:jc w:val="center"/>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SC</w:t>
      </w:r>
      <w:r>
        <w:rPr>
          <w:rFonts w:ascii="Times New Roman" w:eastAsia="Times New Roman" w:hAnsi="Times New Roman" w:cs="Times New Roman"/>
          <w:b/>
          <w:bCs/>
          <w:spacing w:val="2"/>
          <w:sz w:val="21"/>
          <w:szCs w:val="21"/>
          <w:u w:val="single" w:color="000000"/>
        </w:rPr>
        <w:t>H</w:t>
      </w:r>
      <w:r>
        <w:rPr>
          <w:rFonts w:ascii="Times New Roman" w:eastAsia="Times New Roman" w:hAnsi="Times New Roman" w:cs="Times New Roman"/>
          <w:b/>
          <w:bCs/>
          <w:spacing w:val="1"/>
          <w:sz w:val="21"/>
          <w:szCs w:val="21"/>
          <w:u w:val="single" w:color="000000"/>
        </w:rPr>
        <w:t>EDUL</w:t>
      </w:r>
      <w:r>
        <w:rPr>
          <w:rFonts w:ascii="Times New Roman" w:eastAsia="Times New Roman" w:hAnsi="Times New Roman" w:cs="Times New Roman"/>
          <w:b/>
          <w:bCs/>
          <w:sz w:val="21"/>
          <w:szCs w:val="21"/>
          <w:u w:val="single" w:color="000000"/>
        </w:rPr>
        <w:t>E</w:t>
      </w:r>
      <w:r>
        <w:rPr>
          <w:rFonts w:ascii="Times New Roman" w:eastAsia="Times New Roman" w:hAnsi="Times New Roman" w:cs="Times New Roman"/>
          <w:b/>
          <w:bCs/>
          <w:spacing w:val="37"/>
          <w:sz w:val="21"/>
          <w:szCs w:val="21"/>
          <w:u w:val="single" w:color="000000"/>
        </w:rPr>
        <w:t xml:space="preserve"> </w:t>
      </w:r>
      <w:r>
        <w:rPr>
          <w:rFonts w:ascii="Times New Roman" w:eastAsia="Times New Roman" w:hAnsi="Times New Roman" w:cs="Times New Roman"/>
          <w:b/>
          <w:bCs/>
          <w:sz w:val="21"/>
          <w:szCs w:val="21"/>
          <w:u w:val="single" w:color="000000"/>
        </w:rPr>
        <w:t>A</w:t>
      </w:r>
    </w:p>
    <w:p w14:paraId="4D1097BD" w14:textId="77777777" w:rsidR="000C19C9" w:rsidRDefault="000C19C9">
      <w:pPr>
        <w:spacing w:line="170" w:lineRule="exact"/>
        <w:rPr>
          <w:sz w:val="17"/>
          <w:szCs w:val="17"/>
        </w:rPr>
      </w:pPr>
    </w:p>
    <w:p w14:paraId="109A0BDA" w14:textId="77777777" w:rsidR="000C19C9" w:rsidRDefault="00D3642A">
      <w:pPr>
        <w:spacing w:before="77"/>
        <w:ind w:left="162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DEF</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NS</w:t>
      </w:r>
      <w:r>
        <w:rPr>
          <w:rFonts w:ascii="Times New Roman" w:eastAsia="Times New Roman" w:hAnsi="Times New Roman" w:cs="Times New Roman"/>
          <w:b/>
          <w:bCs/>
          <w:sz w:val="21"/>
          <w:szCs w:val="21"/>
          <w:u w:val="single" w:color="000000"/>
        </w:rPr>
        <w:t>,</w:t>
      </w:r>
      <w:r>
        <w:rPr>
          <w:rFonts w:ascii="Times New Roman" w:eastAsia="Times New Roman" w:hAnsi="Times New Roman" w:cs="Times New Roman"/>
          <w:b/>
          <w:bCs/>
          <w:spacing w:val="33"/>
          <w:sz w:val="21"/>
          <w:szCs w:val="21"/>
          <w:u w:val="single" w:color="000000"/>
        </w:rPr>
        <w:t xml:space="preserve"> </w:t>
      </w:r>
      <w:r>
        <w:rPr>
          <w:rFonts w:ascii="Times New Roman" w:eastAsia="Times New Roman" w:hAnsi="Times New Roman" w:cs="Times New Roman"/>
          <w:b/>
          <w:bCs/>
          <w:spacing w:val="1"/>
          <w:sz w:val="21"/>
          <w:szCs w:val="21"/>
          <w:u w:val="single" w:color="000000"/>
        </w:rPr>
        <w:t>CAP</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TAL</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ACC</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UNT</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36"/>
          <w:sz w:val="21"/>
          <w:szCs w:val="21"/>
          <w:u w:val="single" w:color="000000"/>
        </w:rPr>
        <w:t xml:space="preserve"> </w:t>
      </w:r>
      <w:r>
        <w:rPr>
          <w:rFonts w:ascii="Times New Roman" w:eastAsia="Times New Roman" w:hAnsi="Times New Roman" w:cs="Times New Roman"/>
          <w:b/>
          <w:bCs/>
          <w:spacing w:val="1"/>
          <w:sz w:val="21"/>
          <w:szCs w:val="21"/>
          <w:u w:val="single" w:color="000000"/>
        </w:rPr>
        <w:t>AND</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TAX</w:t>
      </w:r>
      <w:r>
        <w:rPr>
          <w:rFonts w:ascii="Times New Roman" w:eastAsia="Times New Roman" w:hAnsi="Times New Roman" w:cs="Times New Roman"/>
          <w:b/>
          <w:bCs/>
          <w:spacing w:val="32"/>
          <w:sz w:val="21"/>
          <w:szCs w:val="21"/>
          <w:u w:val="single" w:color="000000"/>
        </w:rPr>
        <w:t xml:space="preserve"> </w:t>
      </w:r>
      <w:r>
        <w:rPr>
          <w:rFonts w:ascii="Times New Roman" w:eastAsia="Times New Roman" w:hAnsi="Times New Roman" w:cs="Times New Roman"/>
          <w:b/>
          <w:bCs/>
          <w:spacing w:val="1"/>
          <w:sz w:val="21"/>
          <w:szCs w:val="21"/>
          <w:u w:val="single" w:color="000000"/>
        </w:rPr>
        <w:t>PR</w:t>
      </w:r>
      <w:r>
        <w:rPr>
          <w:rFonts w:ascii="Times New Roman" w:eastAsia="Times New Roman" w:hAnsi="Times New Roman" w:cs="Times New Roman"/>
          <w:b/>
          <w:bCs/>
          <w:spacing w:val="2"/>
          <w:sz w:val="21"/>
          <w:szCs w:val="21"/>
          <w:u w:val="single" w:color="000000"/>
        </w:rPr>
        <w:t>OV</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S</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NS</w:t>
      </w:r>
    </w:p>
    <w:p w14:paraId="00C55AAE" w14:textId="77777777" w:rsidR="000C19C9" w:rsidRDefault="000C19C9">
      <w:pPr>
        <w:spacing w:before="5" w:line="170" w:lineRule="exact"/>
        <w:rPr>
          <w:sz w:val="17"/>
          <w:szCs w:val="17"/>
        </w:rPr>
      </w:pPr>
    </w:p>
    <w:p w14:paraId="2E346655" w14:textId="77777777" w:rsidR="000C19C9" w:rsidRDefault="00D3642A">
      <w:pPr>
        <w:pStyle w:val="BodyText"/>
        <w:spacing w:before="77" w:line="252" w:lineRule="auto"/>
        <w:ind w:right="116"/>
        <w:jc w:val="both"/>
        <w:rPr>
          <w:u w:val="none"/>
        </w:rPr>
      </w:pPr>
      <w:r>
        <w:rPr>
          <w:spacing w:val="1"/>
          <w:u w:val="none"/>
        </w:rPr>
        <w:t>Th</w:t>
      </w:r>
      <w:r>
        <w:rPr>
          <w:u w:val="none"/>
        </w:rPr>
        <w:t>is</w:t>
      </w:r>
      <w:r>
        <w:rPr>
          <w:spacing w:val="18"/>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19"/>
        </w:rPr>
        <w:t xml:space="preserve"> </w:t>
      </w:r>
      <w:r>
        <w:rPr>
          <w:rFonts w:cs="Times New Roman"/>
          <w:b/>
          <w:bCs/>
          <w:i/>
        </w:rPr>
        <w:t>A</w:t>
      </w:r>
      <w:r>
        <w:rPr>
          <w:rFonts w:cs="Times New Roman"/>
          <w:b/>
          <w:bCs/>
          <w:i/>
          <w:spacing w:val="19"/>
        </w:rPr>
        <w:t xml:space="preserve"> </w:t>
      </w:r>
      <w:r>
        <w:rPr>
          <w:u w:val="none"/>
        </w:rPr>
        <w:t>is</w:t>
      </w:r>
      <w:r>
        <w:rPr>
          <w:spacing w:val="19"/>
          <w:u w:val="none"/>
        </w:rPr>
        <w:t xml:space="preserve"> </w:t>
      </w:r>
      <w:r>
        <w:rPr>
          <w:u w:val="none"/>
        </w:rPr>
        <w:t>i</w:t>
      </w:r>
      <w:r>
        <w:rPr>
          <w:spacing w:val="1"/>
          <w:u w:val="none"/>
        </w:rPr>
        <w:t>n</w:t>
      </w:r>
      <w:r>
        <w:rPr>
          <w:u w:val="none"/>
        </w:rPr>
        <w:t>corporated</w:t>
      </w:r>
      <w:r>
        <w:rPr>
          <w:spacing w:val="18"/>
          <w:u w:val="none"/>
        </w:rPr>
        <w:t xml:space="preserve"> </w:t>
      </w:r>
      <w:r>
        <w:rPr>
          <w:u w:val="none"/>
        </w:rPr>
        <w:t>i</w:t>
      </w:r>
      <w:r>
        <w:rPr>
          <w:spacing w:val="1"/>
          <w:u w:val="none"/>
        </w:rPr>
        <w:t>n</w:t>
      </w:r>
      <w:r>
        <w:rPr>
          <w:u w:val="none"/>
        </w:rPr>
        <w:t>to</w:t>
      </w:r>
      <w:r>
        <w:rPr>
          <w:spacing w:val="19"/>
          <w:u w:val="none"/>
        </w:rPr>
        <w:t xml:space="preserve"> </w:t>
      </w:r>
      <w:r>
        <w:rPr>
          <w:u w:val="none"/>
        </w:rPr>
        <w:t>and</w:t>
      </w:r>
      <w:r>
        <w:rPr>
          <w:spacing w:val="19"/>
          <w:u w:val="none"/>
        </w:rPr>
        <w:t xml:space="preserve"> </w:t>
      </w:r>
      <w:r>
        <w:rPr>
          <w:spacing w:val="2"/>
          <w:u w:val="none"/>
        </w:rPr>
        <w:t>m</w:t>
      </w:r>
      <w:r>
        <w:rPr>
          <w:u w:val="none"/>
        </w:rPr>
        <w:t>ade</w:t>
      </w:r>
      <w:r>
        <w:rPr>
          <w:spacing w:val="19"/>
          <w:u w:val="none"/>
        </w:rPr>
        <w:t xml:space="preserve"> </w:t>
      </w:r>
      <w:r>
        <w:rPr>
          <w:u w:val="none"/>
        </w:rPr>
        <w:t>a</w:t>
      </w:r>
      <w:r>
        <w:rPr>
          <w:spacing w:val="18"/>
          <w:u w:val="none"/>
        </w:rPr>
        <w:t xml:space="preserve"> </w:t>
      </w:r>
      <w:r>
        <w:rPr>
          <w:u w:val="none"/>
        </w:rPr>
        <w:t>part</w:t>
      </w:r>
      <w:r>
        <w:rPr>
          <w:spacing w:val="18"/>
          <w:u w:val="none"/>
        </w:rPr>
        <w:t xml:space="preserve"> </w:t>
      </w:r>
      <w:r>
        <w:rPr>
          <w:u w:val="none"/>
        </w:rPr>
        <w:t>of</w:t>
      </w:r>
      <w:r>
        <w:rPr>
          <w:spacing w:val="19"/>
          <w:u w:val="none"/>
        </w:rPr>
        <w:t xml:space="preserve"> </w:t>
      </w:r>
      <w:r>
        <w:rPr>
          <w:u w:val="none"/>
        </w:rPr>
        <w:t>t</w:t>
      </w:r>
      <w:r>
        <w:rPr>
          <w:spacing w:val="1"/>
          <w:u w:val="none"/>
        </w:rPr>
        <w:t>h</w:t>
      </w:r>
      <w:r>
        <w:rPr>
          <w:u w:val="none"/>
        </w:rPr>
        <w:t>e</w:t>
      </w:r>
      <w:r>
        <w:rPr>
          <w:spacing w:val="19"/>
          <w:u w:val="none"/>
        </w:rPr>
        <w:t xml:space="preserve"> </w:t>
      </w:r>
      <w:r>
        <w:rPr>
          <w:spacing w:val="2"/>
          <w:u w:val="none"/>
        </w:rPr>
        <w:t>O</w:t>
      </w:r>
      <w:r>
        <w:rPr>
          <w:u w:val="none"/>
        </w:rPr>
        <w:t>perati</w:t>
      </w:r>
      <w:r>
        <w:rPr>
          <w:spacing w:val="1"/>
          <w:u w:val="none"/>
        </w:rPr>
        <w:t>n</w:t>
      </w:r>
      <w:r>
        <w:rPr>
          <w:u w:val="none"/>
        </w:rPr>
        <w:t>g</w:t>
      </w:r>
      <w:r>
        <w:rPr>
          <w:spacing w:val="20"/>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7"/>
          <w:u w:val="none"/>
        </w:rPr>
        <w:t xml:space="preserve"> </w:t>
      </w:r>
      <w:r>
        <w:rPr>
          <w:spacing w:val="1"/>
          <w:u w:val="none"/>
        </w:rPr>
        <w:t>o</w:t>
      </w:r>
      <w:r>
        <w:rPr>
          <w:u w:val="none"/>
        </w:rPr>
        <w:t>f</w:t>
      </w:r>
      <w:r>
        <w:rPr>
          <w:spacing w:val="19"/>
          <w:u w:val="none"/>
        </w:rPr>
        <w:t xml:space="preserve"> </w:t>
      </w:r>
      <w:r w:rsidR="005D0AFF">
        <w:rPr>
          <w:spacing w:val="2"/>
          <w:u w:val="none"/>
        </w:rPr>
        <w:t>Lamberton Lake MHC</w:t>
      </w:r>
      <w:r>
        <w:rPr>
          <w:spacing w:val="30"/>
          <w:u w:val="none"/>
        </w:rPr>
        <w:t xml:space="preserve"> </w:t>
      </w:r>
      <w:r>
        <w:rPr>
          <w:spacing w:val="1"/>
          <w:u w:val="none"/>
        </w:rPr>
        <w:t>LL</w:t>
      </w:r>
      <w:r>
        <w:rPr>
          <w:u w:val="none"/>
        </w:rPr>
        <w:t>C</w:t>
      </w:r>
      <w:r>
        <w:rPr>
          <w:spacing w:val="30"/>
          <w:u w:val="none"/>
        </w:rPr>
        <w:t xml:space="preserve"> </w:t>
      </w:r>
      <w:r>
        <w:rPr>
          <w:u w:val="none"/>
        </w:rPr>
        <w:t>to</w:t>
      </w:r>
      <w:r>
        <w:rPr>
          <w:spacing w:val="30"/>
          <w:u w:val="none"/>
        </w:rPr>
        <w:t xml:space="preserve"> </w:t>
      </w:r>
      <w:r>
        <w:rPr>
          <w:spacing w:val="2"/>
          <w:u w:val="none"/>
        </w:rPr>
        <w:t>w</w:t>
      </w:r>
      <w:r>
        <w:rPr>
          <w:u w:val="none"/>
        </w:rPr>
        <w:t>hich</w:t>
      </w:r>
      <w:r>
        <w:rPr>
          <w:spacing w:val="30"/>
          <w:u w:val="none"/>
        </w:rPr>
        <w:t xml:space="preserve"> </w:t>
      </w:r>
      <w:r>
        <w:rPr>
          <w:u w:val="none"/>
        </w:rPr>
        <w:t>it</w:t>
      </w:r>
      <w:r>
        <w:rPr>
          <w:spacing w:val="29"/>
          <w:u w:val="none"/>
        </w:rPr>
        <w:t xml:space="preserve"> </w:t>
      </w:r>
      <w:r>
        <w:rPr>
          <w:u w:val="none"/>
        </w:rPr>
        <w:t>is</w:t>
      </w:r>
      <w:r>
        <w:rPr>
          <w:spacing w:val="29"/>
          <w:u w:val="none"/>
        </w:rPr>
        <w:t xml:space="preserve"> </w:t>
      </w:r>
      <w:r>
        <w:rPr>
          <w:u w:val="none"/>
        </w:rPr>
        <w:t>attached.</w:t>
      </w:r>
      <w:r>
        <w:rPr>
          <w:spacing w:val="29"/>
          <w:u w:val="none"/>
        </w:rPr>
        <w:t xml:space="preserve"> </w:t>
      </w:r>
      <w:r>
        <w:rPr>
          <w:spacing w:val="1"/>
          <w:u w:val="none"/>
        </w:rPr>
        <w:t>C</w:t>
      </w:r>
      <w:r>
        <w:rPr>
          <w:u w:val="none"/>
        </w:rPr>
        <w:t>apitalized</w:t>
      </w:r>
      <w:r>
        <w:rPr>
          <w:spacing w:val="31"/>
          <w:u w:val="none"/>
        </w:rPr>
        <w:t xml:space="preserve"> </w:t>
      </w:r>
      <w:r>
        <w:rPr>
          <w:u w:val="none"/>
        </w:rPr>
        <w:t>ter</w:t>
      </w:r>
      <w:r>
        <w:rPr>
          <w:spacing w:val="2"/>
          <w:u w:val="none"/>
        </w:rPr>
        <w:t>m</w:t>
      </w:r>
      <w:r>
        <w:rPr>
          <w:u w:val="none"/>
        </w:rPr>
        <w:t>s</w:t>
      </w:r>
      <w:r>
        <w:rPr>
          <w:spacing w:val="29"/>
          <w:u w:val="none"/>
        </w:rPr>
        <w:t xml:space="preserve"> </w:t>
      </w:r>
      <w:r>
        <w:rPr>
          <w:u w:val="none"/>
        </w:rPr>
        <w:t>used</w:t>
      </w:r>
      <w:r>
        <w:rPr>
          <w:spacing w:val="30"/>
          <w:u w:val="none"/>
        </w:rPr>
        <w:t xml:space="preserve"> </w:t>
      </w:r>
      <w:r>
        <w:rPr>
          <w:u w:val="none"/>
        </w:rPr>
        <w:t>herein</w:t>
      </w:r>
      <w:r>
        <w:rPr>
          <w:spacing w:val="30"/>
          <w:u w:val="none"/>
        </w:rPr>
        <w:t xml:space="preserve"> </w:t>
      </w:r>
      <w:r>
        <w:rPr>
          <w:spacing w:val="2"/>
          <w:u w:val="none"/>
        </w:rPr>
        <w:t>w</w:t>
      </w:r>
      <w:r>
        <w:rPr>
          <w:u w:val="none"/>
        </w:rPr>
        <w:t>hich</w:t>
      </w:r>
      <w:r>
        <w:rPr>
          <w:spacing w:val="30"/>
          <w:u w:val="none"/>
        </w:rPr>
        <w:t xml:space="preserve"> </w:t>
      </w:r>
      <w:r>
        <w:rPr>
          <w:u w:val="none"/>
        </w:rPr>
        <w:t>are</w:t>
      </w:r>
      <w:r>
        <w:rPr>
          <w:spacing w:val="29"/>
          <w:u w:val="none"/>
        </w:rPr>
        <w:t xml:space="preserve"> </w:t>
      </w:r>
      <w:r>
        <w:rPr>
          <w:u w:val="none"/>
        </w:rPr>
        <w:t>not</w:t>
      </w:r>
      <w:r>
        <w:rPr>
          <w:spacing w:val="29"/>
          <w:u w:val="none"/>
        </w:rPr>
        <w:t xml:space="preserve"> </w:t>
      </w:r>
      <w:r>
        <w:rPr>
          <w:u w:val="none"/>
        </w:rPr>
        <w:t>ot</w:t>
      </w:r>
      <w:r>
        <w:rPr>
          <w:spacing w:val="1"/>
          <w:u w:val="none"/>
        </w:rPr>
        <w:t>h</w:t>
      </w:r>
      <w:r>
        <w:rPr>
          <w:u w:val="none"/>
        </w:rPr>
        <w:t>er</w:t>
      </w:r>
      <w:r>
        <w:rPr>
          <w:spacing w:val="2"/>
          <w:u w:val="none"/>
        </w:rPr>
        <w:t>w</w:t>
      </w:r>
      <w:r>
        <w:rPr>
          <w:u w:val="none"/>
        </w:rPr>
        <w:t>ise</w:t>
      </w:r>
      <w:r>
        <w:rPr>
          <w:spacing w:val="29"/>
          <w:u w:val="none"/>
        </w:rPr>
        <w:t xml:space="preserve"> </w:t>
      </w:r>
      <w:r>
        <w:rPr>
          <w:u w:val="none"/>
        </w:rPr>
        <w:t>defi</w:t>
      </w:r>
      <w:r>
        <w:rPr>
          <w:spacing w:val="1"/>
          <w:u w:val="none"/>
        </w:rPr>
        <w:t>n</w:t>
      </w:r>
      <w:r>
        <w:rPr>
          <w:u w:val="none"/>
        </w:rPr>
        <w:t>ed</w:t>
      </w:r>
      <w:r>
        <w:rPr>
          <w:spacing w:val="30"/>
          <w:u w:val="none"/>
        </w:rPr>
        <w:t xml:space="preserve"> </w:t>
      </w:r>
      <w:r>
        <w:rPr>
          <w:u w:val="none"/>
        </w:rPr>
        <w:t>in</w:t>
      </w:r>
      <w:r>
        <w:rPr>
          <w:spacing w:val="31"/>
          <w:u w:val="none"/>
        </w:rPr>
        <w:t xml:space="preserve"> </w:t>
      </w:r>
      <w:r>
        <w:rPr>
          <w:u w:val="none"/>
        </w:rPr>
        <w:t>t</w:t>
      </w:r>
      <w:r>
        <w:rPr>
          <w:spacing w:val="1"/>
          <w:u w:val="none"/>
        </w:rPr>
        <w:t>h</w:t>
      </w:r>
      <w:r>
        <w:rPr>
          <w:u w:val="none"/>
        </w:rPr>
        <w:t>is</w:t>
      </w:r>
      <w:r>
        <w:rPr>
          <w:spacing w:val="1"/>
          <w:w w:val="102"/>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17"/>
        </w:rPr>
        <w:t xml:space="preserve"> </w:t>
      </w:r>
      <w:r>
        <w:rPr>
          <w:rFonts w:cs="Times New Roman"/>
          <w:b/>
          <w:bCs/>
          <w:i/>
        </w:rPr>
        <w:t>A</w:t>
      </w:r>
      <w:r>
        <w:rPr>
          <w:rFonts w:cs="Times New Roman"/>
          <w:b/>
          <w:bCs/>
          <w:i/>
          <w:spacing w:val="17"/>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7"/>
          <w:u w:val="none"/>
        </w:rPr>
        <w:t xml:space="preserve"> </w:t>
      </w:r>
      <w:r>
        <w:rPr>
          <w:spacing w:val="1"/>
          <w:u w:val="none"/>
        </w:rPr>
        <w:t>d</w:t>
      </w:r>
      <w:r>
        <w:rPr>
          <w:u w:val="none"/>
        </w:rPr>
        <w:t>efi</w:t>
      </w:r>
      <w:r>
        <w:rPr>
          <w:spacing w:val="1"/>
          <w:u w:val="none"/>
        </w:rPr>
        <w:t>n</w:t>
      </w:r>
      <w:r>
        <w:rPr>
          <w:u w:val="none"/>
        </w:rPr>
        <w:t>ed</w:t>
      </w:r>
      <w:r>
        <w:rPr>
          <w:spacing w:val="17"/>
          <w:u w:val="none"/>
        </w:rPr>
        <w:t xml:space="preserve"> </w:t>
      </w:r>
      <w:r>
        <w:rPr>
          <w:u w:val="none"/>
        </w:rPr>
        <w:t>as</w:t>
      </w:r>
      <w:r>
        <w:rPr>
          <w:spacing w:val="17"/>
          <w:u w:val="none"/>
        </w:rPr>
        <w:t xml:space="preserve"> </w:t>
      </w:r>
      <w:r>
        <w:rPr>
          <w:u w:val="none"/>
        </w:rPr>
        <w:t>in</w:t>
      </w:r>
      <w:r>
        <w:rPr>
          <w:spacing w:val="17"/>
          <w:u w:val="none"/>
        </w:rPr>
        <w:t xml:space="preserve"> </w:t>
      </w:r>
      <w:r>
        <w:rPr>
          <w:u w:val="none"/>
        </w:rPr>
        <w:t>t</w:t>
      </w:r>
      <w:r>
        <w:rPr>
          <w:spacing w:val="1"/>
          <w:u w:val="none"/>
        </w:rPr>
        <w:t>h</w:t>
      </w:r>
      <w:r>
        <w:rPr>
          <w:u w:val="none"/>
        </w:rPr>
        <w:t>e</w:t>
      </w:r>
      <w:r>
        <w:rPr>
          <w:spacing w:val="1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2B46894C" w14:textId="77777777" w:rsidR="000C19C9" w:rsidRDefault="000C19C9">
      <w:pPr>
        <w:spacing w:before="16" w:line="220" w:lineRule="exact"/>
      </w:pPr>
    </w:p>
    <w:p w14:paraId="4C0DF35A" w14:textId="77777777" w:rsidR="000C19C9" w:rsidRDefault="00D3642A">
      <w:pPr>
        <w:pStyle w:val="BodyText"/>
        <w:numPr>
          <w:ilvl w:val="0"/>
          <w:numId w:val="3"/>
        </w:numPr>
        <w:tabs>
          <w:tab w:val="left" w:pos="824"/>
        </w:tabs>
        <w:ind w:left="824" w:right="7331"/>
        <w:jc w:val="both"/>
        <w:rPr>
          <w:ins w:id="683" w:author="Microsoft Office User" w:date="2017-10-31T16:22:00Z"/>
          <w:u w:val="none"/>
        </w:rPr>
      </w:pPr>
      <w:r>
        <w:rPr>
          <w:spacing w:val="1"/>
          <w:u w:val="none"/>
        </w:rPr>
        <w:t>DEF</w:t>
      </w:r>
      <w:r>
        <w:rPr>
          <w:u w:val="none"/>
        </w:rPr>
        <w:t>I</w:t>
      </w:r>
      <w:r>
        <w:rPr>
          <w:spacing w:val="1"/>
          <w:u w:val="none"/>
        </w:rPr>
        <w:t>N</w:t>
      </w:r>
      <w:r>
        <w:rPr>
          <w:u w:val="none"/>
        </w:rPr>
        <w:t>I</w:t>
      </w:r>
      <w:r>
        <w:rPr>
          <w:spacing w:val="1"/>
          <w:u w:val="none"/>
        </w:rPr>
        <w:t>T</w:t>
      </w:r>
      <w:r>
        <w:rPr>
          <w:u w:val="none"/>
        </w:rPr>
        <w:t>I</w:t>
      </w:r>
      <w:r>
        <w:rPr>
          <w:spacing w:val="1"/>
          <w:u w:val="none"/>
        </w:rPr>
        <w:t>ONS</w:t>
      </w:r>
      <w:r>
        <w:rPr>
          <w:u w:val="none"/>
        </w:rPr>
        <w:t>.</w:t>
      </w:r>
    </w:p>
    <w:p w14:paraId="4E3D9182" w14:textId="77777777" w:rsidR="007A495B" w:rsidRDefault="007A495B">
      <w:pPr>
        <w:pStyle w:val="BodyText"/>
        <w:tabs>
          <w:tab w:val="left" w:pos="824"/>
        </w:tabs>
        <w:ind w:left="824" w:right="7331" w:firstLine="0"/>
        <w:jc w:val="both"/>
        <w:rPr>
          <w:u w:val="none"/>
        </w:rPr>
        <w:pPrChange w:id="684" w:author="Microsoft Office User" w:date="2017-10-31T16:22:00Z">
          <w:pPr>
            <w:pStyle w:val="BodyText"/>
            <w:numPr>
              <w:numId w:val="3"/>
            </w:numPr>
            <w:tabs>
              <w:tab w:val="left" w:pos="824"/>
            </w:tabs>
            <w:ind w:left="824" w:right="7331" w:hanging="720"/>
            <w:jc w:val="both"/>
          </w:pPr>
        </w:pPrChange>
      </w:pPr>
    </w:p>
    <w:p w14:paraId="2B04073D" w14:textId="77777777" w:rsidR="000C19C9" w:rsidRPr="007A495B" w:rsidDel="007A495B" w:rsidRDefault="000C19C9">
      <w:pPr>
        <w:spacing w:before="13" w:line="240" w:lineRule="exact"/>
        <w:rPr>
          <w:del w:id="685" w:author="Microsoft Office User" w:date="2017-10-31T16:22:00Z"/>
          <w:b/>
          <w:sz w:val="24"/>
          <w:szCs w:val="24"/>
          <w:u w:val="single"/>
          <w:rPrChange w:id="686" w:author="Microsoft Office User" w:date="2017-10-31T16:23:00Z">
            <w:rPr>
              <w:del w:id="687" w:author="Microsoft Office User" w:date="2017-10-31T16:22:00Z"/>
              <w:sz w:val="24"/>
              <w:szCs w:val="24"/>
            </w:rPr>
          </w:rPrChange>
        </w:rPr>
      </w:pPr>
    </w:p>
    <w:p w14:paraId="54966EEC" w14:textId="77777777" w:rsidR="007A495B" w:rsidRPr="007A495B" w:rsidRDefault="007A495B">
      <w:pPr>
        <w:pStyle w:val="BodyText"/>
        <w:numPr>
          <w:ilvl w:val="1"/>
          <w:numId w:val="3"/>
        </w:numPr>
        <w:tabs>
          <w:tab w:val="left" w:pos="1544"/>
        </w:tabs>
        <w:spacing w:line="251" w:lineRule="auto"/>
        <w:ind w:right="116" w:firstLine="720"/>
        <w:jc w:val="both"/>
        <w:rPr>
          <w:ins w:id="688" w:author="Microsoft Office User" w:date="2017-10-31T16:22:00Z"/>
          <w:u w:val="none"/>
          <w:rPrChange w:id="689" w:author="Microsoft Office User" w:date="2017-10-31T16:22:00Z">
            <w:rPr>
              <w:ins w:id="690" w:author="Microsoft Office User" w:date="2017-10-31T16:22:00Z"/>
              <w:rFonts w:cs="Times New Roman"/>
              <w:b/>
              <w:bCs/>
              <w:spacing w:val="1"/>
              <w:u w:color="000000"/>
            </w:rPr>
          </w:rPrChange>
        </w:rPr>
      </w:pPr>
      <w:ins w:id="691" w:author="Microsoft Office User" w:date="2017-10-31T16:23:00Z">
        <w:r w:rsidRPr="007A495B">
          <w:rPr>
            <w:rFonts w:cs="Times New Roman"/>
            <w:b/>
            <w:bCs/>
            <w:spacing w:val="1"/>
            <w:u w:color="000000"/>
            <w:rPrChange w:id="692" w:author="Microsoft Office User" w:date="2017-10-31T16:23:00Z">
              <w:rPr>
                <w:rFonts w:cs="Times New Roman"/>
                <w:bCs/>
                <w:spacing w:val="1"/>
                <w:u w:val="none" w:color="000000"/>
              </w:rPr>
            </w:rPrChange>
          </w:rPr>
          <w:t>ACCRUED DIVIDEND</w:t>
        </w:r>
      </w:ins>
      <w:ins w:id="693" w:author="Microsoft Office User" w:date="2017-10-31T16:22:00Z">
        <w:r w:rsidRPr="007A495B">
          <w:rPr>
            <w:rFonts w:cs="Times New Roman"/>
            <w:bCs/>
            <w:spacing w:val="1"/>
            <w:u w:val="none" w:color="000000"/>
            <w:rPrChange w:id="694" w:author="Microsoft Office User" w:date="2017-10-31T16:22:00Z">
              <w:rPr>
                <w:rFonts w:cs="Times New Roman"/>
                <w:b/>
                <w:bCs/>
                <w:spacing w:val="1"/>
                <w:u w:color="000000"/>
              </w:rPr>
            </w:rPrChange>
          </w:rPr>
          <w:t xml:space="preserve"> means the dollar amount required to increase the Class B Members’ </w:t>
        </w:r>
      </w:ins>
      <w:ins w:id="695" w:author="Microsoft Office User" w:date="2017-10-31T16:24:00Z">
        <w:r>
          <w:rPr>
            <w:rFonts w:cs="Times New Roman"/>
            <w:bCs/>
            <w:spacing w:val="1"/>
            <w:u w:val="none" w:color="000000"/>
          </w:rPr>
          <w:t>non-compounding rate of return</w:t>
        </w:r>
      </w:ins>
      <w:ins w:id="696" w:author="Microsoft Office User" w:date="2017-10-31T16:22:00Z">
        <w:r w:rsidRPr="007A495B">
          <w:rPr>
            <w:rFonts w:cs="Times New Roman"/>
            <w:bCs/>
            <w:spacing w:val="1"/>
            <w:u w:val="none" w:color="000000"/>
            <w:rPrChange w:id="697" w:author="Microsoft Office User" w:date="2017-10-31T16:22:00Z">
              <w:rPr>
                <w:rFonts w:cs="Times New Roman"/>
                <w:b/>
                <w:bCs/>
                <w:spacing w:val="1"/>
                <w:u w:color="000000"/>
              </w:rPr>
            </w:rPrChange>
          </w:rPr>
          <w:t xml:space="preserve"> on their Capital Contributions to </w:t>
        </w:r>
      </w:ins>
      <w:ins w:id="698" w:author="Microsoft Office User" w:date="2017-10-31T16:24:00Z">
        <w:r>
          <w:rPr>
            <w:rFonts w:cs="Times New Roman"/>
            <w:bCs/>
            <w:spacing w:val="1"/>
            <w:u w:val="none" w:color="000000"/>
          </w:rPr>
          <w:t>fourteen</w:t>
        </w:r>
      </w:ins>
      <w:ins w:id="699" w:author="Microsoft Office User" w:date="2017-10-31T16:22:00Z">
        <w:r w:rsidRPr="007A495B">
          <w:rPr>
            <w:rFonts w:cs="Times New Roman"/>
            <w:bCs/>
            <w:spacing w:val="1"/>
            <w:u w:val="none" w:color="000000"/>
            <w:rPrChange w:id="700" w:author="Microsoft Office User" w:date="2017-10-31T16:22:00Z">
              <w:rPr>
                <w:rFonts w:cs="Times New Roman"/>
                <w:b/>
                <w:bCs/>
                <w:spacing w:val="1"/>
                <w:u w:color="000000"/>
              </w:rPr>
            </w:rPrChange>
          </w:rPr>
          <w:t xml:space="preserve"> percent (1</w:t>
        </w:r>
      </w:ins>
      <w:ins w:id="701" w:author="Microsoft Office User" w:date="2017-10-31T16:24:00Z">
        <w:r>
          <w:rPr>
            <w:rFonts w:cs="Times New Roman"/>
            <w:bCs/>
            <w:spacing w:val="1"/>
            <w:u w:val="none" w:color="000000"/>
          </w:rPr>
          <w:t>4</w:t>
        </w:r>
      </w:ins>
      <w:ins w:id="702" w:author="Microsoft Office User" w:date="2017-10-31T16:22:00Z">
        <w:r w:rsidRPr="007A495B">
          <w:rPr>
            <w:rFonts w:cs="Times New Roman"/>
            <w:bCs/>
            <w:spacing w:val="1"/>
            <w:u w:val="none" w:color="000000"/>
            <w:rPrChange w:id="703" w:author="Microsoft Office User" w:date="2017-10-31T16:22:00Z">
              <w:rPr>
                <w:rFonts w:cs="Times New Roman"/>
                <w:b/>
                <w:bCs/>
                <w:spacing w:val="1"/>
                <w:u w:color="000000"/>
              </w:rPr>
            </w:rPrChange>
          </w:rPr>
          <w:t>%) per annum from the Effective Date to the date of full redemption of such Class B Interest.</w:t>
        </w:r>
      </w:ins>
    </w:p>
    <w:p w14:paraId="2A2A43AE" w14:textId="77777777" w:rsidR="007A495B" w:rsidRPr="007A495B" w:rsidRDefault="007A495B">
      <w:pPr>
        <w:pStyle w:val="BodyText"/>
        <w:tabs>
          <w:tab w:val="left" w:pos="1544"/>
        </w:tabs>
        <w:spacing w:line="251" w:lineRule="auto"/>
        <w:ind w:left="824" w:right="116" w:firstLine="0"/>
        <w:jc w:val="both"/>
        <w:rPr>
          <w:ins w:id="704" w:author="Microsoft Office User" w:date="2017-10-31T16:22:00Z"/>
          <w:u w:val="none"/>
          <w:rPrChange w:id="705" w:author="Microsoft Office User" w:date="2017-10-31T16:22:00Z">
            <w:rPr>
              <w:ins w:id="706" w:author="Microsoft Office User" w:date="2017-10-31T16:22:00Z"/>
              <w:rFonts w:cs="Times New Roman"/>
              <w:b/>
              <w:bCs/>
              <w:spacing w:val="1"/>
              <w:u w:color="000000"/>
            </w:rPr>
          </w:rPrChange>
        </w:rPr>
        <w:pPrChange w:id="707" w:author="Microsoft Office User" w:date="2017-10-31T16:22:00Z">
          <w:pPr>
            <w:pStyle w:val="BodyText"/>
            <w:numPr>
              <w:ilvl w:val="1"/>
              <w:numId w:val="3"/>
            </w:numPr>
            <w:tabs>
              <w:tab w:val="left" w:pos="1544"/>
            </w:tabs>
            <w:spacing w:line="251" w:lineRule="auto"/>
            <w:ind w:right="116" w:hanging="720"/>
            <w:jc w:val="both"/>
          </w:pPr>
        </w:pPrChange>
      </w:pPr>
    </w:p>
    <w:p w14:paraId="32732BED" w14:textId="77777777" w:rsidR="000C19C9" w:rsidRDefault="00D3642A">
      <w:pPr>
        <w:pStyle w:val="BodyText"/>
        <w:numPr>
          <w:ilvl w:val="1"/>
          <w:numId w:val="3"/>
        </w:numPr>
        <w:tabs>
          <w:tab w:val="left" w:pos="1544"/>
        </w:tabs>
        <w:spacing w:line="251" w:lineRule="auto"/>
        <w:ind w:right="116" w:firstLine="720"/>
        <w:jc w:val="both"/>
        <w:rPr>
          <w:u w:val="none"/>
        </w:rPr>
      </w:pPr>
      <w:r>
        <w:rPr>
          <w:rFonts w:cs="Times New Roman"/>
          <w:b/>
          <w:bCs/>
          <w:spacing w:val="1"/>
          <w:u w:color="000000"/>
        </w:rPr>
        <w:t>ADD</w:t>
      </w:r>
      <w:r>
        <w:rPr>
          <w:rFonts w:cs="Times New Roman"/>
          <w:b/>
          <w:bCs/>
          <w:u w:color="000000"/>
        </w:rPr>
        <w:t>I</w:t>
      </w:r>
      <w:r>
        <w:rPr>
          <w:rFonts w:cs="Times New Roman"/>
          <w:b/>
          <w:bCs/>
          <w:spacing w:val="1"/>
          <w:u w:color="000000"/>
        </w:rPr>
        <w:t>T</w:t>
      </w:r>
      <w:r>
        <w:rPr>
          <w:rFonts w:cs="Times New Roman"/>
          <w:b/>
          <w:bCs/>
          <w:u w:color="000000"/>
        </w:rPr>
        <w:t>I</w:t>
      </w:r>
      <w:r>
        <w:rPr>
          <w:rFonts w:cs="Times New Roman"/>
          <w:b/>
          <w:bCs/>
          <w:spacing w:val="2"/>
          <w:u w:color="000000"/>
        </w:rPr>
        <w:t>O</w:t>
      </w:r>
      <w:r>
        <w:rPr>
          <w:rFonts w:cs="Times New Roman"/>
          <w:b/>
          <w:bCs/>
          <w:spacing w:val="1"/>
          <w:u w:color="000000"/>
        </w:rPr>
        <w:t>NAL</w:t>
      </w:r>
      <w:r>
        <w:rPr>
          <w:rFonts w:cs="Times New Roman"/>
          <w:b/>
          <w:bCs/>
          <w:spacing w:val="35"/>
          <w:u w:color="000000"/>
        </w:rPr>
        <w:t xml:space="preserve"> </w:t>
      </w:r>
      <w:r>
        <w:rPr>
          <w:rFonts w:cs="Times New Roman"/>
          <w:b/>
          <w:bCs/>
          <w:spacing w:val="1"/>
          <w:u w:color="000000"/>
        </w:rPr>
        <w:t>CAP</w:t>
      </w:r>
      <w:r>
        <w:rPr>
          <w:rFonts w:cs="Times New Roman"/>
          <w:b/>
          <w:bCs/>
          <w:u w:color="000000"/>
        </w:rPr>
        <w:t>I</w:t>
      </w:r>
      <w:r>
        <w:rPr>
          <w:rFonts w:cs="Times New Roman"/>
          <w:b/>
          <w:bCs/>
          <w:spacing w:val="1"/>
          <w:u w:color="000000"/>
        </w:rPr>
        <w:t>TA</w:t>
      </w:r>
      <w:r>
        <w:rPr>
          <w:rFonts w:cs="Times New Roman"/>
          <w:b/>
          <w:bCs/>
          <w:u w:color="000000"/>
        </w:rPr>
        <w:t>L</w:t>
      </w:r>
      <w:r>
        <w:rPr>
          <w:rFonts w:cs="Times New Roman"/>
          <w:b/>
          <w:bCs/>
          <w:spacing w:val="39"/>
          <w:u w:color="000000"/>
        </w:rPr>
        <w:t xml:space="preserve"> </w:t>
      </w:r>
      <w:r>
        <w:rPr>
          <w:rFonts w:cs="Times New Roman"/>
          <w:b/>
          <w:bCs/>
          <w:spacing w:val="1"/>
          <w:u w:color="000000"/>
        </w:rPr>
        <w:t>C</w:t>
      </w:r>
      <w:r>
        <w:rPr>
          <w:rFonts w:cs="Times New Roman"/>
          <w:b/>
          <w:bCs/>
          <w:spacing w:val="2"/>
          <w:u w:color="000000"/>
        </w:rPr>
        <w:t>O</w:t>
      </w:r>
      <w:r>
        <w:rPr>
          <w:rFonts w:cs="Times New Roman"/>
          <w:b/>
          <w:bCs/>
          <w:spacing w:val="1"/>
          <w:u w:color="000000"/>
        </w:rPr>
        <w:t>NTR</w:t>
      </w:r>
      <w:r>
        <w:rPr>
          <w:rFonts w:cs="Times New Roman"/>
          <w:b/>
          <w:bCs/>
          <w:u w:color="000000"/>
        </w:rPr>
        <w:t>I</w:t>
      </w:r>
      <w:r>
        <w:rPr>
          <w:rFonts w:cs="Times New Roman"/>
          <w:b/>
          <w:bCs/>
          <w:spacing w:val="1"/>
          <w:u w:color="000000"/>
        </w:rPr>
        <w:t>BUT</w:t>
      </w:r>
      <w:r>
        <w:rPr>
          <w:rFonts w:cs="Times New Roman"/>
          <w:b/>
          <w:bCs/>
          <w:u w:color="000000"/>
        </w:rPr>
        <w:t>I</w:t>
      </w:r>
      <w:r>
        <w:rPr>
          <w:rFonts w:cs="Times New Roman"/>
          <w:b/>
          <w:bCs/>
          <w:spacing w:val="2"/>
          <w:u w:color="000000"/>
        </w:rPr>
        <w:t>ON</w:t>
      </w:r>
      <w:r>
        <w:rPr>
          <w:rFonts w:cs="Times New Roman"/>
          <w:b/>
          <w:bCs/>
          <w:u w:val="none"/>
        </w:rPr>
        <w:t>.</w:t>
      </w:r>
      <w:r>
        <w:rPr>
          <w:rFonts w:cs="Times New Roman"/>
          <w:b/>
          <w:bCs/>
          <w:spacing w:val="37"/>
          <w:u w:val="none"/>
        </w:rPr>
        <w:t xml:space="preserve"> </w:t>
      </w:r>
      <w:r>
        <w:rPr>
          <w:u w:val="none"/>
        </w:rPr>
        <w:t>“</w:t>
      </w:r>
      <w:r>
        <w:rPr>
          <w:spacing w:val="1"/>
          <w:u w:val="none"/>
        </w:rPr>
        <w:t>Add</w:t>
      </w:r>
      <w:r>
        <w:rPr>
          <w:u w:val="none"/>
        </w:rPr>
        <w:t>iti</w:t>
      </w:r>
      <w:r>
        <w:rPr>
          <w:spacing w:val="1"/>
          <w:u w:val="none"/>
        </w:rPr>
        <w:t>on</w:t>
      </w:r>
      <w:r>
        <w:rPr>
          <w:u w:val="none"/>
        </w:rPr>
        <w:t xml:space="preserve">al </w:t>
      </w:r>
      <w:r>
        <w:rPr>
          <w:spacing w:val="38"/>
          <w:u w:val="none"/>
        </w:rPr>
        <w:t xml:space="preserve"> </w:t>
      </w:r>
      <w:r>
        <w:rPr>
          <w:spacing w:val="1"/>
          <w:u w:val="none"/>
        </w:rPr>
        <w:t>C</w:t>
      </w:r>
      <w:r>
        <w:rPr>
          <w:u w:val="none"/>
        </w:rPr>
        <w:t>a</w:t>
      </w:r>
      <w:r>
        <w:rPr>
          <w:spacing w:val="1"/>
          <w:u w:val="none"/>
        </w:rPr>
        <w:t>p</w:t>
      </w:r>
      <w:r>
        <w:rPr>
          <w:u w:val="none"/>
        </w:rPr>
        <w:t xml:space="preserve">ital </w:t>
      </w:r>
      <w:r>
        <w:rPr>
          <w:spacing w:val="37"/>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w:t>
      </w:r>
      <w:r>
        <w:rPr>
          <w:w w:val="102"/>
          <w:u w:val="none"/>
        </w:rPr>
        <w:t xml:space="preserve"> </w:t>
      </w:r>
      <w:r>
        <w:rPr>
          <w:spacing w:val="2"/>
          <w:u w:val="none"/>
        </w:rPr>
        <w:t>m</w:t>
      </w:r>
      <w:r>
        <w:rPr>
          <w:u w:val="none"/>
        </w:rPr>
        <w:t>eans t</w:t>
      </w:r>
      <w:r>
        <w:rPr>
          <w:spacing w:val="1"/>
          <w:u w:val="none"/>
        </w:rPr>
        <w:t>h</w:t>
      </w:r>
      <w:r>
        <w:rPr>
          <w:u w:val="none"/>
        </w:rPr>
        <w:t>e</w:t>
      </w:r>
      <w:r>
        <w:rPr>
          <w:spacing w:val="1"/>
          <w:u w:val="none"/>
        </w:rPr>
        <w:t xml:space="preserve"> </w:t>
      </w:r>
      <w:r>
        <w:rPr>
          <w:u w:val="none"/>
        </w:rPr>
        <w:t>a</w:t>
      </w:r>
      <w:r>
        <w:rPr>
          <w:spacing w:val="2"/>
          <w:u w:val="none"/>
        </w:rPr>
        <w:t>m</w:t>
      </w:r>
      <w:r>
        <w:rPr>
          <w:u w:val="none"/>
        </w:rPr>
        <w:t>ount</w:t>
      </w:r>
      <w:r>
        <w:rPr>
          <w:spacing w:val="1"/>
          <w:u w:val="none"/>
        </w:rPr>
        <w:t xml:space="preserve"> </w:t>
      </w:r>
      <w:r>
        <w:rPr>
          <w:u w:val="none"/>
        </w:rPr>
        <w:t xml:space="preserve">of </w:t>
      </w:r>
      <w:r>
        <w:rPr>
          <w:spacing w:val="2"/>
          <w:u w:val="none"/>
        </w:rPr>
        <w:t>m</w:t>
      </w:r>
      <w:r>
        <w:rPr>
          <w:u w:val="none"/>
        </w:rPr>
        <w:t>one</w:t>
      </w:r>
      <w:r>
        <w:rPr>
          <w:spacing w:val="1"/>
          <w:u w:val="none"/>
        </w:rPr>
        <w:t>y</w:t>
      </w:r>
      <w:r>
        <w:rPr>
          <w:u w:val="none"/>
        </w:rPr>
        <w:t>,  if a</w:t>
      </w:r>
      <w:r>
        <w:rPr>
          <w:spacing w:val="1"/>
          <w:u w:val="none"/>
        </w:rPr>
        <w:t>n</w:t>
      </w:r>
      <w:r>
        <w:rPr>
          <w:u w:val="none"/>
        </w:rPr>
        <w:t>y,  in</w:t>
      </w:r>
      <w:r>
        <w:rPr>
          <w:spacing w:val="2"/>
          <w:u w:val="none"/>
        </w:rPr>
        <w:t xml:space="preserve"> </w:t>
      </w:r>
      <w:r>
        <w:rPr>
          <w:u w:val="none"/>
        </w:rPr>
        <w:t>a</w:t>
      </w:r>
      <w:r>
        <w:rPr>
          <w:spacing w:val="1"/>
          <w:u w:val="none"/>
        </w:rPr>
        <w:t>d</w:t>
      </w:r>
      <w:r>
        <w:rPr>
          <w:u w:val="none"/>
        </w:rPr>
        <w:t>dition</w:t>
      </w:r>
      <w:r>
        <w:rPr>
          <w:spacing w:val="1"/>
          <w:u w:val="none"/>
        </w:rPr>
        <w:t xml:space="preserve"> </w:t>
      </w:r>
      <w:r>
        <w:rPr>
          <w:u w:val="none"/>
        </w:rPr>
        <w:t>to</w:t>
      </w:r>
      <w:r>
        <w:rPr>
          <w:spacing w:val="2"/>
          <w:u w:val="none"/>
        </w:rPr>
        <w:t xml:space="preserve"> </w:t>
      </w:r>
      <w:r>
        <w:rPr>
          <w:u w:val="none"/>
        </w:rPr>
        <w:t>the</w:t>
      </w:r>
      <w:r>
        <w:rPr>
          <w:spacing w:val="1"/>
          <w:u w:val="none"/>
        </w:rPr>
        <w:t xml:space="preserve"> </w:t>
      </w:r>
      <w:r>
        <w:rPr>
          <w:u w:val="none"/>
        </w:rPr>
        <w:t>original</w:t>
      </w:r>
      <w:r>
        <w:rPr>
          <w:spacing w:val="1"/>
          <w:u w:val="none"/>
        </w:rPr>
        <w:t xml:space="preserve"> C</w:t>
      </w:r>
      <w:r>
        <w:rPr>
          <w:u w:val="none"/>
        </w:rPr>
        <w:t>a</w:t>
      </w:r>
      <w:r>
        <w:rPr>
          <w:spacing w:val="1"/>
          <w:u w:val="none"/>
        </w:rPr>
        <w:t>p</w:t>
      </w:r>
      <w:r>
        <w:rPr>
          <w:u w:val="none"/>
        </w:rPr>
        <w:t xml:space="preserve">ital </w:t>
      </w:r>
      <w:r>
        <w:rPr>
          <w:spacing w:val="1"/>
          <w:u w:val="none"/>
        </w:rPr>
        <w:t>C</w:t>
      </w:r>
      <w:r>
        <w:rPr>
          <w:u w:val="none"/>
        </w:rPr>
        <w:t>ontribution,  re</w:t>
      </w:r>
      <w:r>
        <w:rPr>
          <w:spacing w:val="1"/>
          <w:u w:val="none"/>
        </w:rPr>
        <w:t>q</w:t>
      </w:r>
      <w:r>
        <w:rPr>
          <w:u w:val="none"/>
        </w:rPr>
        <w:t>uired</w:t>
      </w:r>
      <w:r>
        <w:rPr>
          <w:spacing w:val="2"/>
          <w:u w:val="none"/>
        </w:rPr>
        <w:t xml:space="preserve"> </w:t>
      </w:r>
      <w:r>
        <w:rPr>
          <w:u w:val="none"/>
        </w:rPr>
        <w:t>by</w:t>
      </w:r>
      <w:r>
        <w:rPr>
          <w:spacing w:val="1"/>
          <w:u w:val="none"/>
        </w:rPr>
        <w:t xml:space="preserve"> </w:t>
      </w:r>
      <w:r>
        <w:rPr>
          <w:u w:val="none"/>
        </w:rPr>
        <w:t>the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to</w:t>
      </w:r>
      <w:r>
        <w:rPr>
          <w:spacing w:val="30"/>
          <w:u w:val="none"/>
        </w:rPr>
        <w:t xml:space="preserve"> </w:t>
      </w:r>
      <w:r>
        <w:rPr>
          <w:u w:val="none"/>
        </w:rPr>
        <w:t>be</w:t>
      </w:r>
      <w:r>
        <w:rPr>
          <w:spacing w:val="30"/>
          <w:u w:val="none"/>
        </w:rPr>
        <w:t xml:space="preserve"> </w:t>
      </w:r>
      <w:r>
        <w:rPr>
          <w:u w:val="none"/>
        </w:rPr>
        <w:t>contri</w:t>
      </w:r>
      <w:r>
        <w:rPr>
          <w:spacing w:val="1"/>
          <w:u w:val="none"/>
        </w:rPr>
        <w:t>b</w:t>
      </w:r>
      <w:r>
        <w:rPr>
          <w:u w:val="none"/>
        </w:rPr>
        <w:t>uted</w:t>
      </w:r>
      <w:r>
        <w:rPr>
          <w:spacing w:val="30"/>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w:t>
      </w:r>
      <w:r>
        <w:rPr>
          <w:u w:val="none"/>
        </w:rPr>
        <w:t>o</w:t>
      </w:r>
      <w:r>
        <w:rPr>
          <w:spacing w:val="2"/>
          <w:u w:val="none"/>
        </w:rPr>
        <w:t>m</w:t>
      </w:r>
      <w:r>
        <w:rPr>
          <w:u w:val="none"/>
        </w:rPr>
        <w:t>pany</w:t>
      </w:r>
      <w:r>
        <w:rPr>
          <w:spacing w:val="30"/>
          <w:u w:val="none"/>
        </w:rPr>
        <w:t xml:space="preserve"> </w:t>
      </w:r>
      <w:r>
        <w:rPr>
          <w:u w:val="none"/>
        </w:rPr>
        <w:t>by</w:t>
      </w:r>
      <w:r>
        <w:rPr>
          <w:spacing w:val="30"/>
          <w:u w:val="none"/>
        </w:rPr>
        <w:t xml:space="preserve"> </w:t>
      </w:r>
      <w:r>
        <w:rPr>
          <w:u w:val="none"/>
        </w:rPr>
        <w:t>t</w:t>
      </w:r>
      <w:r>
        <w:rPr>
          <w:spacing w:val="1"/>
          <w:u w:val="none"/>
        </w:rPr>
        <w:t>h</w:t>
      </w:r>
      <w:r>
        <w:rPr>
          <w:u w:val="none"/>
        </w:rPr>
        <w:t>e</w:t>
      </w:r>
      <w:r>
        <w:rPr>
          <w:spacing w:val="30"/>
          <w:u w:val="none"/>
        </w:rPr>
        <w:t xml:space="preserve"> </w:t>
      </w:r>
      <w:r>
        <w:rPr>
          <w:spacing w:val="2"/>
          <w:u w:val="none"/>
        </w:rPr>
        <w:t>M</w:t>
      </w:r>
      <w:r>
        <w:rPr>
          <w:u w:val="none"/>
        </w:rPr>
        <w:t>e</w:t>
      </w:r>
      <w:r>
        <w:rPr>
          <w:spacing w:val="2"/>
          <w:u w:val="none"/>
        </w:rPr>
        <w:t>m</w:t>
      </w:r>
      <w:r>
        <w:rPr>
          <w:u w:val="none"/>
        </w:rPr>
        <w:t>bers,</w:t>
      </w:r>
      <w:r>
        <w:rPr>
          <w:spacing w:val="29"/>
          <w:u w:val="none"/>
        </w:rPr>
        <w:t xml:space="preserve"> </w:t>
      </w:r>
      <w:r>
        <w:rPr>
          <w:u w:val="none"/>
        </w:rPr>
        <w:t>as</w:t>
      </w:r>
      <w:r>
        <w:rPr>
          <w:spacing w:val="29"/>
          <w:u w:val="none"/>
        </w:rPr>
        <w:t xml:space="preserve"> </w:t>
      </w:r>
      <w:r>
        <w:rPr>
          <w:u w:val="none"/>
        </w:rPr>
        <w:t>set</w:t>
      </w:r>
      <w:r>
        <w:rPr>
          <w:spacing w:val="29"/>
          <w:u w:val="none"/>
        </w:rPr>
        <w:t xml:space="preserve"> </w:t>
      </w:r>
      <w:r>
        <w:rPr>
          <w:u w:val="none"/>
        </w:rPr>
        <w:t>forth</w:t>
      </w:r>
      <w:r>
        <w:rPr>
          <w:spacing w:val="30"/>
          <w:u w:val="none"/>
        </w:rPr>
        <w:t xml:space="preserve"> </w:t>
      </w:r>
      <w:r>
        <w:rPr>
          <w:u w:val="none"/>
        </w:rPr>
        <w:t>in</w:t>
      </w:r>
      <w:r>
        <w:rPr>
          <w:spacing w:val="31"/>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u w:val="none"/>
        </w:rPr>
        <w:t>2.3</w:t>
      </w:r>
      <w:r>
        <w:rPr>
          <w:spacing w:val="30"/>
          <w:u w:val="none"/>
        </w:rPr>
        <w:t xml:space="preserve"> </w:t>
      </w:r>
      <w:r>
        <w:rPr>
          <w:u w:val="none"/>
        </w:rPr>
        <w:t>of</w:t>
      </w:r>
      <w:r>
        <w:rPr>
          <w:spacing w:val="30"/>
          <w:u w:val="none"/>
        </w:rPr>
        <w:t xml:space="preserve"> </w:t>
      </w:r>
      <w:r>
        <w:rPr>
          <w:u w:val="none"/>
        </w:rPr>
        <w:t>t</w:t>
      </w:r>
      <w:r>
        <w:rPr>
          <w:spacing w:val="1"/>
          <w:u w:val="none"/>
        </w:rPr>
        <w:t>h</w:t>
      </w:r>
      <w:r>
        <w:rPr>
          <w:u w:val="none"/>
        </w:rPr>
        <w:t>e</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0768E20B" w14:textId="77777777" w:rsidR="000C19C9" w:rsidRDefault="000C19C9">
      <w:pPr>
        <w:spacing w:before="2" w:line="240" w:lineRule="exact"/>
        <w:rPr>
          <w:sz w:val="24"/>
          <w:szCs w:val="24"/>
        </w:rPr>
      </w:pPr>
    </w:p>
    <w:p w14:paraId="5DB46349" w14:textId="77777777" w:rsidR="000C19C9" w:rsidRDefault="00D3642A">
      <w:pPr>
        <w:pStyle w:val="BodyText"/>
        <w:numPr>
          <w:ilvl w:val="1"/>
          <w:numId w:val="3"/>
        </w:numPr>
        <w:tabs>
          <w:tab w:val="left" w:pos="1544"/>
        </w:tabs>
        <w:spacing w:line="250" w:lineRule="auto"/>
        <w:ind w:right="115" w:firstLine="720"/>
        <w:jc w:val="both"/>
        <w:rPr>
          <w:u w:val="none"/>
        </w:rPr>
      </w:pPr>
      <w:r>
        <w:rPr>
          <w:rFonts w:cs="Times New Roman"/>
          <w:b/>
          <w:bCs/>
          <w:spacing w:val="1"/>
          <w:u w:color="000000"/>
        </w:rPr>
        <w:t>AD</w:t>
      </w:r>
      <w:r>
        <w:rPr>
          <w:rFonts w:cs="Times New Roman"/>
          <w:b/>
          <w:bCs/>
          <w:u w:color="000000"/>
        </w:rPr>
        <w:t>J</w:t>
      </w:r>
      <w:r>
        <w:rPr>
          <w:rFonts w:cs="Times New Roman"/>
          <w:b/>
          <w:bCs/>
          <w:spacing w:val="1"/>
          <w:u w:color="000000"/>
        </w:rPr>
        <w:t>USTE</w:t>
      </w:r>
      <w:r>
        <w:rPr>
          <w:rFonts w:cs="Times New Roman"/>
          <w:b/>
          <w:bCs/>
          <w:u w:color="000000"/>
        </w:rPr>
        <w:t>D</w:t>
      </w:r>
      <w:r>
        <w:rPr>
          <w:rFonts w:cs="Times New Roman"/>
          <w:b/>
          <w:bCs/>
          <w:spacing w:val="21"/>
          <w:u w:color="000000"/>
        </w:rPr>
        <w:t xml:space="preserve"> </w:t>
      </w:r>
      <w:r>
        <w:rPr>
          <w:rFonts w:cs="Times New Roman"/>
          <w:b/>
          <w:bCs/>
          <w:spacing w:val="1"/>
          <w:u w:color="000000"/>
        </w:rPr>
        <w:t>CAP</w:t>
      </w:r>
      <w:r>
        <w:rPr>
          <w:rFonts w:cs="Times New Roman"/>
          <w:b/>
          <w:bCs/>
          <w:u w:color="000000"/>
        </w:rPr>
        <w:t>I</w:t>
      </w:r>
      <w:r>
        <w:rPr>
          <w:rFonts w:cs="Times New Roman"/>
          <w:b/>
          <w:bCs/>
          <w:spacing w:val="1"/>
          <w:u w:color="000000"/>
        </w:rPr>
        <w:t>TAL</w:t>
      </w:r>
      <w:r>
        <w:rPr>
          <w:rFonts w:cs="Times New Roman"/>
          <w:b/>
          <w:bCs/>
          <w:spacing w:val="18"/>
          <w:u w:color="000000"/>
        </w:rPr>
        <w:t xml:space="preserve"> </w:t>
      </w:r>
      <w:r>
        <w:rPr>
          <w:rFonts w:cs="Times New Roman"/>
          <w:b/>
          <w:bCs/>
          <w:spacing w:val="1"/>
          <w:u w:color="000000"/>
        </w:rPr>
        <w:t>ACC</w:t>
      </w:r>
      <w:r>
        <w:rPr>
          <w:rFonts w:cs="Times New Roman"/>
          <w:b/>
          <w:bCs/>
          <w:spacing w:val="2"/>
          <w:u w:color="000000"/>
        </w:rPr>
        <w:t>O</w:t>
      </w:r>
      <w:r>
        <w:rPr>
          <w:rFonts w:cs="Times New Roman"/>
          <w:b/>
          <w:bCs/>
          <w:spacing w:val="1"/>
          <w:u w:color="000000"/>
        </w:rPr>
        <w:t>UNT</w:t>
      </w:r>
      <w:r>
        <w:rPr>
          <w:rFonts w:cs="Times New Roman"/>
          <w:b/>
          <w:bCs/>
          <w:spacing w:val="18"/>
          <w:u w:color="000000"/>
        </w:rPr>
        <w:t xml:space="preserve"> </w:t>
      </w:r>
      <w:r>
        <w:rPr>
          <w:rFonts w:cs="Times New Roman"/>
          <w:b/>
          <w:bCs/>
          <w:spacing w:val="1"/>
          <w:u w:color="000000"/>
        </w:rPr>
        <w:t>DEF</w:t>
      </w:r>
      <w:r>
        <w:rPr>
          <w:rFonts w:cs="Times New Roman"/>
          <w:b/>
          <w:bCs/>
          <w:u w:color="000000"/>
        </w:rPr>
        <w:t>I</w:t>
      </w:r>
      <w:r>
        <w:rPr>
          <w:rFonts w:cs="Times New Roman"/>
          <w:b/>
          <w:bCs/>
          <w:spacing w:val="1"/>
          <w:u w:color="000000"/>
        </w:rPr>
        <w:t>C</w:t>
      </w:r>
      <w:r>
        <w:rPr>
          <w:rFonts w:cs="Times New Roman"/>
          <w:b/>
          <w:bCs/>
          <w:u w:color="000000"/>
        </w:rPr>
        <w:t>I</w:t>
      </w:r>
      <w:r>
        <w:rPr>
          <w:rFonts w:cs="Times New Roman"/>
          <w:b/>
          <w:bCs/>
          <w:spacing w:val="1"/>
          <w:u w:color="000000"/>
        </w:rPr>
        <w:t>T</w:t>
      </w:r>
      <w:r>
        <w:rPr>
          <w:rFonts w:cs="Times New Roman"/>
          <w:b/>
          <w:bCs/>
          <w:u w:val="none"/>
        </w:rPr>
        <w:t>.</w:t>
      </w:r>
      <w:r>
        <w:rPr>
          <w:rFonts w:cs="Times New Roman"/>
          <w:b/>
          <w:bCs/>
          <w:spacing w:val="20"/>
          <w:u w:val="none"/>
        </w:rPr>
        <w:t xml:space="preserve"> </w:t>
      </w:r>
      <w:r>
        <w:rPr>
          <w:u w:val="none"/>
        </w:rPr>
        <w:t>“</w:t>
      </w:r>
      <w:r>
        <w:rPr>
          <w:spacing w:val="1"/>
          <w:u w:val="none"/>
        </w:rPr>
        <w:t>Ad</w:t>
      </w:r>
      <w:r>
        <w:rPr>
          <w:u w:val="none"/>
        </w:rPr>
        <w:t>j</w:t>
      </w:r>
      <w:r>
        <w:rPr>
          <w:spacing w:val="1"/>
          <w:u w:val="none"/>
        </w:rPr>
        <w:t>u</w:t>
      </w:r>
      <w:r>
        <w:rPr>
          <w:u w:val="none"/>
        </w:rPr>
        <w:t>sted</w:t>
      </w:r>
      <w:r>
        <w:rPr>
          <w:spacing w:val="21"/>
          <w:u w:val="none"/>
        </w:rPr>
        <w:t xml:space="preserve"> </w:t>
      </w:r>
      <w:r>
        <w:rPr>
          <w:spacing w:val="1"/>
          <w:u w:val="none"/>
        </w:rPr>
        <w:t>C</w:t>
      </w:r>
      <w:r>
        <w:rPr>
          <w:u w:val="none"/>
        </w:rPr>
        <w:t>a</w:t>
      </w:r>
      <w:r>
        <w:rPr>
          <w:spacing w:val="1"/>
          <w:u w:val="none"/>
        </w:rPr>
        <w:t>p</w:t>
      </w:r>
      <w:r>
        <w:rPr>
          <w:u w:val="none"/>
        </w:rPr>
        <w:t>ital</w:t>
      </w:r>
      <w:r>
        <w:rPr>
          <w:spacing w:val="20"/>
          <w:u w:val="none"/>
        </w:rPr>
        <w:t xml:space="preserve"> </w:t>
      </w:r>
      <w:r>
        <w:rPr>
          <w:spacing w:val="1"/>
          <w:u w:val="none"/>
        </w:rPr>
        <w:t>A</w:t>
      </w:r>
      <w:r>
        <w:rPr>
          <w:u w:val="none"/>
        </w:rPr>
        <w:t>cc</w:t>
      </w:r>
      <w:r>
        <w:rPr>
          <w:spacing w:val="1"/>
          <w:u w:val="none"/>
        </w:rPr>
        <w:t>oun</w:t>
      </w:r>
      <w:r>
        <w:rPr>
          <w:u w:val="none"/>
        </w:rPr>
        <w:t>t</w:t>
      </w:r>
      <w:r>
        <w:rPr>
          <w:spacing w:val="21"/>
          <w:u w:val="none"/>
        </w:rPr>
        <w:t xml:space="preserve"> </w:t>
      </w:r>
      <w:r>
        <w:rPr>
          <w:spacing w:val="1"/>
          <w:u w:val="none"/>
        </w:rPr>
        <w:t>D</w:t>
      </w:r>
      <w:r>
        <w:rPr>
          <w:u w:val="none"/>
        </w:rPr>
        <w:t>eficit”</w:t>
      </w:r>
      <w:r>
        <w:rPr>
          <w:w w:val="102"/>
          <w:u w:val="none"/>
        </w:rPr>
        <w:t xml:space="preserve"> </w:t>
      </w:r>
      <w:r>
        <w:rPr>
          <w:spacing w:val="2"/>
          <w:u w:val="none"/>
        </w:rPr>
        <w:t>m</w:t>
      </w:r>
      <w:r>
        <w:rPr>
          <w:u w:val="none"/>
        </w:rPr>
        <w:t>ea</w:t>
      </w:r>
      <w:r>
        <w:rPr>
          <w:spacing w:val="1"/>
          <w:u w:val="none"/>
        </w:rPr>
        <w:t>n</w:t>
      </w:r>
      <w:r>
        <w:rPr>
          <w:u w:val="none"/>
        </w:rPr>
        <w:t>s,</w:t>
      </w:r>
      <w:r>
        <w:rPr>
          <w:spacing w:val="28"/>
          <w:u w:val="none"/>
        </w:rPr>
        <w:t xml:space="preserve"> </w:t>
      </w:r>
      <w:r>
        <w:rPr>
          <w:spacing w:val="1"/>
          <w:u w:val="none"/>
        </w:rPr>
        <w:t>w</w:t>
      </w:r>
      <w:r>
        <w:rPr>
          <w:u w:val="none"/>
        </w:rPr>
        <w:t>ith</w:t>
      </w:r>
      <w:r>
        <w:rPr>
          <w:spacing w:val="29"/>
          <w:u w:val="none"/>
        </w:rPr>
        <w:t xml:space="preserve"> </w:t>
      </w:r>
      <w:r>
        <w:rPr>
          <w:u w:val="none"/>
        </w:rPr>
        <w:t>res</w:t>
      </w:r>
      <w:r>
        <w:rPr>
          <w:spacing w:val="1"/>
          <w:u w:val="none"/>
        </w:rPr>
        <w:t>p</w:t>
      </w:r>
      <w:r>
        <w:rPr>
          <w:u w:val="none"/>
        </w:rPr>
        <w:t>ect</w:t>
      </w:r>
      <w:r>
        <w:rPr>
          <w:spacing w:val="28"/>
          <w:u w:val="none"/>
        </w:rPr>
        <w:t xml:space="preserve"> </w:t>
      </w:r>
      <w:r>
        <w:rPr>
          <w:u w:val="none"/>
        </w:rPr>
        <w:t>to</w:t>
      </w:r>
      <w:r>
        <w:rPr>
          <w:spacing w:val="29"/>
          <w:u w:val="none"/>
        </w:rPr>
        <w:t xml:space="preserve"> </w:t>
      </w:r>
      <w:r>
        <w:rPr>
          <w:u w:val="none"/>
        </w:rPr>
        <w:t>a</w:t>
      </w:r>
      <w:r>
        <w:rPr>
          <w:spacing w:val="1"/>
          <w:u w:val="none"/>
        </w:rPr>
        <w:t>n</w:t>
      </w:r>
      <w:r>
        <w:rPr>
          <w:u w:val="none"/>
        </w:rPr>
        <w:t>y</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d</w:t>
      </w:r>
      <w:r>
        <w:rPr>
          <w:u w:val="none"/>
        </w:rPr>
        <w:t>eficit</w:t>
      </w:r>
      <w:r>
        <w:rPr>
          <w:spacing w:val="28"/>
          <w:u w:val="none"/>
        </w:rPr>
        <w:t xml:space="preserve"> </w:t>
      </w:r>
      <w:r>
        <w:rPr>
          <w:spacing w:val="1"/>
          <w:u w:val="none"/>
        </w:rPr>
        <w:t>b</w:t>
      </w:r>
      <w:r>
        <w:rPr>
          <w:u w:val="none"/>
        </w:rPr>
        <w:t>ala</w:t>
      </w:r>
      <w:r>
        <w:rPr>
          <w:spacing w:val="1"/>
          <w:u w:val="none"/>
        </w:rPr>
        <w:t>n</w:t>
      </w:r>
      <w:r>
        <w:rPr>
          <w:u w:val="none"/>
        </w:rPr>
        <w:t>ce,</w:t>
      </w:r>
      <w:r>
        <w:rPr>
          <w:spacing w:val="28"/>
          <w:u w:val="none"/>
        </w:rPr>
        <w:t xml:space="preserve"> </w:t>
      </w:r>
      <w:r>
        <w:rPr>
          <w:u w:val="none"/>
        </w:rPr>
        <w:t>if</w:t>
      </w:r>
      <w:r>
        <w:rPr>
          <w:spacing w:val="28"/>
          <w:u w:val="none"/>
        </w:rPr>
        <w:t xml:space="preserve"> </w:t>
      </w:r>
      <w:r>
        <w:rPr>
          <w:u w:val="none"/>
        </w:rPr>
        <w:t>a</w:t>
      </w:r>
      <w:r>
        <w:rPr>
          <w:spacing w:val="1"/>
          <w:u w:val="none"/>
        </w:rPr>
        <w:t>ny</w:t>
      </w:r>
      <w:r>
        <w:rPr>
          <w:u w:val="none"/>
        </w:rPr>
        <w:t>,</w:t>
      </w:r>
      <w:r>
        <w:rPr>
          <w:spacing w:val="28"/>
          <w:u w:val="none"/>
        </w:rPr>
        <w:t xml:space="preserve"> </w:t>
      </w:r>
      <w:r>
        <w:rPr>
          <w:u w:val="none"/>
        </w:rPr>
        <w:t>in</w:t>
      </w:r>
      <w:r>
        <w:rPr>
          <w:spacing w:val="29"/>
          <w:u w:val="none"/>
        </w:rPr>
        <w:t xml:space="preserve"> </w:t>
      </w:r>
      <w:r>
        <w:rPr>
          <w:u w:val="none"/>
        </w:rPr>
        <w:t>s</w:t>
      </w:r>
      <w:r>
        <w:rPr>
          <w:spacing w:val="1"/>
          <w:u w:val="none"/>
        </w:rPr>
        <w:t>u</w:t>
      </w:r>
      <w:r>
        <w:rPr>
          <w:u w:val="none"/>
        </w:rPr>
        <w:t>ch</w:t>
      </w:r>
      <w:r>
        <w:rPr>
          <w:spacing w:val="3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A</w:t>
      </w:r>
      <w:r>
        <w:rPr>
          <w:u w:val="none"/>
        </w:rPr>
        <w:t>cc</w:t>
      </w:r>
      <w:r>
        <w:rPr>
          <w:spacing w:val="1"/>
          <w:u w:val="none"/>
        </w:rPr>
        <w:t>oun</w:t>
      </w:r>
      <w:r>
        <w:rPr>
          <w:u w:val="none"/>
        </w:rPr>
        <w:t>t</w:t>
      </w:r>
      <w:r>
        <w:rPr>
          <w:spacing w:val="28"/>
          <w:u w:val="none"/>
        </w:rPr>
        <w:t xml:space="preserve"> </w:t>
      </w:r>
      <w:r>
        <w:rPr>
          <w:u w:val="none"/>
        </w:rPr>
        <w:t>as</w:t>
      </w:r>
      <w:r>
        <w:rPr>
          <w:spacing w:val="28"/>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18"/>
          <w:u w:val="none"/>
        </w:rPr>
        <w:t xml:space="preserve"> </w:t>
      </w:r>
      <w:r>
        <w:rPr>
          <w:u w:val="none"/>
        </w:rPr>
        <w:t>end</w:t>
      </w:r>
      <w:r>
        <w:rPr>
          <w:spacing w:val="18"/>
          <w:u w:val="none"/>
        </w:rPr>
        <w:t xml:space="preserve"> </w:t>
      </w:r>
      <w:r>
        <w:rPr>
          <w:u w:val="none"/>
        </w:rPr>
        <w:t>of</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relevant</w:t>
      </w:r>
      <w:r>
        <w:rPr>
          <w:spacing w:val="17"/>
          <w:u w:val="none"/>
        </w:rPr>
        <w:t xml:space="preserve"> </w:t>
      </w:r>
      <w:r>
        <w:rPr>
          <w:spacing w:val="1"/>
          <w:u w:val="none"/>
        </w:rPr>
        <w:t>F</w:t>
      </w:r>
      <w:r>
        <w:rPr>
          <w:u w:val="none"/>
        </w:rPr>
        <w:t>iscal</w:t>
      </w:r>
      <w:r>
        <w:rPr>
          <w:spacing w:val="17"/>
          <w:u w:val="none"/>
        </w:rPr>
        <w:t xml:space="preserve"> </w:t>
      </w:r>
      <w:r>
        <w:rPr>
          <w:spacing w:val="1"/>
          <w:u w:val="none"/>
        </w:rPr>
        <w:t>y</w:t>
      </w:r>
      <w:r>
        <w:rPr>
          <w:u w:val="none"/>
        </w:rPr>
        <w:t>ear,</w:t>
      </w:r>
      <w:r>
        <w:rPr>
          <w:spacing w:val="17"/>
          <w:u w:val="none"/>
        </w:rPr>
        <w:t xml:space="preserve"> </w:t>
      </w:r>
      <w:r>
        <w:rPr>
          <w:u w:val="none"/>
        </w:rPr>
        <w:t>after</w:t>
      </w:r>
      <w:r>
        <w:rPr>
          <w:spacing w:val="17"/>
          <w:u w:val="none"/>
        </w:rPr>
        <w:t xml:space="preserve"> </w:t>
      </w:r>
      <w:r>
        <w:rPr>
          <w:spacing w:val="1"/>
          <w:u w:val="none"/>
        </w:rPr>
        <w:t>g</w:t>
      </w:r>
      <w:r>
        <w:rPr>
          <w:u w:val="none"/>
        </w:rPr>
        <w:t>i</w:t>
      </w:r>
      <w:r>
        <w:rPr>
          <w:spacing w:val="1"/>
          <w:u w:val="none"/>
        </w:rPr>
        <w:t>v</w:t>
      </w:r>
      <w:r>
        <w:rPr>
          <w:u w:val="none"/>
        </w:rPr>
        <w:t>i</w:t>
      </w:r>
      <w:r>
        <w:rPr>
          <w:spacing w:val="1"/>
          <w:u w:val="none"/>
        </w:rPr>
        <w:t>n</w:t>
      </w:r>
      <w:r>
        <w:rPr>
          <w:u w:val="none"/>
        </w:rPr>
        <w:t>g</w:t>
      </w:r>
      <w:r>
        <w:rPr>
          <w:spacing w:val="19"/>
          <w:u w:val="none"/>
        </w:rPr>
        <w:t xml:space="preserve"> </w:t>
      </w:r>
      <w:r>
        <w:rPr>
          <w:u w:val="none"/>
        </w:rPr>
        <w:t>effect</w:t>
      </w:r>
      <w:r>
        <w:rPr>
          <w:spacing w:val="16"/>
          <w:u w:val="none"/>
        </w:rPr>
        <w:t xml:space="preserve"> </w:t>
      </w:r>
      <w:r>
        <w:rPr>
          <w:u w:val="none"/>
        </w:rPr>
        <w:t>to</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18"/>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p>
    <w:p w14:paraId="6C51D690" w14:textId="77777777" w:rsidR="000C19C9" w:rsidRDefault="000C19C9">
      <w:pPr>
        <w:spacing w:before="3" w:line="240" w:lineRule="exact"/>
        <w:rPr>
          <w:sz w:val="24"/>
          <w:szCs w:val="24"/>
        </w:rPr>
      </w:pPr>
    </w:p>
    <w:p w14:paraId="1AA1337F" w14:textId="77777777" w:rsidR="000C19C9" w:rsidRDefault="00D3642A">
      <w:pPr>
        <w:pStyle w:val="BodyText"/>
        <w:numPr>
          <w:ilvl w:val="2"/>
          <w:numId w:val="3"/>
        </w:numPr>
        <w:tabs>
          <w:tab w:val="left" w:pos="2264"/>
        </w:tabs>
        <w:spacing w:line="250" w:lineRule="auto"/>
        <w:ind w:right="111" w:firstLine="1440"/>
        <w:jc w:val="both"/>
        <w:rPr>
          <w:u w:val="none"/>
        </w:rPr>
      </w:pPr>
      <w:r>
        <w:rPr>
          <w:spacing w:val="1"/>
          <w:u w:val="none"/>
        </w:rPr>
        <w:t>C</w:t>
      </w:r>
      <w:r>
        <w:rPr>
          <w:u w:val="none"/>
        </w:rPr>
        <w:t>re</w:t>
      </w:r>
      <w:r>
        <w:rPr>
          <w:spacing w:val="1"/>
          <w:u w:val="none"/>
        </w:rPr>
        <w:t>d</w:t>
      </w:r>
      <w:r>
        <w:rPr>
          <w:u w:val="none"/>
        </w:rPr>
        <w:t>it</w:t>
      </w:r>
      <w:r>
        <w:rPr>
          <w:spacing w:val="29"/>
          <w:u w:val="none"/>
        </w:rPr>
        <w:t xml:space="preserve"> </w:t>
      </w:r>
      <w:r>
        <w:rPr>
          <w:u w:val="none"/>
        </w:rPr>
        <w:t>to</w:t>
      </w:r>
      <w:r>
        <w:rPr>
          <w:spacing w:val="29"/>
          <w:u w:val="none"/>
        </w:rPr>
        <w:t xml:space="preserve"> </w:t>
      </w:r>
      <w:r>
        <w:rPr>
          <w:u w:val="none"/>
        </w:rPr>
        <w:t>s</w:t>
      </w:r>
      <w:r>
        <w:rPr>
          <w:spacing w:val="1"/>
          <w:u w:val="none"/>
        </w:rPr>
        <w:t>u</w:t>
      </w:r>
      <w:r>
        <w:rPr>
          <w:u w:val="none"/>
        </w:rPr>
        <w:t>ch</w:t>
      </w:r>
      <w:r>
        <w:rPr>
          <w:spacing w:val="29"/>
          <w:u w:val="none"/>
        </w:rPr>
        <w:t xml:space="preserve"> </w:t>
      </w:r>
      <w:r>
        <w:rPr>
          <w:spacing w:val="1"/>
          <w:u w:val="none"/>
        </w:rPr>
        <w:t>C</w:t>
      </w:r>
      <w:r>
        <w:rPr>
          <w:u w:val="none"/>
        </w:rPr>
        <w:t>a</w:t>
      </w:r>
      <w:r>
        <w:rPr>
          <w:spacing w:val="1"/>
          <w:u w:val="none"/>
        </w:rPr>
        <w:t>p</w:t>
      </w:r>
      <w:r>
        <w:rPr>
          <w:u w:val="none"/>
        </w:rPr>
        <w:t>ital</w:t>
      </w:r>
      <w:r>
        <w:rPr>
          <w:spacing w:val="29"/>
          <w:u w:val="none"/>
        </w:rPr>
        <w:t xml:space="preserve"> </w:t>
      </w:r>
      <w:r>
        <w:rPr>
          <w:spacing w:val="1"/>
          <w:u w:val="none"/>
        </w:rPr>
        <w:t>A</w:t>
      </w:r>
      <w:r>
        <w:rPr>
          <w:u w:val="none"/>
        </w:rPr>
        <w:t>cc</w:t>
      </w:r>
      <w:r>
        <w:rPr>
          <w:spacing w:val="1"/>
          <w:u w:val="none"/>
        </w:rPr>
        <w:t>oun</w:t>
      </w:r>
      <w:r>
        <w:rPr>
          <w:u w:val="none"/>
        </w:rPr>
        <w:t>t</w:t>
      </w:r>
      <w:r>
        <w:rPr>
          <w:spacing w:val="29"/>
          <w:u w:val="none"/>
        </w:rPr>
        <w:t xml:space="preserve"> </w:t>
      </w:r>
      <w:r>
        <w:rPr>
          <w:u w:val="none"/>
        </w:rPr>
        <w:t>a</w:t>
      </w:r>
      <w:r>
        <w:rPr>
          <w:spacing w:val="1"/>
          <w:u w:val="none"/>
        </w:rPr>
        <w:t>n</w:t>
      </w:r>
      <w:r>
        <w:rPr>
          <w:u w:val="none"/>
        </w:rPr>
        <w:t>y</w:t>
      </w:r>
      <w:r>
        <w:rPr>
          <w:spacing w:val="29"/>
          <w:u w:val="none"/>
        </w:rPr>
        <w:t xml:space="preserve"> </w:t>
      </w:r>
      <w:r>
        <w:rPr>
          <w:u w:val="none"/>
        </w:rPr>
        <w:t>a</w:t>
      </w:r>
      <w:r>
        <w:rPr>
          <w:spacing w:val="2"/>
          <w:u w:val="none"/>
        </w:rPr>
        <w:t>m</w:t>
      </w:r>
      <w:r>
        <w:rPr>
          <w:spacing w:val="1"/>
          <w:u w:val="none"/>
        </w:rPr>
        <w:t>oun</w:t>
      </w:r>
      <w:r>
        <w:rPr>
          <w:u w:val="none"/>
        </w:rPr>
        <w:t>ts</w:t>
      </w:r>
      <w:r>
        <w:rPr>
          <w:spacing w:val="29"/>
          <w:u w:val="none"/>
        </w:rPr>
        <w:t xml:space="preserve"> </w:t>
      </w:r>
      <w:r>
        <w:rPr>
          <w:spacing w:val="1"/>
          <w:u w:val="none"/>
        </w:rPr>
        <w:t>wh</w:t>
      </w:r>
      <w:r>
        <w:rPr>
          <w:u w:val="none"/>
        </w:rPr>
        <w:t>ich</w:t>
      </w:r>
      <w:r>
        <w:rPr>
          <w:spacing w:val="29"/>
          <w:u w:val="none"/>
        </w:rPr>
        <w:t xml:space="preserve"> </w:t>
      </w:r>
      <w:r>
        <w:rPr>
          <w:u w:val="none"/>
        </w:rPr>
        <w:t>s</w:t>
      </w:r>
      <w:r>
        <w:rPr>
          <w:spacing w:val="1"/>
          <w:u w:val="none"/>
        </w:rPr>
        <w:t>u</w:t>
      </w:r>
      <w:r>
        <w:rPr>
          <w:u w:val="none"/>
        </w:rPr>
        <w:t>ch</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is</w:t>
      </w:r>
      <w:r>
        <w:rPr>
          <w:spacing w:val="29"/>
          <w:u w:val="none"/>
        </w:rPr>
        <w:t xml:space="preserve"> </w:t>
      </w:r>
      <w:r>
        <w:rPr>
          <w:spacing w:val="1"/>
          <w:u w:val="none"/>
        </w:rPr>
        <w:t>ob</w:t>
      </w:r>
      <w:r>
        <w:rPr>
          <w:u w:val="none"/>
        </w:rPr>
        <w:t>li</w:t>
      </w:r>
      <w:r>
        <w:rPr>
          <w:spacing w:val="1"/>
          <w:u w:val="none"/>
        </w:rPr>
        <w:t>g</w:t>
      </w:r>
      <w:r>
        <w:rPr>
          <w:u w:val="none"/>
        </w:rPr>
        <w:t>ated</w:t>
      </w:r>
      <w:r>
        <w:rPr>
          <w:spacing w:val="29"/>
          <w:u w:val="none"/>
        </w:rPr>
        <w:t xml:space="preserve"> </w:t>
      </w:r>
      <w:r>
        <w:rPr>
          <w:u w:val="none"/>
        </w:rPr>
        <w:t>to</w:t>
      </w:r>
      <w:r>
        <w:rPr>
          <w:w w:val="102"/>
          <w:u w:val="none"/>
        </w:rPr>
        <w:t xml:space="preserve"> </w:t>
      </w:r>
      <w:r>
        <w:rPr>
          <w:u w:val="none"/>
        </w:rPr>
        <w:t>rest</w:t>
      </w:r>
      <w:r>
        <w:rPr>
          <w:spacing w:val="1"/>
          <w:u w:val="none"/>
        </w:rPr>
        <w:t>o</w:t>
      </w:r>
      <w:r>
        <w:rPr>
          <w:u w:val="none"/>
        </w:rPr>
        <w:t>re</w:t>
      </w:r>
      <w:r>
        <w:rPr>
          <w:spacing w:val="1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7"/>
          <w:u w:val="none"/>
        </w:rPr>
        <w:t xml:space="preserve"> </w:t>
      </w:r>
      <w:r>
        <w:rPr>
          <w:u w:val="none"/>
        </w:rPr>
        <w:t>to</w:t>
      </w:r>
      <w:r>
        <w:rPr>
          <w:spacing w:val="18"/>
          <w:u w:val="none"/>
        </w:rPr>
        <w:t xml:space="preserve"> </w:t>
      </w:r>
      <w:r>
        <w:rPr>
          <w:u w:val="none"/>
        </w:rPr>
        <w:t>a</w:t>
      </w:r>
      <w:r>
        <w:rPr>
          <w:spacing w:val="1"/>
          <w:u w:val="none"/>
        </w:rPr>
        <w:t>n</w:t>
      </w:r>
      <w:r>
        <w:rPr>
          <w:u w:val="none"/>
        </w:rPr>
        <w:t>y</w:t>
      </w:r>
      <w:r>
        <w:rPr>
          <w:spacing w:val="17"/>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is</w:t>
      </w:r>
      <w:r>
        <w:rPr>
          <w:spacing w:val="17"/>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7"/>
          <w:u w:val="none"/>
        </w:rPr>
        <w:t xml:space="preserve"> </w:t>
      </w:r>
      <w:r>
        <w:rPr>
          <w:spacing w:val="1"/>
          <w:u w:val="none"/>
        </w:rPr>
        <w:t>o</w:t>
      </w:r>
      <w:r>
        <w:rPr>
          <w:u w:val="none"/>
        </w:rPr>
        <w:t>r</w:t>
      </w:r>
      <w:r>
        <w:rPr>
          <w:spacing w:val="16"/>
          <w:u w:val="none"/>
        </w:rPr>
        <w:t xml:space="preserve"> </w:t>
      </w:r>
      <w:r>
        <w:rPr>
          <w:u w:val="none"/>
        </w:rPr>
        <w:t>is</w:t>
      </w:r>
      <w:r>
        <w:rPr>
          <w:spacing w:val="18"/>
          <w:u w:val="none"/>
        </w:rPr>
        <w:t xml:space="preserve"> </w:t>
      </w:r>
      <w:r>
        <w:rPr>
          <w:spacing w:val="1"/>
          <w:u w:val="none"/>
        </w:rPr>
        <w:t>d</w:t>
      </w:r>
      <w:r>
        <w:rPr>
          <w:u w:val="none"/>
        </w:rPr>
        <w:t>ee</w:t>
      </w:r>
      <w:r>
        <w:rPr>
          <w:spacing w:val="2"/>
          <w:u w:val="none"/>
        </w:rPr>
        <w:t>m</w:t>
      </w:r>
      <w:r>
        <w:rPr>
          <w:u w:val="none"/>
        </w:rPr>
        <w:t>ed</w:t>
      </w:r>
      <w:r>
        <w:rPr>
          <w:spacing w:val="18"/>
          <w:u w:val="none"/>
        </w:rPr>
        <w:t xml:space="preserve"> </w:t>
      </w:r>
      <w:r>
        <w:rPr>
          <w:u w:val="none"/>
        </w:rPr>
        <w:t>to</w:t>
      </w:r>
      <w:r>
        <w:rPr>
          <w:spacing w:val="17"/>
          <w:u w:val="none"/>
        </w:rPr>
        <w:t xml:space="preserve"> </w:t>
      </w:r>
      <w:r>
        <w:rPr>
          <w:spacing w:val="1"/>
          <w:u w:val="none"/>
        </w:rPr>
        <w:t>b</w:t>
      </w:r>
      <w:r>
        <w:rPr>
          <w:u w:val="none"/>
        </w:rPr>
        <w:t>e</w:t>
      </w:r>
      <w:r>
        <w:rPr>
          <w:spacing w:val="18"/>
          <w:u w:val="none"/>
        </w:rPr>
        <w:t xml:space="preserve"> </w:t>
      </w:r>
      <w:r>
        <w:rPr>
          <w:spacing w:val="1"/>
          <w:u w:val="none"/>
        </w:rPr>
        <w:t>ob</w:t>
      </w:r>
      <w:r>
        <w:rPr>
          <w:u w:val="none"/>
        </w:rPr>
        <w:t>li</w:t>
      </w:r>
      <w:r>
        <w:rPr>
          <w:spacing w:val="1"/>
          <w:u w:val="none"/>
        </w:rPr>
        <w:t>g</w:t>
      </w:r>
      <w:r>
        <w:rPr>
          <w:u w:val="none"/>
        </w:rPr>
        <w:t>ated</w:t>
      </w:r>
      <w:r>
        <w:rPr>
          <w:spacing w:val="18"/>
          <w:u w:val="none"/>
        </w:rPr>
        <w:t xml:space="preserve"> </w:t>
      </w:r>
      <w:r>
        <w:rPr>
          <w:u w:val="none"/>
        </w:rPr>
        <w:t>to</w:t>
      </w:r>
      <w:r>
        <w:rPr>
          <w:spacing w:val="18"/>
          <w:u w:val="none"/>
        </w:rPr>
        <w:t xml:space="preserve"> </w:t>
      </w:r>
      <w:r>
        <w:rPr>
          <w:u w:val="none"/>
        </w:rPr>
        <w:t>rest</w:t>
      </w:r>
      <w:r>
        <w:rPr>
          <w:spacing w:val="1"/>
          <w:u w:val="none"/>
        </w:rPr>
        <w:t>o</w:t>
      </w:r>
      <w:r>
        <w:rPr>
          <w:u w:val="none"/>
        </w:rPr>
        <w:t>re</w:t>
      </w:r>
      <w:r>
        <w:rPr>
          <w:spacing w:val="1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7"/>
          <w:u w:val="none"/>
        </w:rPr>
        <w:t xml:space="preserve"> </w:t>
      </w:r>
      <w:r>
        <w:rPr>
          <w:u w:val="none"/>
        </w:rPr>
        <w:t>to</w:t>
      </w:r>
      <w:r>
        <w:rPr>
          <w:spacing w:val="18"/>
          <w:u w:val="none"/>
        </w:rPr>
        <w:t xml:space="preserve"> </w:t>
      </w:r>
      <w:r>
        <w:rPr>
          <w:u w:val="none"/>
        </w:rPr>
        <w:t>t</w:t>
      </w:r>
      <w:r>
        <w:rPr>
          <w:spacing w:val="1"/>
          <w:u w:val="none"/>
        </w:rPr>
        <w:t>he</w:t>
      </w:r>
      <w:r>
        <w:rPr>
          <w:spacing w:val="2"/>
          <w:w w:val="102"/>
          <w:u w:val="none"/>
        </w:rPr>
        <w:t xml:space="preserve"> </w:t>
      </w:r>
      <w:r>
        <w:rPr>
          <w:spacing w:val="1"/>
          <w:u w:val="none"/>
        </w:rPr>
        <w:t>p</w:t>
      </w:r>
      <w:r>
        <w:rPr>
          <w:u w:val="none"/>
        </w:rPr>
        <w:t>e</w:t>
      </w:r>
      <w:r>
        <w:rPr>
          <w:spacing w:val="1"/>
          <w:u w:val="none"/>
        </w:rPr>
        <w:t>nu</w:t>
      </w:r>
      <w:r>
        <w:rPr>
          <w:u w:val="none"/>
        </w:rPr>
        <w:t>lti</w:t>
      </w:r>
      <w:r>
        <w:rPr>
          <w:spacing w:val="2"/>
          <w:u w:val="none"/>
        </w:rPr>
        <w:t>m</w:t>
      </w:r>
      <w:r>
        <w:rPr>
          <w:u w:val="none"/>
        </w:rPr>
        <w:t>ate</w:t>
      </w:r>
      <w:r>
        <w:rPr>
          <w:spacing w:val="27"/>
          <w:u w:val="none"/>
        </w:rPr>
        <w:t xml:space="preserve"> </w:t>
      </w:r>
      <w:r>
        <w:rPr>
          <w:u w:val="none"/>
        </w:rPr>
        <w:t>se</w:t>
      </w:r>
      <w:r>
        <w:rPr>
          <w:spacing w:val="1"/>
          <w:u w:val="none"/>
        </w:rPr>
        <w:t>n</w:t>
      </w:r>
      <w:r>
        <w:rPr>
          <w:u w:val="none"/>
        </w:rPr>
        <w:t>te</w:t>
      </w:r>
      <w:r>
        <w:rPr>
          <w:spacing w:val="1"/>
          <w:u w:val="none"/>
        </w:rPr>
        <w:t>n</w:t>
      </w:r>
      <w:r>
        <w:rPr>
          <w:u w:val="none"/>
        </w:rPr>
        <w:t>ces</w:t>
      </w:r>
      <w:r>
        <w:rPr>
          <w:spacing w:val="28"/>
          <w:u w:val="none"/>
        </w:rPr>
        <w:t xml:space="preserve"> </w:t>
      </w:r>
      <w:r>
        <w:rPr>
          <w:spacing w:val="1"/>
          <w:u w:val="none"/>
        </w:rPr>
        <w:t>o</w:t>
      </w:r>
      <w:r>
        <w:rPr>
          <w:u w:val="none"/>
        </w:rPr>
        <w:t>f</w:t>
      </w:r>
      <w:r>
        <w:rPr>
          <w:spacing w:val="27"/>
          <w:u w:val="none"/>
        </w:rPr>
        <w:t xml:space="preserve"> </w:t>
      </w:r>
      <w:r>
        <w:rPr>
          <w:spacing w:val="1"/>
          <w:u w:val="none"/>
        </w:rPr>
        <w:t>T</w:t>
      </w:r>
      <w:r>
        <w:rPr>
          <w:u w:val="none"/>
        </w:rPr>
        <w:t>reas</w:t>
      </w:r>
      <w:r>
        <w:rPr>
          <w:spacing w:val="1"/>
          <w:u w:val="none"/>
        </w:rPr>
        <w:t>u</w:t>
      </w:r>
      <w:r>
        <w:rPr>
          <w:u w:val="none"/>
        </w:rPr>
        <w:t>ry</w:t>
      </w:r>
      <w:r>
        <w:rPr>
          <w:spacing w:val="29"/>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7"/>
          <w:u w:val="none"/>
        </w:rPr>
        <w:t xml:space="preserve"> </w:t>
      </w:r>
      <w:r>
        <w:rPr>
          <w:spacing w:val="1"/>
          <w:u w:val="none"/>
        </w:rPr>
        <w:t>S</w:t>
      </w:r>
      <w:r>
        <w:rPr>
          <w:u w:val="none"/>
        </w:rPr>
        <w:t>ecti</w:t>
      </w:r>
      <w:r>
        <w:rPr>
          <w:spacing w:val="1"/>
          <w:u w:val="none"/>
        </w:rPr>
        <w:t>on</w:t>
      </w:r>
      <w:r>
        <w:rPr>
          <w:u w:val="none"/>
        </w:rPr>
        <w:t>s</w:t>
      </w:r>
      <w:r>
        <w:rPr>
          <w:spacing w:val="28"/>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g</w:t>
      </w:r>
      <w:r>
        <w:rPr>
          <w:u w:val="none"/>
        </w:rPr>
        <w:t>)(</w:t>
      </w:r>
      <w:r>
        <w:rPr>
          <w:spacing w:val="1"/>
          <w:u w:val="none"/>
        </w:rPr>
        <w:t>1</w:t>
      </w:r>
      <w:r>
        <w:rPr>
          <w:u w:val="none"/>
        </w:rPr>
        <w:t>)</w:t>
      </w:r>
      <w:r>
        <w:rPr>
          <w:spacing w:val="27"/>
          <w:u w:val="none"/>
        </w:rPr>
        <w:t xml:space="preserve"> </w:t>
      </w:r>
      <w:r>
        <w:rPr>
          <w:u w:val="none"/>
        </w:rPr>
        <w:t>a</w:t>
      </w:r>
      <w:r>
        <w:rPr>
          <w:spacing w:val="1"/>
          <w:u w:val="none"/>
        </w:rPr>
        <w:t>n</w:t>
      </w:r>
      <w:r>
        <w:rPr>
          <w:u w:val="none"/>
        </w:rPr>
        <w:t>d</w:t>
      </w:r>
      <w:r>
        <w:rPr>
          <w:spacing w:val="29"/>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5</w:t>
      </w:r>
      <w:r>
        <w:rPr>
          <w:u w:val="none"/>
        </w:rPr>
        <w:t>);</w:t>
      </w:r>
      <w:r>
        <w:rPr>
          <w:spacing w:val="27"/>
          <w:u w:val="none"/>
        </w:rPr>
        <w:t xml:space="preserve"> </w:t>
      </w:r>
      <w:r>
        <w:rPr>
          <w:u w:val="none"/>
        </w:rPr>
        <w:t>a</w:t>
      </w:r>
      <w:r>
        <w:rPr>
          <w:spacing w:val="1"/>
          <w:u w:val="none"/>
        </w:rPr>
        <w:t>nd</w:t>
      </w:r>
    </w:p>
    <w:p w14:paraId="3541593E" w14:textId="77777777" w:rsidR="000C19C9" w:rsidRDefault="000C19C9">
      <w:pPr>
        <w:spacing w:before="3" w:line="240" w:lineRule="exact"/>
        <w:rPr>
          <w:sz w:val="24"/>
          <w:szCs w:val="24"/>
        </w:rPr>
      </w:pPr>
    </w:p>
    <w:p w14:paraId="27096BA7" w14:textId="77777777" w:rsidR="000C19C9" w:rsidRDefault="00D3642A">
      <w:pPr>
        <w:pStyle w:val="BodyText"/>
        <w:numPr>
          <w:ilvl w:val="2"/>
          <w:numId w:val="3"/>
        </w:numPr>
        <w:tabs>
          <w:tab w:val="left" w:pos="2264"/>
        </w:tabs>
        <w:spacing w:line="252" w:lineRule="auto"/>
        <w:ind w:right="117" w:firstLine="1440"/>
        <w:jc w:val="both"/>
        <w:rPr>
          <w:u w:val="none"/>
        </w:rPr>
      </w:pPr>
      <w:r>
        <w:rPr>
          <w:spacing w:val="1"/>
          <w:u w:val="none"/>
        </w:rPr>
        <w:t>D</w:t>
      </w:r>
      <w:r>
        <w:rPr>
          <w:u w:val="none"/>
        </w:rPr>
        <w:t>e</w:t>
      </w:r>
      <w:r>
        <w:rPr>
          <w:spacing w:val="1"/>
          <w:u w:val="none"/>
        </w:rPr>
        <w:t>b</w:t>
      </w:r>
      <w:r>
        <w:rPr>
          <w:u w:val="none"/>
        </w:rPr>
        <w:t>it</w:t>
      </w:r>
      <w:r>
        <w:rPr>
          <w:spacing w:val="14"/>
          <w:u w:val="none"/>
        </w:rPr>
        <w:t xml:space="preserve"> </w:t>
      </w:r>
      <w:r>
        <w:rPr>
          <w:u w:val="none"/>
        </w:rPr>
        <w:t>to</w:t>
      </w:r>
      <w:r>
        <w:rPr>
          <w:spacing w:val="16"/>
          <w:u w:val="none"/>
        </w:rPr>
        <w:t xml:space="preserve"> </w:t>
      </w:r>
      <w:r>
        <w:rPr>
          <w:u w:val="none"/>
        </w:rPr>
        <w:t>s</w:t>
      </w:r>
      <w:r>
        <w:rPr>
          <w:spacing w:val="1"/>
          <w:u w:val="none"/>
        </w:rPr>
        <w:t>u</w:t>
      </w:r>
      <w:r>
        <w:rPr>
          <w:u w:val="none"/>
        </w:rPr>
        <w:t>ch</w:t>
      </w:r>
      <w:r>
        <w:rPr>
          <w:spacing w:val="16"/>
          <w:u w:val="none"/>
        </w:rPr>
        <w:t xml:space="preserve"> </w:t>
      </w:r>
      <w:r>
        <w:rPr>
          <w:spacing w:val="1"/>
          <w:u w:val="none"/>
        </w:rPr>
        <w:t>C</w:t>
      </w:r>
      <w:r>
        <w:rPr>
          <w:u w:val="none"/>
        </w:rPr>
        <w:t>a</w:t>
      </w:r>
      <w:r>
        <w:rPr>
          <w:spacing w:val="1"/>
          <w:u w:val="none"/>
        </w:rPr>
        <w:t>p</w:t>
      </w:r>
      <w:r>
        <w:rPr>
          <w:u w:val="none"/>
        </w:rPr>
        <w:t>ital</w:t>
      </w:r>
      <w:r>
        <w:rPr>
          <w:spacing w:val="14"/>
          <w:u w:val="none"/>
        </w:rPr>
        <w:t xml:space="preserve"> </w:t>
      </w:r>
      <w:r>
        <w:rPr>
          <w:spacing w:val="1"/>
          <w:u w:val="none"/>
        </w:rPr>
        <w:t>A</w:t>
      </w:r>
      <w:r>
        <w:rPr>
          <w:u w:val="none"/>
        </w:rPr>
        <w:t>cc</w:t>
      </w:r>
      <w:r>
        <w:rPr>
          <w:spacing w:val="1"/>
          <w:u w:val="none"/>
        </w:rPr>
        <w:t>oun</w:t>
      </w:r>
      <w:r>
        <w:rPr>
          <w:u w:val="none"/>
        </w:rPr>
        <w:t>t</w:t>
      </w:r>
      <w:r>
        <w:rPr>
          <w:spacing w:val="15"/>
          <w:u w:val="none"/>
        </w:rPr>
        <w:t xml:space="preserve"> </w:t>
      </w:r>
      <w:r>
        <w:rPr>
          <w:u w:val="none"/>
        </w:rPr>
        <w:t>t</w:t>
      </w:r>
      <w:r>
        <w:rPr>
          <w:spacing w:val="1"/>
          <w:u w:val="none"/>
        </w:rPr>
        <w:t>h</w:t>
      </w:r>
      <w:r>
        <w:rPr>
          <w:u w:val="none"/>
        </w:rPr>
        <w:t>e</w:t>
      </w:r>
      <w:r>
        <w:rPr>
          <w:spacing w:val="15"/>
          <w:u w:val="none"/>
        </w:rPr>
        <w:t xml:space="preserve"> </w:t>
      </w:r>
      <w:r>
        <w:rPr>
          <w:u w:val="none"/>
        </w:rPr>
        <w:t>ite</w:t>
      </w:r>
      <w:r>
        <w:rPr>
          <w:spacing w:val="2"/>
          <w:u w:val="none"/>
        </w:rPr>
        <w:t>m</w:t>
      </w:r>
      <w:r>
        <w:rPr>
          <w:u w:val="none"/>
        </w:rPr>
        <w:t>s</w:t>
      </w:r>
      <w:r>
        <w:rPr>
          <w:spacing w:val="16"/>
          <w:u w:val="none"/>
        </w:rPr>
        <w:t xml:space="preserve"> </w:t>
      </w:r>
      <w:r>
        <w:rPr>
          <w:spacing w:val="1"/>
          <w:u w:val="none"/>
        </w:rPr>
        <w:t>d</w:t>
      </w:r>
      <w:r>
        <w:rPr>
          <w:u w:val="none"/>
        </w:rPr>
        <w:t>escri</w:t>
      </w:r>
      <w:r>
        <w:rPr>
          <w:spacing w:val="1"/>
          <w:u w:val="none"/>
        </w:rPr>
        <w:t>b</w:t>
      </w:r>
      <w:r>
        <w:rPr>
          <w:u w:val="none"/>
        </w:rPr>
        <w:t>ed</w:t>
      </w:r>
      <w:r>
        <w:rPr>
          <w:spacing w:val="16"/>
          <w:u w:val="none"/>
        </w:rPr>
        <w:t xml:space="preserve"> </w:t>
      </w:r>
      <w:r>
        <w:rPr>
          <w:u w:val="none"/>
        </w:rPr>
        <w:t>in</w:t>
      </w:r>
      <w:r>
        <w:rPr>
          <w:spacing w:val="16"/>
          <w:u w:val="none"/>
        </w:rPr>
        <w:t xml:space="preserve"> </w:t>
      </w:r>
      <w:r>
        <w:rPr>
          <w:spacing w:val="1"/>
          <w:u w:val="none"/>
        </w:rPr>
        <w:t>S</w:t>
      </w:r>
      <w:r>
        <w:rPr>
          <w:u w:val="none"/>
        </w:rPr>
        <w:t>ecti</w:t>
      </w:r>
      <w:r>
        <w:rPr>
          <w:spacing w:val="1"/>
          <w:u w:val="none"/>
        </w:rPr>
        <w:t>on</w:t>
      </w:r>
      <w:r>
        <w:rPr>
          <w:u w:val="none"/>
        </w:rPr>
        <w:t>s</w:t>
      </w:r>
      <w:r>
        <w:rPr>
          <w:spacing w:val="15"/>
          <w:u w:val="none"/>
        </w:rPr>
        <w:t xml:space="preserve"> </w:t>
      </w:r>
      <w:r>
        <w:rPr>
          <w:spacing w:val="1"/>
          <w:u w:val="none"/>
        </w:rPr>
        <w:t>1</w:t>
      </w:r>
      <w:r>
        <w:rPr>
          <w:u w:val="none"/>
        </w:rPr>
        <w:t>.</w:t>
      </w:r>
      <w:r>
        <w:rPr>
          <w:spacing w:val="1"/>
          <w:u w:val="none"/>
        </w:rPr>
        <w:t>70</w:t>
      </w:r>
      <w:r>
        <w:rPr>
          <w:u w:val="none"/>
        </w:rPr>
        <w:t>4-1</w:t>
      </w:r>
      <w:r>
        <w:rPr>
          <w:w w:val="102"/>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4</w:t>
      </w:r>
      <w:r>
        <w:rPr>
          <w:u w:val="none"/>
        </w:rPr>
        <w:t>),</w:t>
      </w:r>
      <w:r>
        <w:rPr>
          <w:spacing w:val="28"/>
          <w:u w:val="none"/>
        </w:rPr>
        <w:t xml:space="preserve"> </w:t>
      </w:r>
      <w:r>
        <w:rPr>
          <w:spacing w:val="1"/>
          <w:u w:val="none"/>
        </w:rPr>
        <w:t>1</w:t>
      </w:r>
      <w:r>
        <w:rPr>
          <w:u w:val="none"/>
        </w:rPr>
        <w:t>.</w:t>
      </w:r>
      <w:r>
        <w:rPr>
          <w:spacing w:val="1"/>
          <w:u w:val="none"/>
        </w:rPr>
        <w:t>704</w:t>
      </w:r>
      <w:r>
        <w:rPr>
          <w:u w:val="none"/>
        </w:rPr>
        <w:t>-1</w:t>
      </w:r>
      <w:r>
        <w:rPr>
          <w:spacing w:val="30"/>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5</w:t>
      </w:r>
      <w:r>
        <w:rPr>
          <w:u w:val="none"/>
        </w:rPr>
        <w:t>),</w:t>
      </w:r>
      <w:r>
        <w:rPr>
          <w:spacing w:val="28"/>
          <w:u w:val="none"/>
        </w:rPr>
        <w:t xml:space="preserve"> </w:t>
      </w:r>
      <w:r>
        <w:rPr>
          <w:u w:val="none"/>
        </w:rPr>
        <w:t>a</w:t>
      </w:r>
      <w:r>
        <w:rPr>
          <w:spacing w:val="1"/>
          <w:u w:val="none"/>
        </w:rPr>
        <w:t>n</w:t>
      </w:r>
      <w:r>
        <w:rPr>
          <w:u w:val="none"/>
        </w:rPr>
        <w:t>d</w:t>
      </w:r>
      <w:r>
        <w:rPr>
          <w:spacing w:val="30"/>
          <w:u w:val="none"/>
        </w:rPr>
        <w:t xml:space="preserve"> </w:t>
      </w:r>
      <w:r>
        <w:rPr>
          <w:spacing w:val="1"/>
          <w:u w:val="none"/>
        </w:rPr>
        <w:t>1</w:t>
      </w:r>
      <w:r>
        <w:rPr>
          <w:u w:val="none"/>
        </w:rPr>
        <w:t>.</w:t>
      </w:r>
      <w:r>
        <w:rPr>
          <w:spacing w:val="1"/>
          <w:u w:val="none"/>
        </w:rPr>
        <w:t>704</w:t>
      </w:r>
      <w:r>
        <w:rPr>
          <w:u w:val="none"/>
        </w:rPr>
        <w:t>.1</w:t>
      </w:r>
      <w:r>
        <w:rPr>
          <w:spacing w:val="30"/>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6</w:t>
      </w:r>
      <w:r>
        <w:rPr>
          <w:u w:val="none"/>
        </w:rPr>
        <w:t>)</w:t>
      </w:r>
      <w:r>
        <w:rPr>
          <w:spacing w:val="29"/>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30"/>
          <w:u w:val="none"/>
        </w:rPr>
        <w:t xml:space="preserve"> </w:t>
      </w:r>
      <w:r>
        <w:rPr>
          <w:spacing w:val="1"/>
          <w:u w:val="none"/>
        </w:rPr>
        <w:t>T</w:t>
      </w:r>
      <w:r>
        <w:rPr>
          <w:u w:val="none"/>
        </w:rPr>
        <w:t>reas</w:t>
      </w:r>
      <w:r>
        <w:rPr>
          <w:spacing w:val="1"/>
          <w:u w:val="none"/>
        </w:rPr>
        <w:t>u</w:t>
      </w:r>
      <w:r>
        <w:rPr>
          <w:u w:val="none"/>
        </w:rPr>
        <w:t>ry</w:t>
      </w:r>
      <w:r>
        <w:rPr>
          <w:spacing w:val="30"/>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p>
    <w:p w14:paraId="2F73AE20" w14:textId="77777777" w:rsidR="000C19C9" w:rsidRDefault="000C19C9">
      <w:pPr>
        <w:spacing w:before="16" w:line="220" w:lineRule="exact"/>
      </w:pPr>
    </w:p>
    <w:p w14:paraId="03EBCDE8" w14:textId="77777777" w:rsidR="000C19C9" w:rsidRDefault="00D3642A">
      <w:pPr>
        <w:pStyle w:val="BodyText"/>
        <w:spacing w:line="252" w:lineRule="auto"/>
        <w:ind w:right="116"/>
        <w:jc w:val="both"/>
        <w:rPr>
          <w:u w:val="none"/>
        </w:rPr>
      </w:pPr>
      <w:r>
        <w:rPr>
          <w:spacing w:val="1"/>
          <w:u w:val="none"/>
        </w:rPr>
        <w:t>Th</w:t>
      </w:r>
      <w:r>
        <w:rPr>
          <w:u w:val="none"/>
        </w:rPr>
        <w:t>e</w:t>
      </w:r>
      <w:r>
        <w:rPr>
          <w:spacing w:val="4"/>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6"/>
          <w:u w:val="none"/>
        </w:rPr>
        <w:t xml:space="preserve"> </w:t>
      </w:r>
      <w:r>
        <w:rPr>
          <w:spacing w:val="1"/>
          <w:u w:val="none"/>
        </w:rPr>
        <w:t>d</w:t>
      </w:r>
      <w:r>
        <w:rPr>
          <w:u w:val="none"/>
        </w:rPr>
        <w:t>efi</w:t>
      </w:r>
      <w:r>
        <w:rPr>
          <w:spacing w:val="1"/>
          <w:u w:val="none"/>
        </w:rPr>
        <w:t>n</w:t>
      </w:r>
      <w:r>
        <w:rPr>
          <w:u w:val="none"/>
        </w:rPr>
        <w:t>iti</w:t>
      </w:r>
      <w:r>
        <w:rPr>
          <w:spacing w:val="1"/>
          <w:u w:val="none"/>
        </w:rPr>
        <w:t>o</w:t>
      </w:r>
      <w:r>
        <w:rPr>
          <w:u w:val="none"/>
        </w:rPr>
        <w:t>n</w:t>
      </w:r>
      <w:r>
        <w:rPr>
          <w:spacing w:val="6"/>
          <w:u w:val="none"/>
        </w:rPr>
        <w:t xml:space="preserve"> </w:t>
      </w:r>
      <w:r>
        <w:rPr>
          <w:spacing w:val="1"/>
          <w:u w:val="none"/>
        </w:rPr>
        <w:t>o</w:t>
      </w:r>
      <w:r>
        <w:rPr>
          <w:u w:val="none"/>
        </w:rPr>
        <w:t>f</w:t>
      </w:r>
      <w:r>
        <w:rPr>
          <w:spacing w:val="5"/>
          <w:u w:val="none"/>
        </w:rPr>
        <w:t xml:space="preserve"> </w:t>
      </w:r>
      <w:r>
        <w:rPr>
          <w:spacing w:val="1"/>
          <w:u w:val="none"/>
        </w:rPr>
        <w:t>Ad</w:t>
      </w:r>
      <w:r>
        <w:rPr>
          <w:u w:val="none"/>
        </w:rPr>
        <w:t>j</w:t>
      </w:r>
      <w:r>
        <w:rPr>
          <w:spacing w:val="1"/>
          <w:u w:val="none"/>
        </w:rPr>
        <w:t>u</w:t>
      </w:r>
      <w:r>
        <w:rPr>
          <w:u w:val="none"/>
        </w:rPr>
        <w:t>sted</w:t>
      </w:r>
      <w:r>
        <w:rPr>
          <w:spacing w:val="5"/>
          <w:u w:val="none"/>
        </w:rPr>
        <w:t xml:space="preserve"> </w:t>
      </w:r>
      <w:r>
        <w:rPr>
          <w:spacing w:val="1"/>
          <w:u w:val="none"/>
        </w:rPr>
        <w:t>C</w:t>
      </w:r>
      <w:r>
        <w:rPr>
          <w:u w:val="none"/>
        </w:rPr>
        <w:t>a</w:t>
      </w:r>
      <w:r>
        <w:rPr>
          <w:spacing w:val="1"/>
          <w:u w:val="none"/>
        </w:rPr>
        <w:t>p</w:t>
      </w:r>
      <w:r>
        <w:rPr>
          <w:u w:val="none"/>
        </w:rPr>
        <w:t>ital</w:t>
      </w:r>
      <w:r>
        <w:rPr>
          <w:spacing w:val="5"/>
          <w:u w:val="none"/>
        </w:rPr>
        <w:t xml:space="preserve"> </w:t>
      </w:r>
      <w:r>
        <w:rPr>
          <w:spacing w:val="1"/>
          <w:u w:val="none"/>
        </w:rPr>
        <w:t>Ac</w:t>
      </w:r>
      <w:r>
        <w:rPr>
          <w:u w:val="none"/>
        </w:rPr>
        <w:t>c</w:t>
      </w:r>
      <w:r>
        <w:rPr>
          <w:spacing w:val="1"/>
          <w:u w:val="none"/>
        </w:rPr>
        <w:t>o</w:t>
      </w:r>
      <w:r>
        <w:rPr>
          <w:u w:val="none"/>
        </w:rPr>
        <w:t>unt</w:t>
      </w:r>
      <w:r>
        <w:rPr>
          <w:spacing w:val="5"/>
          <w:u w:val="none"/>
        </w:rPr>
        <w:t xml:space="preserve"> </w:t>
      </w:r>
      <w:r>
        <w:rPr>
          <w:spacing w:val="1"/>
          <w:u w:val="none"/>
        </w:rPr>
        <w:t>D</w:t>
      </w:r>
      <w:r>
        <w:rPr>
          <w:u w:val="none"/>
        </w:rPr>
        <w:t>eficit</w:t>
      </w:r>
      <w:r>
        <w:rPr>
          <w:spacing w:val="5"/>
          <w:u w:val="none"/>
        </w:rPr>
        <w:t xml:space="preserve"> </w:t>
      </w:r>
      <w:r>
        <w:rPr>
          <w:u w:val="none"/>
        </w:rPr>
        <w:t>is</w:t>
      </w:r>
      <w:r>
        <w:rPr>
          <w:spacing w:val="4"/>
          <w:u w:val="none"/>
        </w:rPr>
        <w:t xml:space="preserve"> </w:t>
      </w:r>
      <w:r>
        <w:rPr>
          <w:u w:val="none"/>
        </w:rPr>
        <w:t>inte</w:t>
      </w:r>
      <w:r>
        <w:rPr>
          <w:spacing w:val="1"/>
          <w:u w:val="none"/>
        </w:rPr>
        <w:t>n</w:t>
      </w:r>
      <w:r>
        <w:rPr>
          <w:u w:val="none"/>
        </w:rPr>
        <w:t>ded</w:t>
      </w:r>
      <w:r>
        <w:rPr>
          <w:spacing w:val="6"/>
          <w:u w:val="none"/>
        </w:rPr>
        <w:t xml:space="preserve"> </w:t>
      </w:r>
      <w:r>
        <w:rPr>
          <w:u w:val="none"/>
        </w:rPr>
        <w:t>to</w:t>
      </w:r>
      <w:r>
        <w:rPr>
          <w:spacing w:val="5"/>
          <w:u w:val="none"/>
        </w:rPr>
        <w:t xml:space="preserve"> </w:t>
      </w:r>
      <w:r>
        <w:rPr>
          <w:u w:val="none"/>
        </w:rPr>
        <w:t>c</w:t>
      </w:r>
      <w:r>
        <w:rPr>
          <w:spacing w:val="1"/>
          <w:u w:val="none"/>
        </w:rPr>
        <w:t>o</w:t>
      </w:r>
      <w:r>
        <w:rPr>
          <w:spacing w:val="2"/>
          <w:u w:val="none"/>
        </w:rPr>
        <w:t>m</w:t>
      </w:r>
      <w:r>
        <w:rPr>
          <w:u w:val="none"/>
        </w:rPr>
        <w:t>ply</w:t>
      </w:r>
      <w:r>
        <w:rPr>
          <w:spacing w:val="4"/>
          <w:u w:val="none"/>
        </w:rPr>
        <w:t xml:space="preserve"> </w:t>
      </w:r>
      <w:r>
        <w:rPr>
          <w:spacing w:val="1"/>
          <w:u w:val="none"/>
        </w:rPr>
        <w:t>w</w:t>
      </w:r>
      <w:r>
        <w:rPr>
          <w:u w:val="none"/>
        </w:rPr>
        <w:t>ith</w:t>
      </w:r>
      <w:r>
        <w:rPr>
          <w:spacing w:val="5"/>
          <w:u w:val="none"/>
        </w:rPr>
        <w:t xml:space="preserve"> </w:t>
      </w:r>
      <w:r>
        <w:rPr>
          <w:u w:val="none"/>
        </w:rPr>
        <w:t>the</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
          <w:u w:val="none"/>
        </w:rPr>
        <w:t xml:space="preserve"> </w:t>
      </w:r>
      <w:r>
        <w:rPr>
          <w:spacing w:val="1"/>
          <w:u w:val="none"/>
        </w:rPr>
        <w:t>o</w:t>
      </w:r>
      <w:r>
        <w:rPr>
          <w:u w:val="none"/>
        </w:rPr>
        <w:t>f</w:t>
      </w:r>
      <w:r>
        <w:rPr>
          <w:spacing w:val="2"/>
          <w:u w:val="none"/>
        </w:rPr>
        <w:t xml:space="preserve"> </w:t>
      </w:r>
      <w:r>
        <w:rPr>
          <w:spacing w:val="1"/>
          <w:u w:val="none"/>
        </w:rPr>
        <w:t>S</w:t>
      </w:r>
      <w:r>
        <w:rPr>
          <w:u w:val="none"/>
        </w:rPr>
        <w:t>ecti</w:t>
      </w:r>
      <w:r>
        <w:rPr>
          <w:spacing w:val="1"/>
          <w:u w:val="none"/>
        </w:rPr>
        <w:t>o</w:t>
      </w:r>
      <w:r>
        <w:rPr>
          <w:u w:val="none"/>
        </w:rPr>
        <w:t>n</w:t>
      </w:r>
      <w:r>
        <w:rPr>
          <w:spacing w:val="3"/>
          <w:u w:val="none"/>
        </w:rPr>
        <w:t xml:space="preserve"> </w:t>
      </w:r>
      <w:r>
        <w:rPr>
          <w:spacing w:val="1"/>
          <w:u w:val="none"/>
        </w:rPr>
        <w:t>1</w:t>
      </w:r>
      <w:r>
        <w:rPr>
          <w:u w:val="none"/>
        </w:rPr>
        <w:t>.</w:t>
      </w:r>
      <w:r>
        <w:rPr>
          <w:spacing w:val="1"/>
          <w:u w:val="none"/>
        </w:rPr>
        <w:t>704</w:t>
      </w:r>
      <w:r>
        <w:rPr>
          <w:u w:val="none"/>
        </w:rPr>
        <w:t>-1</w:t>
      </w:r>
      <w:r>
        <w:rPr>
          <w:spacing w:val="3"/>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2"/>
          <w:u w:val="none"/>
        </w:rPr>
        <w:t xml:space="preserve"> </w:t>
      </w:r>
      <w:r>
        <w:rPr>
          <w:spacing w:val="1"/>
          <w:u w:val="none"/>
        </w:rPr>
        <w:t>o</w:t>
      </w:r>
      <w:r>
        <w:rPr>
          <w:u w:val="none"/>
        </w:rPr>
        <w:t xml:space="preserve">f </w:t>
      </w:r>
      <w:r>
        <w:rPr>
          <w:spacing w:val="2"/>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T</w:t>
      </w:r>
      <w:r>
        <w:rPr>
          <w:u w:val="none"/>
        </w:rPr>
        <w:t>reas</w:t>
      </w:r>
      <w:r>
        <w:rPr>
          <w:spacing w:val="1"/>
          <w:u w:val="none"/>
        </w:rPr>
        <w:t>u</w:t>
      </w:r>
      <w:r>
        <w:rPr>
          <w:u w:val="none"/>
        </w:rPr>
        <w:t xml:space="preserve">ry </w:t>
      </w:r>
      <w:r>
        <w:rPr>
          <w:spacing w:val="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 xml:space="preserve">s </w:t>
      </w:r>
      <w:r>
        <w:rPr>
          <w:spacing w:val="4"/>
          <w:u w:val="none"/>
        </w:rPr>
        <w:t xml:space="preserve"> </w:t>
      </w:r>
      <w:r>
        <w:rPr>
          <w:u w:val="none"/>
        </w:rPr>
        <w:t>a</w:t>
      </w:r>
      <w:r>
        <w:rPr>
          <w:spacing w:val="1"/>
          <w:u w:val="none"/>
        </w:rPr>
        <w:t>n</w:t>
      </w:r>
      <w:r>
        <w:rPr>
          <w:u w:val="none"/>
        </w:rPr>
        <w:t xml:space="preserve">d </w:t>
      </w:r>
      <w:r>
        <w:rPr>
          <w:spacing w:val="3"/>
          <w:u w:val="none"/>
        </w:rPr>
        <w:t xml:space="preserve"> </w:t>
      </w:r>
      <w:r>
        <w:rPr>
          <w:u w:val="none"/>
        </w:rPr>
        <w:t>s</w:t>
      </w:r>
      <w:r>
        <w:rPr>
          <w:spacing w:val="1"/>
          <w:u w:val="none"/>
        </w:rPr>
        <w:t>h</w:t>
      </w:r>
      <w:r>
        <w:rPr>
          <w:u w:val="none"/>
        </w:rPr>
        <w:t xml:space="preserve">all </w:t>
      </w:r>
      <w:r>
        <w:rPr>
          <w:spacing w:val="2"/>
          <w:u w:val="none"/>
        </w:rPr>
        <w:t xml:space="preserve"> </w:t>
      </w:r>
      <w:r>
        <w:rPr>
          <w:spacing w:val="1"/>
          <w:u w:val="none"/>
        </w:rPr>
        <w:t>b</w:t>
      </w:r>
      <w:r>
        <w:rPr>
          <w:u w:val="none"/>
        </w:rPr>
        <w:t xml:space="preserve">e </w:t>
      </w:r>
      <w:r>
        <w:rPr>
          <w:spacing w:val="3"/>
          <w:u w:val="none"/>
        </w:rPr>
        <w:t xml:space="preserve"> </w:t>
      </w:r>
      <w:r>
        <w:rPr>
          <w:u w:val="none"/>
        </w:rPr>
        <w:t>i</w:t>
      </w:r>
      <w:r>
        <w:rPr>
          <w:spacing w:val="1"/>
          <w:u w:val="none"/>
        </w:rPr>
        <w:t>n</w:t>
      </w:r>
      <w:r>
        <w:rPr>
          <w:u w:val="none"/>
        </w:rPr>
        <w:t>ter</w:t>
      </w:r>
      <w:r>
        <w:rPr>
          <w:spacing w:val="1"/>
          <w:u w:val="none"/>
        </w:rPr>
        <w:t>p</w:t>
      </w:r>
      <w:r>
        <w:rPr>
          <w:u w:val="none"/>
        </w:rPr>
        <w:t>reted</w:t>
      </w:r>
      <w:r>
        <w:rPr>
          <w:w w:val="102"/>
          <w:u w:val="none"/>
        </w:rPr>
        <w:t xml:space="preserve"> </w:t>
      </w:r>
      <w:r>
        <w:rPr>
          <w:u w:val="none"/>
        </w:rPr>
        <w:t>c</w:t>
      </w:r>
      <w:r>
        <w:rPr>
          <w:spacing w:val="1"/>
          <w:u w:val="none"/>
        </w:rPr>
        <w:t>o</w:t>
      </w:r>
      <w:r>
        <w:rPr>
          <w:u w:val="none"/>
        </w:rPr>
        <w:t>nsiste</w:t>
      </w:r>
      <w:r>
        <w:rPr>
          <w:spacing w:val="1"/>
          <w:u w:val="none"/>
        </w:rPr>
        <w:t>n</w:t>
      </w:r>
      <w:r>
        <w:rPr>
          <w:u w:val="none"/>
        </w:rPr>
        <w:t xml:space="preserve">tly </w:t>
      </w:r>
      <w:r>
        <w:rPr>
          <w:spacing w:val="8"/>
          <w:u w:val="none"/>
        </w:rPr>
        <w:t xml:space="preserve"> </w:t>
      </w:r>
      <w:r>
        <w:rPr>
          <w:u w:val="none"/>
        </w:rPr>
        <w:t>there</w:t>
      </w:r>
      <w:r>
        <w:rPr>
          <w:spacing w:val="1"/>
          <w:u w:val="none"/>
        </w:rPr>
        <w:t>w</w:t>
      </w:r>
      <w:r>
        <w:rPr>
          <w:u w:val="none"/>
        </w:rPr>
        <w:t>ith.</w:t>
      </w:r>
    </w:p>
    <w:p w14:paraId="0846ED50" w14:textId="77777777" w:rsidR="000C19C9" w:rsidRDefault="000C19C9">
      <w:pPr>
        <w:spacing w:before="16" w:line="220" w:lineRule="exact"/>
      </w:pPr>
    </w:p>
    <w:p w14:paraId="240ADA19" w14:textId="77777777" w:rsidR="000C19C9" w:rsidRDefault="00D3642A">
      <w:pPr>
        <w:pStyle w:val="BodyText"/>
        <w:numPr>
          <w:ilvl w:val="1"/>
          <w:numId w:val="3"/>
        </w:numPr>
        <w:tabs>
          <w:tab w:val="left" w:pos="1544"/>
        </w:tabs>
        <w:spacing w:line="251" w:lineRule="auto"/>
        <w:ind w:right="113" w:firstLine="720"/>
        <w:jc w:val="both"/>
        <w:rPr>
          <w:u w:val="none"/>
        </w:rPr>
      </w:pPr>
      <w:r>
        <w:rPr>
          <w:rFonts w:cs="Times New Roman"/>
          <w:b/>
          <w:bCs/>
          <w:spacing w:val="1"/>
          <w:u w:color="000000"/>
        </w:rPr>
        <w:t>AFF</w:t>
      </w:r>
      <w:r>
        <w:rPr>
          <w:rFonts w:cs="Times New Roman"/>
          <w:b/>
          <w:bCs/>
          <w:u w:color="000000"/>
        </w:rPr>
        <w:t>I</w:t>
      </w:r>
      <w:r>
        <w:rPr>
          <w:rFonts w:cs="Times New Roman"/>
          <w:b/>
          <w:bCs/>
          <w:spacing w:val="1"/>
          <w:u w:color="000000"/>
        </w:rPr>
        <w:t>L</w:t>
      </w:r>
      <w:r>
        <w:rPr>
          <w:rFonts w:cs="Times New Roman"/>
          <w:b/>
          <w:bCs/>
          <w:u w:color="000000"/>
        </w:rPr>
        <w:t>I</w:t>
      </w:r>
      <w:r>
        <w:rPr>
          <w:rFonts w:cs="Times New Roman"/>
          <w:b/>
          <w:bCs/>
          <w:spacing w:val="1"/>
          <w:u w:color="000000"/>
        </w:rPr>
        <w:t>ATE</w:t>
      </w:r>
      <w:r>
        <w:rPr>
          <w:rFonts w:cs="Times New Roman"/>
          <w:b/>
          <w:bCs/>
          <w:u w:val="none"/>
        </w:rPr>
        <w:t>.</w:t>
      </w:r>
      <w:r>
        <w:rPr>
          <w:rFonts w:cs="Times New Roman"/>
          <w:b/>
          <w:bCs/>
          <w:spacing w:val="44"/>
          <w:u w:val="none"/>
        </w:rPr>
        <w:t xml:space="preserve"> </w:t>
      </w:r>
      <w:r>
        <w:rPr>
          <w:u w:val="none"/>
        </w:rPr>
        <w:t>“</w:t>
      </w:r>
      <w:r>
        <w:rPr>
          <w:spacing w:val="1"/>
          <w:u w:val="none"/>
        </w:rPr>
        <w:t>A</w:t>
      </w:r>
      <w:r>
        <w:rPr>
          <w:u w:val="none"/>
        </w:rPr>
        <w:t>ffiliat</w:t>
      </w:r>
      <w:r>
        <w:rPr>
          <w:spacing w:val="1"/>
          <w:u w:val="none"/>
        </w:rPr>
        <w:t>e</w:t>
      </w:r>
      <w:r>
        <w:rPr>
          <w:u w:val="none"/>
        </w:rPr>
        <w:t>”</w:t>
      </w:r>
      <w:r>
        <w:rPr>
          <w:spacing w:val="45"/>
          <w:u w:val="none"/>
        </w:rPr>
        <w:t xml:space="preserve"> </w:t>
      </w:r>
      <w:r>
        <w:rPr>
          <w:spacing w:val="2"/>
          <w:u w:val="none"/>
        </w:rPr>
        <w:t>m</w:t>
      </w:r>
      <w:r>
        <w:rPr>
          <w:u w:val="none"/>
        </w:rPr>
        <w:t>ea</w:t>
      </w:r>
      <w:r>
        <w:rPr>
          <w:spacing w:val="1"/>
          <w:u w:val="none"/>
        </w:rPr>
        <w:t>n</w:t>
      </w:r>
      <w:r>
        <w:rPr>
          <w:u w:val="none"/>
        </w:rPr>
        <w:t>s</w:t>
      </w:r>
      <w:r>
        <w:rPr>
          <w:spacing w:val="44"/>
          <w:u w:val="none"/>
        </w:rPr>
        <w:t xml:space="preserve"> </w:t>
      </w:r>
      <w:r>
        <w:rPr>
          <w:u w:val="none"/>
        </w:rPr>
        <w:t>a</w:t>
      </w:r>
      <w:r>
        <w:rPr>
          <w:spacing w:val="1"/>
          <w:u w:val="none"/>
        </w:rPr>
        <w:t>n</w:t>
      </w:r>
      <w:r>
        <w:rPr>
          <w:u w:val="none"/>
        </w:rPr>
        <w:t>y</w:t>
      </w:r>
      <w:r>
        <w:rPr>
          <w:spacing w:val="46"/>
          <w:u w:val="none"/>
        </w:rPr>
        <w:t xml:space="preserve"> </w:t>
      </w:r>
      <w:r>
        <w:rPr>
          <w:spacing w:val="1"/>
          <w:u w:val="none"/>
        </w:rPr>
        <w:t>p</w:t>
      </w:r>
      <w:r>
        <w:rPr>
          <w:u w:val="none"/>
        </w:rPr>
        <w:t>ers</w:t>
      </w:r>
      <w:r>
        <w:rPr>
          <w:spacing w:val="1"/>
          <w:u w:val="none"/>
        </w:rPr>
        <w:t>o</w:t>
      </w:r>
      <w:r>
        <w:rPr>
          <w:u w:val="none"/>
        </w:rPr>
        <w:t>n</w:t>
      </w:r>
      <w:r>
        <w:rPr>
          <w:spacing w:val="46"/>
          <w:u w:val="none"/>
        </w:rPr>
        <w:t xml:space="preserve"> </w:t>
      </w:r>
      <w:r>
        <w:rPr>
          <w:u w:val="none"/>
        </w:rPr>
        <w:t>c</w:t>
      </w:r>
      <w:r>
        <w:rPr>
          <w:spacing w:val="1"/>
          <w:u w:val="none"/>
        </w:rPr>
        <w:t>on</w:t>
      </w:r>
      <w:r>
        <w:rPr>
          <w:u w:val="none"/>
        </w:rPr>
        <w:t>tr</w:t>
      </w:r>
      <w:r>
        <w:rPr>
          <w:spacing w:val="1"/>
          <w:u w:val="none"/>
        </w:rPr>
        <w:t>o</w:t>
      </w:r>
      <w:r>
        <w:rPr>
          <w:u w:val="none"/>
        </w:rPr>
        <w:t>lli</w:t>
      </w:r>
      <w:r>
        <w:rPr>
          <w:spacing w:val="1"/>
          <w:u w:val="none"/>
        </w:rPr>
        <w:t>n</w:t>
      </w:r>
      <w:r>
        <w:rPr>
          <w:u w:val="none"/>
        </w:rPr>
        <w:t>g</w:t>
      </w:r>
      <w:r>
        <w:rPr>
          <w:spacing w:val="46"/>
          <w:u w:val="none"/>
        </w:rPr>
        <w:t xml:space="preserve"> </w:t>
      </w:r>
      <w:r>
        <w:rPr>
          <w:spacing w:val="1"/>
          <w:u w:val="none"/>
        </w:rPr>
        <w:t>o</w:t>
      </w:r>
      <w:r>
        <w:rPr>
          <w:u w:val="none"/>
        </w:rPr>
        <w:t>r</w:t>
      </w:r>
      <w:r>
        <w:rPr>
          <w:spacing w:val="44"/>
          <w:u w:val="none"/>
        </w:rPr>
        <w:t xml:space="preserve"> </w:t>
      </w:r>
      <w:r>
        <w:rPr>
          <w:u w:val="none"/>
        </w:rPr>
        <w:t>c</w:t>
      </w:r>
      <w:r>
        <w:rPr>
          <w:spacing w:val="1"/>
          <w:u w:val="none"/>
        </w:rPr>
        <w:t>on</w:t>
      </w:r>
      <w:r>
        <w:rPr>
          <w:u w:val="none"/>
        </w:rPr>
        <w:t>tr</w:t>
      </w:r>
      <w:r>
        <w:rPr>
          <w:spacing w:val="1"/>
          <w:u w:val="none"/>
        </w:rPr>
        <w:t>o</w:t>
      </w:r>
      <w:r>
        <w:rPr>
          <w:u w:val="none"/>
        </w:rPr>
        <w:t>lled</w:t>
      </w:r>
      <w:r>
        <w:rPr>
          <w:spacing w:val="46"/>
          <w:u w:val="none"/>
        </w:rPr>
        <w:t xml:space="preserve"> </w:t>
      </w:r>
      <w:r>
        <w:rPr>
          <w:spacing w:val="1"/>
          <w:u w:val="none"/>
        </w:rPr>
        <w:t>b</w:t>
      </w:r>
      <w:r>
        <w:rPr>
          <w:u w:val="none"/>
        </w:rPr>
        <w:t>y</w:t>
      </w:r>
      <w:r>
        <w:rPr>
          <w:spacing w:val="46"/>
          <w:u w:val="none"/>
        </w:rPr>
        <w:t xml:space="preserve"> </w:t>
      </w:r>
      <w:r>
        <w:rPr>
          <w:spacing w:val="1"/>
          <w:u w:val="none"/>
        </w:rPr>
        <w:t>o</w:t>
      </w:r>
      <w:r>
        <w:rPr>
          <w:u w:val="none"/>
        </w:rPr>
        <w:t>r</w:t>
      </w:r>
      <w:r>
        <w:rPr>
          <w:spacing w:val="45"/>
          <w:u w:val="none"/>
        </w:rPr>
        <w:t xml:space="preserve"> </w:t>
      </w:r>
      <w:r>
        <w:rPr>
          <w:spacing w:val="1"/>
          <w:u w:val="none"/>
        </w:rPr>
        <w:t>und</w:t>
      </w:r>
      <w:r>
        <w:rPr>
          <w:u w:val="none"/>
        </w:rPr>
        <w:t>er</w:t>
      </w:r>
      <w:r>
        <w:rPr>
          <w:w w:val="102"/>
          <w:u w:val="none"/>
        </w:rPr>
        <w:t xml:space="preserve"> </w:t>
      </w:r>
      <w:r>
        <w:rPr>
          <w:u w:val="none"/>
        </w:rPr>
        <w:t>c</w:t>
      </w:r>
      <w:r>
        <w:rPr>
          <w:spacing w:val="1"/>
          <w:u w:val="none"/>
        </w:rPr>
        <w:t>o</w:t>
      </w:r>
      <w:r>
        <w:rPr>
          <w:spacing w:val="2"/>
          <w:u w:val="none"/>
        </w:rPr>
        <w:t>mm</w:t>
      </w:r>
      <w:r>
        <w:rPr>
          <w:u w:val="none"/>
        </w:rPr>
        <w:t>on</w:t>
      </w:r>
      <w:r>
        <w:rPr>
          <w:spacing w:val="12"/>
          <w:u w:val="none"/>
        </w:rPr>
        <w:t xml:space="preserve"> </w:t>
      </w:r>
      <w:r>
        <w:rPr>
          <w:u w:val="none"/>
        </w:rPr>
        <w:t>c</w:t>
      </w:r>
      <w:r>
        <w:rPr>
          <w:spacing w:val="1"/>
          <w:u w:val="none"/>
        </w:rPr>
        <w:t>o</w:t>
      </w:r>
      <w:r>
        <w:rPr>
          <w:u w:val="none"/>
        </w:rPr>
        <w:t>ntr</w:t>
      </w:r>
      <w:r>
        <w:rPr>
          <w:spacing w:val="1"/>
          <w:u w:val="none"/>
        </w:rPr>
        <w:t>o</w:t>
      </w:r>
      <w:r>
        <w:rPr>
          <w:u w:val="none"/>
        </w:rPr>
        <w:t>l</w:t>
      </w:r>
      <w:r>
        <w:rPr>
          <w:spacing w:val="12"/>
          <w:u w:val="none"/>
        </w:rPr>
        <w:t xml:space="preserve"> </w:t>
      </w:r>
      <w:r>
        <w:rPr>
          <w:spacing w:val="1"/>
          <w:u w:val="none"/>
        </w:rPr>
        <w:t>w</w:t>
      </w:r>
      <w:r>
        <w:rPr>
          <w:u w:val="none"/>
        </w:rPr>
        <w:t>ith</w:t>
      </w:r>
      <w:r>
        <w:rPr>
          <w:spacing w:val="12"/>
          <w:u w:val="none"/>
        </w:rPr>
        <w:t xml:space="preserve"> </w:t>
      </w:r>
      <w:r>
        <w:rPr>
          <w:u w:val="none"/>
        </w:rPr>
        <w:t>t</w:t>
      </w:r>
      <w:r>
        <w:rPr>
          <w:spacing w:val="1"/>
          <w:u w:val="none"/>
        </w:rPr>
        <w:t>h</w:t>
      </w:r>
      <w:r>
        <w:rPr>
          <w:u w:val="none"/>
        </w:rPr>
        <w:t>e</w:t>
      </w:r>
      <w:r>
        <w:rPr>
          <w:spacing w:val="1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12"/>
          <w:u w:val="none"/>
        </w:rPr>
        <w:t xml:space="preserve"> </w:t>
      </w:r>
      <w:r>
        <w:rPr>
          <w:spacing w:val="1"/>
          <w:u w:val="none"/>
        </w:rPr>
        <w:t>w</w:t>
      </w:r>
      <w:r>
        <w:rPr>
          <w:u w:val="none"/>
        </w:rPr>
        <w:t>it</w:t>
      </w:r>
      <w:r>
        <w:rPr>
          <w:spacing w:val="1"/>
          <w:u w:val="none"/>
        </w:rPr>
        <w:t>hou</w:t>
      </w:r>
      <w:r>
        <w:rPr>
          <w:u w:val="none"/>
        </w:rPr>
        <w:t>t</w:t>
      </w:r>
      <w:r>
        <w:rPr>
          <w:spacing w:val="11"/>
          <w:u w:val="none"/>
        </w:rPr>
        <w:t xml:space="preserve"> </w:t>
      </w:r>
      <w:r>
        <w:rPr>
          <w:u w:val="none"/>
        </w:rPr>
        <w:t>li</w:t>
      </w:r>
      <w:r>
        <w:rPr>
          <w:spacing w:val="2"/>
          <w:u w:val="none"/>
        </w:rPr>
        <w:t>m</w:t>
      </w:r>
      <w:r>
        <w:rPr>
          <w:u w:val="none"/>
        </w:rPr>
        <w:t>itati</w:t>
      </w:r>
      <w:r>
        <w:rPr>
          <w:spacing w:val="1"/>
          <w:u w:val="none"/>
        </w:rPr>
        <w:t>on</w:t>
      </w:r>
      <w:r>
        <w:rPr>
          <w:u w:val="none"/>
        </w:rPr>
        <w:t>,</w:t>
      </w:r>
      <w:r>
        <w:rPr>
          <w:spacing w:val="12"/>
          <w:u w:val="none"/>
        </w:rPr>
        <w:t xml:space="preserve"> </w:t>
      </w:r>
      <w:r>
        <w:rPr>
          <w:u w:val="none"/>
        </w:rPr>
        <w:t>(i)</w:t>
      </w:r>
      <w:r>
        <w:rPr>
          <w:spacing w:val="11"/>
          <w:u w:val="none"/>
        </w:rPr>
        <w:t xml:space="preserve"> </w:t>
      </w:r>
      <w:r>
        <w:rPr>
          <w:u w:val="none"/>
        </w:rPr>
        <w:t>a</w:t>
      </w:r>
      <w:r>
        <w:rPr>
          <w:spacing w:val="1"/>
          <w:u w:val="none"/>
        </w:rPr>
        <w:t>n</w:t>
      </w:r>
      <w:r>
        <w:rPr>
          <w:u w:val="none"/>
        </w:rPr>
        <w:t>y</w:t>
      </w:r>
      <w:r>
        <w:rPr>
          <w:spacing w:val="13"/>
          <w:u w:val="none"/>
        </w:rPr>
        <w:t xml:space="preserve"> </w:t>
      </w:r>
      <w:r>
        <w:rPr>
          <w:spacing w:val="1"/>
          <w:u w:val="none"/>
        </w:rPr>
        <w:t>p</w:t>
      </w:r>
      <w:r>
        <w:rPr>
          <w:u w:val="none"/>
        </w:rPr>
        <w:t>ers</w:t>
      </w:r>
      <w:r>
        <w:rPr>
          <w:spacing w:val="1"/>
          <w:u w:val="none"/>
        </w:rPr>
        <w:t>o</w:t>
      </w:r>
      <w:r>
        <w:rPr>
          <w:u w:val="none"/>
        </w:rPr>
        <w:t>n</w:t>
      </w:r>
      <w:r>
        <w:rPr>
          <w:spacing w:val="13"/>
          <w:u w:val="none"/>
        </w:rPr>
        <w:t xml:space="preserve"> </w:t>
      </w:r>
      <w:r>
        <w:rPr>
          <w:spacing w:val="1"/>
          <w:u w:val="none"/>
        </w:rPr>
        <w:t>wh</w:t>
      </w:r>
      <w:r>
        <w:rPr>
          <w:u w:val="none"/>
        </w:rPr>
        <w:t>o</w:t>
      </w:r>
      <w:r>
        <w:rPr>
          <w:spacing w:val="12"/>
          <w:u w:val="none"/>
        </w:rPr>
        <w:t xml:space="preserve"> </w:t>
      </w:r>
      <w:r>
        <w:rPr>
          <w:spacing w:val="1"/>
          <w:u w:val="none"/>
        </w:rPr>
        <w:t>h</w:t>
      </w:r>
      <w:r>
        <w:rPr>
          <w:u w:val="none"/>
        </w:rPr>
        <w:t>as</w:t>
      </w:r>
      <w:r>
        <w:rPr>
          <w:spacing w:val="12"/>
          <w:u w:val="none"/>
        </w:rPr>
        <w:t xml:space="preserve"> </w:t>
      </w:r>
      <w:r>
        <w:rPr>
          <w:u w:val="none"/>
        </w:rPr>
        <w:t>a</w:t>
      </w:r>
      <w:r>
        <w:rPr>
          <w:spacing w:val="11"/>
          <w:u w:val="none"/>
        </w:rPr>
        <w:t xml:space="preserve"> </w:t>
      </w:r>
      <w:r>
        <w:rPr>
          <w:u w:val="none"/>
        </w:rPr>
        <w:t>fa</w:t>
      </w:r>
      <w:r>
        <w:rPr>
          <w:spacing w:val="2"/>
          <w:u w:val="none"/>
        </w:rPr>
        <w:t>m</w:t>
      </w:r>
      <w:r>
        <w:rPr>
          <w:u w:val="none"/>
        </w:rPr>
        <w:t>ilial</w:t>
      </w:r>
      <w:r>
        <w:rPr>
          <w:w w:val="102"/>
          <w:u w:val="none"/>
        </w:rPr>
        <w:t xml:space="preserve"> </w:t>
      </w:r>
      <w:r>
        <w:rPr>
          <w:u w:val="none"/>
        </w:rPr>
        <w:t>relati</w:t>
      </w:r>
      <w:r>
        <w:rPr>
          <w:spacing w:val="1"/>
          <w:u w:val="none"/>
        </w:rPr>
        <w:t>on</w:t>
      </w:r>
      <w:r>
        <w:rPr>
          <w:u w:val="none"/>
        </w:rPr>
        <w:t>s</w:t>
      </w:r>
      <w:r>
        <w:rPr>
          <w:spacing w:val="1"/>
          <w:u w:val="none"/>
        </w:rPr>
        <w:t>h</w:t>
      </w:r>
      <w:r>
        <w:rPr>
          <w:u w:val="none"/>
        </w:rPr>
        <w:t>i</w:t>
      </w:r>
      <w:r>
        <w:rPr>
          <w:spacing w:val="1"/>
          <w:u w:val="none"/>
        </w:rPr>
        <w:t>p</w:t>
      </w:r>
      <w:r>
        <w:rPr>
          <w:u w:val="none"/>
        </w:rPr>
        <w:t>,</w:t>
      </w:r>
      <w:r>
        <w:rPr>
          <w:spacing w:val="4"/>
          <w:u w:val="none"/>
        </w:rPr>
        <w:t xml:space="preserve"> </w:t>
      </w:r>
      <w:r>
        <w:rPr>
          <w:spacing w:val="1"/>
          <w:u w:val="none"/>
        </w:rPr>
        <w:t>b</w:t>
      </w:r>
      <w:r>
        <w:rPr>
          <w:u w:val="none"/>
        </w:rPr>
        <w:t>y</w:t>
      </w:r>
      <w:r>
        <w:rPr>
          <w:spacing w:val="6"/>
          <w:u w:val="none"/>
        </w:rPr>
        <w:t xml:space="preserve"> </w:t>
      </w:r>
      <w:r>
        <w:rPr>
          <w:spacing w:val="1"/>
          <w:u w:val="none"/>
        </w:rPr>
        <w:t>b</w:t>
      </w:r>
      <w:r>
        <w:rPr>
          <w:u w:val="none"/>
        </w:rPr>
        <w:t>l</w:t>
      </w:r>
      <w:r>
        <w:rPr>
          <w:spacing w:val="1"/>
          <w:u w:val="none"/>
        </w:rPr>
        <w:t>ood</w:t>
      </w:r>
      <w:r>
        <w:rPr>
          <w:u w:val="none"/>
        </w:rPr>
        <w:t>,</w:t>
      </w:r>
      <w:r>
        <w:rPr>
          <w:spacing w:val="4"/>
          <w:u w:val="none"/>
        </w:rPr>
        <w:t xml:space="preserve"> </w:t>
      </w:r>
      <w:r>
        <w:rPr>
          <w:spacing w:val="2"/>
          <w:u w:val="none"/>
        </w:rPr>
        <w:t>m</w:t>
      </w:r>
      <w:r>
        <w:rPr>
          <w:u w:val="none"/>
        </w:rPr>
        <w:t>arria</w:t>
      </w:r>
      <w:r>
        <w:rPr>
          <w:spacing w:val="1"/>
          <w:u w:val="none"/>
        </w:rPr>
        <w:t>g</w:t>
      </w:r>
      <w:r>
        <w:rPr>
          <w:u w:val="none"/>
        </w:rPr>
        <w:t>e</w:t>
      </w:r>
      <w:r>
        <w:rPr>
          <w:spacing w:val="6"/>
          <w:u w:val="none"/>
        </w:rPr>
        <w:t xml:space="preserve"> </w:t>
      </w:r>
      <w:r>
        <w:rPr>
          <w:spacing w:val="1"/>
          <w:u w:val="none"/>
        </w:rPr>
        <w:t>o</w:t>
      </w:r>
      <w:r>
        <w:rPr>
          <w:u w:val="none"/>
        </w:rPr>
        <w:t>r</w:t>
      </w:r>
      <w:r>
        <w:rPr>
          <w:spacing w:val="6"/>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6"/>
          <w:u w:val="none"/>
        </w:rPr>
        <w:t xml:space="preserve"> </w:t>
      </w:r>
      <w:r>
        <w:rPr>
          <w:spacing w:val="1"/>
          <w:u w:val="none"/>
        </w:rPr>
        <w:t>w</w:t>
      </w:r>
      <w:r>
        <w:rPr>
          <w:u w:val="none"/>
        </w:rPr>
        <w:t>ith</w:t>
      </w:r>
      <w:r>
        <w:rPr>
          <w:spacing w:val="5"/>
          <w:u w:val="none"/>
        </w:rPr>
        <w:t xml:space="preserve"> </w:t>
      </w:r>
      <w:r>
        <w:rPr>
          <w:u w:val="none"/>
        </w:rPr>
        <w:t>a</w:t>
      </w:r>
      <w:r>
        <w:rPr>
          <w:spacing w:val="1"/>
          <w:u w:val="none"/>
        </w:rPr>
        <w:t>n</w:t>
      </w:r>
      <w:r>
        <w:rPr>
          <w:u w:val="none"/>
        </w:rPr>
        <w:t>y</w:t>
      </w:r>
      <w:r>
        <w:rPr>
          <w:spacing w:val="6"/>
          <w:u w:val="none"/>
        </w:rPr>
        <w:t xml:space="preserve"> </w:t>
      </w:r>
      <w:r>
        <w:rPr>
          <w:spacing w:val="1"/>
          <w:u w:val="none"/>
        </w:rPr>
        <w:t>p</w:t>
      </w:r>
      <w:r>
        <w:rPr>
          <w:u w:val="none"/>
        </w:rPr>
        <w:t>art</w:t>
      </w:r>
      <w:r>
        <w:rPr>
          <w:spacing w:val="1"/>
          <w:u w:val="none"/>
        </w:rPr>
        <w:t>n</w:t>
      </w:r>
      <w:r>
        <w:rPr>
          <w:u w:val="none"/>
        </w:rPr>
        <w:t>er</w:t>
      </w:r>
      <w:r>
        <w:rPr>
          <w:spacing w:val="6"/>
          <w:u w:val="none"/>
        </w:rPr>
        <w:t xml:space="preserve"> </w:t>
      </w:r>
      <w:r>
        <w:rPr>
          <w:spacing w:val="1"/>
          <w:u w:val="none"/>
        </w:rPr>
        <w:t>o</w:t>
      </w:r>
      <w:r>
        <w:rPr>
          <w:u w:val="none"/>
        </w:rPr>
        <w:t>r</w:t>
      </w:r>
      <w:r>
        <w:rPr>
          <w:spacing w:val="6"/>
          <w:u w:val="none"/>
        </w:rPr>
        <w:t xml:space="preserve"> </w:t>
      </w:r>
      <w:r>
        <w:rPr>
          <w:u w:val="none"/>
        </w:rPr>
        <w:t>e</w:t>
      </w:r>
      <w:r>
        <w:rPr>
          <w:spacing w:val="2"/>
          <w:u w:val="none"/>
        </w:rPr>
        <w:t>m</w:t>
      </w:r>
      <w:r>
        <w:rPr>
          <w:spacing w:val="1"/>
          <w:u w:val="none"/>
        </w:rPr>
        <w:t>p</w:t>
      </w:r>
      <w:r>
        <w:rPr>
          <w:u w:val="none"/>
        </w:rPr>
        <w:t>l</w:t>
      </w:r>
      <w:r>
        <w:rPr>
          <w:spacing w:val="1"/>
          <w:u w:val="none"/>
        </w:rPr>
        <w:t>oy</w:t>
      </w:r>
      <w:r>
        <w:rPr>
          <w:u w:val="none"/>
        </w:rPr>
        <w:t>ee</w:t>
      </w:r>
      <w:r>
        <w:rPr>
          <w:spacing w:val="5"/>
          <w:u w:val="none"/>
        </w:rPr>
        <w:t xml:space="preserve"> </w:t>
      </w:r>
      <w:r>
        <w:rPr>
          <w:spacing w:val="1"/>
          <w:u w:val="none"/>
        </w:rPr>
        <w:t>o</w:t>
      </w:r>
      <w:r>
        <w:rPr>
          <w:u w:val="none"/>
        </w:rPr>
        <w:t xml:space="preserve">f </w:t>
      </w:r>
      <w:r>
        <w:rPr>
          <w:spacing w:val="6"/>
          <w:u w:val="none"/>
        </w:rPr>
        <w:t xml:space="preserve"> </w:t>
      </w:r>
      <w:r>
        <w:rPr>
          <w:u w:val="none"/>
        </w:rPr>
        <w:t>t</w:t>
      </w:r>
      <w:r>
        <w:rPr>
          <w:spacing w:val="1"/>
          <w:u w:val="none"/>
        </w:rPr>
        <w:t>h</w:t>
      </w:r>
      <w:r>
        <w:rPr>
          <w:u w:val="none"/>
        </w:rPr>
        <w:t xml:space="preserve">e </w:t>
      </w:r>
      <w:r>
        <w:rPr>
          <w:spacing w:val="6"/>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 xml:space="preserve">, </w:t>
      </w:r>
      <w:r>
        <w:rPr>
          <w:spacing w:val="4"/>
          <w:u w:val="none"/>
        </w:rPr>
        <w:t xml:space="preserve"> </w:t>
      </w:r>
      <w:r>
        <w:rPr>
          <w:spacing w:val="1"/>
          <w:u w:val="none"/>
        </w:rPr>
        <w:t>o</w:t>
      </w:r>
      <w:r>
        <w:rPr>
          <w:u w:val="none"/>
        </w:rPr>
        <w:t xml:space="preserve">r </w:t>
      </w:r>
      <w:r>
        <w:rPr>
          <w:spacing w:val="6"/>
          <w:u w:val="none"/>
        </w:rPr>
        <w:t xml:space="preserve"> </w:t>
      </w:r>
      <w:r>
        <w:rPr>
          <w:u w:val="none"/>
        </w:rPr>
        <w:t>a</w:t>
      </w:r>
      <w:r>
        <w:rPr>
          <w:spacing w:val="1"/>
          <w:u w:val="none"/>
        </w:rPr>
        <w:t>ny</w:t>
      </w:r>
      <w:r>
        <w:rPr>
          <w:spacing w:val="2"/>
          <w:w w:val="102"/>
          <w:u w:val="none"/>
        </w:rPr>
        <w:t xml:space="preserve"> </w:t>
      </w:r>
      <w:r>
        <w:rPr>
          <w:spacing w:val="1"/>
          <w:u w:val="none"/>
        </w:rPr>
        <w:t>A</w:t>
      </w:r>
      <w:r>
        <w:rPr>
          <w:u w:val="none"/>
        </w:rPr>
        <w:t>ffiliate</w:t>
      </w:r>
      <w:r>
        <w:rPr>
          <w:spacing w:val="28"/>
          <w:u w:val="none"/>
        </w:rPr>
        <w:t xml:space="preserve"> </w:t>
      </w:r>
      <w:r>
        <w:rPr>
          <w:u w:val="none"/>
        </w:rPr>
        <w:t>t</w:t>
      </w:r>
      <w:r>
        <w:rPr>
          <w:spacing w:val="1"/>
          <w:u w:val="none"/>
        </w:rPr>
        <w:t>h</w:t>
      </w:r>
      <w:r>
        <w:rPr>
          <w:u w:val="none"/>
        </w:rPr>
        <w:t>ere</w:t>
      </w:r>
      <w:r>
        <w:rPr>
          <w:spacing w:val="1"/>
          <w:u w:val="none"/>
        </w:rPr>
        <w:t>o</w:t>
      </w:r>
      <w:r>
        <w:rPr>
          <w:u w:val="none"/>
        </w:rPr>
        <w:t>f,</w:t>
      </w:r>
      <w:r>
        <w:rPr>
          <w:spacing w:val="27"/>
          <w:u w:val="none"/>
        </w:rPr>
        <w:t xml:space="preserve"> </w:t>
      </w:r>
      <w:r>
        <w:rPr>
          <w:u w:val="none"/>
        </w:rPr>
        <w:t>a</w:t>
      </w:r>
      <w:r>
        <w:rPr>
          <w:spacing w:val="1"/>
          <w:u w:val="none"/>
        </w:rPr>
        <w:t>n</w:t>
      </w:r>
      <w:r>
        <w:rPr>
          <w:u w:val="none"/>
        </w:rPr>
        <w:t>d</w:t>
      </w:r>
      <w:r>
        <w:rPr>
          <w:spacing w:val="29"/>
          <w:u w:val="none"/>
        </w:rPr>
        <w:t xml:space="preserve"> </w:t>
      </w:r>
      <w:r>
        <w:rPr>
          <w:u w:val="none"/>
        </w:rPr>
        <w:t>(ii)</w:t>
      </w:r>
      <w:r>
        <w:rPr>
          <w:spacing w:val="27"/>
          <w:u w:val="none"/>
        </w:rPr>
        <w:t xml:space="preserve"> </w:t>
      </w:r>
      <w:r>
        <w:rPr>
          <w:u w:val="none"/>
        </w:rPr>
        <w:t>a</w:t>
      </w:r>
      <w:r>
        <w:rPr>
          <w:spacing w:val="1"/>
          <w:u w:val="none"/>
        </w:rPr>
        <w:t>n</w:t>
      </w:r>
      <w:r>
        <w:rPr>
          <w:u w:val="none"/>
        </w:rPr>
        <w:t>y</w:t>
      </w:r>
      <w:r>
        <w:rPr>
          <w:spacing w:val="29"/>
          <w:u w:val="none"/>
        </w:rPr>
        <w:t xml:space="preserve"> </w:t>
      </w:r>
      <w:r>
        <w:rPr>
          <w:spacing w:val="1"/>
          <w:u w:val="none"/>
        </w:rPr>
        <w:t>p</w:t>
      </w:r>
      <w:r>
        <w:rPr>
          <w:u w:val="none"/>
        </w:rPr>
        <w:t>ers</w:t>
      </w:r>
      <w:r>
        <w:rPr>
          <w:spacing w:val="1"/>
          <w:u w:val="none"/>
        </w:rPr>
        <w:t>o</w:t>
      </w:r>
      <w:r>
        <w:rPr>
          <w:u w:val="none"/>
        </w:rPr>
        <w:t>n</w:t>
      </w:r>
      <w:r>
        <w:rPr>
          <w:spacing w:val="29"/>
          <w:u w:val="none"/>
        </w:rPr>
        <w:t xml:space="preserve"> </w:t>
      </w:r>
      <w:r>
        <w:rPr>
          <w:spacing w:val="1"/>
          <w:u w:val="none"/>
        </w:rPr>
        <w:t>wh</w:t>
      </w:r>
      <w:r>
        <w:rPr>
          <w:u w:val="none"/>
        </w:rPr>
        <w:t>ich</w:t>
      </w:r>
      <w:r>
        <w:rPr>
          <w:spacing w:val="28"/>
          <w:u w:val="none"/>
        </w:rPr>
        <w:t xml:space="preserve"> </w:t>
      </w:r>
      <w:r>
        <w:rPr>
          <w:u w:val="none"/>
        </w:rPr>
        <w:t>recei</w:t>
      </w:r>
      <w:r>
        <w:rPr>
          <w:spacing w:val="1"/>
          <w:u w:val="none"/>
        </w:rPr>
        <w:t>v</w:t>
      </w:r>
      <w:r>
        <w:rPr>
          <w:u w:val="none"/>
        </w:rPr>
        <w:t>es</w:t>
      </w:r>
      <w:r>
        <w:rPr>
          <w:spacing w:val="29"/>
          <w:u w:val="none"/>
        </w:rPr>
        <w:t xml:space="preserve"> </w:t>
      </w:r>
      <w:r>
        <w:rPr>
          <w:u w:val="none"/>
        </w:rPr>
        <w:t>c</w:t>
      </w:r>
      <w:r>
        <w:rPr>
          <w:spacing w:val="1"/>
          <w:u w:val="none"/>
        </w:rPr>
        <w:t>o</w:t>
      </w:r>
      <w:r>
        <w:rPr>
          <w:spacing w:val="2"/>
          <w:u w:val="none"/>
        </w:rPr>
        <w:t>m</w:t>
      </w:r>
      <w:r>
        <w:rPr>
          <w:spacing w:val="1"/>
          <w:u w:val="none"/>
        </w:rPr>
        <w:t>p</w:t>
      </w:r>
      <w:r>
        <w:rPr>
          <w:u w:val="none"/>
        </w:rPr>
        <w:t>e</w:t>
      </w:r>
      <w:r>
        <w:rPr>
          <w:spacing w:val="1"/>
          <w:u w:val="none"/>
        </w:rPr>
        <w:t>n</w:t>
      </w:r>
      <w:r>
        <w:rPr>
          <w:u w:val="none"/>
        </w:rPr>
        <w:t>sati</w:t>
      </w:r>
      <w:r>
        <w:rPr>
          <w:spacing w:val="1"/>
          <w:u w:val="none"/>
        </w:rPr>
        <w:t>o</w:t>
      </w:r>
      <w:r>
        <w:rPr>
          <w:u w:val="none"/>
        </w:rPr>
        <w:t>n</w:t>
      </w:r>
      <w:r>
        <w:rPr>
          <w:spacing w:val="28"/>
          <w:u w:val="none"/>
        </w:rPr>
        <w:t xml:space="preserve"> </w:t>
      </w:r>
      <w:r>
        <w:rPr>
          <w:u w:val="none"/>
        </w:rPr>
        <w:t>f</w:t>
      </w:r>
      <w:r>
        <w:rPr>
          <w:spacing w:val="1"/>
          <w:u w:val="none"/>
        </w:rPr>
        <w:t>o</w:t>
      </w:r>
      <w:r>
        <w:rPr>
          <w:u w:val="none"/>
        </w:rPr>
        <w:t>r</w:t>
      </w:r>
      <w:r>
        <w:rPr>
          <w:spacing w:val="28"/>
          <w:u w:val="none"/>
        </w:rPr>
        <w:t xml:space="preserve"> </w:t>
      </w:r>
      <w:r>
        <w:rPr>
          <w:u w:val="none"/>
        </w:rPr>
        <w:t>ad</w:t>
      </w:r>
      <w:r>
        <w:rPr>
          <w:spacing w:val="2"/>
          <w:u w:val="none"/>
        </w:rPr>
        <w:t>m</w:t>
      </w:r>
      <w:r>
        <w:rPr>
          <w:u w:val="none"/>
        </w:rPr>
        <w:t>i</w:t>
      </w:r>
      <w:r>
        <w:rPr>
          <w:spacing w:val="1"/>
          <w:u w:val="none"/>
        </w:rPr>
        <w:t>n</w:t>
      </w:r>
      <w:r>
        <w:rPr>
          <w:u w:val="none"/>
        </w:rPr>
        <w:t>istrati</w:t>
      </w:r>
      <w:r>
        <w:rPr>
          <w:spacing w:val="1"/>
          <w:u w:val="none"/>
        </w:rPr>
        <w:t>v</w:t>
      </w:r>
      <w:r>
        <w:rPr>
          <w:u w:val="none"/>
        </w:rPr>
        <w:t>e,</w:t>
      </w:r>
      <w:r>
        <w:rPr>
          <w:spacing w:val="27"/>
          <w:u w:val="none"/>
        </w:rPr>
        <w:t xml:space="preserve"> </w:t>
      </w:r>
      <w:r>
        <w:rPr>
          <w:u w:val="none"/>
        </w:rPr>
        <w:t>le</w:t>
      </w:r>
      <w:r>
        <w:rPr>
          <w:spacing w:val="1"/>
          <w:u w:val="none"/>
        </w:rPr>
        <w:t>g</w:t>
      </w:r>
      <w:r>
        <w:rPr>
          <w:u w:val="none"/>
        </w:rPr>
        <w:t>al</w:t>
      </w:r>
      <w:r>
        <w:rPr>
          <w:spacing w:val="27"/>
          <w:u w:val="none"/>
        </w:rPr>
        <w:t xml:space="preserve"> </w:t>
      </w:r>
      <w:r>
        <w:rPr>
          <w:spacing w:val="1"/>
          <w:u w:val="none"/>
        </w:rPr>
        <w:t>o</w:t>
      </w:r>
      <w:r>
        <w:rPr>
          <w:u w:val="none"/>
        </w:rPr>
        <w:t>r</w:t>
      </w:r>
      <w:r>
        <w:rPr>
          <w:spacing w:val="28"/>
          <w:u w:val="none"/>
        </w:rPr>
        <w:t xml:space="preserve"> </w:t>
      </w:r>
      <w:r>
        <w:rPr>
          <w:u w:val="none"/>
        </w:rPr>
        <w:t>acc</w:t>
      </w:r>
      <w:r>
        <w:rPr>
          <w:spacing w:val="1"/>
          <w:u w:val="none"/>
        </w:rPr>
        <w:t>oun</w:t>
      </w:r>
      <w:r>
        <w:rPr>
          <w:u w:val="none"/>
        </w:rPr>
        <w:t>ti</w:t>
      </w:r>
      <w:r>
        <w:rPr>
          <w:spacing w:val="1"/>
          <w:u w:val="none"/>
        </w:rPr>
        <w:t>n</w:t>
      </w:r>
      <w:r>
        <w:rPr>
          <w:u w:val="none"/>
        </w:rPr>
        <w:t>g</w:t>
      </w:r>
      <w:r>
        <w:rPr>
          <w:w w:val="102"/>
          <w:u w:val="none"/>
        </w:rPr>
        <w:t xml:space="preserve"> </w:t>
      </w:r>
      <w:r>
        <w:rPr>
          <w:u w:val="none"/>
        </w:rPr>
        <w:t>ser</w:t>
      </w:r>
      <w:r>
        <w:rPr>
          <w:spacing w:val="1"/>
          <w:u w:val="none"/>
        </w:rPr>
        <w:t>v</w:t>
      </w:r>
      <w:r>
        <w:rPr>
          <w:u w:val="none"/>
        </w:rPr>
        <w:t>ices</w:t>
      </w:r>
      <w:r>
        <w:rPr>
          <w:spacing w:val="43"/>
          <w:u w:val="none"/>
        </w:rPr>
        <w:t xml:space="preserve"> </w:t>
      </w:r>
      <w:r>
        <w:rPr>
          <w:u w:val="none"/>
        </w:rPr>
        <w:t>fr</w:t>
      </w:r>
      <w:r>
        <w:rPr>
          <w:spacing w:val="1"/>
          <w:u w:val="none"/>
        </w:rPr>
        <w:t>o</w:t>
      </w:r>
      <w:r>
        <w:rPr>
          <w:u w:val="none"/>
        </w:rPr>
        <w:t>m</w:t>
      </w:r>
      <w:r>
        <w:rPr>
          <w:spacing w:val="46"/>
          <w:u w:val="none"/>
        </w:rPr>
        <w:t xml:space="preserve"> </w:t>
      </w:r>
      <w:r>
        <w:rPr>
          <w:u w:val="none"/>
        </w:rPr>
        <w:t>t</w:t>
      </w:r>
      <w:r>
        <w:rPr>
          <w:spacing w:val="1"/>
          <w:u w:val="none"/>
        </w:rPr>
        <w:t>h</w:t>
      </w:r>
      <w:r>
        <w:rPr>
          <w:u w:val="none"/>
        </w:rPr>
        <w:t>is</w:t>
      </w:r>
      <w:r>
        <w:rPr>
          <w:spacing w:val="43"/>
          <w:u w:val="none"/>
        </w:rPr>
        <w:t xml:space="preserve"> </w:t>
      </w:r>
      <w:r>
        <w:rPr>
          <w:u w:val="none"/>
        </w:rPr>
        <w:t>li</w:t>
      </w:r>
      <w:r>
        <w:rPr>
          <w:spacing w:val="2"/>
          <w:u w:val="none"/>
        </w:rPr>
        <w:t>m</w:t>
      </w:r>
      <w:r>
        <w:rPr>
          <w:u w:val="none"/>
        </w:rPr>
        <w:t>ited</w:t>
      </w:r>
      <w:r>
        <w:rPr>
          <w:spacing w:val="44"/>
          <w:u w:val="none"/>
        </w:rPr>
        <w:t xml:space="preserve"> </w:t>
      </w:r>
      <w:r>
        <w:rPr>
          <w:u w:val="none"/>
        </w:rPr>
        <w:t>lia</w:t>
      </w:r>
      <w:r>
        <w:rPr>
          <w:spacing w:val="1"/>
          <w:u w:val="none"/>
        </w:rPr>
        <w:t>b</w:t>
      </w:r>
      <w:r>
        <w:rPr>
          <w:u w:val="none"/>
        </w:rPr>
        <w:t>ility</w:t>
      </w:r>
      <w:r>
        <w:rPr>
          <w:spacing w:val="44"/>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ny</w:t>
      </w:r>
      <w:r>
        <w:rPr>
          <w:u w:val="none"/>
        </w:rPr>
        <w:t>,</w:t>
      </w:r>
      <w:r>
        <w:rPr>
          <w:spacing w:val="43"/>
          <w:u w:val="none"/>
        </w:rPr>
        <w:t xml:space="preserve"> </w:t>
      </w:r>
      <w:r>
        <w:rPr>
          <w:spacing w:val="1"/>
          <w:u w:val="none"/>
        </w:rPr>
        <w:t>o</w:t>
      </w:r>
      <w:r>
        <w:rPr>
          <w:u w:val="none"/>
        </w:rPr>
        <w:t>r</w:t>
      </w:r>
      <w:r>
        <w:rPr>
          <w:spacing w:val="44"/>
          <w:u w:val="none"/>
        </w:rPr>
        <w:t xml:space="preserve"> </w:t>
      </w:r>
      <w:r>
        <w:rPr>
          <w:u w:val="none"/>
        </w:rPr>
        <w:t>a</w:t>
      </w:r>
      <w:r>
        <w:rPr>
          <w:spacing w:val="1"/>
          <w:u w:val="none"/>
        </w:rPr>
        <w:t>n</w:t>
      </w:r>
      <w:r>
        <w:rPr>
          <w:u w:val="none"/>
        </w:rPr>
        <w:t>y</w:t>
      </w:r>
      <w:r>
        <w:rPr>
          <w:spacing w:val="41"/>
          <w:u w:val="none"/>
        </w:rPr>
        <w:t xml:space="preserve"> </w:t>
      </w:r>
      <w:r>
        <w:rPr>
          <w:spacing w:val="1"/>
          <w:u w:val="none"/>
        </w:rPr>
        <w:t>A</w:t>
      </w:r>
      <w:r>
        <w:rPr>
          <w:u w:val="none"/>
        </w:rPr>
        <w:t>ffiliate.</w:t>
      </w:r>
      <w:r>
        <w:rPr>
          <w:spacing w:val="43"/>
          <w:u w:val="none"/>
        </w:rPr>
        <w:t xml:space="preserve"> </w:t>
      </w:r>
      <w:r>
        <w:rPr>
          <w:spacing w:val="1"/>
          <w:u w:val="none"/>
        </w:rPr>
        <w:t>Fo</w:t>
      </w:r>
      <w:r>
        <w:rPr>
          <w:u w:val="none"/>
        </w:rPr>
        <w:t>r</w:t>
      </w:r>
      <w:r>
        <w:rPr>
          <w:spacing w:val="44"/>
          <w:u w:val="none"/>
        </w:rPr>
        <w:t xml:space="preserve"> </w:t>
      </w:r>
      <w:r>
        <w:rPr>
          <w:spacing w:val="1"/>
          <w:u w:val="none"/>
        </w:rPr>
        <w:t>pu</w:t>
      </w:r>
      <w:r>
        <w:rPr>
          <w:u w:val="none"/>
        </w:rPr>
        <w:t>r</w:t>
      </w:r>
      <w:r>
        <w:rPr>
          <w:spacing w:val="1"/>
          <w:u w:val="none"/>
        </w:rPr>
        <w:t>po</w:t>
      </w:r>
      <w:r>
        <w:rPr>
          <w:u w:val="none"/>
        </w:rPr>
        <w:t>ses</w:t>
      </w:r>
      <w:r>
        <w:rPr>
          <w:spacing w:val="44"/>
          <w:u w:val="none"/>
        </w:rPr>
        <w:t xml:space="preserve"> </w:t>
      </w:r>
      <w:r>
        <w:rPr>
          <w:spacing w:val="1"/>
          <w:u w:val="none"/>
        </w:rPr>
        <w:t>o</w:t>
      </w:r>
      <w:r>
        <w:rPr>
          <w:u w:val="none"/>
        </w:rPr>
        <w:t>f</w:t>
      </w:r>
      <w:r>
        <w:rPr>
          <w:spacing w:val="44"/>
          <w:u w:val="none"/>
        </w:rPr>
        <w:t xml:space="preserve"> </w:t>
      </w:r>
      <w:r>
        <w:rPr>
          <w:u w:val="none"/>
        </w:rPr>
        <w:t>t</w:t>
      </w:r>
      <w:r>
        <w:rPr>
          <w:spacing w:val="1"/>
          <w:u w:val="none"/>
        </w:rPr>
        <w:t>h</w:t>
      </w:r>
      <w:r>
        <w:rPr>
          <w:u w:val="none"/>
        </w:rPr>
        <w:t>is</w:t>
      </w:r>
      <w:r>
        <w:rPr>
          <w:spacing w:val="44"/>
          <w:u w:val="none"/>
        </w:rPr>
        <w:t xml:space="preserve"> </w:t>
      </w:r>
      <w:r>
        <w:rPr>
          <w:spacing w:val="1"/>
          <w:u w:val="none"/>
        </w:rPr>
        <w:t>d</w:t>
      </w:r>
      <w:r>
        <w:rPr>
          <w:u w:val="none"/>
        </w:rPr>
        <w:t>efi</w:t>
      </w:r>
      <w:r>
        <w:rPr>
          <w:spacing w:val="1"/>
          <w:u w:val="none"/>
        </w:rPr>
        <w:t>n</w:t>
      </w:r>
      <w:r>
        <w:rPr>
          <w:u w:val="none"/>
        </w:rPr>
        <w:t>iti</w:t>
      </w:r>
      <w:r>
        <w:rPr>
          <w:spacing w:val="1"/>
          <w:u w:val="none"/>
        </w:rPr>
        <w:t>on</w:t>
      </w:r>
      <w:r>
        <w:rPr>
          <w:u w:val="none"/>
        </w:rPr>
        <w:t>,</w:t>
      </w:r>
      <w:r>
        <w:rPr>
          <w:spacing w:val="42"/>
          <w:u w:val="none"/>
        </w:rPr>
        <w:t xml:space="preserve"> </w:t>
      </w:r>
      <w:r>
        <w:rPr>
          <w:u w:val="none"/>
        </w:rPr>
        <w:t>“c</w:t>
      </w:r>
      <w:r>
        <w:rPr>
          <w:spacing w:val="1"/>
          <w:u w:val="none"/>
        </w:rPr>
        <w:t>o</w:t>
      </w:r>
      <w:r>
        <w:rPr>
          <w:u w:val="none"/>
        </w:rPr>
        <w:t>ntrol”</w:t>
      </w:r>
      <w:r>
        <w:rPr>
          <w:w w:val="102"/>
          <w:u w:val="none"/>
        </w:rPr>
        <w:t xml:space="preserve"> </w:t>
      </w:r>
      <w:r>
        <w:rPr>
          <w:spacing w:val="1"/>
          <w:u w:val="none"/>
        </w:rPr>
        <w:t>wh</w:t>
      </w:r>
      <w:r>
        <w:rPr>
          <w:u w:val="none"/>
        </w:rPr>
        <w:t>en</w:t>
      </w:r>
      <w:r>
        <w:rPr>
          <w:spacing w:val="29"/>
          <w:u w:val="none"/>
        </w:rPr>
        <w:t xml:space="preserve"> </w:t>
      </w:r>
      <w:r>
        <w:rPr>
          <w:spacing w:val="1"/>
          <w:u w:val="none"/>
        </w:rPr>
        <w:t>u</w:t>
      </w:r>
      <w:r>
        <w:rPr>
          <w:u w:val="none"/>
        </w:rPr>
        <w:t>sed</w:t>
      </w:r>
      <w:r>
        <w:rPr>
          <w:spacing w:val="30"/>
          <w:u w:val="none"/>
        </w:rPr>
        <w:t xml:space="preserve"> </w:t>
      </w:r>
      <w:r>
        <w:rPr>
          <w:spacing w:val="1"/>
          <w:u w:val="none"/>
        </w:rPr>
        <w:t>w</w:t>
      </w:r>
      <w:r>
        <w:rPr>
          <w:u w:val="none"/>
        </w:rPr>
        <w:t>ith</w:t>
      </w:r>
      <w:r>
        <w:rPr>
          <w:spacing w:val="30"/>
          <w:u w:val="none"/>
        </w:rPr>
        <w:t xml:space="preserve"> </w:t>
      </w:r>
      <w:r>
        <w:rPr>
          <w:u w:val="none"/>
        </w:rPr>
        <w:t>res</w:t>
      </w:r>
      <w:r>
        <w:rPr>
          <w:spacing w:val="1"/>
          <w:u w:val="none"/>
        </w:rPr>
        <w:t>p</w:t>
      </w:r>
      <w:r>
        <w:rPr>
          <w:u w:val="none"/>
        </w:rPr>
        <w:t>ect</w:t>
      </w:r>
      <w:r>
        <w:rPr>
          <w:spacing w:val="29"/>
          <w:u w:val="none"/>
        </w:rPr>
        <w:t xml:space="preserve"> </w:t>
      </w:r>
      <w:r>
        <w:rPr>
          <w:u w:val="none"/>
        </w:rPr>
        <w:t>to</w:t>
      </w:r>
      <w:r>
        <w:rPr>
          <w:spacing w:val="29"/>
          <w:u w:val="none"/>
        </w:rPr>
        <w:t xml:space="preserve"> </w:t>
      </w:r>
      <w:r>
        <w:rPr>
          <w:u w:val="none"/>
        </w:rPr>
        <w:t>a</w:t>
      </w:r>
      <w:r>
        <w:rPr>
          <w:spacing w:val="1"/>
          <w:u w:val="none"/>
        </w:rPr>
        <w:t>n</w:t>
      </w:r>
      <w:r>
        <w:rPr>
          <w:u w:val="none"/>
        </w:rPr>
        <w:t>y</w:t>
      </w:r>
      <w:r>
        <w:rPr>
          <w:spacing w:val="30"/>
          <w:u w:val="none"/>
        </w:rPr>
        <w:t xml:space="preserve"> </w:t>
      </w:r>
      <w:r>
        <w:rPr>
          <w:u w:val="none"/>
        </w:rPr>
        <w:t>s</w:t>
      </w:r>
      <w:r>
        <w:rPr>
          <w:spacing w:val="1"/>
          <w:u w:val="none"/>
        </w:rPr>
        <w:t>p</w:t>
      </w:r>
      <w:r>
        <w:rPr>
          <w:u w:val="none"/>
        </w:rPr>
        <w:t>ecified</w:t>
      </w:r>
      <w:r>
        <w:rPr>
          <w:spacing w:val="30"/>
          <w:u w:val="none"/>
        </w:rPr>
        <w:t xml:space="preserve"> </w:t>
      </w:r>
      <w:r>
        <w:rPr>
          <w:spacing w:val="1"/>
          <w:u w:val="none"/>
        </w:rPr>
        <w:t>p</w:t>
      </w:r>
      <w:r>
        <w:rPr>
          <w:u w:val="none"/>
        </w:rPr>
        <w:t>ers</w:t>
      </w:r>
      <w:r>
        <w:rPr>
          <w:spacing w:val="1"/>
          <w:u w:val="none"/>
        </w:rPr>
        <w:t>on</w:t>
      </w:r>
      <w:r>
        <w:rPr>
          <w:u w:val="none"/>
        </w:rPr>
        <w:t>,</w:t>
      </w:r>
      <w:r>
        <w:rPr>
          <w:spacing w:val="29"/>
          <w:u w:val="none"/>
        </w:rPr>
        <w:t xml:space="preserve"> </w:t>
      </w:r>
      <w:r>
        <w:rPr>
          <w:spacing w:val="2"/>
          <w:u w:val="none"/>
        </w:rPr>
        <w:t>m</w:t>
      </w:r>
      <w:r>
        <w:rPr>
          <w:u w:val="none"/>
        </w:rPr>
        <w:t>ea</w:t>
      </w:r>
      <w:r>
        <w:rPr>
          <w:spacing w:val="1"/>
          <w:u w:val="none"/>
        </w:rPr>
        <w:t>n</w:t>
      </w:r>
      <w:r>
        <w:rPr>
          <w:u w:val="none"/>
        </w:rPr>
        <w:t>s</w:t>
      </w:r>
      <w:r>
        <w:rPr>
          <w:spacing w:val="30"/>
          <w:u w:val="none"/>
        </w:rPr>
        <w:t xml:space="preserve"> </w:t>
      </w:r>
      <w:r>
        <w:rPr>
          <w:u w:val="none"/>
        </w:rPr>
        <w:t>t</w:t>
      </w:r>
      <w:r>
        <w:rPr>
          <w:spacing w:val="1"/>
          <w:u w:val="none"/>
        </w:rPr>
        <w:t>h</w:t>
      </w:r>
      <w:r>
        <w:rPr>
          <w:u w:val="none"/>
        </w:rPr>
        <w:t>e</w:t>
      </w:r>
      <w:r>
        <w:rPr>
          <w:spacing w:val="28"/>
          <w:u w:val="none"/>
        </w:rPr>
        <w:t xml:space="preserve"> </w:t>
      </w:r>
      <w:r>
        <w:rPr>
          <w:spacing w:val="1"/>
          <w:u w:val="none"/>
        </w:rPr>
        <w:t>pow</w:t>
      </w:r>
      <w:r>
        <w:rPr>
          <w:u w:val="none"/>
        </w:rPr>
        <w:t>er</w:t>
      </w:r>
      <w:r>
        <w:rPr>
          <w:spacing w:val="30"/>
          <w:u w:val="none"/>
        </w:rPr>
        <w:t xml:space="preserve"> </w:t>
      </w:r>
      <w:r>
        <w:rPr>
          <w:u w:val="none"/>
        </w:rPr>
        <w:t>to</w:t>
      </w:r>
      <w:r>
        <w:rPr>
          <w:spacing w:val="30"/>
          <w:u w:val="none"/>
        </w:rPr>
        <w:t xml:space="preserve"> </w:t>
      </w:r>
      <w:r>
        <w:rPr>
          <w:spacing w:val="1"/>
          <w:u w:val="none"/>
        </w:rPr>
        <w:t>d</w:t>
      </w:r>
      <w:r>
        <w:rPr>
          <w:u w:val="none"/>
        </w:rPr>
        <w:t>irect</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30"/>
          <w:u w:val="none"/>
        </w:rPr>
        <w:t xml:space="preserve"> </w:t>
      </w:r>
      <w:r>
        <w:rPr>
          <w:u w:val="none"/>
        </w:rPr>
        <w:t>a</w:t>
      </w:r>
      <w:r>
        <w:rPr>
          <w:spacing w:val="1"/>
          <w:u w:val="none"/>
        </w:rPr>
        <w:t>n</w:t>
      </w:r>
      <w:r>
        <w:rPr>
          <w:u w:val="none"/>
        </w:rPr>
        <w:t>d</w:t>
      </w:r>
      <w:r>
        <w:rPr>
          <w:spacing w:val="30"/>
          <w:u w:val="none"/>
        </w:rPr>
        <w:t xml:space="preserve"> </w:t>
      </w:r>
      <w:r>
        <w:rPr>
          <w:spacing w:val="1"/>
          <w:u w:val="none"/>
        </w:rPr>
        <w:t>po</w:t>
      </w:r>
      <w:r>
        <w:rPr>
          <w:u w:val="none"/>
        </w:rPr>
        <w:t>licies</w:t>
      </w:r>
      <w:r>
        <w:rPr>
          <w:w w:val="102"/>
          <w:u w:val="none"/>
        </w:rPr>
        <w:t xml:space="preserve"> </w:t>
      </w:r>
      <w:r>
        <w:rPr>
          <w:spacing w:val="1"/>
          <w:u w:val="none"/>
        </w:rPr>
        <w:t>o</w:t>
      </w:r>
      <w:r>
        <w:rPr>
          <w:u w:val="none"/>
        </w:rPr>
        <w:t>f</w:t>
      </w:r>
      <w:r>
        <w:rPr>
          <w:spacing w:val="33"/>
          <w:u w:val="none"/>
        </w:rPr>
        <w:t xml:space="preserve"> </w:t>
      </w:r>
      <w:r>
        <w:rPr>
          <w:u w:val="none"/>
        </w:rPr>
        <w:t>s</w:t>
      </w:r>
      <w:r>
        <w:rPr>
          <w:spacing w:val="1"/>
          <w:u w:val="none"/>
        </w:rPr>
        <w:t>u</w:t>
      </w:r>
      <w:r>
        <w:rPr>
          <w:u w:val="none"/>
        </w:rPr>
        <w:t>ch</w:t>
      </w:r>
      <w:r>
        <w:rPr>
          <w:spacing w:val="34"/>
          <w:u w:val="none"/>
        </w:rPr>
        <w:t xml:space="preserve"> </w:t>
      </w:r>
      <w:r>
        <w:rPr>
          <w:spacing w:val="1"/>
          <w:u w:val="none"/>
        </w:rPr>
        <w:t>p</w:t>
      </w:r>
      <w:r>
        <w:rPr>
          <w:u w:val="none"/>
        </w:rPr>
        <w:t>erso</w:t>
      </w:r>
      <w:r>
        <w:rPr>
          <w:spacing w:val="1"/>
          <w:u w:val="none"/>
        </w:rPr>
        <w:t>n</w:t>
      </w:r>
      <w:r>
        <w:rPr>
          <w:u w:val="none"/>
        </w:rPr>
        <w:t>,</w:t>
      </w:r>
      <w:r>
        <w:rPr>
          <w:spacing w:val="32"/>
          <w:u w:val="none"/>
        </w:rPr>
        <w:t xml:space="preserve"> </w:t>
      </w:r>
      <w:r>
        <w:rPr>
          <w:spacing w:val="1"/>
          <w:u w:val="none"/>
        </w:rPr>
        <w:t>d</w:t>
      </w:r>
      <w:r>
        <w:rPr>
          <w:u w:val="none"/>
        </w:rPr>
        <w:t>irectly</w:t>
      </w:r>
      <w:r>
        <w:rPr>
          <w:spacing w:val="35"/>
          <w:u w:val="none"/>
        </w:rPr>
        <w:t xml:space="preserve"> </w:t>
      </w:r>
      <w:r>
        <w:rPr>
          <w:spacing w:val="1"/>
          <w:u w:val="none"/>
        </w:rPr>
        <w:t>o</w:t>
      </w:r>
      <w:r>
        <w:rPr>
          <w:u w:val="none"/>
        </w:rPr>
        <w:t>r</w:t>
      </w:r>
      <w:r>
        <w:rPr>
          <w:spacing w:val="33"/>
          <w:u w:val="none"/>
        </w:rPr>
        <w:t xml:space="preserve"> </w:t>
      </w:r>
      <w:r>
        <w:rPr>
          <w:u w:val="none"/>
        </w:rPr>
        <w:t>i</w:t>
      </w:r>
      <w:r>
        <w:rPr>
          <w:spacing w:val="1"/>
          <w:u w:val="none"/>
        </w:rPr>
        <w:t>nd</w:t>
      </w:r>
      <w:r>
        <w:rPr>
          <w:u w:val="none"/>
        </w:rPr>
        <w:t>irectl</w:t>
      </w:r>
      <w:r>
        <w:rPr>
          <w:spacing w:val="1"/>
          <w:u w:val="none"/>
        </w:rPr>
        <w:t>y</w:t>
      </w:r>
      <w:r>
        <w:rPr>
          <w:u w:val="none"/>
        </w:rPr>
        <w:t>,</w:t>
      </w:r>
      <w:r>
        <w:rPr>
          <w:spacing w:val="32"/>
          <w:u w:val="none"/>
        </w:rPr>
        <w:t xml:space="preserve"> </w:t>
      </w:r>
      <w:r>
        <w:rPr>
          <w:spacing w:val="1"/>
          <w:u w:val="none"/>
        </w:rPr>
        <w:t>wh</w:t>
      </w:r>
      <w:r>
        <w:rPr>
          <w:u w:val="none"/>
        </w:rPr>
        <w:t>et</w:t>
      </w:r>
      <w:r>
        <w:rPr>
          <w:spacing w:val="1"/>
          <w:u w:val="none"/>
        </w:rPr>
        <w:t>h</w:t>
      </w:r>
      <w:r>
        <w:rPr>
          <w:u w:val="none"/>
        </w:rPr>
        <w:t>er</w:t>
      </w:r>
      <w:r>
        <w:rPr>
          <w:spacing w:val="34"/>
          <w:u w:val="none"/>
        </w:rPr>
        <w:t xml:space="preserve"> </w:t>
      </w:r>
      <w:r>
        <w:rPr>
          <w:u w:val="none"/>
        </w:rPr>
        <w:t>t</w:t>
      </w:r>
      <w:r>
        <w:rPr>
          <w:spacing w:val="1"/>
          <w:u w:val="none"/>
        </w:rPr>
        <w:t>h</w:t>
      </w:r>
      <w:r>
        <w:rPr>
          <w:u w:val="none"/>
        </w:rPr>
        <w:t>r</w:t>
      </w:r>
      <w:r>
        <w:rPr>
          <w:spacing w:val="1"/>
          <w:u w:val="none"/>
        </w:rPr>
        <w:t>oug</w:t>
      </w:r>
      <w:r>
        <w:rPr>
          <w:u w:val="none"/>
        </w:rPr>
        <w:t>h</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own</w:t>
      </w:r>
      <w:r>
        <w:rPr>
          <w:u w:val="none"/>
        </w:rPr>
        <w:t>ers</w:t>
      </w:r>
      <w:r>
        <w:rPr>
          <w:spacing w:val="1"/>
          <w:u w:val="none"/>
        </w:rPr>
        <w:t>h</w:t>
      </w:r>
      <w:r>
        <w:rPr>
          <w:u w:val="none"/>
        </w:rPr>
        <w:t>ip</w:t>
      </w:r>
      <w:r>
        <w:rPr>
          <w:spacing w:val="32"/>
          <w:u w:val="none"/>
        </w:rPr>
        <w:t xml:space="preserve"> </w:t>
      </w:r>
      <w:r>
        <w:rPr>
          <w:spacing w:val="1"/>
          <w:u w:val="none"/>
        </w:rPr>
        <w:t>o</w:t>
      </w:r>
      <w:r>
        <w:rPr>
          <w:u w:val="none"/>
        </w:rPr>
        <w:t>f</w:t>
      </w:r>
      <w:r>
        <w:rPr>
          <w:spacing w:val="33"/>
          <w:u w:val="none"/>
        </w:rPr>
        <w:t xml:space="preserve"> </w:t>
      </w:r>
      <w:r>
        <w:rPr>
          <w:spacing w:val="1"/>
          <w:u w:val="none"/>
        </w:rPr>
        <w:t>vo</w:t>
      </w:r>
      <w:r>
        <w:rPr>
          <w:u w:val="none"/>
        </w:rPr>
        <w:t>ti</w:t>
      </w:r>
      <w:r>
        <w:rPr>
          <w:spacing w:val="1"/>
          <w:u w:val="none"/>
        </w:rPr>
        <w:t>n</w:t>
      </w:r>
      <w:r>
        <w:rPr>
          <w:u w:val="none"/>
        </w:rPr>
        <w:t>g</w:t>
      </w:r>
      <w:r>
        <w:rPr>
          <w:spacing w:val="34"/>
          <w:u w:val="none"/>
        </w:rPr>
        <w:t xml:space="preserve"> </w:t>
      </w:r>
      <w:r>
        <w:rPr>
          <w:u w:val="none"/>
        </w:rPr>
        <w:t>sec</w:t>
      </w:r>
      <w:r>
        <w:rPr>
          <w:spacing w:val="1"/>
          <w:u w:val="none"/>
        </w:rPr>
        <w:t>u</w:t>
      </w:r>
      <w:r>
        <w:rPr>
          <w:u w:val="none"/>
        </w:rPr>
        <w:t>rities,</w:t>
      </w:r>
      <w:r>
        <w:rPr>
          <w:spacing w:val="33"/>
          <w:u w:val="none"/>
        </w:rPr>
        <w:t xml:space="preserve"> </w:t>
      </w:r>
      <w:r>
        <w:rPr>
          <w:spacing w:val="1"/>
          <w:u w:val="none"/>
        </w:rPr>
        <w:t>b</w:t>
      </w:r>
      <w:r>
        <w:rPr>
          <w:u w:val="none"/>
        </w:rPr>
        <w:t>y</w:t>
      </w:r>
      <w:r>
        <w:rPr>
          <w:spacing w:val="34"/>
          <w:u w:val="none"/>
        </w:rPr>
        <w:t xml:space="preserve"> </w:t>
      </w:r>
      <w:r>
        <w:rPr>
          <w:u w:val="none"/>
        </w:rPr>
        <w:t>c</w:t>
      </w:r>
      <w:r>
        <w:rPr>
          <w:spacing w:val="1"/>
          <w:u w:val="none"/>
        </w:rPr>
        <w:t>on</w:t>
      </w:r>
      <w:r>
        <w:rPr>
          <w:u w:val="none"/>
        </w:rPr>
        <w:t>tract</w:t>
      </w:r>
      <w:r>
        <w:rPr>
          <w:spacing w:val="33"/>
          <w:u w:val="none"/>
        </w:rPr>
        <w:t xml:space="preserve"> </w:t>
      </w:r>
      <w:r>
        <w:rPr>
          <w:spacing w:val="1"/>
          <w:u w:val="none"/>
        </w:rPr>
        <w:t>or</w:t>
      </w:r>
      <w:r>
        <w:rPr>
          <w:spacing w:val="2"/>
          <w:w w:val="10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t</w:t>
      </w:r>
      <w:r>
        <w:rPr>
          <w:spacing w:val="1"/>
          <w:u w:val="none"/>
        </w:rPr>
        <w:t>h</w:t>
      </w:r>
      <w:r>
        <w:rPr>
          <w:u w:val="none"/>
        </w:rPr>
        <w:t>e</w:t>
      </w:r>
      <w:r>
        <w:rPr>
          <w:spacing w:val="24"/>
          <w:u w:val="none"/>
        </w:rPr>
        <w:t xml:space="preserve"> </w:t>
      </w:r>
      <w:r>
        <w:rPr>
          <w:u w:val="none"/>
        </w:rPr>
        <w:t>ter</w:t>
      </w:r>
      <w:r>
        <w:rPr>
          <w:spacing w:val="2"/>
          <w:u w:val="none"/>
        </w:rPr>
        <w:t>m</w:t>
      </w:r>
      <w:r>
        <w:rPr>
          <w:u w:val="none"/>
        </w:rPr>
        <w:t>s</w:t>
      </w:r>
      <w:r>
        <w:rPr>
          <w:spacing w:val="21"/>
          <w:u w:val="none"/>
        </w:rPr>
        <w:t xml:space="preserve"> </w:t>
      </w:r>
      <w:r>
        <w:rPr>
          <w:u w:val="none"/>
        </w:rPr>
        <w:t>“c</w:t>
      </w:r>
      <w:r>
        <w:rPr>
          <w:spacing w:val="1"/>
          <w:u w:val="none"/>
        </w:rPr>
        <w:t>o</w:t>
      </w:r>
      <w:r>
        <w:rPr>
          <w:u w:val="none"/>
        </w:rPr>
        <w:t>ntrollin</w:t>
      </w:r>
      <w:r>
        <w:rPr>
          <w:spacing w:val="1"/>
          <w:u w:val="none"/>
        </w:rPr>
        <w:t>g</w:t>
      </w:r>
      <w:r>
        <w:rPr>
          <w:u w:val="none"/>
        </w:rPr>
        <w:t>”</w:t>
      </w:r>
      <w:r>
        <w:rPr>
          <w:spacing w:val="24"/>
          <w:u w:val="none"/>
        </w:rPr>
        <w:t xml:space="preserve"> </w:t>
      </w:r>
      <w:r>
        <w:rPr>
          <w:u w:val="none"/>
        </w:rPr>
        <w:t>a</w:t>
      </w:r>
      <w:r>
        <w:rPr>
          <w:spacing w:val="1"/>
          <w:u w:val="none"/>
        </w:rPr>
        <w:t>n</w:t>
      </w:r>
      <w:r>
        <w:rPr>
          <w:u w:val="none"/>
        </w:rPr>
        <w:t>d</w:t>
      </w:r>
      <w:r>
        <w:rPr>
          <w:spacing w:val="23"/>
          <w:u w:val="none"/>
        </w:rPr>
        <w:t xml:space="preserve"> </w:t>
      </w:r>
      <w:r>
        <w:rPr>
          <w:u w:val="none"/>
        </w:rPr>
        <w:t>“c</w:t>
      </w:r>
      <w:r>
        <w:rPr>
          <w:spacing w:val="1"/>
          <w:u w:val="none"/>
        </w:rPr>
        <w:t>o</w:t>
      </w:r>
      <w:r>
        <w:rPr>
          <w:u w:val="none"/>
        </w:rPr>
        <w:t>ntrolle</w:t>
      </w:r>
      <w:r>
        <w:rPr>
          <w:spacing w:val="1"/>
          <w:u w:val="none"/>
        </w:rPr>
        <w:t>d</w:t>
      </w:r>
      <w:r>
        <w:rPr>
          <w:u w:val="none"/>
        </w:rPr>
        <w:t>”</w:t>
      </w:r>
      <w:r>
        <w:rPr>
          <w:spacing w:val="23"/>
          <w:u w:val="none"/>
        </w:rPr>
        <w:t xml:space="preserve"> </w:t>
      </w:r>
      <w:r>
        <w:rPr>
          <w:spacing w:val="1"/>
          <w:u w:val="none"/>
        </w:rPr>
        <w:t>h</w:t>
      </w:r>
      <w:r>
        <w:rPr>
          <w:u w:val="none"/>
        </w:rPr>
        <w:t>a</w:t>
      </w:r>
      <w:r>
        <w:rPr>
          <w:spacing w:val="1"/>
          <w:u w:val="none"/>
        </w:rPr>
        <w:t>v</w:t>
      </w:r>
      <w:r>
        <w:rPr>
          <w:u w:val="none"/>
        </w:rPr>
        <w:t>e</w:t>
      </w:r>
      <w:r>
        <w:rPr>
          <w:spacing w:val="23"/>
          <w:u w:val="none"/>
        </w:rPr>
        <w:t xml:space="preserve"> </w:t>
      </w:r>
      <w:r>
        <w:rPr>
          <w:spacing w:val="2"/>
          <w:u w:val="none"/>
        </w:rPr>
        <w:t>m</w:t>
      </w:r>
      <w:r>
        <w:rPr>
          <w:u w:val="none"/>
        </w:rPr>
        <w:t>ea</w:t>
      </w:r>
      <w:r>
        <w:rPr>
          <w:spacing w:val="1"/>
          <w:u w:val="none"/>
        </w:rPr>
        <w:t>n</w:t>
      </w:r>
      <w:r>
        <w:rPr>
          <w:u w:val="none"/>
        </w:rPr>
        <w:t>i</w:t>
      </w:r>
      <w:r>
        <w:rPr>
          <w:spacing w:val="1"/>
          <w:u w:val="none"/>
        </w:rPr>
        <w:t>ng</w:t>
      </w:r>
      <w:r>
        <w:rPr>
          <w:u w:val="none"/>
        </w:rPr>
        <w:t>s</w:t>
      </w:r>
      <w:r>
        <w:rPr>
          <w:spacing w:val="22"/>
          <w:u w:val="none"/>
        </w:rPr>
        <w:t xml:space="preserve"> </w:t>
      </w:r>
      <w:r>
        <w:rPr>
          <w:u w:val="none"/>
        </w:rPr>
        <w:t>c</w:t>
      </w:r>
      <w:r>
        <w:rPr>
          <w:spacing w:val="1"/>
          <w:u w:val="none"/>
        </w:rPr>
        <w:t>o</w:t>
      </w:r>
      <w:r>
        <w:rPr>
          <w:u w:val="none"/>
        </w:rPr>
        <w:t>rrelative</w:t>
      </w:r>
      <w:r>
        <w:rPr>
          <w:spacing w:val="23"/>
          <w:u w:val="none"/>
        </w:rPr>
        <w:t xml:space="preserve"> </w:t>
      </w:r>
      <w:r>
        <w:rPr>
          <w:u w:val="none"/>
        </w:rPr>
        <w:t>to</w:t>
      </w:r>
      <w:r>
        <w:rPr>
          <w:spacing w:val="23"/>
          <w:u w:val="none"/>
        </w:rPr>
        <w:t xml:space="preserve"> </w:t>
      </w:r>
      <w:r>
        <w:rPr>
          <w:u w:val="none"/>
        </w:rPr>
        <w:t>the</w:t>
      </w:r>
      <w:r>
        <w:rPr>
          <w:spacing w:val="23"/>
          <w:u w:val="none"/>
        </w:rPr>
        <w:t xml:space="preserve"> </w:t>
      </w:r>
      <w:r>
        <w:rPr>
          <w:u w:val="none"/>
        </w:rPr>
        <w:t>fore</w:t>
      </w:r>
      <w:r>
        <w:rPr>
          <w:spacing w:val="1"/>
          <w:u w:val="none"/>
        </w:rPr>
        <w:t>g</w:t>
      </w:r>
      <w:r>
        <w:rPr>
          <w:u w:val="none"/>
        </w:rPr>
        <w:t>oing.</w:t>
      </w:r>
    </w:p>
    <w:p w14:paraId="4F5DC839" w14:textId="77777777" w:rsidR="000C19C9" w:rsidRDefault="000C19C9">
      <w:pPr>
        <w:spacing w:before="2" w:line="240" w:lineRule="exact"/>
        <w:rPr>
          <w:sz w:val="24"/>
          <w:szCs w:val="24"/>
        </w:rPr>
      </w:pPr>
    </w:p>
    <w:p w14:paraId="5BD71610" w14:textId="77777777" w:rsidR="000C19C9" w:rsidRDefault="00D3642A">
      <w:pPr>
        <w:pStyle w:val="BodyText"/>
        <w:numPr>
          <w:ilvl w:val="1"/>
          <w:numId w:val="3"/>
        </w:numPr>
        <w:tabs>
          <w:tab w:val="left" w:pos="1544"/>
        </w:tabs>
        <w:spacing w:line="252" w:lineRule="auto"/>
        <w:ind w:right="115" w:firstLine="720"/>
        <w:jc w:val="both"/>
        <w:rPr>
          <w:u w:val="none"/>
        </w:rPr>
      </w:pPr>
      <w:r>
        <w:rPr>
          <w:rFonts w:cs="Times New Roman"/>
          <w:b/>
          <w:bCs/>
          <w:spacing w:val="1"/>
          <w:u w:color="000000"/>
        </w:rPr>
        <w:t>A</w:t>
      </w:r>
      <w:r>
        <w:rPr>
          <w:rFonts w:cs="Times New Roman"/>
          <w:b/>
          <w:bCs/>
          <w:spacing w:val="2"/>
          <w:u w:color="000000"/>
        </w:rPr>
        <w:t>V</w:t>
      </w:r>
      <w:r>
        <w:rPr>
          <w:rFonts w:cs="Times New Roman"/>
          <w:b/>
          <w:bCs/>
          <w:spacing w:val="1"/>
          <w:u w:color="000000"/>
        </w:rPr>
        <w:t>A</w:t>
      </w:r>
      <w:r>
        <w:rPr>
          <w:rFonts w:cs="Times New Roman"/>
          <w:b/>
          <w:bCs/>
          <w:u w:color="000000"/>
        </w:rPr>
        <w:t>I</w:t>
      </w:r>
      <w:r>
        <w:rPr>
          <w:rFonts w:cs="Times New Roman"/>
          <w:b/>
          <w:bCs/>
          <w:spacing w:val="1"/>
          <w:u w:color="000000"/>
        </w:rPr>
        <w:t>LABL</w:t>
      </w:r>
      <w:r>
        <w:rPr>
          <w:rFonts w:cs="Times New Roman"/>
          <w:b/>
          <w:bCs/>
          <w:u w:color="000000"/>
        </w:rPr>
        <w:t>E</w:t>
      </w:r>
      <w:r>
        <w:rPr>
          <w:rFonts w:cs="Times New Roman"/>
          <w:b/>
          <w:bCs/>
          <w:spacing w:val="26"/>
          <w:u w:color="000000"/>
        </w:rPr>
        <w:t xml:space="preserve"> </w:t>
      </w:r>
      <w:r>
        <w:rPr>
          <w:rFonts w:cs="Times New Roman"/>
          <w:b/>
          <w:bCs/>
          <w:spacing w:val="1"/>
          <w:u w:color="000000"/>
        </w:rPr>
        <w:t>CAS</w:t>
      </w:r>
      <w:r>
        <w:rPr>
          <w:rFonts w:cs="Times New Roman"/>
          <w:b/>
          <w:bCs/>
          <w:u w:color="000000"/>
        </w:rPr>
        <w:t>H</w:t>
      </w:r>
      <w:r>
        <w:rPr>
          <w:rFonts w:cs="Times New Roman"/>
          <w:b/>
          <w:bCs/>
          <w:spacing w:val="26"/>
          <w:u w:color="000000"/>
        </w:rPr>
        <w:t xml:space="preserve"> </w:t>
      </w:r>
      <w:r>
        <w:rPr>
          <w:rFonts w:cs="Times New Roman"/>
          <w:b/>
          <w:bCs/>
          <w:spacing w:val="1"/>
          <w:u w:color="000000"/>
        </w:rPr>
        <w:t>FL</w:t>
      </w:r>
      <w:r>
        <w:rPr>
          <w:rFonts w:cs="Times New Roman"/>
          <w:b/>
          <w:bCs/>
          <w:spacing w:val="2"/>
          <w:u w:color="000000"/>
        </w:rPr>
        <w:t>O</w:t>
      </w:r>
      <w:r>
        <w:rPr>
          <w:rFonts w:cs="Times New Roman"/>
          <w:b/>
          <w:bCs/>
          <w:u w:color="000000"/>
        </w:rPr>
        <w:t>W</w:t>
      </w:r>
      <w:r>
        <w:rPr>
          <w:rFonts w:cs="Times New Roman"/>
          <w:b/>
          <w:bCs/>
          <w:spacing w:val="28"/>
          <w:u w:color="000000"/>
        </w:rPr>
        <w:t xml:space="preserve"> </w:t>
      </w:r>
      <w:r>
        <w:rPr>
          <w:rFonts w:cs="Times New Roman"/>
          <w:b/>
          <w:bCs/>
          <w:spacing w:val="1"/>
          <w:u w:color="000000"/>
        </w:rPr>
        <w:t>FR</w:t>
      </w:r>
      <w:r>
        <w:rPr>
          <w:rFonts w:cs="Times New Roman"/>
          <w:b/>
          <w:bCs/>
          <w:spacing w:val="2"/>
          <w:u w:color="000000"/>
        </w:rPr>
        <w:t>O</w:t>
      </w:r>
      <w:r>
        <w:rPr>
          <w:rFonts w:cs="Times New Roman"/>
          <w:b/>
          <w:bCs/>
          <w:u w:color="000000"/>
        </w:rPr>
        <w:t>M</w:t>
      </w:r>
      <w:r>
        <w:rPr>
          <w:rFonts w:cs="Times New Roman"/>
          <w:b/>
          <w:bCs/>
          <w:spacing w:val="27"/>
          <w:u w:color="000000"/>
        </w:rPr>
        <w:t xml:space="preserve"> </w:t>
      </w:r>
      <w:r>
        <w:rPr>
          <w:rFonts w:cs="Times New Roman"/>
          <w:b/>
          <w:bCs/>
          <w:spacing w:val="2"/>
          <w:u w:color="000000"/>
        </w:rPr>
        <w:t>O</w:t>
      </w:r>
      <w:r>
        <w:rPr>
          <w:rFonts w:cs="Times New Roman"/>
          <w:b/>
          <w:bCs/>
          <w:spacing w:val="1"/>
          <w:u w:color="000000"/>
        </w:rPr>
        <w:t>PERAT</w:t>
      </w:r>
      <w:r>
        <w:rPr>
          <w:rFonts w:cs="Times New Roman"/>
          <w:b/>
          <w:bCs/>
          <w:u w:color="000000"/>
        </w:rPr>
        <w:t>I</w:t>
      </w:r>
      <w:r>
        <w:rPr>
          <w:rFonts w:cs="Times New Roman"/>
          <w:b/>
          <w:bCs/>
          <w:spacing w:val="2"/>
          <w:u w:color="000000"/>
        </w:rPr>
        <w:t>O</w:t>
      </w:r>
      <w:r>
        <w:rPr>
          <w:rFonts w:cs="Times New Roman"/>
          <w:b/>
          <w:bCs/>
          <w:spacing w:val="1"/>
          <w:u w:color="000000"/>
        </w:rPr>
        <w:t>N</w:t>
      </w:r>
      <w:r>
        <w:rPr>
          <w:rFonts w:cs="Times New Roman"/>
          <w:b/>
          <w:bCs/>
          <w:u w:color="000000"/>
        </w:rPr>
        <w:t>S</w:t>
      </w:r>
      <w:r>
        <w:rPr>
          <w:rFonts w:cs="Times New Roman"/>
          <w:b/>
          <w:bCs/>
          <w:u w:val="none"/>
        </w:rPr>
        <w:t>.</w:t>
      </w:r>
      <w:r>
        <w:rPr>
          <w:rFonts w:cs="Times New Roman"/>
          <w:b/>
          <w:bCs/>
          <w:spacing w:val="26"/>
          <w:u w:val="none"/>
        </w:rPr>
        <w:t xml:space="preserve"> </w:t>
      </w:r>
      <w:r>
        <w:rPr>
          <w:u w:val="none"/>
        </w:rPr>
        <w:t>“</w:t>
      </w:r>
      <w:r>
        <w:rPr>
          <w:spacing w:val="1"/>
          <w:u w:val="none"/>
        </w:rPr>
        <w:t>Av</w:t>
      </w:r>
      <w:r>
        <w:rPr>
          <w:u w:val="none"/>
        </w:rPr>
        <w:t>aila</w:t>
      </w:r>
      <w:r>
        <w:rPr>
          <w:spacing w:val="1"/>
          <w:u w:val="none"/>
        </w:rPr>
        <w:t>b</w:t>
      </w:r>
      <w:r>
        <w:rPr>
          <w:u w:val="none"/>
        </w:rPr>
        <w:t>le</w:t>
      </w:r>
      <w:r>
        <w:rPr>
          <w:spacing w:val="26"/>
          <w:u w:val="none"/>
        </w:rPr>
        <w:t xml:space="preserve"> </w:t>
      </w:r>
      <w:r>
        <w:rPr>
          <w:spacing w:val="1"/>
          <w:u w:val="none"/>
        </w:rPr>
        <w:t>C</w:t>
      </w:r>
      <w:r>
        <w:rPr>
          <w:u w:val="none"/>
        </w:rPr>
        <w:t>ash</w:t>
      </w:r>
      <w:r>
        <w:rPr>
          <w:spacing w:val="26"/>
          <w:u w:val="none"/>
        </w:rPr>
        <w:t xml:space="preserve"> </w:t>
      </w:r>
      <w:r>
        <w:rPr>
          <w:spacing w:val="1"/>
          <w:u w:val="none"/>
        </w:rPr>
        <w:t>F</w:t>
      </w:r>
      <w:r>
        <w:rPr>
          <w:u w:val="none"/>
        </w:rPr>
        <w:t>l</w:t>
      </w:r>
      <w:r>
        <w:rPr>
          <w:spacing w:val="1"/>
          <w:u w:val="none"/>
        </w:rPr>
        <w:t>o</w:t>
      </w:r>
      <w:r>
        <w:rPr>
          <w:u w:val="none"/>
        </w:rPr>
        <w:t>w</w:t>
      </w:r>
      <w:r>
        <w:rPr>
          <w:spacing w:val="28"/>
          <w:u w:val="none"/>
        </w:rPr>
        <w:t xml:space="preserve"> </w:t>
      </w:r>
      <w:r>
        <w:rPr>
          <w:u w:val="none"/>
        </w:rPr>
        <w:t>fr</w:t>
      </w:r>
      <w:r>
        <w:rPr>
          <w:spacing w:val="1"/>
          <w:u w:val="none"/>
        </w:rPr>
        <w:t>o</w:t>
      </w:r>
      <w:r>
        <w:rPr>
          <w:u w:val="none"/>
        </w:rPr>
        <w:t>m</w:t>
      </w:r>
      <w:r>
        <w:rPr>
          <w:w w:val="102"/>
          <w:u w:val="none"/>
        </w:rPr>
        <w:t xml:space="preserve"> </w:t>
      </w:r>
      <w:r>
        <w:rPr>
          <w:spacing w:val="1"/>
          <w:u w:val="none"/>
        </w:rPr>
        <w:t>Op</w:t>
      </w:r>
      <w:r>
        <w:rPr>
          <w:u w:val="none"/>
        </w:rPr>
        <w:t>erati</w:t>
      </w:r>
      <w:r>
        <w:rPr>
          <w:spacing w:val="1"/>
          <w:u w:val="none"/>
        </w:rPr>
        <w:t>on</w:t>
      </w:r>
      <w:r>
        <w:rPr>
          <w:u w:val="none"/>
        </w:rPr>
        <w:t>s”</w:t>
      </w:r>
      <w:r>
        <w:rPr>
          <w:spacing w:val="17"/>
          <w:u w:val="none"/>
        </w:rPr>
        <w:t xml:space="preserve"> </w:t>
      </w:r>
      <w:r>
        <w:rPr>
          <w:spacing w:val="2"/>
          <w:u w:val="none"/>
        </w:rPr>
        <w:t>m</w:t>
      </w:r>
      <w:r>
        <w:rPr>
          <w:u w:val="none"/>
        </w:rPr>
        <w:t>ea</w:t>
      </w:r>
      <w:r>
        <w:rPr>
          <w:spacing w:val="1"/>
          <w:u w:val="none"/>
        </w:rPr>
        <w:t>n</w:t>
      </w:r>
      <w:r>
        <w:rPr>
          <w:u w:val="none"/>
        </w:rPr>
        <w:t>s,</w:t>
      </w:r>
      <w:r>
        <w:rPr>
          <w:spacing w:val="16"/>
          <w:u w:val="none"/>
        </w:rPr>
        <w:t xml:space="preserve"> </w:t>
      </w:r>
      <w:r>
        <w:rPr>
          <w:spacing w:val="1"/>
          <w:u w:val="none"/>
        </w:rPr>
        <w:t>w</w:t>
      </w:r>
      <w:r>
        <w:rPr>
          <w:u w:val="none"/>
        </w:rPr>
        <w:t>ith</w:t>
      </w:r>
      <w:r>
        <w:rPr>
          <w:spacing w:val="17"/>
          <w:u w:val="none"/>
        </w:rPr>
        <w:t xml:space="preserve"> </w:t>
      </w:r>
      <w:r>
        <w:rPr>
          <w:u w:val="none"/>
        </w:rPr>
        <w:t>res</w:t>
      </w:r>
      <w:r>
        <w:rPr>
          <w:spacing w:val="1"/>
          <w:u w:val="none"/>
        </w:rPr>
        <w:t>p</w:t>
      </w:r>
      <w:r>
        <w:rPr>
          <w:u w:val="none"/>
        </w:rPr>
        <w:t>ect</w:t>
      </w:r>
      <w:r>
        <w:rPr>
          <w:spacing w:val="16"/>
          <w:u w:val="none"/>
        </w:rPr>
        <w:t xml:space="preserve"> </w:t>
      </w:r>
      <w:r>
        <w:rPr>
          <w:u w:val="none"/>
        </w:rPr>
        <w:t>to</w:t>
      </w:r>
      <w:r>
        <w:rPr>
          <w:spacing w:val="17"/>
          <w:u w:val="none"/>
        </w:rPr>
        <w:t xml:space="preserve"> </w:t>
      </w:r>
      <w:r>
        <w:rPr>
          <w:u w:val="none"/>
        </w:rPr>
        <w:t>a</w:t>
      </w:r>
      <w:r>
        <w:rPr>
          <w:spacing w:val="1"/>
          <w:u w:val="none"/>
        </w:rPr>
        <w:t>n</w:t>
      </w:r>
      <w:r>
        <w:rPr>
          <w:u w:val="none"/>
        </w:rPr>
        <w:t>y</w:t>
      </w:r>
      <w:r>
        <w:rPr>
          <w:spacing w:val="17"/>
          <w:u w:val="none"/>
        </w:rPr>
        <w:t xml:space="preserve"> </w:t>
      </w:r>
      <w:r>
        <w:rPr>
          <w:spacing w:val="1"/>
          <w:u w:val="none"/>
        </w:rPr>
        <w:t>F</w:t>
      </w:r>
      <w:r>
        <w:rPr>
          <w:u w:val="none"/>
        </w:rPr>
        <w:t>iscal</w:t>
      </w:r>
      <w:r>
        <w:rPr>
          <w:spacing w:val="16"/>
          <w:u w:val="none"/>
        </w:rPr>
        <w:t xml:space="preserve"> </w:t>
      </w:r>
      <w:r>
        <w:rPr>
          <w:spacing w:val="1"/>
          <w:u w:val="none"/>
        </w:rPr>
        <w:t>Y</w:t>
      </w:r>
      <w:r>
        <w:rPr>
          <w:u w:val="none"/>
        </w:rPr>
        <w:t>ear</w:t>
      </w:r>
      <w:r>
        <w:rPr>
          <w:spacing w:val="15"/>
          <w:u w:val="none"/>
        </w:rPr>
        <w:t xml:space="preserve"> </w:t>
      </w:r>
      <w:r>
        <w:rPr>
          <w:spacing w:val="1"/>
          <w:u w:val="none"/>
        </w:rPr>
        <w:t>o</w:t>
      </w:r>
      <w:r>
        <w:rPr>
          <w:u w:val="none"/>
        </w:rPr>
        <w:t>r</w:t>
      </w:r>
      <w:r>
        <w:rPr>
          <w:spacing w:val="16"/>
          <w:u w:val="none"/>
        </w:rPr>
        <w:t xml:space="preserve"> </w:t>
      </w:r>
      <w:r>
        <w:rPr>
          <w:spacing w:val="1"/>
          <w:u w:val="none"/>
        </w:rPr>
        <w:t>o</w:t>
      </w:r>
      <w:r>
        <w:rPr>
          <w:u w:val="none"/>
        </w:rPr>
        <w:t>t</w:t>
      </w:r>
      <w:r>
        <w:rPr>
          <w:spacing w:val="1"/>
          <w:u w:val="none"/>
        </w:rPr>
        <w:t>h</w:t>
      </w:r>
      <w:r>
        <w:rPr>
          <w:u w:val="none"/>
        </w:rPr>
        <w:t>er</w:t>
      </w:r>
      <w:r>
        <w:rPr>
          <w:spacing w:val="16"/>
          <w:u w:val="none"/>
        </w:rPr>
        <w:t xml:space="preserve"> </w:t>
      </w:r>
      <w:r>
        <w:rPr>
          <w:spacing w:val="1"/>
          <w:u w:val="none"/>
        </w:rPr>
        <w:t>p</w:t>
      </w:r>
      <w:r>
        <w:rPr>
          <w:u w:val="none"/>
        </w:rPr>
        <w:t>eri</w:t>
      </w:r>
      <w:r>
        <w:rPr>
          <w:spacing w:val="1"/>
          <w:u w:val="none"/>
        </w:rPr>
        <w:t>od</w:t>
      </w:r>
      <w:r>
        <w:rPr>
          <w:u w:val="none"/>
        </w:rPr>
        <w:t>,</w:t>
      </w:r>
      <w:r>
        <w:rPr>
          <w:spacing w:val="16"/>
          <w:u w:val="none"/>
        </w:rPr>
        <w:t xml:space="preserve"> </w:t>
      </w:r>
      <w:r>
        <w:rPr>
          <w:u w:val="none"/>
        </w:rPr>
        <w:t>t</w:t>
      </w:r>
      <w:r>
        <w:rPr>
          <w:spacing w:val="1"/>
          <w:u w:val="none"/>
        </w:rPr>
        <w:t>h</w:t>
      </w:r>
      <w:r>
        <w:rPr>
          <w:u w:val="none"/>
        </w:rPr>
        <w:t>e</w:t>
      </w:r>
      <w:r>
        <w:rPr>
          <w:spacing w:val="1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17"/>
          <w:u w:val="none"/>
        </w:rPr>
        <w:t xml:space="preserve"> </w:t>
      </w:r>
      <w:r>
        <w:rPr>
          <w:u w:val="none"/>
        </w:rPr>
        <w:t>realized</w:t>
      </w:r>
      <w:r>
        <w:rPr>
          <w:spacing w:val="17"/>
          <w:u w:val="none"/>
        </w:rPr>
        <w:t xml:space="preserve"> </w:t>
      </w:r>
      <w:r>
        <w:rPr>
          <w:spacing w:val="1"/>
          <w:u w:val="none"/>
        </w:rPr>
        <w:t>b</w:t>
      </w:r>
      <w:r>
        <w:rPr>
          <w:u w:val="none"/>
        </w:rPr>
        <w:t>y</w:t>
      </w:r>
      <w:r>
        <w:rPr>
          <w:spacing w:val="18"/>
          <w:u w:val="none"/>
        </w:rPr>
        <w:t xml:space="preserve"> </w:t>
      </w:r>
      <w:r>
        <w:rPr>
          <w:u w:val="none"/>
        </w:rPr>
        <w:t>t</w:t>
      </w:r>
      <w:r>
        <w:rPr>
          <w:spacing w:val="1"/>
          <w:u w:val="none"/>
        </w:rPr>
        <w:t>h</w:t>
      </w:r>
      <w:r>
        <w:rPr>
          <w:u w:val="none"/>
        </w:rPr>
        <w:t>e</w:t>
      </w:r>
      <w:r>
        <w:rPr>
          <w:spacing w:val="1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fr</w:t>
      </w:r>
      <w:r>
        <w:rPr>
          <w:spacing w:val="1"/>
          <w:u w:val="none"/>
        </w:rPr>
        <w:t>o</w:t>
      </w:r>
      <w:r>
        <w:rPr>
          <w:u w:val="none"/>
        </w:rPr>
        <w:t>m</w:t>
      </w:r>
      <w:r>
        <w:rPr>
          <w:spacing w:val="29"/>
          <w:u w:val="none"/>
        </w:rPr>
        <w:t xml:space="preserve"> </w:t>
      </w:r>
      <w:r>
        <w:rPr>
          <w:u w:val="none"/>
        </w:rPr>
        <w:t>all</w:t>
      </w:r>
      <w:r>
        <w:rPr>
          <w:spacing w:val="27"/>
          <w:u w:val="none"/>
        </w:rPr>
        <w:t xml:space="preserve"> </w:t>
      </w:r>
      <w:r>
        <w:rPr>
          <w:u w:val="none"/>
        </w:rPr>
        <w:t>s</w:t>
      </w:r>
      <w:r>
        <w:rPr>
          <w:spacing w:val="1"/>
          <w:u w:val="none"/>
        </w:rPr>
        <w:t>ou</w:t>
      </w:r>
      <w:r>
        <w:rPr>
          <w:u w:val="none"/>
        </w:rPr>
        <w:t>rces</w:t>
      </w:r>
      <w:r>
        <w:rPr>
          <w:spacing w:val="27"/>
          <w:u w:val="none"/>
        </w:rPr>
        <w:t xml:space="preserve"> </w:t>
      </w:r>
      <w:r>
        <w:rPr>
          <w:u w:val="none"/>
        </w:rPr>
        <w:t>(</w:t>
      </w:r>
      <w:r>
        <w:rPr>
          <w:spacing w:val="1"/>
          <w:u w:val="none"/>
        </w:rPr>
        <w:t>o</w:t>
      </w:r>
      <w:r>
        <w:rPr>
          <w:u w:val="none"/>
        </w:rPr>
        <w:t>t</w:t>
      </w:r>
      <w:r>
        <w:rPr>
          <w:spacing w:val="1"/>
          <w:u w:val="none"/>
        </w:rPr>
        <w:t>h</w:t>
      </w:r>
      <w:r>
        <w:rPr>
          <w:u w:val="none"/>
        </w:rPr>
        <w:t>er</w:t>
      </w:r>
      <w:r>
        <w:rPr>
          <w:spacing w:val="28"/>
          <w:u w:val="none"/>
        </w:rPr>
        <w:t xml:space="preserve"> </w:t>
      </w:r>
      <w:r>
        <w:rPr>
          <w:u w:val="none"/>
        </w:rPr>
        <w:t>t</w:t>
      </w:r>
      <w:r>
        <w:rPr>
          <w:spacing w:val="1"/>
          <w:u w:val="none"/>
        </w:rPr>
        <w:t>h</w:t>
      </w:r>
      <w:r>
        <w:rPr>
          <w:u w:val="none"/>
        </w:rPr>
        <w:t>an</w:t>
      </w:r>
      <w:r>
        <w:rPr>
          <w:spacing w:val="28"/>
          <w:u w:val="none"/>
        </w:rPr>
        <w:t xml:space="preserve"> </w:t>
      </w:r>
      <w:r>
        <w:rPr>
          <w:spacing w:val="1"/>
          <w:u w:val="none"/>
        </w:rPr>
        <w:t>N</w:t>
      </w:r>
      <w:r>
        <w:rPr>
          <w:u w:val="none"/>
        </w:rPr>
        <w:t>et</w:t>
      </w:r>
      <w:r>
        <w:rPr>
          <w:spacing w:val="27"/>
          <w:u w:val="none"/>
        </w:rPr>
        <w:t xml:space="preserve"> </w:t>
      </w:r>
      <w:r>
        <w:rPr>
          <w:spacing w:val="1"/>
          <w:u w:val="none"/>
        </w:rPr>
        <w:t>F</w:t>
      </w:r>
      <w:r>
        <w:rPr>
          <w:u w:val="none"/>
        </w:rPr>
        <w:t>i</w:t>
      </w:r>
      <w:r>
        <w:rPr>
          <w:spacing w:val="1"/>
          <w:u w:val="none"/>
        </w:rPr>
        <w:t>n</w:t>
      </w:r>
      <w:r>
        <w:rPr>
          <w:u w:val="none"/>
        </w:rPr>
        <w:t>a</w:t>
      </w:r>
      <w:r>
        <w:rPr>
          <w:spacing w:val="1"/>
          <w:u w:val="none"/>
        </w:rPr>
        <w:t>n</w:t>
      </w:r>
      <w:r>
        <w:rPr>
          <w:u w:val="none"/>
        </w:rPr>
        <w:t>ci</w:t>
      </w:r>
      <w:r>
        <w:rPr>
          <w:spacing w:val="1"/>
          <w:u w:val="none"/>
        </w:rPr>
        <w:t>n</w:t>
      </w:r>
      <w:r>
        <w:rPr>
          <w:u w:val="none"/>
        </w:rPr>
        <w:t>g</w:t>
      </w:r>
      <w:r>
        <w:rPr>
          <w:spacing w:val="2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8"/>
          <w:u w:val="none"/>
        </w:rPr>
        <w:t xml:space="preserve"> </w:t>
      </w:r>
      <w:r>
        <w:rPr>
          <w:spacing w:val="1"/>
          <w:u w:val="none"/>
        </w:rPr>
        <w:t>o</w:t>
      </w:r>
      <w:r>
        <w:rPr>
          <w:u w:val="none"/>
        </w:rPr>
        <w:t>r</w:t>
      </w:r>
      <w:r>
        <w:rPr>
          <w:spacing w:val="27"/>
          <w:u w:val="none"/>
        </w:rPr>
        <w:t xml:space="preserve"> </w:t>
      </w:r>
      <w:r>
        <w:rPr>
          <w:spacing w:val="1"/>
          <w:u w:val="none"/>
        </w:rPr>
        <w:t>N</w:t>
      </w:r>
      <w:r>
        <w:rPr>
          <w:u w:val="none"/>
        </w:rPr>
        <w:t>et</w:t>
      </w:r>
      <w:r>
        <w:rPr>
          <w:spacing w:val="27"/>
          <w:u w:val="none"/>
        </w:rPr>
        <w:t xml:space="preserve"> </w:t>
      </w:r>
      <w:r>
        <w:rPr>
          <w:spacing w:val="1"/>
          <w:u w:val="none"/>
        </w:rPr>
        <w:t>S</w:t>
      </w:r>
      <w:r>
        <w:rPr>
          <w:u w:val="none"/>
        </w:rPr>
        <w:t>ale</w:t>
      </w:r>
      <w:r>
        <w:rPr>
          <w:spacing w:val="2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6"/>
          <w:u w:val="none"/>
        </w:rPr>
        <w:t xml:space="preserve"> </w:t>
      </w:r>
      <w:r>
        <w:rPr>
          <w:u w:val="none"/>
        </w:rPr>
        <w:t>less</w:t>
      </w:r>
      <w:r>
        <w:rPr>
          <w:spacing w:val="27"/>
          <w:u w:val="none"/>
        </w:rPr>
        <w:t xml:space="preserve"> </w:t>
      </w:r>
      <w:r>
        <w:rPr>
          <w:u w:val="none"/>
        </w:rPr>
        <w:t>t</w:t>
      </w:r>
      <w:r>
        <w:rPr>
          <w:spacing w:val="1"/>
          <w:u w:val="none"/>
        </w:rPr>
        <w:t>h</w:t>
      </w:r>
      <w:r>
        <w:rPr>
          <w:u w:val="none"/>
        </w:rPr>
        <w:t>e</w:t>
      </w:r>
      <w:r>
        <w:rPr>
          <w:spacing w:val="28"/>
          <w:u w:val="none"/>
        </w:rPr>
        <w:t xml:space="preserve"> </w:t>
      </w:r>
      <w:r>
        <w:rPr>
          <w:u w:val="none"/>
        </w:rPr>
        <w:t>s</w:t>
      </w:r>
      <w:r>
        <w:rPr>
          <w:spacing w:val="1"/>
          <w:u w:val="none"/>
        </w:rPr>
        <w:t>u</w:t>
      </w:r>
      <w:r>
        <w:rPr>
          <w:u w:val="none"/>
        </w:rPr>
        <w:t>m</w:t>
      </w:r>
      <w:r>
        <w:rPr>
          <w:spacing w:val="29"/>
          <w:u w:val="none"/>
        </w:rPr>
        <w:t xml:space="preserve"> </w:t>
      </w:r>
      <w:r>
        <w:rPr>
          <w:spacing w:val="1"/>
          <w:u w:val="none"/>
        </w:rPr>
        <w:t>o</w:t>
      </w:r>
      <w:r>
        <w:rPr>
          <w:u w:val="none"/>
        </w:rPr>
        <w:t>f</w:t>
      </w:r>
      <w:r>
        <w:rPr>
          <w:spacing w:val="27"/>
          <w:u w:val="none"/>
        </w:rPr>
        <w:t xml:space="preserve"> </w:t>
      </w:r>
      <w:r>
        <w:rPr>
          <w:u w:val="none"/>
        </w:rPr>
        <w:t>(a)</w:t>
      </w:r>
      <w:r>
        <w:rPr>
          <w:spacing w:val="27"/>
          <w:u w:val="none"/>
        </w:rPr>
        <w:t xml:space="preserve"> </w:t>
      </w:r>
      <w:r>
        <w:rPr>
          <w:spacing w:val="1"/>
          <w:u w:val="none"/>
        </w:rPr>
        <w:t>op</w:t>
      </w:r>
      <w:r>
        <w:rPr>
          <w:u w:val="none"/>
        </w:rPr>
        <w:t>erati</w:t>
      </w:r>
      <w:r>
        <w:rPr>
          <w:spacing w:val="1"/>
          <w:u w:val="none"/>
        </w:rPr>
        <w:t>n</w:t>
      </w:r>
      <w:r>
        <w:rPr>
          <w:u w:val="none"/>
        </w:rPr>
        <w:t>g</w:t>
      </w:r>
      <w:r>
        <w:rPr>
          <w:w w:val="102"/>
          <w:u w:val="none"/>
        </w:rPr>
        <w:t xml:space="preserve"> </w:t>
      </w:r>
      <w:r>
        <w:rPr>
          <w:u w:val="none"/>
        </w:rPr>
        <w:t>e</w:t>
      </w:r>
      <w:r>
        <w:rPr>
          <w:spacing w:val="1"/>
          <w:u w:val="none"/>
        </w:rPr>
        <w:t>x</w:t>
      </w:r>
      <w:r>
        <w:rPr>
          <w:u w:val="none"/>
        </w:rPr>
        <w:t>pe</w:t>
      </w:r>
      <w:r>
        <w:rPr>
          <w:spacing w:val="1"/>
          <w:u w:val="none"/>
        </w:rPr>
        <w:t>n</w:t>
      </w:r>
      <w:r>
        <w:rPr>
          <w:u w:val="none"/>
        </w:rPr>
        <w:t>ses,</w:t>
      </w:r>
      <w:r>
        <w:rPr>
          <w:spacing w:val="50"/>
          <w:u w:val="none"/>
        </w:rPr>
        <w:t xml:space="preserve"> </w:t>
      </w:r>
      <w:r>
        <w:rPr>
          <w:u w:val="none"/>
        </w:rPr>
        <w:t>(b)</w:t>
      </w:r>
      <w:r>
        <w:rPr>
          <w:spacing w:val="50"/>
          <w:u w:val="none"/>
        </w:rPr>
        <w:t xml:space="preserve"> </w:t>
      </w:r>
      <w:r>
        <w:rPr>
          <w:u w:val="none"/>
        </w:rPr>
        <w:t>interest</w:t>
      </w:r>
      <w:r>
        <w:rPr>
          <w:spacing w:val="51"/>
          <w:u w:val="none"/>
        </w:rPr>
        <w:t xml:space="preserve"> </w:t>
      </w:r>
      <w:r>
        <w:rPr>
          <w:u w:val="none"/>
        </w:rPr>
        <w:t>a</w:t>
      </w:r>
      <w:r>
        <w:rPr>
          <w:spacing w:val="1"/>
          <w:u w:val="none"/>
        </w:rPr>
        <w:t>n</w:t>
      </w:r>
      <w:r>
        <w:rPr>
          <w:u w:val="none"/>
        </w:rPr>
        <w:t>d</w:t>
      </w:r>
      <w:r>
        <w:rPr>
          <w:spacing w:val="51"/>
          <w:u w:val="none"/>
        </w:rPr>
        <w:t xml:space="preserve"> </w:t>
      </w:r>
      <w:r>
        <w:rPr>
          <w:u w:val="none"/>
        </w:rPr>
        <w:t>principal</w:t>
      </w:r>
      <w:r>
        <w:rPr>
          <w:spacing w:val="51"/>
          <w:u w:val="none"/>
        </w:rPr>
        <w:t xml:space="preserve"> </w:t>
      </w:r>
      <w:r>
        <w:rPr>
          <w:u w:val="none"/>
        </w:rPr>
        <w:t>pa</w:t>
      </w:r>
      <w:r>
        <w:rPr>
          <w:spacing w:val="1"/>
          <w:u w:val="none"/>
        </w:rPr>
        <w:t>y</w:t>
      </w:r>
      <w:r>
        <w:rPr>
          <w:spacing w:val="2"/>
          <w:u w:val="none"/>
        </w:rPr>
        <w:t>m</w:t>
      </w:r>
      <w:r>
        <w:rPr>
          <w:u w:val="none"/>
        </w:rPr>
        <w:t>e</w:t>
      </w:r>
      <w:r>
        <w:rPr>
          <w:spacing w:val="1"/>
          <w:u w:val="none"/>
        </w:rPr>
        <w:t>n</w:t>
      </w:r>
      <w:r>
        <w:rPr>
          <w:u w:val="none"/>
        </w:rPr>
        <w:t>ts</w:t>
      </w:r>
      <w:r>
        <w:rPr>
          <w:spacing w:val="51"/>
          <w:u w:val="none"/>
        </w:rPr>
        <w:t xml:space="preserve"> </w:t>
      </w:r>
      <w:r>
        <w:rPr>
          <w:spacing w:val="1"/>
          <w:u w:val="none"/>
        </w:rPr>
        <w:t>o</w:t>
      </w:r>
      <w:r>
        <w:rPr>
          <w:u w:val="none"/>
        </w:rPr>
        <w:t>n</w:t>
      </w:r>
      <w:r>
        <w:rPr>
          <w:spacing w:val="52"/>
          <w:u w:val="none"/>
        </w:rPr>
        <w:t xml:space="preserve"> </w:t>
      </w:r>
      <w:r>
        <w:rPr>
          <w:u w:val="none"/>
        </w:rPr>
        <w:t>all</w:t>
      </w:r>
      <w:r>
        <w:rPr>
          <w:spacing w:val="50"/>
          <w:u w:val="none"/>
        </w:rPr>
        <w:t xml:space="preserve"> </w:t>
      </w:r>
      <w:r>
        <w:rPr>
          <w:u w:val="none"/>
        </w:rPr>
        <w:t>i</w:t>
      </w:r>
      <w:r>
        <w:rPr>
          <w:spacing w:val="1"/>
          <w:u w:val="none"/>
        </w:rPr>
        <w:t>nd</w:t>
      </w:r>
      <w:r>
        <w:rPr>
          <w:u w:val="none"/>
        </w:rPr>
        <w:t>e</w:t>
      </w:r>
      <w:r>
        <w:rPr>
          <w:spacing w:val="1"/>
          <w:u w:val="none"/>
        </w:rPr>
        <w:t>b</w:t>
      </w:r>
      <w:r>
        <w:rPr>
          <w:u w:val="none"/>
        </w:rPr>
        <w:t>te</w:t>
      </w:r>
      <w:r>
        <w:rPr>
          <w:spacing w:val="1"/>
          <w:u w:val="none"/>
        </w:rPr>
        <w:t>dn</w:t>
      </w:r>
      <w:r>
        <w:rPr>
          <w:u w:val="none"/>
        </w:rPr>
        <w:t>ess</w:t>
      </w:r>
      <w:r>
        <w:rPr>
          <w:spacing w:val="50"/>
          <w:u w:val="none"/>
        </w:rPr>
        <w:t xml:space="preserve"> </w:t>
      </w:r>
      <w:r>
        <w:rPr>
          <w:spacing w:val="1"/>
          <w:u w:val="none"/>
        </w:rPr>
        <w:t>o</w:t>
      </w:r>
      <w:r>
        <w:rPr>
          <w:u w:val="none"/>
        </w:rPr>
        <w:t>f</w:t>
      </w:r>
      <w:r>
        <w:rPr>
          <w:spacing w:val="51"/>
          <w:u w:val="none"/>
        </w:rPr>
        <w:t xml:space="preserve"> </w:t>
      </w:r>
      <w:r>
        <w:rPr>
          <w:u w:val="none"/>
        </w:rPr>
        <w:t>t</w:t>
      </w:r>
      <w:r>
        <w:rPr>
          <w:spacing w:val="1"/>
          <w:u w:val="none"/>
        </w:rPr>
        <w:t>h</w:t>
      </w:r>
      <w:r>
        <w:rPr>
          <w:u w:val="none"/>
        </w:rPr>
        <w:t>e</w:t>
      </w:r>
      <w:r>
        <w:rPr>
          <w:spacing w:val="5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51"/>
          <w:u w:val="none"/>
        </w:rPr>
        <w:t xml:space="preserve"> </w:t>
      </w:r>
      <w:r>
        <w:rPr>
          <w:u w:val="none"/>
        </w:rPr>
        <w:t>a</w:t>
      </w:r>
      <w:r>
        <w:rPr>
          <w:spacing w:val="1"/>
          <w:u w:val="none"/>
        </w:rPr>
        <w:t>n</w:t>
      </w:r>
      <w:r>
        <w:rPr>
          <w:u w:val="none"/>
        </w:rPr>
        <w:t>d</w:t>
      </w:r>
      <w:r>
        <w:rPr>
          <w:spacing w:val="50"/>
          <w:u w:val="none"/>
        </w:rPr>
        <w:t xml:space="preserve"> </w:t>
      </w:r>
      <w:r>
        <w:rPr>
          <w:u w:val="none"/>
        </w:rPr>
        <w:t>(c)</w:t>
      </w:r>
      <w:r>
        <w:rPr>
          <w:spacing w:val="50"/>
          <w:u w:val="none"/>
        </w:rPr>
        <w:t xml:space="preserve"> </w:t>
      </w:r>
      <w:r>
        <w:rPr>
          <w:u w:val="none"/>
        </w:rPr>
        <w:t>reas</w:t>
      </w:r>
      <w:r>
        <w:rPr>
          <w:spacing w:val="1"/>
          <w:u w:val="none"/>
        </w:rPr>
        <w:t>on</w:t>
      </w:r>
      <w:r>
        <w:rPr>
          <w:u w:val="none"/>
        </w:rPr>
        <w:t>a</w:t>
      </w:r>
      <w:r>
        <w:rPr>
          <w:spacing w:val="1"/>
          <w:u w:val="none"/>
        </w:rPr>
        <w:t>b</w:t>
      </w:r>
      <w:r>
        <w:rPr>
          <w:u w:val="none"/>
        </w:rPr>
        <w:t>le</w:t>
      </w:r>
      <w:r>
        <w:rPr>
          <w:w w:val="102"/>
          <w:u w:val="none"/>
        </w:rPr>
        <w:t xml:space="preserve"> </w:t>
      </w:r>
      <w:r>
        <w:rPr>
          <w:u w:val="none"/>
        </w:rPr>
        <w:t>reser</w:t>
      </w:r>
      <w:r>
        <w:rPr>
          <w:spacing w:val="1"/>
          <w:u w:val="none"/>
        </w:rPr>
        <w:t>v</w:t>
      </w:r>
      <w:r>
        <w:rPr>
          <w:u w:val="none"/>
        </w:rPr>
        <w:t>es</w:t>
      </w:r>
      <w:r>
        <w:rPr>
          <w:spacing w:val="24"/>
          <w:u w:val="none"/>
        </w:rPr>
        <w:t xml:space="preserve"> </w:t>
      </w:r>
      <w:r>
        <w:rPr>
          <w:u w:val="none"/>
        </w:rPr>
        <w:t>f</w:t>
      </w:r>
      <w:r>
        <w:rPr>
          <w:spacing w:val="1"/>
          <w:u w:val="none"/>
        </w:rPr>
        <w:t>o</w:t>
      </w:r>
      <w:r>
        <w:rPr>
          <w:u w:val="none"/>
        </w:rPr>
        <w:t>r</w:t>
      </w:r>
      <w:r>
        <w:rPr>
          <w:spacing w:val="25"/>
          <w:u w:val="none"/>
        </w:rPr>
        <w:t xml:space="preserve"> </w:t>
      </w:r>
      <w:r>
        <w:rPr>
          <w:u w:val="none"/>
        </w:rPr>
        <w:t>c</w:t>
      </w:r>
      <w:r>
        <w:rPr>
          <w:spacing w:val="1"/>
          <w:u w:val="none"/>
        </w:rPr>
        <w:t>on</w:t>
      </w:r>
      <w:r>
        <w:rPr>
          <w:u w:val="none"/>
        </w:rPr>
        <w:t>ti</w:t>
      </w:r>
      <w:r>
        <w:rPr>
          <w:spacing w:val="1"/>
          <w:u w:val="none"/>
        </w:rPr>
        <w:t>ng</w:t>
      </w:r>
      <w:r>
        <w:rPr>
          <w:u w:val="none"/>
        </w:rPr>
        <w:t>e</w:t>
      </w:r>
      <w:r>
        <w:rPr>
          <w:spacing w:val="1"/>
          <w:u w:val="none"/>
        </w:rPr>
        <w:t>n</w:t>
      </w:r>
      <w:r>
        <w:rPr>
          <w:u w:val="none"/>
        </w:rPr>
        <w:t>cies,</w:t>
      </w:r>
      <w:r>
        <w:rPr>
          <w:spacing w:val="24"/>
          <w:u w:val="none"/>
        </w:rPr>
        <w:t xml:space="preserve"> </w:t>
      </w:r>
      <w:r>
        <w:rPr>
          <w:u w:val="none"/>
        </w:rPr>
        <w:t>i</w:t>
      </w:r>
      <w:r>
        <w:rPr>
          <w:spacing w:val="2"/>
          <w:u w:val="none"/>
        </w:rPr>
        <w:t>m</w:t>
      </w:r>
      <w:r>
        <w:rPr>
          <w:u w:val="none"/>
        </w:rPr>
        <w:t>prove</w:t>
      </w:r>
      <w:r>
        <w:rPr>
          <w:spacing w:val="2"/>
          <w:u w:val="none"/>
        </w:rPr>
        <w:t>m</w:t>
      </w:r>
      <w:r>
        <w:rPr>
          <w:u w:val="none"/>
        </w:rPr>
        <w:t>ents,</w:t>
      </w:r>
      <w:r>
        <w:rPr>
          <w:spacing w:val="24"/>
          <w:u w:val="none"/>
        </w:rPr>
        <w:t xml:space="preserve"> </w:t>
      </w:r>
      <w:r>
        <w:rPr>
          <w:u w:val="none"/>
        </w:rPr>
        <w:t>replace</w:t>
      </w:r>
      <w:r>
        <w:rPr>
          <w:spacing w:val="2"/>
          <w:u w:val="none"/>
        </w:rPr>
        <w:t>m</w:t>
      </w:r>
      <w:r>
        <w:rPr>
          <w:u w:val="none"/>
        </w:rPr>
        <w:t>ents,</w:t>
      </w:r>
      <w:r>
        <w:rPr>
          <w:spacing w:val="25"/>
          <w:u w:val="none"/>
        </w:rPr>
        <w:t xml:space="preserve"> </w:t>
      </w:r>
      <w:r>
        <w:rPr>
          <w:spacing w:val="2"/>
          <w:u w:val="none"/>
        </w:rPr>
        <w:t>w</w:t>
      </w:r>
      <w:r>
        <w:rPr>
          <w:u w:val="none"/>
        </w:rPr>
        <w:t>orki</w:t>
      </w:r>
      <w:r>
        <w:rPr>
          <w:spacing w:val="1"/>
          <w:u w:val="none"/>
        </w:rPr>
        <w:t>n</w:t>
      </w:r>
      <w:r>
        <w:rPr>
          <w:u w:val="none"/>
        </w:rPr>
        <w:t>g</w:t>
      </w:r>
      <w:r>
        <w:rPr>
          <w:spacing w:val="26"/>
          <w:u w:val="none"/>
        </w:rPr>
        <w:t xml:space="preserve"> </w:t>
      </w:r>
      <w:r>
        <w:rPr>
          <w:u w:val="none"/>
        </w:rPr>
        <w:t>capital</w:t>
      </w:r>
      <w:r>
        <w:rPr>
          <w:spacing w:val="25"/>
          <w:u w:val="none"/>
        </w:rPr>
        <w:t xml:space="preserve"> </w:t>
      </w:r>
      <w:r>
        <w:rPr>
          <w:u w:val="none"/>
        </w:rPr>
        <w:t>and</w:t>
      </w:r>
      <w:r>
        <w:rPr>
          <w:spacing w:val="26"/>
          <w:u w:val="none"/>
        </w:rPr>
        <w:t xml:space="preserve"> </w:t>
      </w:r>
      <w:r>
        <w:rPr>
          <w:u w:val="none"/>
        </w:rPr>
        <w:t>ot</w:t>
      </w:r>
      <w:r>
        <w:rPr>
          <w:spacing w:val="1"/>
          <w:u w:val="none"/>
        </w:rPr>
        <w:t>h</w:t>
      </w:r>
      <w:r>
        <w:rPr>
          <w:u w:val="none"/>
        </w:rPr>
        <w:t>er</w:t>
      </w:r>
      <w:r>
        <w:rPr>
          <w:spacing w:val="25"/>
          <w:u w:val="none"/>
        </w:rPr>
        <w:t xml:space="preserve"> </w:t>
      </w:r>
      <w:r>
        <w:rPr>
          <w:u w:val="none"/>
        </w:rPr>
        <w:t>antici</w:t>
      </w:r>
      <w:r>
        <w:rPr>
          <w:spacing w:val="1"/>
          <w:u w:val="none"/>
        </w:rPr>
        <w:t>p</w:t>
      </w:r>
      <w:r>
        <w:rPr>
          <w:u w:val="none"/>
        </w:rPr>
        <w:t>ated</w:t>
      </w:r>
      <w:r>
        <w:rPr>
          <w:spacing w:val="26"/>
          <w:u w:val="none"/>
        </w:rPr>
        <w:t xml:space="preserve"> </w:t>
      </w:r>
      <w:r>
        <w:rPr>
          <w:u w:val="none"/>
        </w:rPr>
        <w:t>obli</w:t>
      </w:r>
      <w:r>
        <w:rPr>
          <w:spacing w:val="1"/>
          <w:u w:val="none"/>
        </w:rPr>
        <w:t>g</w:t>
      </w:r>
      <w:r>
        <w:rPr>
          <w:u w:val="none"/>
        </w:rPr>
        <w:t>ati</w:t>
      </w:r>
      <w:r>
        <w:rPr>
          <w:spacing w:val="1"/>
          <w:u w:val="none"/>
        </w:rPr>
        <w:t>o</w:t>
      </w:r>
      <w:r>
        <w:rPr>
          <w:u w:val="none"/>
        </w:rPr>
        <w:t>ns</w:t>
      </w:r>
      <w:r>
        <w:rPr>
          <w:w w:val="102"/>
          <w:u w:val="none"/>
        </w:rPr>
        <w:t xml:space="preserve"> </w:t>
      </w:r>
      <w:r>
        <w:rPr>
          <w:u w:val="none"/>
        </w:rPr>
        <w:t>as</w:t>
      </w:r>
      <w:r>
        <w:rPr>
          <w:spacing w:val="22"/>
          <w:u w:val="none"/>
        </w:rPr>
        <w:t xml:space="preserve"> </w:t>
      </w:r>
      <w:r>
        <w:rPr>
          <w:u w:val="none"/>
        </w:rPr>
        <w:t>reasona</w:t>
      </w:r>
      <w:r>
        <w:rPr>
          <w:spacing w:val="1"/>
          <w:u w:val="none"/>
        </w:rPr>
        <w:t>b</w:t>
      </w:r>
      <w:r>
        <w:rPr>
          <w:u w:val="none"/>
        </w:rPr>
        <w:t>ly</w:t>
      </w:r>
      <w:r>
        <w:rPr>
          <w:spacing w:val="23"/>
          <w:u w:val="none"/>
        </w:rPr>
        <w:t xml:space="preserve"> </w:t>
      </w:r>
      <w:r>
        <w:rPr>
          <w:u w:val="none"/>
        </w:rPr>
        <w:t>deter</w:t>
      </w:r>
      <w:r>
        <w:rPr>
          <w:spacing w:val="2"/>
          <w:u w:val="none"/>
        </w:rPr>
        <w:t>m</w:t>
      </w:r>
      <w:r>
        <w:rPr>
          <w:u w:val="none"/>
        </w:rPr>
        <w:t>ined</w:t>
      </w:r>
      <w:r>
        <w:rPr>
          <w:spacing w:val="24"/>
          <w:u w:val="none"/>
        </w:rPr>
        <w:t xml:space="preserve"> </w:t>
      </w:r>
      <w:r>
        <w:rPr>
          <w:u w:val="none"/>
        </w:rPr>
        <w:t>by</w:t>
      </w:r>
      <w:r>
        <w:rPr>
          <w:spacing w:val="23"/>
          <w:u w:val="none"/>
        </w:rPr>
        <w:t xml:space="preserve"> </w:t>
      </w:r>
      <w:r>
        <w:rPr>
          <w:u w:val="none"/>
        </w:rPr>
        <w:t>the</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p>
    <w:p w14:paraId="6576381B" w14:textId="77777777" w:rsidR="000C19C9" w:rsidRDefault="000C19C9">
      <w:pPr>
        <w:spacing w:before="16" w:line="220" w:lineRule="exact"/>
      </w:pPr>
    </w:p>
    <w:p w14:paraId="03534AEA" w14:textId="77777777" w:rsidR="000C19C9" w:rsidRDefault="00D3642A">
      <w:pPr>
        <w:pStyle w:val="Heading1"/>
        <w:numPr>
          <w:ilvl w:val="1"/>
          <w:numId w:val="3"/>
        </w:numPr>
        <w:tabs>
          <w:tab w:val="left" w:pos="1544"/>
        </w:tabs>
        <w:ind w:left="1544"/>
        <w:rPr>
          <w:b w:val="0"/>
          <w:bCs w:val="0"/>
        </w:rPr>
      </w:pPr>
      <w:r>
        <w:rPr>
          <w:spacing w:val="1"/>
          <w:u w:val="single" w:color="000000"/>
        </w:rPr>
        <w:t>A</w:t>
      </w:r>
      <w:r>
        <w:rPr>
          <w:spacing w:val="2"/>
          <w:u w:val="single" w:color="000000"/>
        </w:rPr>
        <w:t>V</w:t>
      </w:r>
      <w:r>
        <w:rPr>
          <w:spacing w:val="1"/>
          <w:u w:val="single" w:color="000000"/>
        </w:rPr>
        <w:t>A</w:t>
      </w:r>
      <w:r>
        <w:rPr>
          <w:u w:val="single" w:color="000000"/>
        </w:rPr>
        <w:t>I</w:t>
      </w:r>
      <w:r>
        <w:rPr>
          <w:spacing w:val="1"/>
          <w:u w:val="single" w:color="000000"/>
        </w:rPr>
        <w:t>LABL</w:t>
      </w:r>
      <w:r>
        <w:rPr>
          <w:u w:val="single" w:color="000000"/>
        </w:rPr>
        <w:t xml:space="preserve">E   </w:t>
      </w:r>
      <w:r>
        <w:rPr>
          <w:spacing w:val="2"/>
          <w:u w:val="single" w:color="000000"/>
        </w:rPr>
        <w:t xml:space="preserve"> </w:t>
      </w:r>
      <w:r>
        <w:rPr>
          <w:spacing w:val="1"/>
          <w:u w:val="single" w:color="000000"/>
        </w:rPr>
        <w:t>CAS</w:t>
      </w:r>
      <w:r>
        <w:rPr>
          <w:u w:val="single" w:color="000000"/>
        </w:rPr>
        <w:t xml:space="preserve">H   </w:t>
      </w:r>
      <w:r>
        <w:rPr>
          <w:spacing w:val="3"/>
          <w:u w:val="single" w:color="000000"/>
        </w:rPr>
        <w:t xml:space="preserve"> </w:t>
      </w:r>
      <w:r>
        <w:rPr>
          <w:spacing w:val="1"/>
          <w:u w:val="single" w:color="000000"/>
        </w:rPr>
        <w:t>FL</w:t>
      </w:r>
      <w:r>
        <w:rPr>
          <w:spacing w:val="2"/>
          <w:u w:val="single" w:color="000000"/>
        </w:rPr>
        <w:t>O</w:t>
      </w:r>
      <w:r>
        <w:rPr>
          <w:u w:val="single" w:color="000000"/>
        </w:rPr>
        <w:t xml:space="preserve">W   </w:t>
      </w:r>
      <w:r>
        <w:rPr>
          <w:spacing w:val="5"/>
          <w:u w:val="single" w:color="000000"/>
        </w:rPr>
        <w:t xml:space="preserve"> </w:t>
      </w:r>
      <w:r>
        <w:rPr>
          <w:spacing w:val="1"/>
          <w:u w:val="single" w:color="000000"/>
        </w:rPr>
        <w:t>FR</w:t>
      </w:r>
      <w:r>
        <w:rPr>
          <w:spacing w:val="2"/>
          <w:u w:val="single" w:color="000000"/>
        </w:rPr>
        <w:t>O</w:t>
      </w:r>
      <w:r>
        <w:rPr>
          <w:u w:val="single" w:color="000000"/>
        </w:rPr>
        <w:t>M</w:t>
      </w:r>
      <w:r>
        <w:rPr>
          <w:w w:val="102"/>
          <w:u w:val="single" w:color="000000"/>
        </w:rPr>
        <w:t xml:space="preserve"> </w:t>
      </w:r>
      <w:r>
        <w:rPr>
          <w:u w:val="single" w:color="000000"/>
        </w:rPr>
        <w:t xml:space="preserve">  </w:t>
      </w:r>
      <w:r>
        <w:rPr>
          <w:spacing w:val="-24"/>
          <w:u w:val="single" w:color="000000"/>
        </w:rPr>
        <w:t xml:space="preserve"> </w:t>
      </w:r>
      <w:r>
        <w:rPr>
          <w:spacing w:val="1"/>
          <w:u w:val="single" w:color="000000"/>
        </w:rPr>
        <w:t>SALE</w:t>
      </w:r>
      <w:r>
        <w:rPr>
          <w:u w:val="single" w:color="000000"/>
        </w:rPr>
        <w:t>/</w:t>
      </w:r>
      <w:r>
        <w:rPr>
          <w:spacing w:val="1"/>
          <w:u w:val="single" w:color="000000"/>
        </w:rPr>
        <w:t>REF</w:t>
      </w:r>
      <w:r>
        <w:rPr>
          <w:u w:val="single" w:color="000000"/>
        </w:rPr>
        <w:t>I</w:t>
      </w:r>
      <w:r>
        <w:rPr>
          <w:spacing w:val="1"/>
          <w:u w:val="single" w:color="000000"/>
        </w:rPr>
        <w:t>NANCE</w:t>
      </w:r>
      <w:r>
        <w:rPr>
          <w:u w:val="single" w:color="000000"/>
        </w:rPr>
        <w:t>/</w:t>
      </w:r>
      <w:r>
        <w:rPr>
          <w:spacing w:val="2"/>
          <w:u w:val="single" w:color="000000"/>
        </w:rPr>
        <w:t>O</w:t>
      </w:r>
      <w:r>
        <w:rPr>
          <w:spacing w:val="1"/>
          <w:u w:val="single" w:color="000000"/>
        </w:rPr>
        <w:t>T</w:t>
      </w:r>
      <w:r>
        <w:rPr>
          <w:spacing w:val="2"/>
          <w:u w:val="single" w:color="000000"/>
        </w:rPr>
        <w:t>H</w:t>
      </w:r>
      <w:r>
        <w:rPr>
          <w:spacing w:val="1"/>
          <w:u w:val="single" w:color="000000"/>
        </w:rPr>
        <w:t>E</w:t>
      </w:r>
      <w:r>
        <w:rPr>
          <w:u w:val="single" w:color="000000"/>
        </w:rPr>
        <w:t xml:space="preserve">R    </w:t>
      </w:r>
      <w:r>
        <w:rPr>
          <w:spacing w:val="18"/>
          <w:u w:val="single" w:color="000000"/>
        </w:rPr>
        <w:t xml:space="preserve"> </w:t>
      </w:r>
      <w:r>
        <w:rPr>
          <w:spacing w:val="1"/>
          <w:u w:val="single" w:color="000000"/>
        </w:rPr>
        <w:t>E</w:t>
      </w:r>
      <w:r>
        <w:rPr>
          <w:spacing w:val="2"/>
          <w:u w:val="single" w:color="000000"/>
        </w:rPr>
        <w:t>V</w:t>
      </w:r>
      <w:r>
        <w:rPr>
          <w:spacing w:val="1"/>
          <w:u w:val="single" w:color="000000"/>
        </w:rPr>
        <w:t>ENTS</w:t>
      </w:r>
      <w:r>
        <w:t>.</w:t>
      </w:r>
    </w:p>
    <w:p w14:paraId="2D6DA416" w14:textId="77777777" w:rsidR="000C19C9" w:rsidRDefault="00D3642A">
      <w:pPr>
        <w:pStyle w:val="BodyText"/>
        <w:spacing w:before="13" w:line="250" w:lineRule="auto"/>
        <w:ind w:right="114" w:firstLine="0"/>
        <w:jc w:val="both"/>
        <w:rPr>
          <w:u w:val="none"/>
        </w:rPr>
      </w:pPr>
      <w:r>
        <w:rPr>
          <w:u w:val="none"/>
        </w:rPr>
        <w:t>“</w:t>
      </w:r>
      <w:r>
        <w:rPr>
          <w:spacing w:val="1"/>
          <w:u w:val="none"/>
        </w:rPr>
        <w:t>Av</w:t>
      </w:r>
      <w:r>
        <w:rPr>
          <w:u w:val="none"/>
        </w:rPr>
        <w:t>aila</w:t>
      </w:r>
      <w:r>
        <w:rPr>
          <w:spacing w:val="1"/>
          <w:u w:val="none"/>
        </w:rPr>
        <w:t>b</w:t>
      </w:r>
      <w:r>
        <w:rPr>
          <w:u w:val="none"/>
        </w:rPr>
        <w:t>le</w:t>
      </w:r>
      <w:r>
        <w:rPr>
          <w:spacing w:val="3"/>
          <w:u w:val="none"/>
        </w:rPr>
        <w:t xml:space="preserve"> </w:t>
      </w:r>
      <w:r>
        <w:rPr>
          <w:spacing w:val="1"/>
          <w:u w:val="none"/>
        </w:rPr>
        <w:t>C</w:t>
      </w:r>
      <w:r>
        <w:rPr>
          <w:u w:val="none"/>
        </w:rPr>
        <w:t>ash</w:t>
      </w:r>
      <w:r>
        <w:rPr>
          <w:spacing w:val="4"/>
          <w:u w:val="none"/>
        </w:rPr>
        <w:t xml:space="preserve"> </w:t>
      </w:r>
      <w:r>
        <w:rPr>
          <w:spacing w:val="1"/>
          <w:u w:val="none"/>
        </w:rPr>
        <w:t>F</w:t>
      </w:r>
      <w:r>
        <w:rPr>
          <w:u w:val="none"/>
        </w:rPr>
        <w:t>l</w:t>
      </w:r>
      <w:r>
        <w:rPr>
          <w:spacing w:val="1"/>
          <w:u w:val="none"/>
        </w:rPr>
        <w:t>o</w:t>
      </w:r>
      <w:r>
        <w:rPr>
          <w:u w:val="none"/>
        </w:rPr>
        <w:t>w</w:t>
      </w:r>
      <w:r>
        <w:rPr>
          <w:spacing w:val="5"/>
          <w:u w:val="none"/>
        </w:rPr>
        <w:t xml:space="preserve"> </w:t>
      </w:r>
      <w:r>
        <w:rPr>
          <w:spacing w:val="1"/>
          <w:u w:val="none"/>
        </w:rPr>
        <w:t>F</w:t>
      </w:r>
      <w:r>
        <w:rPr>
          <w:u w:val="none"/>
        </w:rPr>
        <w:t>r</w:t>
      </w:r>
      <w:r>
        <w:rPr>
          <w:spacing w:val="1"/>
          <w:u w:val="none"/>
        </w:rPr>
        <w:t>o</w:t>
      </w:r>
      <w:r>
        <w:rPr>
          <w:u w:val="none"/>
        </w:rPr>
        <w:t>m</w:t>
      </w:r>
      <w:r>
        <w:rPr>
          <w:spacing w:val="5"/>
          <w:u w:val="none"/>
        </w:rPr>
        <w:t xml:space="preserve"> </w:t>
      </w:r>
      <w:r>
        <w:rPr>
          <w:spacing w:val="1"/>
          <w:u w:val="none"/>
        </w:rPr>
        <w:t>S</w:t>
      </w:r>
      <w:r>
        <w:rPr>
          <w:u w:val="none"/>
        </w:rPr>
        <w:t>ale/</w:t>
      </w:r>
      <w:r>
        <w:rPr>
          <w:spacing w:val="1"/>
          <w:u w:val="none"/>
        </w:rPr>
        <w:t>R</w:t>
      </w:r>
      <w:r>
        <w:rPr>
          <w:u w:val="none"/>
        </w:rPr>
        <w:t>efi</w:t>
      </w:r>
      <w:r>
        <w:rPr>
          <w:spacing w:val="1"/>
          <w:u w:val="none"/>
        </w:rPr>
        <w:t>n</w:t>
      </w:r>
      <w:r>
        <w:rPr>
          <w:u w:val="none"/>
        </w:rPr>
        <w:t>a</w:t>
      </w:r>
      <w:r>
        <w:rPr>
          <w:spacing w:val="1"/>
          <w:u w:val="none"/>
        </w:rPr>
        <w:t>n</w:t>
      </w:r>
      <w:r>
        <w:rPr>
          <w:u w:val="none"/>
        </w:rPr>
        <w:t>ce/</w:t>
      </w:r>
      <w:r>
        <w:rPr>
          <w:spacing w:val="1"/>
          <w:u w:val="none"/>
        </w:rPr>
        <w:t>O</w:t>
      </w:r>
      <w:r>
        <w:rPr>
          <w:u w:val="none"/>
        </w:rPr>
        <w:t>t</w:t>
      </w:r>
      <w:r>
        <w:rPr>
          <w:spacing w:val="1"/>
          <w:u w:val="none"/>
        </w:rPr>
        <w:t>h</w:t>
      </w:r>
      <w:r>
        <w:rPr>
          <w:u w:val="none"/>
        </w:rPr>
        <w:t>er</w:t>
      </w:r>
      <w:r>
        <w:rPr>
          <w:spacing w:val="4"/>
          <w:u w:val="none"/>
        </w:rPr>
        <w:t xml:space="preserve"> </w:t>
      </w:r>
      <w:r>
        <w:rPr>
          <w:spacing w:val="1"/>
          <w:u w:val="none"/>
        </w:rPr>
        <w:t>Ev</w:t>
      </w:r>
      <w:r>
        <w:rPr>
          <w:u w:val="none"/>
        </w:rPr>
        <w:t>e</w:t>
      </w:r>
      <w:r>
        <w:rPr>
          <w:spacing w:val="1"/>
          <w:u w:val="none"/>
        </w:rPr>
        <w:t>n</w:t>
      </w:r>
      <w:r>
        <w:rPr>
          <w:u w:val="none"/>
        </w:rPr>
        <w:t xml:space="preserve">ts” </w:t>
      </w:r>
      <w:r>
        <w:rPr>
          <w:spacing w:val="4"/>
          <w:u w:val="none"/>
        </w:rPr>
        <w:t xml:space="preserve"> </w:t>
      </w:r>
      <w:r>
        <w:rPr>
          <w:spacing w:val="2"/>
          <w:u w:val="none"/>
        </w:rPr>
        <w:t>m</w:t>
      </w:r>
      <w:r>
        <w:rPr>
          <w:u w:val="none"/>
        </w:rPr>
        <w:t xml:space="preserve">eans, </w:t>
      </w:r>
      <w:r>
        <w:rPr>
          <w:spacing w:val="3"/>
          <w:u w:val="none"/>
        </w:rPr>
        <w:t xml:space="preserve"> </w:t>
      </w:r>
      <w:r>
        <w:rPr>
          <w:spacing w:val="1"/>
          <w:u w:val="none"/>
        </w:rPr>
        <w:t>w</w:t>
      </w:r>
      <w:r>
        <w:rPr>
          <w:u w:val="none"/>
        </w:rPr>
        <w:t xml:space="preserve">ith </w:t>
      </w:r>
      <w:r>
        <w:rPr>
          <w:spacing w:val="3"/>
          <w:u w:val="none"/>
        </w:rPr>
        <w:t xml:space="preserve"> </w:t>
      </w:r>
      <w:r>
        <w:rPr>
          <w:u w:val="none"/>
        </w:rPr>
        <w:t>res</w:t>
      </w:r>
      <w:r>
        <w:rPr>
          <w:spacing w:val="1"/>
          <w:u w:val="none"/>
        </w:rPr>
        <w:t>p</w:t>
      </w:r>
      <w:r>
        <w:rPr>
          <w:u w:val="none"/>
        </w:rPr>
        <w:t xml:space="preserve">ect </w:t>
      </w:r>
      <w:r>
        <w:rPr>
          <w:spacing w:val="3"/>
          <w:u w:val="none"/>
        </w:rPr>
        <w:t xml:space="preserve"> </w:t>
      </w:r>
      <w:r>
        <w:rPr>
          <w:u w:val="none"/>
        </w:rPr>
        <w:t xml:space="preserve">to </w:t>
      </w:r>
      <w:r>
        <w:rPr>
          <w:spacing w:val="4"/>
          <w:u w:val="none"/>
        </w:rPr>
        <w:t xml:space="preserve"> </w:t>
      </w:r>
      <w:r>
        <w:rPr>
          <w:u w:val="none"/>
        </w:rPr>
        <w:t>a</w:t>
      </w:r>
      <w:r>
        <w:rPr>
          <w:spacing w:val="1"/>
          <w:u w:val="none"/>
        </w:rPr>
        <w:t>n</w:t>
      </w:r>
      <w:r>
        <w:rPr>
          <w:u w:val="none"/>
        </w:rPr>
        <w:t xml:space="preserve">y </w:t>
      </w:r>
      <w:r>
        <w:rPr>
          <w:spacing w:val="4"/>
          <w:u w:val="none"/>
        </w:rPr>
        <w:t xml:space="preserve"> </w:t>
      </w:r>
      <w:r>
        <w:rPr>
          <w:spacing w:val="1"/>
          <w:u w:val="none"/>
        </w:rPr>
        <w:t>F</w:t>
      </w:r>
      <w:r>
        <w:rPr>
          <w:u w:val="none"/>
        </w:rPr>
        <w:t xml:space="preserve">iscal </w:t>
      </w:r>
      <w:r>
        <w:rPr>
          <w:spacing w:val="2"/>
          <w:u w:val="none"/>
        </w:rPr>
        <w:t xml:space="preserve"> </w:t>
      </w:r>
      <w:r>
        <w:rPr>
          <w:spacing w:val="1"/>
          <w:u w:val="none"/>
        </w:rPr>
        <w:t>Y</w:t>
      </w:r>
      <w:r>
        <w:rPr>
          <w:u w:val="none"/>
        </w:rPr>
        <w:t xml:space="preserve">ear </w:t>
      </w:r>
      <w:r>
        <w:rPr>
          <w:spacing w:val="4"/>
          <w:u w:val="none"/>
        </w:rPr>
        <w:t xml:space="preserve"> </w:t>
      </w:r>
      <w:r>
        <w:rPr>
          <w:spacing w:val="1"/>
          <w:u w:val="none"/>
        </w:rPr>
        <w:t>o</w:t>
      </w:r>
      <w:r>
        <w:rPr>
          <w:u w:val="none"/>
        </w:rPr>
        <w:t>r</w:t>
      </w:r>
      <w:r>
        <w:rPr>
          <w:w w:val="102"/>
          <w:u w:val="none"/>
        </w:rPr>
        <w:t xml:space="preserve"> </w:t>
      </w:r>
      <w:r>
        <w:rPr>
          <w:spacing w:val="1"/>
          <w:u w:val="none"/>
        </w:rPr>
        <w:lastRenderedPageBreak/>
        <w:t>o</w:t>
      </w:r>
      <w:r>
        <w:rPr>
          <w:u w:val="none"/>
        </w:rPr>
        <w:t>t</w:t>
      </w:r>
      <w:r>
        <w:rPr>
          <w:spacing w:val="1"/>
          <w:u w:val="none"/>
        </w:rPr>
        <w:t>h</w:t>
      </w:r>
      <w:r>
        <w:rPr>
          <w:u w:val="none"/>
        </w:rPr>
        <w:t>er</w:t>
      </w:r>
      <w:r>
        <w:rPr>
          <w:spacing w:val="27"/>
          <w:u w:val="none"/>
        </w:rPr>
        <w:t xml:space="preserve"> </w:t>
      </w:r>
      <w:r>
        <w:rPr>
          <w:spacing w:val="1"/>
          <w:u w:val="none"/>
        </w:rPr>
        <w:t>p</w:t>
      </w:r>
      <w:r>
        <w:rPr>
          <w:u w:val="none"/>
        </w:rPr>
        <w:t>eri</w:t>
      </w:r>
      <w:r>
        <w:rPr>
          <w:spacing w:val="1"/>
          <w:u w:val="none"/>
        </w:rPr>
        <w:t>od</w:t>
      </w:r>
      <w:r>
        <w:rPr>
          <w:u w:val="none"/>
        </w:rPr>
        <w:t>,</w:t>
      </w:r>
      <w:r>
        <w:rPr>
          <w:spacing w:val="27"/>
          <w:u w:val="none"/>
        </w:rPr>
        <w:t xml:space="preserve"> </w:t>
      </w:r>
      <w:r>
        <w:rPr>
          <w:u w:val="none"/>
        </w:rPr>
        <w:t>t</w:t>
      </w:r>
      <w:r>
        <w:rPr>
          <w:spacing w:val="1"/>
          <w:u w:val="none"/>
        </w:rPr>
        <w:t>h</w:t>
      </w:r>
      <w:r>
        <w:rPr>
          <w:u w:val="none"/>
        </w:rPr>
        <w:t>e</w:t>
      </w:r>
      <w:r>
        <w:rPr>
          <w:spacing w:val="27"/>
          <w:u w:val="none"/>
        </w:rPr>
        <w:t xml:space="preserve"> </w:t>
      </w:r>
      <w:r>
        <w:rPr>
          <w:u w:val="none"/>
        </w:rPr>
        <w:t>s</w:t>
      </w:r>
      <w:r>
        <w:rPr>
          <w:spacing w:val="1"/>
          <w:u w:val="none"/>
        </w:rPr>
        <w:t>u</w:t>
      </w:r>
      <w:r>
        <w:rPr>
          <w:u w:val="none"/>
        </w:rPr>
        <w:t>m</w:t>
      </w:r>
      <w:r>
        <w:rPr>
          <w:spacing w:val="29"/>
          <w:u w:val="none"/>
        </w:rPr>
        <w:t xml:space="preserve"> </w:t>
      </w:r>
      <w:r>
        <w:rPr>
          <w:spacing w:val="1"/>
          <w:u w:val="none"/>
        </w:rPr>
        <w:t>o</w:t>
      </w:r>
      <w:r>
        <w:rPr>
          <w:u w:val="none"/>
        </w:rPr>
        <w:t>f</w:t>
      </w:r>
      <w:r>
        <w:rPr>
          <w:spacing w:val="27"/>
          <w:u w:val="none"/>
        </w:rPr>
        <w:t xml:space="preserve"> </w:t>
      </w:r>
      <w:r>
        <w:rPr>
          <w:u w:val="none"/>
        </w:rPr>
        <w:t>all</w:t>
      </w:r>
      <w:r>
        <w:rPr>
          <w:spacing w:val="2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7"/>
          <w:u w:val="none"/>
        </w:rPr>
        <w:t xml:space="preserve"> </w:t>
      </w:r>
      <w:r>
        <w:rPr>
          <w:u w:val="none"/>
        </w:rPr>
        <w:t>realized</w:t>
      </w:r>
      <w:r>
        <w:rPr>
          <w:spacing w:val="28"/>
          <w:u w:val="none"/>
        </w:rPr>
        <w:t xml:space="preserve"> </w:t>
      </w:r>
      <w:r>
        <w:rPr>
          <w:spacing w:val="1"/>
          <w:u w:val="none"/>
        </w:rPr>
        <w:t>b</w:t>
      </w:r>
      <w:r>
        <w:rPr>
          <w:u w:val="none"/>
        </w:rPr>
        <w:t>y</w:t>
      </w:r>
      <w:r>
        <w:rPr>
          <w:spacing w:val="28"/>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9"/>
          <w:u w:val="none"/>
        </w:rPr>
        <w:t xml:space="preserve"> </w:t>
      </w:r>
      <w:r>
        <w:rPr>
          <w:u w:val="none"/>
        </w:rPr>
        <w:t>fr</w:t>
      </w:r>
      <w:r>
        <w:rPr>
          <w:spacing w:val="1"/>
          <w:u w:val="none"/>
        </w:rPr>
        <w:t>o</w:t>
      </w:r>
      <w:r>
        <w:rPr>
          <w:u w:val="none"/>
        </w:rPr>
        <w:t>m</w:t>
      </w:r>
      <w:r>
        <w:rPr>
          <w:spacing w:val="29"/>
          <w:u w:val="none"/>
        </w:rPr>
        <w:t xml:space="preserve"> </w:t>
      </w:r>
      <w:r>
        <w:rPr>
          <w:spacing w:val="1"/>
          <w:u w:val="none"/>
        </w:rPr>
        <w:t>N</w:t>
      </w:r>
      <w:r>
        <w:rPr>
          <w:u w:val="none"/>
        </w:rPr>
        <w:t>et</w:t>
      </w:r>
      <w:r>
        <w:rPr>
          <w:spacing w:val="27"/>
          <w:u w:val="none"/>
        </w:rPr>
        <w:t xml:space="preserve"> </w:t>
      </w:r>
      <w:r>
        <w:rPr>
          <w:spacing w:val="1"/>
          <w:u w:val="none"/>
        </w:rPr>
        <w:t>F</w:t>
      </w:r>
      <w:r>
        <w:rPr>
          <w:u w:val="none"/>
        </w:rPr>
        <w:t>i</w:t>
      </w:r>
      <w:r>
        <w:rPr>
          <w:spacing w:val="1"/>
          <w:u w:val="none"/>
        </w:rPr>
        <w:t>n</w:t>
      </w:r>
      <w:r>
        <w:rPr>
          <w:u w:val="none"/>
        </w:rPr>
        <w:t>a</w:t>
      </w:r>
      <w:r>
        <w:rPr>
          <w:spacing w:val="1"/>
          <w:u w:val="none"/>
        </w:rPr>
        <w:t>n</w:t>
      </w:r>
      <w:r>
        <w:rPr>
          <w:u w:val="none"/>
        </w:rPr>
        <w:t>ci</w:t>
      </w:r>
      <w:r>
        <w:rPr>
          <w:spacing w:val="1"/>
          <w:u w:val="none"/>
        </w:rPr>
        <w:t>n</w:t>
      </w:r>
      <w:r>
        <w:rPr>
          <w:u w:val="none"/>
        </w:rPr>
        <w:t>g</w:t>
      </w:r>
      <w:r>
        <w:rPr>
          <w:spacing w:val="2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27"/>
          <w:u w:val="none"/>
        </w:rPr>
        <w:t xml:space="preserve"> </w:t>
      </w:r>
      <w:r>
        <w:rPr>
          <w:spacing w:val="1"/>
          <w:u w:val="none"/>
        </w:rPr>
        <w:t>o</w:t>
      </w:r>
      <w:r>
        <w:rPr>
          <w:u w:val="none"/>
        </w:rPr>
        <w:t>r</w:t>
      </w:r>
      <w:r>
        <w:rPr>
          <w:spacing w:val="27"/>
          <w:u w:val="none"/>
        </w:rPr>
        <w:t xml:space="preserve"> </w:t>
      </w:r>
      <w:r>
        <w:rPr>
          <w:spacing w:val="1"/>
          <w:u w:val="none"/>
        </w:rPr>
        <w:t>N</w:t>
      </w:r>
      <w:r>
        <w:rPr>
          <w:u w:val="none"/>
        </w:rPr>
        <w:t>et</w:t>
      </w:r>
      <w:r>
        <w:rPr>
          <w:spacing w:val="27"/>
          <w:u w:val="none"/>
        </w:rPr>
        <w:t xml:space="preserve"> </w:t>
      </w:r>
      <w:r>
        <w:rPr>
          <w:spacing w:val="1"/>
          <w:u w:val="none"/>
        </w:rPr>
        <w:t>S</w:t>
      </w:r>
      <w:r>
        <w:rPr>
          <w:u w:val="none"/>
        </w:rPr>
        <w:t>ale</w:t>
      </w:r>
      <w:r>
        <w:rPr>
          <w:w w:val="102"/>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1"/>
          <w:u w:val="none"/>
        </w:rPr>
        <w:t xml:space="preserve"> </w:t>
      </w:r>
      <w:r>
        <w:rPr>
          <w:u w:val="none"/>
        </w:rPr>
        <w:t>as</w:t>
      </w:r>
      <w:r>
        <w:rPr>
          <w:spacing w:val="31"/>
          <w:u w:val="none"/>
        </w:rPr>
        <w:t xml:space="preserve"> </w:t>
      </w:r>
      <w:r>
        <w:rPr>
          <w:spacing w:val="1"/>
          <w:u w:val="none"/>
        </w:rPr>
        <w:t>h</w:t>
      </w:r>
      <w:r>
        <w:rPr>
          <w:u w:val="none"/>
        </w:rPr>
        <w:t>erei</w:t>
      </w:r>
      <w:r>
        <w:rPr>
          <w:spacing w:val="1"/>
          <w:u w:val="none"/>
        </w:rPr>
        <w:t>n</w:t>
      </w:r>
      <w:r>
        <w:rPr>
          <w:u w:val="none"/>
        </w:rPr>
        <w:t>after</w:t>
      </w:r>
      <w:r>
        <w:rPr>
          <w:spacing w:val="30"/>
          <w:u w:val="none"/>
        </w:rPr>
        <w:t xml:space="preserve"> </w:t>
      </w:r>
      <w:r>
        <w:rPr>
          <w:spacing w:val="1"/>
          <w:u w:val="none"/>
        </w:rPr>
        <w:t>d</w:t>
      </w:r>
      <w:r>
        <w:rPr>
          <w:u w:val="none"/>
        </w:rPr>
        <w:t>escri</w:t>
      </w:r>
      <w:r>
        <w:rPr>
          <w:spacing w:val="1"/>
          <w:u w:val="none"/>
        </w:rPr>
        <w:t>b</w:t>
      </w:r>
      <w:r>
        <w:rPr>
          <w:u w:val="none"/>
        </w:rPr>
        <w:t>e</w:t>
      </w:r>
      <w:r>
        <w:rPr>
          <w:spacing w:val="1"/>
          <w:u w:val="none"/>
        </w:rPr>
        <w:t>d</w:t>
      </w:r>
      <w:r>
        <w:rPr>
          <w:u w:val="none"/>
        </w:rPr>
        <w:t>.</w:t>
      </w:r>
    </w:p>
    <w:p w14:paraId="623CB8DC" w14:textId="77777777" w:rsidR="000C19C9" w:rsidRDefault="000C19C9">
      <w:pPr>
        <w:spacing w:line="250" w:lineRule="auto"/>
        <w:jc w:val="both"/>
        <w:sectPr w:rsidR="000C19C9">
          <w:pgSz w:w="12240" w:h="15840"/>
          <w:pgMar w:top="1480" w:right="1320" w:bottom="940" w:left="1340" w:header="0" w:footer="742" w:gutter="0"/>
          <w:cols w:space="720"/>
        </w:sectPr>
      </w:pPr>
    </w:p>
    <w:p w14:paraId="4E8CAABC" w14:textId="77777777" w:rsidR="000C19C9" w:rsidRDefault="00D3642A">
      <w:pPr>
        <w:numPr>
          <w:ilvl w:val="1"/>
          <w:numId w:val="3"/>
        </w:numPr>
        <w:tabs>
          <w:tab w:val="left" w:pos="1544"/>
        </w:tabs>
        <w:spacing w:before="70"/>
        <w:ind w:left="15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lastRenderedPageBreak/>
        <w:t>BAN</w:t>
      </w:r>
      <w:r>
        <w:rPr>
          <w:rFonts w:ascii="Times New Roman" w:eastAsia="Times New Roman" w:hAnsi="Times New Roman" w:cs="Times New Roman"/>
          <w:b/>
          <w:bCs/>
          <w:spacing w:val="2"/>
          <w:sz w:val="21"/>
          <w:szCs w:val="21"/>
          <w:u w:val="single" w:color="000000"/>
        </w:rPr>
        <w:t>K</w:t>
      </w:r>
      <w:r>
        <w:rPr>
          <w:rFonts w:ascii="Times New Roman" w:eastAsia="Times New Roman" w:hAnsi="Times New Roman" w:cs="Times New Roman"/>
          <w:b/>
          <w:bCs/>
          <w:spacing w:val="1"/>
          <w:sz w:val="21"/>
          <w:szCs w:val="21"/>
          <w:u w:val="single" w:color="000000"/>
        </w:rPr>
        <w:t>RUPTC</w:t>
      </w:r>
      <w:r>
        <w:rPr>
          <w:rFonts w:ascii="Times New Roman" w:eastAsia="Times New Roman" w:hAnsi="Times New Roman" w:cs="Times New Roman"/>
          <w:b/>
          <w:bCs/>
          <w:sz w:val="21"/>
          <w:szCs w:val="21"/>
          <w:u w:val="single" w:color="000000"/>
        </w:rPr>
        <w:t xml:space="preserve">Y </w:t>
      </w:r>
      <w:r>
        <w:rPr>
          <w:rFonts w:ascii="Times New Roman" w:eastAsia="Times New Roman" w:hAnsi="Times New Roman" w:cs="Times New Roman"/>
          <w:b/>
          <w:bCs/>
          <w:spacing w:val="8"/>
          <w:sz w:val="21"/>
          <w:szCs w:val="21"/>
          <w:u w:val="single" w:color="000000"/>
        </w:rPr>
        <w:t xml:space="preserve"> </w:t>
      </w:r>
      <w:r>
        <w:rPr>
          <w:rFonts w:ascii="Times New Roman" w:eastAsia="Times New Roman" w:hAnsi="Times New Roman" w:cs="Times New Roman"/>
          <w:spacing w:val="2"/>
          <w:sz w:val="21"/>
          <w:szCs w:val="21"/>
        </w:rPr>
        <w:t>m</w:t>
      </w:r>
      <w:r>
        <w:rPr>
          <w:rFonts w:ascii="Times New Roman" w:eastAsia="Times New Roman" w:hAnsi="Times New Roman" w:cs="Times New Roman"/>
          <w:sz w:val="21"/>
          <w:szCs w:val="21"/>
        </w:rPr>
        <w:t>ea</w:t>
      </w:r>
      <w:r>
        <w:rPr>
          <w:rFonts w:ascii="Times New Roman" w:eastAsia="Times New Roman" w:hAnsi="Times New Roman" w:cs="Times New Roman"/>
          <w:spacing w:val="1"/>
          <w:sz w:val="21"/>
          <w:szCs w:val="21"/>
        </w:rPr>
        <w:t>n</w:t>
      </w:r>
      <w:r>
        <w:rPr>
          <w:rFonts w:ascii="Times New Roman" w:eastAsia="Times New Roman" w:hAnsi="Times New Roman" w:cs="Times New Roman"/>
          <w:sz w:val="21"/>
          <w:szCs w:val="21"/>
        </w:rPr>
        <w:t>s:</w:t>
      </w:r>
    </w:p>
    <w:p w14:paraId="057ECDD6" w14:textId="77777777" w:rsidR="000C19C9" w:rsidRDefault="000C19C9">
      <w:pPr>
        <w:spacing w:before="5" w:line="170" w:lineRule="exact"/>
        <w:rPr>
          <w:sz w:val="17"/>
          <w:szCs w:val="17"/>
        </w:rPr>
      </w:pPr>
    </w:p>
    <w:p w14:paraId="6CAB2E8E" w14:textId="77777777" w:rsidR="000C19C9" w:rsidRDefault="00D3642A">
      <w:pPr>
        <w:pStyle w:val="BodyText"/>
        <w:numPr>
          <w:ilvl w:val="2"/>
          <w:numId w:val="3"/>
        </w:numPr>
        <w:tabs>
          <w:tab w:val="left" w:pos="2264"/>
        </w:tabs>
        <w:spacing w:before="77" w:line="251" w:lineRule="auto"/>
        <w:ind w:right="112" w:firstLine="1440"/>
        <w:jc w:val="both"/>
        <w:rPr>
          <w:u w:val="none"/>
        </w:rPr>
      </w:pPr>
      <w:r>
        <w:rPr>
          <w:spacing w:val="1"/>
          <w:u w:color="000000"/>
        </w:rPr>
        <w:t>En</w:t>
      </w:r>
      <w:r>
        <w:rPr>
          <w:u w:color="000000"/>
        </w:rPr>
        <w:t>try</w:t>
      </w:r>
      <w:r>
        <w:rPr>
          <w:spacing w:val="51"/>
          <w:u w:color="000000"/>
        </w:rPr>
        <w:t xml:space="preserve"> </w:t>
      </w:r>
      <w:r>
        <w:rPr>
          <w:spacing w:val="1"/>
          <w:u w:color="000000"/>
        </w:rPr>
        <w:t>o</w:t>
      </w:r>
      <w:r>
        <w:rPr>
          <w:u w:color="000000"/>
        </w:rPr>
        <w:t>f</w:t>
      </w:r>
      <w:r>
        <w:rPr>
          <w:spacing w:val="50"/>
          <w:u w:color="000000"/>
        </w:rPr>
        <w:t xml:space="preserve"> </w:t>
      </w:r>
      <w:r>
        <w:rPr>
          <w:spacing w:val="1"/>
          <w:u w:color="000000"/>
        </w:rPr>
        <w:t>O</w:t>
      </w:r>
      <w:r>
        <w:rPr>
          <w:u w:color="000000"/>
        </w:rPr>
        <w:t>r</w:t>
      </w:r>
      <w:r>
        <w:rPr>
          <w:spacing w:val="1"/>
          <w:u w:color="000000"/>
        </w:rPr>
        <w:t>d</w:t>
      </w:r>
      <w:r>
        <w:rPr>
          <w:u w:color="000000"/>
        </w:rPr>
        <w:t>er</w:t>
      </w:r>
      <w:r>
        <w:rPr>
          <w:u w:val="none"/>
        </w:rPr>
        <w:t>.</w:t>
      </w:r>
      <w:r>
        <w:rPr>
          <w:spacing w:val="51"/>
          <w:u w:val="none"/>
        </w:rPr>
        <w:t xml:space="preserve"> </w:t>
      </w:r>
      <w:r>
        <w:rPr>
          <w:spacing w:val="1"/>
          <w:u w:val="none"/>
        </w:rPr>
        <w:t>A</w:t>
      </w:r>
      <w:r>
        <w:rPr>
          <w:u w:val="none"/>
        </w:rPr>
        <w:t xml:space="preserve">n  </w:t>
      </w:r>
      <w:r>
        <w:rPr>
          <w:spacing w:val="1"/>
          <w:u w:val="none"/>
        </w:rPr>
        <w:t>o</w:t>
      </w:r>
      <w:r>
        <w:rPr>
          <w:u w:val="none"/>
        </w:rPr>
        <w:t>r</w:t>
      </w:r>
      <w:r>
        <w:rPr>
          <w:spacing w:val="1"/>
          <w:u w:val="none"/>
        </w:rPr>
        <w:t>d</w:t>
      </w:r>
      <w:r>
        <w:rPr>
          <w:u w:val="none"/>
        </w:rPr>
        <w:t>er</w:t>
      </w:r>
      <w:r>
        <w:rPr>
          <w:spacing w:val="51"/>
          <w:u w:val="none"/>
        </w:rPr>
        <w:t xml:space="preserve"> </w:t>
      </w:r>
      <w:r>
        <w:rPr>
          <w:u w:val="none"/>
        </w:rPr>
        <w:t>f</w:t>
      </w:r>
      <w:r>
        <w:rPr>
          <w:spacing w:val="1"/>
          <w:u w:val="none"/>
        </w:rPr>
        <w:t>o</w:t>
      </w:r>
      <w:r>
        <w:rPr>
          <w:u w:val="none"/>
        </w:rPr>
        <w:t>r</w:t>
      </w:r>
      <w:r>
        <w:rPr>
          <w:spacing w:val="52"/>
          <w:u w:val="none"/>
        </w:rPr>
        <w:t xml:space="preserve"> </w:t>
      </w:r>
      <w:r>
        <w:rPr>
          <w:u w:val="none"/>
        </w:rPr>
        <w:t>relief</w:t>
      </w:r>
      <w:r>
        <w:rPr>
          <w:spacing w:val="51"/>
          <w:u w:val="none"/>
        </w:rPr>
        <w:t xml:space="preserve"> </w:t>
      </w:r>
      <w:r>
        <w:rPr>
          <w:u w:val="none"/>
        </w:rPr>
        <w:t>a</w:t>
      </w:r>
      <w:r>
        <w:rPr>
          <w:spacing w:val="1"/>
          <w:u w:val="none"/>
        </w:rPr>
        <w:t>g</w:t>
      </w:r>
      <w:r>
        <w:rPr>
          <w:u w:val="none"/>
        </w:rPr>
        <w:t>ai</w:t>
      </w:r>
      <w:r>
        <w:rPr>
          <w:spacing w:val="1"/>
          <w:u w:val="none"/>
        </w:rPr>
        <w:t>n</w:t>
      </w:r>
      <w:r>
        <w:rPr>
          <w:u w:val="none"/>
        </w:rPr>
        <w:t>st</w:t>
      </w:r>
      <w:r>
        <w:rPr>
          <w:spacing w:val="51"/>
          <w:u w:val="none"/>
        </w:rPr>
        <w:t xml:space="preserve"> </w:t>
      </w:r>
      <w:r>
        <w:rPr>
          <w:u w:val="none"/>
        </w:rPr>
        <w:t>a</w:t>
      </w:r>
      <w:r>
        <w:rPr>
          <w:spacing w:val="5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2"/>
          <w:u w:val="none"/>
        </w:rPr>
        <w:t xml:space="preserve"> </w:t>
      </w:r>
      <w:r>
        <w:rPr>
          <w:spacing w:val="1"/>
          <w:u w:val="none"/>
        </w:rPr>
        <w:t>h</w:t>
      </w:r>
      <w:r>
        <w:rPr>
          <w:u w:val="none"/>
        </w:rPr>
        <w:t>as</w:t>
      </w:r>
      <w:r>
        <w:rPr>
          <w:spacing w:val="51"/>
          <w:u w:val="none"/>
        </w:rPr>
        <w:t xml:space="preserve"> </w:t>
      </w:r>
      <w:r>
        <w:rPr>
          <w:spacing w:val="1"/>
          <w:u w:val="none"/>
        </w:rPr>
        <w:t>b</w:t>
      </w:r>
      <w:r>
        <w:rPr>
          <w:u w:val="none"/>
        </w:rPr>
        <w:t>een  e</w:t>
      </w:r>
      <w:r>
        <w:rPr>
          <w:spacing w:val="1"/>
          <w:u w:val="none"/>
        </w:rPr>
        <w:t>n</w:t>
      </w:r>
      <w:r>
        <w:rPr>
          <w:u w:val="none"/>
        </w:rPr>
        <w:t xml:space="preserve">tered  </w:t>
      </w:r>
      <w:r>
        <w:rPr>
          <w:spacing w:val="1"/>
          <w:u w:val="none"/>
        </w:rPr>
        <w:t>und</w:t>
      </w:r>
      <w:r>
        <w:rPr>
          <w:u w:val="none"/>
        </w:rPr>
        <w:t>er</w:t>
      </w:r>
      <w:r>
        <w:rPr>
          <w:w w:val="102"/>
          <w:u w:val="none"/>
        </w:rPr>
        <w:t xml:space="preserve"> </w:t>
      </w:r>
      <w:r>
        <w:rPr>
          <w:spacing w:val="1"/>
          <w:u w:val="none"/>
        </w:rPr>
        <w:t>Ch</w:t>
      </w:r>
      <w:r>
        <w:rPr>
          <w:u w:val="none"/>
        </w:rPr>
        <w:t>a</w:t>
      </w:r>
      <w:r>
        <w:rPr>
          <w:spacing w:val="1"/>
          <w:u w:val="none"/>
        </w:rPr>
        <w:t>p</w:t>
      </w:r>
      <w:r>
        <w:rPr>
          <w:u w:val="none"/>
        </w:rPr>
        <w:t>ter</w:t>
      </w:r>
      <w:r>
        <w:rPr>
          <w:spacing w:val="36"/>
          <w:u w:val="none"/>
        </w:rPr>
        <w:t xml:space="preserve"> </w:t>
      </w:r>
      <w:r>
        <w:rPr>
          <w:u w:val="none"/>
        </w:rPr>
        <w:t>7</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fe</w:t>
      </w:r>
      <w:r>
        <w:rPr>
          <w:spacing w:val="1"/>
          <w:u w:val="none"/>
        </w:rPr>
        <w:t>d</w:t>
      </w:r>
      <w:r>
        <w:rPr>
          <w:u w:val="none"/>
        </w:rPr>
        <w:t>eral</w:t>
      </w:r>
      <w:r>
        <w:rPr>
          <w:spacing w:val="36"/>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37"/>
          <w:u w:val="none"/>
        </w:rPr>
        <w:t xml:space="preserve"> </w:t>
      </w:r>
      <w:r>
        <w:rPr>
          <w:u w:val="none"/>
        </w:rPr>
        <w:t>la</w:t>
      </w:r>
      <w:r>
        <w:rPr>
          <w:spacing w:val="1"/>
          <w:u w:val="none"/>
        </w:rPr>
        <w:t>w</w:t>
      </w:r>
      <w:r>
        <w:rPr>
          <w:u w:val="none"/>
        </w:rPr>
        <w:t>,</w:t>
      </w:r>
      <w:r>
        <w:rPr>
          <w:spacing w:val="35"/>
          <w:u w:val="none"/>
        </w:rPr>
        <w:t xml:space="preserve"> </w:t>
      </w:r>
      <w:r>
        <w:rPr>
          <w:spacing w:val="1"/>
          <w:u w:val="none"/>
        </w:rPr>
        <w:t>o</w:t>
      </w:r>
      <w:r>
        <w:rPr>
          <w:u w:val="none"/>
        </w:rPr>
        <w:t>r</w:t>
      </w:r>
      <w:r>
        <w:rPr>
          <w:spacing w:val="36"/>
          <w:u w:val="none"/>
        </w:rPr>
        <w:t xml:space="preserve"> </w:t>
      </w:r>
      <w:r>
        <w:rPr>
          <w:u w:val="none"/>
        </w:rPr>
        <w:t>t</w:t>
      </w:r>
      <w:r>
        <w:rPr>
          <w:spacing w:val="1"/>
          <w:u w:val="none"/>
        </w:rPr>
        <w:t>h</w:t>
      </w:r>
      <w:r>
        <w:rPr>
          <w:u w:val="none"/>
        </w:rPr>
        <w:t>e</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h</w:t>
      </w:r>
      <w:r>
        <w:rPr>
          <w:u w:val="none"/>
        </w:rPr>
        <w:t>as:</w:t>
      </w:r>
      <w:r>
        <w:rPr>
          <w:spacing w:val="36"/>
          <w:u w:val="none"/>
        </w:rPr>
        <w:t xml:space="preserve"> </w:t>
      </w:r>
      <w:r>
        <w:rPr>
          <w:u w:val="none"/>
        </w:rPr>
        <w:t>(</w:t>
      </w:r>
      <w:r>
        <w:rPr>
          <w:spacing w:val="-1"/>
          <w:u w:val="none"/>
        </w:rPr>
        <w:t>i</w:t>
      </w:r>
      <w:r>
        <w:rPr>
          <w:u w:val="none"/>
        </w:rPr>
        <w:t>)</w:t>
      </w:r>
      <w:r>
        <w:rPr>
          <w:spacing w:val="36"/>
          <w:u w:val="none"/>
        </w:rPr>
        <w:t xml:space="preserve"> </w:t>
      </w:r>
      <w:r>
        <w:rPr>
          <w:spacing w:val="2"/>
          <w:u w:val="none"/>
        </w:rPr>
        <w:t>m</w:t>
      </w:r>
      <w:r>
        <w:rPr>
          <w:u w:val="none"/>
        </w:rPr>
        <w:t>a</w:t>
      </w:r>
      <w:r>
        <w:rPr>
          <w:spacing w:val="1"/>
          <w:u w:val="none"/>
        </w:rPr>
        <w:t>d</w:t>
      </w:r>
      <w:r>
        <w:rPr>
          <w:u w:val="none"/>
        </w:rPr>
        <w:t>e</w:t>
      </w:r>
      <w:r>
        <w:rPr>
          <w:spacing w:val="36"/>
          <w:u w:val="none"/>
        </w:rPr>
        <w:t xml:space="preserve"> </w:t>
      </w:r>
      <w:r>
        <w:rPr>
          <w:u w:val="none"/>
        </w:rPr>
        <w:t>an</w:t>
      </w:r>
      <w:r>
        <w:rPr>
          <w:spacing w:val="37"/>
          <w:u w:val="none"/>
        </w:rPr>
        <w:t xml:space="preserve"> </w:t>
      </w:r>
      <w:r>
        <w:rPr>
          <w:u w:val="none"/>
        </w:rPr>
        <w:t>assi</w:t>
      </w:r>
      <w:r>
        <w:rPr>
          <w:spacing w:val="1"/>
          <w:u w:val="none"/>
        </w:rPr>
        <w:t>gn</w:t>
      </w:r>
      <w:r>
        <w:rPr>
          <w:spacing w:val="2"/>
          <w:u w:val="none"/>
        </w:rPr>
        <w:t>m</w:t>
      </w:r>
      <w:r>
        <w:rPr>
          <w:u w:val="none"/>
        </w:rPr>
        <w:t>e</w:t>
      </w:r>
      <w:r>
        <w:rPr>
          <w:spacing w:val="1"/>
          <w:u w:val="none"/>
        </w:rPr>
        <w:t>n</w:t>
      </w:r>
      <w:r>
        <w:rPr>
          <w:u w:val="none"/>
        </w:rPr>
        <w:t>t</w:t>
      </w:r>
      <w:r>
        <w:rPr>
          <w:spacing w:val="36"/>
          <w:u w:val="none"/>
        </w:rPr>
        <w:t xml:space="preserve"> </w:t>
      </w:r>
      <w:r>
        <w:rPr>
          <w:u w:val="none"/>
        </w:rPr>
        <w:t>f</w:t>
      </w:r>
      <w:r>
        <w:rPr>
          <w:spacing w:val="1"/>
          <w:u w:val="none"/>
        </w:rPr>
        <w:t>o</w:t>
      </w:r>
      <w:r>
        <w:rPr>
          <w:u w:val="none"/>
        </w:rPr>
        <w:t>r</w:t>
      </w:r>
      <w:r>
        <w:rPr>
          <w:spacing w:val="36"/>
          <w:u w:val="none"/>
        </w:rPr>
        <w:t xml:space="preserve"> </w:t>
      </w:r>
      <w:r>
        <w:rPr>
          <w:u w:val="none"/>
        </w:rPr>
        <w:t>t</w:t>
      </w:r>
      <w:r>
        <w:rPr>
          <w:spacing w:val="1"/>
          <w:u w:val="none"/>
        </w:rPr>
        <w:t>h</w:t>
      </w:r>
      <w:r>
        <w:rPr>
          <w:u w:val="none"/>
        </w:rPr>
        <w:t>e</w:t>
      </w:r>
      <w:r>
        <w:rPr>
          <w:spacing w:val="37"/>
          <w:u w:val="none"/>
        </w:rPr>
        <w:t xml:space="preserve"> </w:t>
      </w:r>
      <w:r>
        <w:rPr>
          <w:spacing w:val="1"/>
          <w:u w:val="none"/>
        </w:rPr>
        <w:t>b</w:t>
      </w:r>
      <w:r>
        <w:rPr>
          <w:u w:val="none"/>
        </w:rPr>
        <w:t>e</w:t>
      </w:r>
      <w:r>
        <w:rPr>
          <w:spacing w:val="1"/>
          <w:u w:val="none"/>
        </w:rPr>
        <w:t>n</w:t>
      </w:r>
      <w:r>
        <w:rPr>
          <w:u w:val="none"/>
        </w:rPr>
        <w:t>efit</w:t>
      </w:r>
      <w:r>
        <w:rPr>
          <w:spacing w:val="36"/>
          <w:u w:val="none"/>
        </w:rPr>
        <w:t xml:space="preserve"> </w:t>
      </w:r>
      <w:r>
        <w:rPr>
          <w:spacing w:val="1"/>
          <w:u w:val="none"/>
        </w:rPr>
        <w:t>o</w:t>
      </w:r>
      <w:r>
        <w:rPr>
          <w:u w:val="none"/>
        </w:rPr>
        <w:t>f</w:t>
      </w:r>
      <w:r>
        <w:rPr>
          <w:w w:val="102"/>
          <w:u w:val="none"/>
        </w:rPr>
        <w:t xml:space="preserve"> </w:t>
      </w:r>
      <w:r>
        <w:rPr>
          <w:u w:val="none"/>
        </w:rPr>
        <w:t>cre</w:t>
      </w:r>
      <w:r>
        <w:rPr>
          <w:spacing w:val="1"/>
          <w:u w:val="none"/>
        </w:rPr>
        <w:t>d</w:t>
      </w:r>
      <w:r>
        <w:rPr>
          <w:u w:val="none"/>
        </w:rPr>
        <w:t>itors,</w:t>
      </w:r>
      <w:r>
        <w:rPr>
          <w:spacing w:val="36"/>
          <w:u w:val="none"/>
        </w:rPr>
        <w:t xml:space="preserve"> </w:t>
      </w:r>
      <w:r>
        <w:rPr>
          <w:u w:val="none"/>
        </w:rPr>
        <w:t>(ii)</w:t>
      </w:r>
      <w:r>
        <w:rPr>
          <w:spacing w:val="36"/>
          <w:u w:val="none"/>
        </w:rPr>
        <w:t xml:space="preserve"> </w:t>
      </w:r>
      <w:r>
        <w:rPr>
          <w:u w:val="none"/>
        </w:rPr>
        <w:t>filed</w:t>
      </w:r>
      <w:r>
        <w:rPr>
          <w:spacing w:val="37"/>
          <w:u w:val="none"/>
        </w:rPr>
        <w:t xml:space="preserve"> </w:t>
      </w:r>
      <w:r>
        <w:rPr>
          <w:u w:val="none"/>
        </w:rPr>
        <w:t>a</w:t>
      </w:r>
      <w:r>
        <w:rPr>
          <w:spacing w:val="38"/>
          <w:u w:val="none"/>
        </w:rPr>
        <w:t xml:space="preserve"> </w:t>
      </w:r>
      <w:r>
        <w:rPr>
          <w:spacing w:val="1"/>
          <w:u w:val="none"/>
        </w:rPr>
        <w:t>vo</w:t>
      </w:r>
      <w:r>
        <w:rPr>
          <w:u w:val="none"/>
        </w:rPr>
        <w:t>l</w:t>
      </w:r>
      <w:r>
        <w:rPr>
          <w:spacing w:val="1"/>
          <w:u w:val="none"/>
        </w:rPr>
        <w:t>un</w:t>
      </w:r>
      <w:r>
        <w:rPr>
          <w:u w:val="none"/>
        </w:rPr>
        <w:t>tary</w:t>
      </w:r>
      <w:r>
        <w:rPr>
          <w:spacing w:val="37"/>
          <w:u w:val="none"/>
        </w:rPr>
        <w:t xml:space="preserve"> </w:t>
      </w:r>
      <w:r>
        <w:rPr>
          <w:spacing w:val="1"/>
          <w:u w:val="none"/>
        </w:rPr>
        <w:t>p</w:t>
      </w:r>
      <w:r>
        <w:rPr>
          <w:u w:val="none"/>
        </w:rPr>
        <w:t>etiti</w:t>
      </w:r>
      <w:r>
        <w:rPr>
          <w:spacing w:val="1"/>
          <w:u w:val="none"/>
        </w:rPr>
        <w:t>o</w:t>
      </w:r>
      <w:r>
        <w:rPr>
          <w:u w:val="none"/>
        </w:rPr>
        <w:t>n</w:t>
      </w:r>
      <w:r>
        <w:rPr>
          <w:spacing w:val="38"/>
          <w:u w:val="none"/>
        </w:rPr>
        <w:t xml:space="preserve"> </w:t>
      </w:r>
      <w:r>
        <w:rPr>
          <w:spacing w:val="1"/>
          <w:u w:val="none"/>
        </w:rPr>
        <w:t>und</w:t>
      </w:r>
      <w:r>
        <w:rPr>
          <w:u w:val="none"/>
        </w:rPr>
        <w:t>er</w:t>
      </w:r>
      <w:r>
        <w:rPr>
          <w:spacing w:val="36"/>
          <w:u w:val="none"/>
        </w:rPr>
        <w:t xml:space="preserve"> </w:t>
      </w:r>
      <w:r>
        <w:rPr>
          <w:u w:val="none"/>
        </w:rPr>
        <w:t>t</w:t>
      </w:r>
      <w:r>
        <w:rPr>
          <w:spacing w:val="1"/>
          <w:u w:val="none"/>
        </w:rPr>
        <w:t>h</w:t>
      </w:r>
      <w:r>
        <w:rPr>
          <w:u w:val="none"/>
        </w:rPr>
        <w:t>e</w:t>
      </w:r>
      <w:r>
        <w:rPr>
          <w:spacing w:val="37"/>
          <w:u w:val="none"/>
        </w:rPr>
        <w:t xml:space="preserve"> </w:t>
      </w:r>
      <w:r>
        <w:rPr>
          <w:u w:val="none"/>
        </w:rPr>
        <w:t>fe</w:t>
      </w:r>
      <w:r>
        <w:rPr>
          <w:spacing w:val="1"/>
          <w:u w:val="none"/>
        </w:rPr>
        <w:t>d</w:t>
      </w:r>
      <w:r>
        <w:rPr>
          <w:u w:val="none"/>
        </w:rPr>
        <w:t>eral</w:t>
      </w:r>
      <w:r>
        <w:rPr>
          <w:spacing w:val="37"/>
          <w:u w:val="none"/>
        </w:rPr>
        <w:t xml:space="preserve"> </w:t>
      </w:r>
      <w:r>
        <w:rPr>
          <w:spacing w:val="1"/>
          <w:u w:val="none"/>
        </w:rPr>
        <w:t>b</w:t>
      </w:r>
      <w:r>
        <w:rPr>
          <w:u w:val="none"/>
        </w:rPr>
        <w:t>a</w:t>
      </w:r>
      <w:r>
        <w:rPr>
          <w:spacing w:val="1"/>
          <w:u w:val="none"/>
        </w:rPr>
        <w:t>nk</w:t>
      </w:r>
      <w:r>
        <w:rPr>
          <w:u w:val="none"/>
        </w:rPr>
        <w:t>r</w:t>
      </w:r>
      <w:r>
        <w:rPr>
          <w:spacing w:val="1"/>
          <w:u w:val="none"/>
        </w:rPr>
        <w:t>up</w:t>
      </w:r>
      <w:r>
        <w:rPr>
          <w:u w:val="none"/>
        </w:rPr>
        <w:t>tcy</w:t>
      </w:r>
      <w:r>
        <w:rPr>
          <w:spacing w:val="37"/>
          <w:u w:val="none"/>
        </w:rPr>
        <w:t xml:space="preserve"> </w:t>
      </w:r>
      <w:r>
        <w:rPr>
          <w:spacing w:val="-1"/>
          <w:u w:val="none"/>
        </w:rPr>
        <w:t>l</w:t>
      </w:r>
      <w:r>
        <w:rPr>
          <w:u w:val="none"/>
        </w:rPr>
        <w:t>a</w:t>
      </w:r>
      <w:r>
        <w:rPr>
          <w:spacing w:val="1"/>
          <w:u w:val="none"/>
        </w:rPr>
        <w:t>w</w:t>
      </w:r>
      <w:r>
        <w:rPr>
          <w:u w:val="none"/>
        </w:rPr>
        <w:t>,</w:t>
      </w:r>
      <w:r>
        <w:rPr>
          <w:spacing w:val="36"/>
          <w:u w:val="none"/>
        </w:rPr>
        <w:t xml:space="preserve"> </w:t>
      </w:r>
      <w:r>
        <w:rPr>
          <w:u w:val="none"/>
        </w:rPr>
        <w:t>(iii)</w:t>
      </w:r>
      <w:r>
        <w:rPr>
          <w:spacing w:val="37"/>
          <w:u w:val="none"/>
        </w:rPr>
        <w:t xml:space="preserve"> </w:t>
      </w:r>
      <w:r>
        <w:rPr>
          <w:u w:val="none"/>
        </w:rPr>
        <w:t>filed</w:t>
      </w:r>
      <w:r>
        <w:rPr>
          <w:spacing w:val="37"/>
          <w:u w:val="none"/>
        </w:rPr>
        <w:t xml:space="preserve"> </w:t>
      </w:r>
      <w:r>
        <w:rPr>
          <w:u w:val="none"/>
        </w:rPr>
        <w:t>a</w:t>
      </w:r>
      <w:r>
        <w:rPr>
          <w:spacing w:val="37"/>
          <w:u w:val="none"/>
        </w:rPr>
        <w:t xml:space="preserve"> </w:t>
      </w:r>
      <w:r>
        <w:rPr>
          <w:u w:val="none"/>
        </w:rPr>
        <w:t>petition</w:t>
      </w:r>
      <w:r>
        <w:rPr>
          <w:spacing w:val="38"/>
          <w:u w:val="none"/>
        </w:rPr>
        <w:t xml:space="preserve"> </w:t>
      </w:r>
      <w:r>
        <w:rPr>
          <w:u w:val="none"/>
        </w:rPr>
        <w:t>or</w:t>
      </w:r>
      <w:r>
        <w:rPr>
          <w:spacing w:val="36"/>
          <w:u w:val="none"/>
        </w:rPr>
        <w:t xml:space="preserve"> </w:t>
      </w:r>
      <w:r>
        <w:rPr>
          <w:u w:val="none"/>
        </w:rPr>
        <w:t>a</w:t>
      </w:r>
      <w:r>
        <w:rPr>
          <w:spacing w:val="1"/>
          <w:u w:val="none"/>
        </w:rPr>
        <w:t>n</w:t>
      </w:r>
      <w:r>
        <w:rPr>
          <w:u w:val="none"/>
        </w:rPr>
        <w:t>s</w:t>
      </w:r>
      <w:r>
        <w:rPr>
          <w:spacing w:val="1"/>
          <w:u w:val="none"/>
        </w:rPr>
        <w:t>w</w:t>
      </w:r>
      <w:r>
        <w:rPr>
          <w:u w:val="none"/>
        </w:rPr>
        <w:t>er</w:t>
      </w:r>
      <w:r>
        <w:rPr>
          <w:spacing w:val="1"/>
          <w:w w:val="102"/>
          <w:u w:val="none"/>
        </w:rPr>
        <w:t xml:space="preserve"> </w:t>
      </w:r>
      <w:r>
        <w:rPr>
          <w:u w:val="none"/>
        </w:rPr>
        <w:t>see</w:t>
      </w:r>
      <w:r>
        <w:rPr>
          <w:spacing w:val="1"/>
          <w:u w:val="none"/>
        </w:rPr>
        <w:t>k</w:t>
      </w:r>
      <w:r>
        <w:rPr>
          <w:u w:val="none"/>
        </w:rPr>
        <w:t>i</w:t>
      </w:r>
      <w:r>
        <w:rPr>
          <w:spacing w:val="1"/>
          <w:u w:val="none"/>
        </w:rPr>
        <w:t>n</w:t>
      </w:r>
      <w:r>
        <w:rPr>
          <w:u w:val="none"/>
        </w:rPr>
        <w:t>g</w:t>
      </w:r>
      <w:r>
        <w:rPr>
          <w:spacing w:val="49"/>
          <w:u w:val="none"/>
        </w:rPr>
        <w:t xml:space="preserve"> </w:t>
      </w:r>
      <w:r>
        <w:rPr>
          <w:u w:val="none"/>
        </w:rPr>
        <w:t>a</w:t>
      </w:r>
      <w:r>
        <w:rPr>
          <w:spacing w:val="1"/>
          <w:u w:val="none"/>
        </w:rPr>
        <w:t>n</w:t>
      </w:r>
      <w:r>
        <w:rPr>
          <w:u w:val="none"/>
        </w:rPr>
        <w:t>y</w:t>
      </w:r>
      <w:r>
        <w:rPr>
          <w:spacing w:val="49"/>
          <w:u w:val="none"/>
        </w:rPr>
        <w:t xml:space="preserve"> </w:t>
      </w:r>
      <w:r>
        <w:rPr>
          <w:u w:val="none"/>
        </w:rPr>
        <w:t>re</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r>
        <w:rPr>
          <w:spacing w:val="47"/>
          <w:u w:val="none"/>
        </w:rPr>
        <w:t xml:space="preserve"> </w:t>
      </w:r>
      <w:r>
        <w:rPr>
          <w:u w:val="none"/>
        </w:rPr>
        <w:t>arra</w:t>
      </w:r>
      <w:r>
        <w:rPr>
          <w:spacing w:val="1"/>
          <w:u w:val="none"/>
        </w:rPr>
        <w:t>n</w:t>
      </w:r>
      <w:r>
        <w:rPr>
          <w:u w:val="none"/>
        </w:rPr>
        <w:t>ge</w:t>
      </w:r>
      <w:r>
        <w:rPr>
          <w:spacing w:val="2"/>
          <w:u w:val="none"/>
        </w:rPr>
        <w:t>m</w:t>
      </w:r>
      <w:r>
        <w:rPr>
          <w:u w:val="none"/>
        </w:rPr>
        <w:t>e</w:t>
      </w:r>
      <w:r>
        <w:rPr>
          <w:spacing w:val="1"/>
          <w:u w:val="none"/>
        </w:rPr>
        <w:t>n</w:t>
      </w:r>
      <w:r>
        <w:rPr>
          <w:u w:val="none"/>
        </w:rPr>
        <w:t>t,</w:t>
      </w:r>
      <w:r>
        <w:rPr>
          <w:spacing w:val="48"/>
          <w:u w:val="none"/>
        </w:rPr>
        <w:t xml:space="preserve"> </w:t>
      </w:r>
      <w:r>
        <w:rPr>
          <w:u w:val="none"/>
        </w:rPr>
        <w:t>c</w:t>
      </w:r>
      <w:r>
        <w:rPr>
          <w:spacing w:val="1"/>
          <w:u w:val="none"/>
        </w:rPr>
        <w:t>o</w:t>
      </w:r>
      <w:r>
        <w:rPr>
          <w:spacing w:val="2"/>
          <w:u w:val="none"/>
        </w:rPr>
        <w:t>m</w:t>
      </w:r>
      <w:r>
        <w:rPr>
          <w:u w:val="none"/>
        </w:rPr>
        <w:t>position,</w:t>
      </w:r>
      <w:r>
        <w:rPr>
          <w:spacing w:val="48"/>
          <w:u w:val="none"/>
        </w:rPr>
        <w:t xml:space="preserve"> </w:t>
      </w:r>
      <w:r>
        <w:rPr>
          <w:u w:val="none"/>
        </w:rPr>
        <w:t>rea</w:t>
      </w:r>
      <w:r>
        <w:rPr>
          <w:spacing w:val="1"/>
          <w:u w:val="none"/>
        </w:rPr>
        <w:t>d</w:t>
      </w:r>
      <w:r>
        <w:rPr>
          <w:u w:val="none"/>
        </w:rPr>
        <w:t>just</w:t>
      </w:r>
      <w:r>
        <w:rPr>
          <w:spacing w:val="2"/>
          <w:u w:val="none"/>
        </w:rPr>
        <w:t>m</w:t>
      </w:r>
      <w:r>
        <w:rPr>
          <w:u w:val="none"/>
        </w:rPr>
        <w:t>e</w:t>
      </w:r>
      <w:r>
        <w:rPr>
          <w:spacing w:val="1"/>
          <w:u w:val="none"/>
        </w:rPr>
        <w:t>n</w:t>
      </w:r>
      <w:r>
        <w:rPr>
          <w:u w:val="none"/>
        </w:rPr>
        <w:t>t,</w:t>
      </w:r>
      <w:r>
        <w:rPr>
          <w:spacing w:val="48"/>
          <w:u w:val="none"/>
        </w:rPr>
        <w:t xml:space="preserve"> </w:t>
      </w:r>
      <w:r>
        <w:rPr>
          <w:u w:val="none"/>
        </w:rPr>
        <w:t>liquidation,</w:t>
      </w:r>
      <w:r>
        <w:rPr>
          <w:spacing w:val="48"/>
          <w:u w:val="none"/>
        </w:rPr>
        <w:t xml:space="preserve"> </w:t>
      </w:r>
      <w:r>
        <w:rPr>
          <w:u w:val="none"/>
        </w:rPr>
        <w:t>or</w:t>
      </w:r>
      <w:r>
        <w:rPr>
          <w:spacing w:val="49"/>
          <w:u w:val="none"/>
        </w:rPr>
        <w:t xml:space="preserve"> </w:t>
      </w:r>
      <w:r>
        <w:rPr>
          <w:u w:val="none"/>
        </w:rPr>
        <w:t>si</w:t>
      </w:r>
      <w:r>
        <w:rPr>
          <w:spacing w:val="2"/>
          <w:u w:val="none"/>
        </w:rPr>
        <w:t>m</w:t>
      </w:r>
      <w:r>
        <w:rPr>
          <w:u w:val="none"/>
        </w:rPr>
        <w:t>ilar</w:t>
      </w:r>
      <w:r>
        <w:rPr>
          <w:spacing w:val="49"/>
          <w:u w:val="none"/>
        </w:rPr>
        <w:t xml:space="preserve"> </w:t>
      </w:r>
      <w:r>
        <w:rPr>
          <w:u w:val="none"/>
        </w:rPr>
        <w:t>relief</w:t>
      </w:r>
      <w:r>
        <w:rPr>
          <w:spacing w:val="50"/>
          <w:u w:val="none"/>
        </w:rPr>
        <w:t xml:space="preserve"> </w:t>
      </w:r>
      <w:r>
        <w:rPr>
          <w:u w:val="none"/>
        </w:rPr>
        <w:t>under</w:t>
      </w:r>
      <w:r>
        <w:rPr>
          <w:spacing w:val="1"/>
          <w:w w:val="102"/>
          <w:u w:val="none"/>
        </w:rPr>
        <w:t xml:space="preserve"> </w:t>
      </w:r>
      <w:r>
        <w:rPr>
          <w:u w:val="none"/>
        </w:rPr>
        <w:t>a</w:t>
      </w:r>
      <w:r>
        <w:rPr>
          <w:spacing w:val="1"/>
          <w:u w:val="none"/>
        </w:rPr>
        <w:t>n</w:t>
      </w:r>
      <w:r>
        <w:rPr>
          <w:u w:val="none"/>
        </w:rPr>
        <w:t>y</w:t>
      </w:r>
      <w:r>
        <w:rPr>
          <w:spacing w:val="38"/>
          <w:u w:val="none"/>
        </w:rPr>
        <w:t xml:space="preserve"> </w:t>
      </w:r>
      <w:r>
        <w:rPr>
          <w:u w:val="none"/>
        </w:rPr>
        <w:t>stat</w:t>
      </w:r>
      <w:r>
        <w:rPr>
          <w:spacing w:val="1"/>
          <w:u w:val="none"/>
        </w:rPr>
        <w:t>u</w:t>
      </w:r>
      <w:r>
        <w:rPr>
          <w:u w:val="none"/>
        </w:rPr>
        <w:t>te,</w:t>
      </w:r>
      <w:r>
        <w:rPr>
          <w:spacing w:val="36"/>
          <w:u w:val="none"/>
        </w:rPr>
        <w:t xml:space="preserve"> </w:t>
      </w:r>
      <w:r>
        <w:rPr>
          <w:u w:val="none"/>
        </w:rPr>
        <w:t>law</w:t>
      </w:r>
      <w:r>
        <w:rPr>
          <w:spacing w:val="39"/>
          <w:u w:val="none"/>
        </w:rPr>
        <w:t xml:space="preserve"> </w:t>
      </w:r>
      <w:r>
        <w:rPr>
          <w:spacing w:val="1"/>
          <w:u w:val="none"/>
        </w:rPr>
        <w:t>o</w:t>
      </w:r>
      <w:r>
        <w:rPr>
          <w:u w:val="none"/>
        </w:rPr>
        <w:t>r</w:t>
      </w:r>
      <w:r>
        <w:rPr>
          <w:spacing w:val="37"/>
          <w:u w:val="none"/>
        </w:rPr>
        <w:t xml:space="preserve"> </w:t>
      </w:r>
      <w:r>
        <w:rPr>
          <w:u w:val="none"/>
        </w:rPr>
        <w:t>re</w:t>
      </w:r>
      <w:r>
        <w:rPr>
          <w:spacing w:val="1"/>
          <w:u w:val="none"/>
        </w:rPr>
        <w:t>gu</w:t>
      </w:r>
      <w:r>
        <w:rPr>
          <w:u w:val="none"/>
        </w:rPr>
        <w:t>lati</w:t>
      </w:r>
      <w:r>
        <w:rPr>
          <w:spacing w:val="1"/>
          <w:u w:val="none"/>
        </w:rPr>
        <w:t>on</w:t>
      </w:r>
      <w:r>
        <w:rPr>
          <w:u w:val="none"/>
        </w:rPr>
        <w:t>,</w:t>
      </w:r>
      <w:r>
        <w:rPr>
          <w:spacing w:val="36"/>
          <w:u w:val="none"/>
        </w:rPr>
        <w:t xml:space="preserve"> </w:t>
      </w:r>
      <w:r>
        <w:rPr>
          <w:u w:val="none"/>
        </w:rPr>
        <w:t>(i</w:t>
      </w:r>
      <w:r>
        <w:rPr>
          <w:spacing w:val="1"/>
          <w:u w:val="none"/>
        </w:rPr>
        <w:t>v</w:t>
      </w:r>
      <w:r>
        <w:rPr>
          <w:u w:val="none"/>
        </w:rPr>
        <w:t>)</w:t>
      </w:r>
      <w:r>
        <w:rPr>
          <w:spacing w:val="37"/>
          <w:u w:val="none"/>
        </w:rPr>
        <w:t xml:space="preserve"> </w:t>
      </w:r>
      <w:r>
        <w:rPr>
          <w:u w:val="none"/>
        </w:rPr>
        <w:t>filed</w:t>
      </w:r>
      <w:r>
        <w:rPr>
          <w:spacing w:val="38"/>
          <w:u w:val="none"/>
        </w:rPr>
        <w:t xml:space="preserve"> </w:t>
      </w:r>
      <w:r>
        <w:rPr>
          <w:u w:val="none"/>
        </w:rPr>
        <w:t>an</w:t>
      </w:r>
      <w:r>
        <w:rPr>
          <w:spacing w:val="39"/>
          <w:u w:val="none"/>
        </w:rPr>
        <w:t xml:space="preserve"> </w:t>
      </w:r>
      <w:r>
        <w:rPr>
          <w:u w:val="none"/>
        </w:rPr>
        <w:t>a</w:t>
      </w:r>
      <w:r>
        <w:rPr>
          <w:spacing w:val="1"/>
          <w:u w:val="none"/>
        </w:rPr>
        <w:t>n</w:t>
      </w:r>
      <w:r>
        <w:rPr>
          <w:u w:val="none"/>
        </w:rPr>
        <w:t>s</w:t>
      </w:r>
      <w:r>
        <w:rPr>
          <w:spacing w:val="1"/>
          <w:u w:val="none"/>
        </w:rPr>
        <w:t>w</w:t>
      </w:r>
      <w:r>
        <w:rPr>
          <w:u w:val="none"/>
        </w:rPr>
        <w:t>er</w:t>
      </w:r>
      <w:r>
        <w:rPr>
          <w:spacing w:val="37"/>
          <w:u w:val="none"/>
        </w:rPr>
        <w:t xml:space="preserve"> </w:t>
      </w:r>
      <w:r>
        <w:rPr>
          <w:u w:val="none"/>
        </w:rPr>
        <w:t>or</w:t>
      </w:r>
      <w:r>
        <w:rPr>
          <w:spacing w:val="37"/>
          <w:u w:val="none"/>
        </w:rPr>
        <w:t xml:space="preserve"> </w:t>
      </w:r>
      <w:r>
        <w:rPr>
          <w:u w:val="none"/>
        </w:rPr>
        <w:t>other</w:t>
      </w:r>
      <w:r>
        <w:rPr>
          <w:spacing w:val="37"/>
          <w:u w:val="none"/>
        </w:rPr>
        <w:t xml:space="preserve"> </w:t>
      </w:r>
      <w:r>
        <w:rPr>
          <w:u w:val="none"/>
        </w:rPr>
        <w:t>plea</w:t>
      </w:r>
      <w:r>
        <w:rPr>
          <w:spacing w:val="1"/>
          <w:u w:val="none"/>
        </w:rPr>
        <w:t>d</w:t>
      </w:r>
      <w:r>
        <w:rPr>
          <w:u w:val="none"/>
        </w:rPr>
        <w:t>ing,</w:t>
      </w:r>
      <w:r>
        <w:rPr>
          <w:spacing w:val="36"/>
          <w:u w:val="none"/>
        </w:rPr>
        <w:t xml:space="preserve"> </w:t>
      </w:r>
      <w:r>
        <w:rPr>
          <w:u w:val="none"/>
        </w:rPr>
        <w:t>a</w:t>
      </w:r>
      <w:r>
        <w:rPr>
          <w:spacing w:val="1"/>
          <w:u w:val="none"/>
        </w:rPr>
        <w:t>d</w:t>
      </w:r>
      <w:r>
        <w:rPr>
          <w:spacing w:val="2"/>
          <w:u w:val="none"/>
        </w:rPr>
        <w:t>m</w:t>
      </w:r>
      <w:r>
        <w:rPr>
          <w:u w:val="none"/>
        </w:rPr>
        <w:t>itting</w:t>
      </w:r>
      <w:r>
        <w:rPr>
          <w:spacing w:val="38"/>
          <w:u w:val="none"/>
        </w:rPr>
        <w:t xml:space="preserve"> </w:t>
      </w:r>
      <w:r>
        <w:rPr>
          <w:u w:val="none"/>
        </w:rPr>
        <w:t>or</w:t>
      </w:r>
      <w:r>
        <w:rPr>
          <w:spacing w:val="37"/>
          <w:u w:val="none"/>
        </w:rPr>
        <w:t xml:space="preserve"> </w:t>
      </w:r>
      <w:r>
        <w:rPr>
          <w:u w:val="none"/>
        </w:rPr>
        <w:t>failing</w:t>
      </w:r>
      <w:r>
        <w:rPr>
          <w:spacing w:val="37"/>
          <w:u w:val="none"/>
        </w:rPr>
        <w:t xml:space="preserve"> </w:t>
      </w:r>
      <w:r>
        <w:rPr>
          <w:u w:val="none"/>
        </w:rPr>
        <w:t>to</w:t>
      </w:r>
      <w:r>
        <w:rPr>
          <w:spacing w:val="37"/>
          <w:u w:val="none"/>
        </w:rPr>
        <w:t xml:space="preserve"> </w:t>
      </w:r>
      <w:r>
        <w:rPr>
          <w:u w:val="none"/>
        </w:rPr>
        <w:t>c</w:t>
      </w:r>
      <w:r>
        <w:rPr>
          <w:spacing w:val="1"/>
          <w:u w:val="none"/>
        </w:rPr>
        <w:t>o</w:t>
      </w:r>
      <w:r>
        <w:rPr>
          <w:u w:val="none"/>
        </w:rPr>
        <w:t>ntest</w:t>
      </w:r>
      <w:r>
        <w:rPr>
          <w:spacing w:val="37"/>
          <w:u w:val="none"/>
        </w:rPr>
        <w:t xml:space="preserve"> </w:t>
      </w:r>
      <w:r>
        <w:rPr>
          <w:u w:val="none"/>
        </w:rPr>
        <w:t>the</w:t>
      </w:r>
      <w:r>
        <w:rPr>
          <w:w w:val="102"/>
          <w:u w:val="none"/>
        </w:rPr>
        <w:t xml:space="preserve"> </w:t>
      </w:r>
      <w:r>
        <w:rPr>
          <w:spacing w:val="2"/>
          <w:u w:val="none"/>
        </w:rPr>
        <w:t>m</w:t>
      </w:r>
      <w:r>
        <w:rPr>
          <w:u w:val="none"/>
        </w:rPr>
        <w:t>aterial</w:t>
      </w:r>
      <w:r>
        <w:rPr>
          <w:spacing w:val="35"/>
          <w:u w:val="none"/>
        </w:rPr>
        <w:t xml:space="preserve"> </w:t>
      </w:r>
      <w:r>
        <w:rPr>
          <w:u w:val="none"/>
        </w:rPr>
        <w:t>alle</w:t>
      </w:r>
      <w:r>
        <w:rPr>
          <w:spacing w:val="1"/>
          <w:u w:val="none"/>
        </w:rPr>
        <w:t>g</w:t>
      </w:r>
      <w:r>
        <w:rPr>
          <w:u w:val="none"/>
        </w:rPr>
        <w:t>ations</w:t>
      </w:r>
      <w:r>
        <w:rPr>
          <w:spacing w:val="35"/>
          <w:u w:val="none"/>
        </w:rPr>
        <w:t xml:space="preserve"> </w:t>
      </w:r>
      <w:r>
        <w:rPr>
          <w:u w:val="none"/>
        </w:rPr>
        <w:t>of</w:t>
      </w:r>
      <w:r>
        <w:rPr>
          <w:spacing w:val="35"/>
          <w:u w:val="none"/>
        </w:rPr>
        <w:t xml:space="preserve"> </w:t>
      </w:r>
      <w:r>
        <w:rPr>
          <w:u w:val="none"/>
        </w:rPr>
        <w:t>a</w:t>
      </w:r>
      <w:r>
        <w:rPr>
          <w:spacing w:val="37"/>
          <w:u w:val="none"/>
        </w:rPr>
        <w:t xml:space="preserve"> </w:t>
      </w:r>
      <w:r>
        <w:rPr>
          <w:u w:val="none"/>
        </w:rPr>
        <w:t>petition</w:t>
      </w:r>
      <w:r>
        <w:rPr>
          <w:spacing w:val="36"/>
          <w:u w:val="none"/>
        </w:rPr>
        <w:t xml:space="preserve"> </w:t>
      </w:r>
      <w:r>
        <w:rPr>
          <w:u w:val="none"/>
        </w:rPr>
        <w:t>filed</w:t>
      </w:r>
      <w:r>
        <w:rPr>
          <w:spacing w:val="37"/>
          <w:u w:val="none"/>
        </w:rPr>
        <w:t xml:space="preserve"> </w:t>
      </w:r>
      <w:r>
        <w:rPr>
          <w:u w:val="none"/>
        </w:rPr>
        <w:t>a</w:t>
      </w:r>
      <w:r>
        <w:rPr>
          <w:spacing w:val="1"/>
          <w:u w:val="none"/>
        </w:rPr>
        <w:t>g</w:t>
      </w:r>
      <w:r>
        <w:rPr>
          <w:u w:val="none"/>
        </w:rPr>
        <w:t>ainst</w:t>
      </w:r>
      <w:r>
        <w:rPr>
          <w:spacing w:val="35"/>
          <w:u w:val="none"/>
        </w:rPr>
        <w:t xml:space="preserve"> </w:t>
      </w:r>
      <w:r>
        <w:rPr>
          <w:u w:val="none"/>
        </w:rPr>
        <w:t>that</w:t>
      </w:r>
      <w:r>
        <w:rPr>
          <w:spacing w:val="36"/>
          <w:u w:val="none"/>
        </w:rPr>
        <w:t xml:space="preserve"> </w:t>
      </w:r>
      <w:r>
        <w:rPr>
          <w:spacing w:val="1"/>
          <w:u w:val="none"/>
        </w:rPr>
        <w:t>p</w:t>
      </w:r>
      <w:r>
        <w:rPr>
          <w:u w:val="none"/>
        </w:rPr>
        <w:t>arty</w:t>
      </w:r>
      <w:r>
        <w:rPr>
          <w:spacing w:val="36"/>
          <w:u w:val="none"/>
        </w:rPr>
        <w:t xml:space="preserve"> </w:t>
      </w:r>
      <w:r>
        <w:rPr>
          <w:u w:val="none"/>
        </w:rPr>
        <w:t>in</w:t>
      </w:r>
      <w:r>
        <w:rPr>
          <w:spacing w:val="36"/>
          <w:u w:val="none"/>
        </w:rPr>
        <w:t xml:space="preserve"> </w:t>
      </w:r>
      <w:r>
        <w:rPr>
          <w:u w:val="none"/>
        </w:rPr>
        <w:t>a</w:t>
      </w:r>
      <w:r>
        <w:rPr>
          <w:spacing w:val="1"/>
          <w:u w:val="none"/>
        </w:rPr>
        <w:t>n</w:t>
      </w:r>
      <w:r>
        <w:rPr>
          <w:u w:val="none"/>
        </w:rPr>
        <w:t>y</w:t>
      </w:r>
      <w:r>
        <w:rPr>
          <w:spacing w:val="3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5"/>
          <w:u w:val="none"/>
        </w:rPr>
        <w:t xml:space="preserve"> </w:t>
      </w:r>
      <w:r>
        <w:rPr>
          <w:spacing w:val="1"/>
          <w:u w:val="none"/>
        </w:rPr>
        <w:t>n</w:t>
      </w:r>
      <w:r>
        <w:rPr>
          <w:u w:val="none"/>
        </w:rPr>
        <w:t>at</w:t>
      </w:r>
      <w:r>
        <w:rPr>
          <w:spacing w:val="1"/>
          <w:u w:val="none"/>
        </w:rPr>
        <w:t>u</w:t>
      </w:r>
      <w:r>
        <w:rPr>
          <w:u w:val="none"/>
        </w:rPr>
        <w:t>re,</w:t>
      </w:r>
      <w:r>
        <w:rPr>
          <w:spacing w:val="35"/>
          <w:u w:val="none"/>
        </w:rPr>
        <w:t xml:space="preserve"> </w:t>
      </w:r>
      <w:r>
        <w:rPr>
          <w:spacing w:val="1"/>
          <w:u w:val="none"/>
        </w:rPr>
        <w:t>o</w:t>
      </w:r>
      <w:r>
        <w:rPr>
          <w:u w:val="none"/>
        </w:rPr>
        <w:t>r</w:t>
      </w:r>
      <w:r>
        <w:rPr>
          <w:spacing w:val="36"/>
          <w:u w:val="none"/>
        </w:rPr>
        <w:t xml:space="preserve"> </w:t>
      </w:r>
      <w:r>
        <w:rPr>
          <w:u w:val="none"/>
        </w:rPr>
        <w:t>(</w:t>
      </w:r>
      <w:r>
        <w:rPr>
          <w:spacing w:val="1"/>
          <w:u w:val="none"/>
        </w:rPr>
        <w:t>v</w:t>
      </w:r>
      <w:r>
        <w:rPr>
          <w:u w:val="none"/>
        </w:rPr>
        <w:t>)</w:t>
      </w:r>
      <w:r>
        <w:rPr>
          <w:spacing w:val="35"/>
          <w:u w:val="none"/>
        </w:rPr>
        <w:t xml:space="preserve"> </w:t>
      </w:r>
      <w:r>
        <w:rPr>
          <w:u w:val="none"/>
        </w:rPr>
        <w:t>s</w:t>
      </w:r>
      <w:r>
        <w:rPr>
          <w:spacing w:val="1"/>
          <w:u w:val="none"/>
        </w:rPr>
        <w:t>ough</w:t>
      </w:r>
      <w:r>
        <w:rPr>
          <w:u w:val="none"/>
        </w:rPr>
        <w:t>t,</w:t>
      </w:r>
      <w:r>
        <w:rPr>
          <w:w w:val="102"/>
          <w:u w:val="none"/>
        </w:rPr>
        <w:t xml:space="preserve"> </w:t>
      </w:r>
      <w:r>
        <w:rPr>
          <w:u w:val="none"/>
        </w:rPr>
        <w:t>c</w:t>
      </w:r>
      <w:r>
        <w:rPr>
          <w:spacing w:val="1"/>
          <w:u w:val="none"/>
        </w:rPr>
        <w:t>o</w:t>
      </w:r>
      <w:r>
        <w:rPr>
          <w:u w:val="none"/>
        </w:rPr>
        <w:t>nse</w:t>
      </w:r>
      <w:r>
        <w:rPr>
          <w:spacing w:val="1"/>
          <w:u w:val="none"/>
        </w:rPr>
        <w:t>n</w:t>
      </w:r>
      <w:r>
        <w:rPr>
          <w:u w:val="none"/>
        </w:rPr>
        <w:t>ted</w:t>
      </w:r>
      <w:r>
        <w:rPr>
          <w:spacing w:val="23"/>
          <w:u w:val="none"/>
        </w:rPr>
        <w:t xml:space="preserve"> </w:t>
      </w:r>
      <w:r>
        <w:rPr>
          <w:u w:val="none"/>
        </w:rPr>
        <w:t>to,</w:t>
      </w:r>
      <w:r>
        <w:rPr>
          <w:spacing w:val="23"/>
          <w:u w:val="none"/>
        </w:rPr>
        <w:t xml:space="preserve"> </w:t>
      </w:r>
      <w:r>
        <w:rPr>
          <w:u w:val="none"/>
        </w:rPr>
        <w:t>or</w:t>
      </w:r>
      <w:r>
        <w:rPr>
          <w:spacing w:val="22"/>
          <w:u w:val="none"/>
        </w:rPr>
        <w:t xml:space="preserve"> </w:t>
      </w:r>
      <w:r>
        <w:rPr>
          <w:u w:val="none"/>
        </w:rPr>
        <w:t>ac</w:t>
      </w:r>
      <w:r>
        <w:rPr>
          <w:spacing w:val="1"/>
          <w:u w:val="none"/>
        </w:rPr>
        <w:t>q</w:t>
      </w:r>
      <w:r>
        <w:rPr>
          <w:u w:val="none"/>
        </w:rPr>
        <w:t>uiesced</w:t>
      </w:r>
      <w:r>
        <w:rPr>
          <w:spacing w:val="24"/>
          <w:u w:val="none"/>
        </w:rPr>
        <w:t xml:space="preserve"> </w:t>
      </w:r>
      <w:r>
        <w:rPr>
          <w:u w:val="none"/>
        </w:rPr>
        <w:t>in</w:t>
      </w:r>
      <w:r>
        <w:rPr>
          <w:spacing w:val="23"/>
          <w:u w:val="none"/>
        </w:rPr>
        <w:t xml:space="preserve"> </w:t>
      </w:r>
      <w:r>
        <w:rPr>
          <w:u w:val="none"/>
        </w:rPr>
        <w:t>the</w:t>
      </w:r>
      <w:r>
        <w:rPr>
          <w:spacing w:val="24"/>
          <w:u w:val="none"/>
        </w:rPr>
        <w:t xml:space="preserve"> </w:t>
      </w:r>
      <w:r>
        <w:rPr>
          <w:u w:val="none"/>
        </w:rPr>
        <w:t>a</w:t>
      </w:r>
      <w:r>
        <w:rPr>
          <w:spacing w:val="1"/>
          <w:u w:val="none"/>
        </w:rPr>
        <w:t>p</w:t>
      </w:r>
      <w:r>
        <w:rPr>
          <w:u w:val="none"/>
        </w:rPr>
        <w:t>point</w:t>
      </w:r>
      <w:r>
        <w:rPr>
          <w:spacing w:val="2"/>
          <w:u w:val="none"/>
        </w:rPr>
        <w:t>m</w:t>
      </w:r>
      <w:r>
        <w:rPr>
          <w:u w:val="none"/>
        </w:rPr>
        <w:t>e</w:t>
      </w:r>
      <w:r>
        <w:rPr>
          <w:spacing w:val="1"/>
          <w:u w:val="none"/>
        </w:rPr>
        <w:t>n</w:t>
      </w:r>
      <w:r>
        <w:rPr>
          <w:u w:val="none"/>
        </w:rPr>
        <w:t>t</w:t>
      </w:r>
      <w:r>
        <w:rPr>
          <w:spacing w:val="22"/>
          <w:u w:val="none"/>
        </w:rPr>
        <w:t xml:space="preserve"> </w:t>
      </w:r>
      <w:r>
        <w:rPr>
          <w:u w:val="none"/>
        </w:rPr>
        <w:t>of</w:t>
      </w:r>
      <w:r>
        <w:rPr>
          <w:spacing w:val="23"/>
          <w:u w:val="none"/>
        </w:rPr>
        <w:t xml:space="preserve"> </w:t>
      </w:r>
      <w:r>
        <w:rPr>
          <w:u w:val="none"/>
        </w:rPr>
        <w:t>a</w:t>
      </w:r>
      <w:r>
        <w:rPr>
          <w:spacing w:val="23"/>
          <w:u w:val="none"/>
        </w:rPr>
        <w:t xml:space="preserve"> </w:t>
      </w:r>
      <w:r>
        <w:rPr>
          <w:u w:val="none"/>
        </w:rPr>
        <w:t>trustee,</w:t>
      </w:r>
      <w:r>
        <w:rPr>
          <w:spacing w:val="23"/>
          <w:u w:val="none"/>
        </w:rPr>
        <w:t xml:space="preserve"> </w:t>
      </w:r>
      <w:r>
        <w:rPr>
          <w:u w:val="none"/>
        </w:rPr>
        <w:t>recei</w:t>
      </w:r>
      <w:r>
        <w:rPr>
          <w:spacing w:val="1"/>
          <w:u w:val="none"/>
        </w:rPr>
        <w:t>v</w:t>
      </w:r>
      <w:r>
        <w:rPr>
          <w:u w:val="none"/>
        </w:rPr>
        <w:t>er,</w:t>
      </w:r>
      <w:r>
        <w:rPr>
          <w:spacing w:val="22"/>
          <w:u w:val="none"/>
        </w:rPr>
        <w:t xml:space="preserve"> </w:t>
      </w:r>
      <w:r>
        <w:rPr>
          <w:spacing w:val="1"/>
          <w:u w:val="none"/>
        </w:rPr>
        <w:t>o</w:t>
      </w:r>
      <w:r>
        <w:rPr>
          <w:u w:val="none"/>
        </w:rPr>
        <w:t>r</w:t>
      </w:r>
      <w:r>
        <w:rPr>
          <w:spacing w:val="23"/>
          <w:u w:val="none"/>
        </w:rPr>
        <w:t xml:space="preserve"> </w:t>
      </w:r>
      <w:r>
        <w:rPr>
          <w:u w:val="none"/>
        </w:rPr>
        <w:t>li</w:t>
      </w:r>
      <w:r>
        <w:rPr>
          <w:spacing w:val="1"/>
          <w:u w:val="none"/>
        </w:rPr>
        <w:t>qu</w:t>
      </w:r>
      <w:r>
        <w:rPr>
          <w:u w:val="none"/>
        </w:rPr>
        <w:t>i</w:t>
      </w:r>
      <w:r>
        <w:rPr>
          <w:spacing w:val="1"/>
          <w:u w:val="none"/>
        </w:rPr>
        <w:t>d</w:t>
      </w:r>
      <w:r>
        <w:rPr>
          <w:u w:val="none"/>
        </w:rPr>
        <w:t>ati</w:t>
      </w:r>
      <w:r>
        <w:rPr>
          <w:spacing w:val="1"/>
          <w:u w:val="none"/>
        </w:rPr>
        <w:t>o</w:t>
      </w:r>
      <w:r>
        <w:rPr>
          <w:u w:val="none"/>
        </w:rPr>
        <w:t>n</w:t>
      </w:r>
      <w:r>
        <w:rPr>
          <w:spacing w:val="23"/>
          <w:u w:val="none"/>
        </w:rPr>
        <w:t xml:space="preserve"> </w:t>
      </w:r>
      <w:r>
        <w:rPr>
          <w:spacing w:val="1"/>
          <w:u w:val="none"/>
        </w:rPr>
        <w:t>o</w:t>
      </w:r>
      <w:r>
        <w:rPr>
          <w:u w:val="none"/>
        </w:rPr>
        <w:t>f</w:t>
      </w:r>
      <w:r>
        <w:rPr>
          <w:spacing w:val="23"/>
          <w:u w:val="none"/>
        </w:rPr>
        <w:t xml:space="preserve"> </w:t>
      </w:r>
      <w:r>
        <w:rPr>
          <w:u w:val="none"/>
        </w:rPr>
        <w:t>a</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3"/>
          <w:u w:val="none"/>
        </w:rPr>
        <w:t xml:space="preserve"> </w:t>
      </w:r>
      <w:r>
        <w:rPr>
          <w:spacing w:val="1"/>
          <w:u w:val="none"/>
        </w:rPr>
        <w:t>o</w:t>
      </w:r>
      <w:r>
        <w:rPr>
          <w:u w:val="none"/>
        </w:rPr>
        <w:t>r</w:t>
      </w:r>
      <w:r>
        <w:rPr>
          <w:spacing w:val="22"/>
          <w:u w:val="none"/>
        </w:rPr>
        <w:t xml:space="preserve"> </w:t>
      </w:r>
      <w:r>
        <w:rPr>
          <w:spacing w:val="1"/>
          <w:u w:val="none"/>
        </w:rPr>
        <w:t>o</w:t>
      </w:r>
      <w:r>
        <w:rPr>
          <w:u w:val="none"/>
        </w:rPr>
        <w:t>f</w:t>
      </w:r>
      <w:r>
        <w:rPr>
          <w:spacing w:val="23"/>
          <w:u w:val="none"/>
        </w:rPr>
        <w:t xml:space="preserve"> </w:t>
      </w:r>
      <w:r>
        <w:rPr>
          <w:u w:val="none"/>
        </w:rPr>
        <w:t>all</w:t>
      </w:r>
      <w:r>
        <w:rPr>
          <w:w w:val="102"/>
          <w:u w:val="none"/>
        </w:rPr>
        <w:t xml:space="preserve"> </w:t>
      </w:r>
      <w:r>
        <w:rPr>
          <w:spacing w:val="1"/>
          <w:u w:val="none"/>
        </w:rPr>
        <w:t>o</w:t>
      </w:r>
      <w:r>
        <w:rPr>
          <w:u w:val="none"/>
        </w:rPr>
        <w:t>r</w:t>
      </w:r>
      <w:r>
        <w:rPr>
          <w:spacing w:val="17"/>
          <w:u w:val="none"/>
        </w:rPr>
        <w:t xml:space="preserve"> </w:t>
      </w:r>
      <w:r>
        <w:rPr>
          <w:u w:val="none"/>
        </w:rPr>
        <w:t>a</w:t>
      </w:r>
      <w:r>
        <w:rPr>
          <w:spacing w:val="1"/>
          <w:u w:val="none"/>
        </w:rPr>
        <w:t>n</w:t>
      </w:r>
      <w:r>
        <w:rPr>
          <w:u w:val="none"/>
        </w:rPr>
        <w:t>y</w:t>
      </w:r>
      <w:r>
        <w:rPr>
          <w:spacing w:val="18"/>
          <w:u w:val="none"/>
        </w:rPr>
        <w:t xml:space="preserve"> </w:t>
      </w:r>
      <w:r>
        <w:rPr>
          <w:u w:val="none"/>
        </w:rPr>
        <w:t>s</w:t>
      </w:r>
      <w:r>
        <w:rPr>
          <w:spacing w:val="1"/>
          <w:u w:val="none"/>
        </w:rPr>
        <w:t>ub</w:t>
      </w:r>
      <w:r>
        <w:rPr>
          <w:u w:val="none"/>
        </w:rPr>
        <w:t>sta</w:t>
      </w:r>
      <w:r>
        <w:rPr>
          <w:spacing w:val="1"/>
          <w:u w:val="none"/>
        </w:rPr>
        <w:t>n</w:t>
      </w:r>
      <w:r>
        <w:rPr>
          <w:u w:val="none"/>
        </w:rPr>
        <w:t>tial</w:t>
      </w:r>
      <w:r>
        <w:rPr>
          <w:spacing w:val="18"/>
          <w:u w:val="none"/>
        </w:rPr>
        <w:t xml:space="preserve"> </w:t>
      </w:r>
      <w:r>
        <w:rPr>
          <w:spacing w:val="1"/>
          <w:u w:val="none"/>
        </w:rPr>
        <w:t>p</w:t>
      </w:r>
      <w:r>
        <w:rPr>
          <w:u w:val="none"/>
        </w:rPr>
        <w:t>art</w:t>
      </w:r>
      <w:r>
        <w:rPr>
          <w:spacing w:val="17"/>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at</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8"/>
          <w:u w:val="none"/>
        </w:rPr>
        <w:t xml:space="preserve"> </w:t>
      </w:r>
      <w:r>
        <w:rPr>
          <w:spacing w:val="1"/>
          <w:u w:val="none"/>
        </w:rPr>
        <w:t>p</w:t>
      </w:r>
      <w:r>
        <w:rPr>
          <w:u w:val="none"/>
        </w:rPr>
        <w:t>r</w:t>
      </w:r>
      <w:r>
        <w:rPr>
          <w:spacing w:val="1"/>
          <w:u w:val="none"/>
        </w:rPr>
        <w:t>o</w:t>
      </w:r>
      <w:r>
        <w:rPr>
          <w:u w:val="none"/>
        </w:rPr>
        <w:t>perty;</w:t>
      </w:r>
      <w:r>
        <w:rPr>
          <w:spacing w:val="18"/>
          <w:u w:val="none"/>
        </w:rPr>
        <w:t xml:space="preserve"> </w:t>
      </w:r>
      <w:r>
        <w:rPr>
          <w:u w:val="none"/>
        </w:rPr>
        <w:t>or</w:t>
      </w:r>
    </w:p>
    <w:p w14:paraId="7E25F70B" w14:textId="77777777" w:rsidR="000C19C9" w:rsidRDefault="000C19C9">
      <w:pPr>
        <w:spacing w:before="17" w:line="220" w:lineRule="exact"/>
      </w:pPr>
    </w:p>
    <w:p w14:paraId="11834BC6" w14:textId="77777777" w:rsidR="000C19C9" w:rsidRDefault="00D3642A">
      <w:pPr>
        <w:pStyle w:val="BodyText"/>
        <w:numPr>
          <w:ilvl w:val="2"/>
          <w:numId w:val="3"/>
        </w:numPr>
        <w:tabs>
          <w:tab w:val="left" w:pos="2264"/>
        </w:tabs>
        <w:spacing w:line="252" w:lineRule="auto"/>
        <w:ind w:right="112" w:firstLine="1440"/>
        <w:jc w:val="both"/>
        <w:rPr>
          <w:u w:val="none"/>
        </w:rPr>
      </w:pPr>
      <w:r>
        <w:rPr>
          <w:spacing w:val="1"/>
          <w:u w:color="000000"/>
        </w:rPr>
        <w:t>F</w:t>
      </w:r>
      <w:r>
        <w:rPr>
          <w:u w:color="000000"/>
        </w:rPr>
        <w:t>ail</w:t>
      </w:r>
      <w:r>
        <w:rPr>
          <w:spacing w:val="1"/>
          <w:u w:color="000000"/>
        </w:rPr>
        <w:t>u</w:t>
      </w:r>
      <w:r>
        <w:rPr>
          <w:u w:color="000000"/>
        </w:rPr>
        <w:t>re</w:t>
      </w:r>
      <w:r>
        <w:rPr>
          <w:spacing w:val="38"/>
          <w:u w:color="000000"/>
        </w:rPr>
        <w:t xml:space="preserve"> </w:t>
      </w:r>
      <w:r>
        <w:rPr>
          <w:u w:color="000000"/>
        </w:rPr>
        <w:t>to</w:t>
      </w:r>
      <w:r>
        <w:rPr>
          <w:spacing w:val="39"/>
          <w:u w:color="000000"/>
        </w:rPr>
        <w:t xml:space="preserve"> </w:t>
      </w:r>
      <w:r>
        <w:rPr>
          <w:spacing w:val="1"/>
          <w:u w:color="000000"/>
        </w:rPr>
        <w:t>D</w:t>
      </w:r>
      <w:r>
        <w:rPr>
          <w:u w:color="000000"/>
        </w:rPr>
        <w:t>is</w:t>
      </w:r>
      <w:r>
        <w:rPr>
          <w:spacing w:val="2"/>
          <w:u w:color="000000"/>
        </w:rPr>
        <w:t>m</w:t>
      </w:r>
      <w:r>
        <w:rPr>
          <w:u w:color="000000"/>
        </w:rPr>
        <w:t>iss</w:t>
      </w:r>
      <w:r>
        <w:rPr>
          <w:u w:val="none"/>
        </w:rPr>
        <w:t>.</w:t>
      </w:r>
      <w:r>
        <w:rPr>
          <w:spacing w:val="38"/>
          <w:u w:val="none"/>
        </w:rPr>
        <w:t xml:space="preserve"> </w:t>
      </w:r>
      <w:r>
        <w:rPr>
          <w:u w:val="none"/>
        </w:rPr>
        <w:t>A</w:t>
      </w:r>
      <w:r>
        <w:rPr>
          <w:spacing w:val="40"/>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i</w:t>
      </w:r>
      <w:r>
        <w:rPr>
          <w:spacing w:val="1"/>
          <w:u w:val="none"/>
        </w:rPr>
        <w:t>n</w:t>
      </w:r>
      <w:r>
        <w:rPr>
          <w:u w:val="none"/>
        </w:rPr>
        <w:t>g</w:t>
      </w:r>
      <w:r>
        <w:rPr>
          <w:spacing w:val="40"/>
          <w:u w:val="none"/>
        </w:rPr>
        <w:t xml:space="preserve"> </w:t>
      </w:r>
      <w:r>
        <w:rPr>
          <w:spacing w:val="1"/>
          <w:u w:val="none"/>
        </w:rPr>
        <w:t>h</w:t>
      </w:r>
      <w:r>
        <w:rPr>
          <w:u w:val="none"/>
        </w:rPr>
        <w:t>as</w:t>
      </w:r>
      <w:r>
        <w:rPr>
          <w:spacing w:val="39"/>
          <w:u w:val="none"/>
        </w:rPr>
        <w:t xml:space="preserve"> </w:t>
      </w:r>
      <w:r>
        <w:rPr>
          <w:spacing w:val="1"/>
          <w:u w:val="none"/>
        </w:rPr>
        <w:t>no</w:t>
      </w:r>
      <w:r>
        <w:rPr>
          <w:u w:val="none"/>
        </w:rPr>
        <w:t>t</w:t>
      </w:r>
      <w:r>
        <w:rPr>
          <w:spacing w:val="38"/>
          <w:u w:val="none"/>
        </w:rPr>
        <w:t xml:space="preserve"> </w:t>
      </w:r>
      <w:r>
        <w:rPr>
          <w:spacing w:val="1"/>
          <w:u w:val="none"/>
        </w:rPr>
        <w:t>b</w:t>
      </w:r>
      <w:r>
        <w:rPr>
          <w:u w:val="none"/>
        </w:rPr>
        <w:t>een</w:t>
      </w:r>
      <w:r>
        <w:rPr>
          <w:spacing w:val="40"/>
          <w:u w:val="none"/>
        </w:rPr>
        <w:t xml:space="preserve"> </w:t>
      </w:r>
      <w:r>
        <w:rPr>
          <w:spacing w:val="1"/>
          <w:u w:val="none"/>
        </w:rPr>
        <w:t>d</w:t>
      </w:r>
      <w:r>
        <w:rPr>
          <w:u w:val="none"/>
        </w:rPr>
        <w:t>is</w:t>
      </w:r>
      <w:r>
        <w:rPr>
          <w:spacing w:val="2"/>
          <w:u w:val="none"/>
        </w:rPr>
        <w:t>m</w:t>
      </w:r>
      <w:r>
        <w:rPr>
          <w:u w:val="none"/>
        </w:rPr>
        <w:t>issed</w:t>
      </w:r>
      <w:r>
        <w:rPr>
          <w:spacing w:val="40"/>
          <w:u w:val="none"/>
        </w:rPr>
        <w:t xml:space="preserve"> </w:t>
      </w:r>
      <w:r>
        <w:rPr>
          <w:spacing w:val="1"/>
          <w:u w:val="none"/>
        </w:rPr>
        <w:t>n</w:t>
      </w:r>
      <w:r>
        <w:rPr>
          <w:u w:val="none"/>
        </w:rPr>
        <w:t>i</w:t>
      </w:r>
      <w:r>
        <w:rPr>
          <w:spacing w:val="1"/>
          <w:u w:val="none"/>
        </w:rPr>
        <w:t>n</w:t>
      </w:r>
      <w:r>
        <w:rPr>
          <w:u w:val="none"/>
        </w:rPr>
        <w:t>ety</w:t>
      </w:r>
      <w:r>
        <w:rPr>
          <w:spacing w:val="40"/>
          <w:u w:val="none"/>
        </w:rPr>
        <w:t xml:space="preserve"> </w:t>
      </w:r>
      <w:r>
        <w:rPr>
          <w:u w:val="none"/>
        </w:rPr>
        <w:t>(</w:t>
      </w:r>
      <w:r>
        <w:rPr>
          <w:spacing w:val="1"/>
          <w:u w:val="none"/>
        </w:rPr>
        <w:t>90</w:t>
      </w:r>
      <w:r>
        <w:rPr>
          <w:u w:val="none"/>
        </w:rPr>
        <w:t>)</w:t>
      </w:r>
      <w:r>
        <w:rPr>
          <w:spacing w:val="38"/>
          <w:u w:val="none"/>
        </w:rPr>
        <w:t xml:space="preserve"> </w:t>
      </w:r>
      <w:r>
        <w:rPr>
          <w:spacing w:val="1"/>
          <w:u w:val="none"/>
        </w:rPr>
        <w:t>d</w:t>
      </w:r>
      <w:r>
        <w:rPr>
          <w:u w:val="none"/>
        </w:rPr>
        <w:t>a</w:t>
      </w:r>
      <w:r>
        <w:rPr>
          <w:spacing w:val="1"/>
          <w:u w:val="none"/>
        </w:rPr>
        <w:t>y</w:t>
      </w:r>
      <w:r>
        <w:rPr>
          <w:u w:val="none"/>
        </w:rPr>
        <w:t>s</w:t>
      </w:r>
      <w:r>
        <w:rPr>
          <w:spacing w:val="40"/>
          <w:u w:val="none"/>
        </w:rPr>
        <w:t xml:space="preserve"> </w:t>
      </w:r>
      <w:r>
        <w:rPr>
          <w:u w:val="none"/>
        </w:rPr>
        <w:t>after</w:t>
      </w:r>
      <w:r>
        <w:rPr>
          <w:w w:val="102"/>
          <w:u w:val="none"/>
        </w:rPr>
        <w:t xml:space="preserve"> </w:t>
      </w:r>
      <w:r>
        <w:rPr>
          <w:u w:val="none"/>
        </w:rPr>
        <w:t>c</w:t>
      </w:r>
      <w:r>
        <w:rPr>
          <w:spacing w:val="1"/>
          <w:u w:val="none"/>
        </w:rPr>
        <w:t>o</w:t>
      </w:r>
      <w:r>
        <w:rPr>
          <w:spacing w:val="2"/>
          <w:u w:val="none"/>
        </w:rPr>
        <w:t>mm</w:t>
      </w:r>
      <w:r>
        <w:rPr>
          <w:u w:val="none"/>
        </w:rPr>
        <w:t>e</w:t>
      </w:r>
      <w:r>
        <w:rPr>
          <w:spacing w:val="1"/>
          <w:u w:val="none"/>
        </w:rPr>
        <w:t>n</w:t>
      </w:r>
      <w:r>
        <w:rPr>
          <w:u w:val="none"/>
        </w:rPr>
        <w:t>ce</w:t>
      </w:r>
      <w:r>
        <w:rPr>
          <w:spacing w:val="2"/>
          <w:u w:val="none"/>
        </w:rPr>
        <w:t>m</w:t>
      </w:r>
      <w:r>
        <w:rPr>
          <w:u w:val="none"/>
        </w:rPr>
        <w:t>e</w:t>
      </w:r>
      <w:r>
        <w:rPr>
          <w:spacing w:val="1"/>
          <w:u w:val="none"/>
        </w:rPr>
        <w:t>n</w:t>
      </w:r>
      <w:r>
        <w:rPr>
          <w:u w:val="none"/>
        </w:rPr>
        <w:t>t</w:t>
      </w:r>
      <w:r>
        <w:rPr>
          <w:spacing w:val="48"/>
          <w:u w:val="none"/>
        </w:rPr>
        <w:t xml:space="preserve"> </w:t>
      </w:r>
      <w:r>
        <w:rPr>
          <w:u w:val="none"/>
        </w:rPr>
        <w:t>a</w:t>
      </w:r>
      <w:r>
        <w:rPr>
          <w:spacing w:val="1"/>
          <w:u w:val="none"/>
        </w:rPr>
        <w:t>g</w:t>
      </w:r>
      <w:r>
        <w:rPr>
          <w:u w:val="none"/>
        </w:rPr>
        <w:t>ainst</w:t>
      </w:r>
      <w:r>
        <w:rPr>
          <w:spacing w:val="48"/>
          <w:u w:val="none"/>
        </w:rPr>
        <w:t xml:space="preserve"> </w:t>
      </w:r>
      <w:r>
        <w:rPr>
          <w:u w:val="none"/>
        </w:rPr>
        <w:t>a</w:t>
      </w:r>
      <w:r>
        <w:rPr>
          <w:spacing w:val="50"/>
          <w:u w:val="none"/>
        </w:rPr>
        <w:t xml:space="preserve"> </w:t>
      </w:r>
      <w:r>
        <w:rPr>
          <w:spacing w:val="2"/>
          <w:u w:val="none"/>
        </w:rPr>
        <w:t>M</w:t>
      </w:r>
      <w:r>
        <w:rPr>
          <w:u w:val="none"/>
        </w:rPr>
        <w:t>e</w:t>
      </w:r>
      <w:r>
        <w:rPr>
          <w:spacing w:val="2"/>
          <w:u w:val="none"/>
        </w:rPr>
        <w:t>m</w:t>
      </w:r>
      <w:r>
        <w:rPr>
          <w:u w:val="none"/>
        </w:rPr>
        <w:t>ber</w:t>
      </w:r>
      <w:r>
        <w:rPr>
          <w:spacing w:val="49"/>
          <w:u w:val="none"/>
        </w:rPr>
        <w:t xml:space="preserve"> </w:t>
      </w:r>
      <w:r>
        <w:rPr>
          <w:u w:val="none"/>
        </w:rPr>
        <w:t>see</w:t>
      </w:r>
      <w:r>
        <w:rPr>
          <w:spacing w:val="1"/>
          <w:u w:val="none"/>
        </w:rPr>
        <w:t>k</w:t>
      </w:r>
      <w:r>
        <w:rPr>
          <w:u w:val="none"/>
        </w:rPr>
        <w:t>ing</w:t>
      </w:r>
      <w:r>
        <w:rPr>
          <w:spacing w:val="50"/>
          <w:u w:val="none"/>
        </w:rPr>
        <w:t xml:space="preserve"> </w:t>
      </w:r>
      <w:r>
        <w:rPr>
          <w:u w:val="none"/>
        </w:rPr>
        <w:t>re</w:t>
      </w:r>
      <w:r>
        <w:rPr>
          <w:spacing w:val="1"/>
          <w:u w:val="none"/>
        </w:rPr>
        <w:t>o</w:t>
      </w:r>
      <w:r>
        <w:rPr>
          <w:u w:val="none"/>
        </w:rPr>
        <w:t>rga</w:t>
      </w:r>
      <w:r>
        <w:rPr>
          <w:spacing w:val="1"/>
          <w:u w:val="none"/>
        </w:rPr>
        <w:t>n</w:t>
      </w:r>
      <w:r>
        <w:rPr>
          <w:u w:val="none"/>
        </w:rPr>
        <w:t>ization,</w:t>
      </w:r>
      <w:r>
        <w:rPr>
          <w:spacing w:val="48"/>
          <w:u w:val="none"/>
        </w:rPr>
        <w:t xml:space="preserve"> </w:t>
      </w:r>
      <w:r>
        <w:rPr>
          <w:u w:val="none"/>
        </w:rPr>
        <w:t>arra</w:t>
      </w:r>
      <w:r>
        <w:rPr>
          <w:spacing w:val="1"/>
          <w:u w:val="none"/>
        </w:rPr>
        <w:t>n</w:t>
      </w:r>
      <w:r>
        <w:rPr>
          <w:u w:val="none"/>
        </w:rPr>
        <w:t>ge</w:t>
      </w:r>
      <w:r>
        <w:rPr>
          <w:spacing w:val="2"/>
          <w:u w:val="none"/>
        </w:rPr>
        <w:t>m</w:t>
      </w:r>
      <w:r>
        <w:rPr>
          <w:u w:val="none"/>
        </w:rPr>
        <w:t>e</w:t>
      </w:r>
      <w:r>
        <w:rPr>
          <w:spacing w:val="1"/>
          <w:u w:val="none"/>
        </w:rPr>
        <w:t>n</w:t>
      </w:r>
      <w:r>
        <w:rPr>
          <w:u w:val="none"/>
        </w:rPr>
        <w:t>t,</w:t>
      </w:r>
      <w:r>
        <w:rPr>
          <w:spacing w:val="49"/>
          <w:u w:val="none"/>
        </w:rPr>
        <w:t xml:space="preserve"> </w:t>
      </w:r>
      <w:r>
        <w:rPr>
          <w:u w:val="none"/>
        </w:rPr>
        <w:t>c</w:t>
      </w:r>
      <w:r>
        <w:rPr>
          <w:spacing w:val="1"/>
          <w:u w:val="none"/>
        </w:rPr>
        <w:t>o</w:t>
      </w:r>
      <w:r>
        <w:rPr>
          <w:spacing w:val="2"/>
          <w:u w:val="none"/>
        </w:rPr>
        <w:t>m</w:t>
      </w:r>
      <w:r>
        <w:rPr>
          <w:u w:val="none"/>
        </w:rPr>
        <w:t>position,</w:t>
      </w:r>
      <w:r>
        <w:rPr>
          <w:spacing w:val="48"/>
          <w:u w:val="none"/>
        </w:rPr>
        <w:t xml:space="preserve"> </w:t>
      </w:r>
      <w:r>
        <w:rPr>
          <w:u w:val="none"/>
        </w:rPr>
        <w:t>rea</w:t>
      </w:r>
      <w:r>
        <w:rPr>
          <w:spacing w:val="1"/>
          <w:u w:val="none"/>
        </w:rPr>
        <w:t>d</w:t>
      </w:r>
      <w:r>
        <w:rPr>
          <w:u w:val="none"/>
        </w:rPr>
        <w:t>just</w:t>
      </w:r>
      <w:r>
        <w:rPr>
          <w:spacing w:val="2"/>
          <w:u w:val="none"/>
        </w:rPr>
        <w:t>m</w:t>
      </w:r>
      <w:r>
        <w:rPr>
          <w:u w:val="none"/>
        </w:rPr>
        <w:t>e</w:t>
      </w:r>
      <w:r>
        <w:rPr>
          <w:spacing w:val="1"/>
          <w:u w:val="none"/>
        </w:rPr>
        <w:t>n</w:t>
      </w:r>
      <w:r>
        <w:rPr>
          <w:u w:val="none"/>
        </w:rPr>
        <w:t>t,</w:t>
      </w:r>
      <w:r>
        <w:rPr>
          <w:w w:val="102"/>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50"/>
          <w:u w:val="none"/>
        </w:rPr>
        <w:t xml:space="preserve"> </w:t>
      </w:r>
      <w:r>
        <w:rPr>
          <w:spacing w:val="1"/>
          <w:u w:val="none"/>
        </w:rPr>
        <w:t>o</w:t>
      </w:r>
      <w:r>
        <w:rPr>
          <w:u w:val="none"/>
        </w:rPr>
        <w:t>r</w:t>
      </w:r>
      <w:r>
        <w:rPr>
          <w:spacing w:val="49"/>
          <w:u w:val="none"/>
        </w:rPr>
        <w:t xml:space="preserve"> </w:t>
      </w:r>
      <w:r>
        <w:rPr>
          <w:u w:val="none"/>
        </w:rPr>
        <w:t>si</w:t>
      </w:r>
      <w:r>
        <w:rPr>
          <w:spacing w:val="2"/>
          <w:u w:val="none"/>
        </w:rPr>
        <w:t>m</w:t>
      </w:r>
      <w:r>
        <w:rPr>
          <w:u w:val="none"/>
        </w:rPr>
        <w:t>ilar</w:t>
      </w:r>
      <w:r>
        <w:rPr>
          <w:spacing w:val="50"/>
          <w:u w:val="none"/>
        </w:rPr>
        <w:t xml:space="preserve"> </w:t>
      </w:r>
      <w:r>
        <w:rPr>
          <w:u w:val="none"/>
        </w:rPr>
        <w:t>relief</w:t>
      </w:r>
      <w:r>
        <w:rPr>
          <w:spacing w:val="49"/>
          <w:u w:val="none"/>
        </w:rPr>
        <w:t xml:space="preserve"> </w:t>
      </w:r>
      <w:r>
        <w:rPr>
          <w:spacing w:val="1"/>
          <w:u w:val="none"/>
        </w:rPr>
        <w:t>und</w:t>
      </w:r>
      <w:r>
        <w:rPr>
          <w:u w:val="none"/>
        </w:rPr>
        <w:t>er</w:t>
      </w:r>
      <w:r>
        <w:rPr>
          <w:spacing w:val="50"/>
          <w:u w:val="none"/>
        </w:rPr>
        <w:t xml:space="preserve"> </w:t>
      </w:r>
      <w:r>
        <w:rPr>
          <w:u w:val="none"/>
        </w:rPr>
        <w:t>a</w:t>
      </w:r>
      <w:r>
        <w:rPr>
          <w:spacing w:val="1"/>
          <w:u w:val="none"/>
        </w:rPr>
        <w:t>n</w:t>
      </w:r>
      <w:r>
        <w:rPr>
          <w:u w:val="none"/>
        </w:rPr>
        <w:t>y</w:t>
      </w:r>
      <w:r>
        <w:rPr>
          <w:spacing w:val="50"/>
          <w:u w:val="none"/>
        </w:rPr>
        <w:t xml:space="preserve"> </w:t>
      </w:r>
      <w:r>
        <w:rPr>
          <w:u w:val="none"/>
        </w:rPr>
        <w:t>stat</w:t>
      </w:r>
      <w:r>
        <w:rPr>
          <w:spacing w:val="1"/>
          <w:u w:val="none"/>
        </w:rPr>
        <w:t>u</w:t>
      </w:r>
      <w:r>
        <w:rPr>
          <w:u w:val="none"/>
        </w:rPr>
        <w:t>te,</w:t>
      </w:r>
      <w:r>
        <w:rPr>
          <w:spacing w:val="50"/>
          <w:u w:val="none"/>
        </w:rPr>
        <w:t xml:space="preserve"> </w:t>
      </w:r>
      <w:r>
        <w:rPr>
          <w:u w:val="none"/>
        </w:rPr>
        <w:t>law</w:t>
      </w:r>
      <w:r>
        <w:rPr>
          <w:spacing w:val="50"/>
          <w:u w:val="none"/>
        </w:rPr>
        <w:t xml:space="preserve"> </w:t>
      </w:r>
      <w:r>
        <w:rPr>
          <w:spacing w:val="1"/>
          <w:u w:val="none"/>
        </w:rPr>
        <w:t>o</w:t>
      </w:r>
      <w:r>
        <w:rPr>
          <w:u w:val="none"/>
        </w:rPr>
        <w:t>r</w:t>
      </w:r>
      <w:r>
        <w:rPr>
          <w:spacing w:val="49"/>
          <w:u w:val="none"/>
        </w:rPr>
        <w:t xml:space="preserve"> </w:t>
      </w:r>
      <w:r>
        <w:rPr>
          <w:u w:val="none"/>
        </w:rPr>
        <w:t>re</w:t>
      </w:r>
      <w:r>
        <w:rPr>
          <w:spacing w:val="1"/>
          <w:u w:val="none"/>
        </w:rPr>
        <w:t>gu</w:t>
      </w:r>
      <w:r>
        <w:rPr>
          <w:u w:val="none"/>
        </w:rPr>
        <w:t>lati</w:t>
      </w:r>
      <w:r>
        <w:rPr>
          <w:spacing w:val="1"/>
          <w:u w:val="none"/>
        </w:rPr>
        <w:t>on</w:t>
      </w:r>
      <w:r>
        <w:rPr>
          <w:u w:val="none"/>
        </w:rPr>
        <w:t>;</w:t>
      </w:r>
      <w:r>
        <w:rPr>
          <w:spacing w:val="50"/>
          <w:u w:val="none"/>
        </w:rPr>
        <w:t xml:space="preserve"> </w:t>
      </w:r>
      <w:r>
        <w:rPr>
          <w:spacing w:val="1"/>
          <w:u w:val="none"/>
        </w:rPr>
        <w:t>o</w:t>
      </w:r>
      <w:r>
        <w:rPr>
          <w:u w:val="none"/>
        </w:rPr>
        <w:t>r,</w:t>
      </w:r>
      <w:r>
        <w:rPr>
          <w:spacing w:val="49"/>
          <w:u w:val="none"/>
        </w:rPr>
        <w:t xml:space="preserve"> </w:t>
      </w:r>
      <w:r>
        <w:rPr>
          <w:spacing w:val="1"/>
          <w:u w:val="none"/>
        </w:rPr>
        <w:t>w</w:t>
      </w:r>
      <w:r>
        <w:rPr>
          <w:u w:val="none"/>
        </w:rPr>
        <w:t>it</w:t>
      </w:r>
      <w:r>
        <w:rPr>
          <w:spacing w:val="1"/>
          <w:u w:val="none"/>
        </w:rPr>
        <w:t>h</w:t>
      </w:r>
      <w:r>
        <w:rPr>
          <w:u w:val="none"/>
        </w:rPr>
        <w:t>out</w:t>
      </w:r>
      <w:r>
        <w:rPr>
          <w:spacing w:val="50"/>
          <w:u w:val="none"/>
        </w:rPr>
        <w:t xml:space="preserve"> </w:t>
      </w:r>
      <w:r>
        <w:rPr>
          <w:u w:val="none"/>
        </w:rPr>
        <w:t>t</w:t>
      </w:r>
      <w:r>
        <w:rPr>
          <w:spacing w:val="1"/>
          <w:u w:val="none"/>
        </w:rPr>
        <w:t>h</w:t>
      </w:r>
      <w:r>
        <w:rPr>
          <w:u w:val="none"/>
        </w:rPr>
        <w:t>e</w:t>
      </w:r>
      <w:r>
        <w:rPr>
          <w:spacing w:val="50"/>
          <w:u w:val="none"/>
        </w:rPr>
        <w:t xml:space="preserve"> </w:t>
      </w:r>
      <w:r>
        <w:rPr>
          <w:spacing w:val="2"/>
          <w:u w:val="none"/>
        </w:rPr>
        <w:t>M</w:t>
      </w:r>
      <w:r>
        <w:rPr>
          <w:u w:val="none"/>
        </w:rPr>
        <w:t>e</w:t>
      </w:r>
      <w:r>
        <w:rPr>
          <w:spacing w:val="2"/>
          <w:u w:val="none"/>
        </w:rPr>
        <w:t>m</w:t>
      </w:r>
      <w:r>
        <w:rPr>
          <w:u w:val="none"/>
        </w:rPr>
        <w:t>ber’s</w:t>
      </w:r>
      <w:r>
        <w:rPr>
          <w:spacing w:val="50"/>
          <w:u w:val="none"/>
        </w:rPr>
        <w:t xml:space="preserve"> </w:t>
      </w:r>
      <w:r>
        <w:rPr>
          <w:u w:val="none"/>
        </w:rPr>
        <w:t>c</w:t>
      </w:r>
      <w:r>
        <w:rPr>
          <w:spacing w:val="1"/>
          <w:u w:val="none"/>
        </w:rPr>
        <w:t>on</w:t>
      </w:r>
      <w:r>
        <w:rPr>
          <w:u w:val="none"/>
        </w:rPr>
        <w:t>se</w:t>
      </w:r>
      <w:r>
        <w:rPr>
          <w:spacing w:val="1"/>
          <w:u w:val="none"/>
        </w:rPr>
        <w:t>n</w:t>
      </w:r>
      <w:r>
        <w:rPr>
          <w:u w:val="none"/>
        </w:rPr>
        <w:t>t</w:t>
      </w:r>
      <w:r>
        <w:rPr>
          <w:spacing w:val="49"/>
          <w:u w:val="none"/>
        </w:rPr>
        <w:t xml:space="preserve"> </w:t>
      </w:r>
      <w:r>
        <w:rPr>
          <w:spacing w:val="1"/>
          <w:u w:val="none"/>
        </w:rPr>
        <w:t>o</w:t>
      </w:r>
      <w:r>
        <w:rPr>
          <w:u w:val="none"/>
        </w:rPr>
        <w:t>r</w:t>
      </w:r>
      <w:r>
        <w:rPr>
          <w:w w:val="102"/>
          <w:u w:val="none"/>
        </w:rPr>
        <w:t xml:space="preserve"> </w:t>
      </w:r>
      <w:r>
        <w:rPr>
          <w:u w:val="none"/>
        </w:rPr>
        <w:t>ac</w:t>
      </w:r>
      <w:r>
        <w:rPr>
          <w:spacing w:val="1"/>
          <w:u w:val="none"/>
        </w:rPr>
        <w:t>q</w:t>
      </w:r>
      <w:r>
        <w:rPr>
          <w:u w:val="none"/>
        </w:rPr>
        <w:t>uiesce</w:t>
      </w:r>
      <w:r>
        <w:rPr>
          <w:spacing w:val="1"/>
          <w:u w:val="none"/>
        </w:rPr>
        <w:t>n</w:t>
      </w:r>
      <w:r>
        <w:rPr>
          <w:u w:val="none"/>
        </w:rPr>
        <w:t>ce,</w:t>
      </w:r>
      <w:r>
        <w:rPr>
          <w:spacing w:val="23"/>
          <w:u w:val="none"/>
        </w:rPr>
        <w:t xml:space="preserve"> </w:t>
      </w:r>
      <w:r>
        <w:rPr>
          <w:u w:val="none"/>
        </w:rPr>
        <w:t>a</w:t>
      </w:r>
      <w:r>
        <w:rPr>
          <w:spacing w:val="24"/>
          <w:u w:val="none"/>
        </w:rPr>
        <w:t xml:space="preserve"> </w:t>
      </w:r>
      <w:r>
        <w:rPr>
          <w:u w:val="none"/>
        </w:rPr>
        <w:t>trustee,</w:t>
      </w:r>
      <w:r>
        <w:rPr>
          <w:spacing w:val="23"/>
          <w:u w:val="none"/>
        </w:rPr>
        <w:t xml:space="preserve"> </w:t>
      </w:r>
      <w:r>
        <w:rPr>
          <w:u w:val="none"/>
        </w:rPr>
        <w:t>recei</w:t>
      </w:r>
      <w:r>
        <w:rPr>
          <w:spacing w:val="1"/>
          <w:u w:val="none"/>
        </w:rPr>
        <w:t>v</w:t>
      </w:r>
      <w:r>
        <w:rPr>
          <w:u w:val="none"/>
        </w:rPr>
        <w:t>er</w:t>
      </w:r>
      <w:r>
        <w:rPr>
          <w:spacing w:val="24"/>
          <w:u w:val="none"/>
        </w:rPr>
        <w:t xml:space="preserve"> </w:t>
      </w:r>
      <w:r>
        <w:rPr>
          <w:u w:val="none"/>
        </w:rPr>
        <w:t>or</w:t>
      </w:r>
      <w:r>
        <w:rPr>
          <w:spacing w:val="25"/>
          <w:u w:val="none"/>
        </w:rPr>
        <w:t xml:space="preserve"> </w:t>
      </w:r>
      <w:r>
        <w:rPr>
          <w:u w:val="none"/>
        </w:rPr>
        <w:t>li</w:t>
      </w:r>
      <w:r>
        <w:rPr>
          <w:spacing w:val="1"/>
          <w:u w:val="none"/>
        </w:rPr>
        <w:t>q</w:t>
      </w:r>
      <w:r>
        <w:rPr>
          <w:u w:val="none"/>
        </w:rPr>
        <w:t>ui</w:t>
      </w:r>
      <w:r>
        <w:rPr>
          <w:spacing w:val="1"/>
          <w:u w:val="none"/>
        </w:rPr>
        <w:t>d</w:t>
      </w:r>
      <w:r>
        <w:rPr>
          <w:u w:val="none"/>
        </w:rPr>
        <w:t>at</w:t>
      </w:r>
      <w:r>
        <w:rPr>
          <w:spacing w:val="1"/>
          <w:u w:val="none"/>
        </w:rPr>
        <w:t>o</w:t>
      </w:r>
      <w:r>
        <w:rPr>
          <w:u w:val="none"/>
        </w:rPr>
        <w:t>r</w:t>
      </w:r>
      <w:r>
        <w:rPr>
          <w:spacing w:val="24"/>
          <w:u w:val="none"/>
        </w:rPr>
        <w:t xml:space="preserve"> </w:t>
      </w:r>
      <w:r>
        <w:rPr>
          <w:u w:val="none"/>
        </w:rPr>
        <w:t>is</w:t>
      </w:r>
      <w:r>
        <w:rPr>
          <w:spacing w:val="24"/>
          <w:u w:val="none"/>
        </w:rPr>
        <w:t xml:space="preserve"> </w:t>
      </w:r>
      <w:r>
        <w:rPr>
          <w:u w:val="none"/>
        </w:rPr>
        <w:t>appoi</w:t>
      </w:r>
      <w:r>
        <w:rPr>
          <w:spacing w:val="1"/>
          <w:u w:val="none"/>
        </w:rPr>
        <w:t>n</w:t>
      </w:r>
      <w:r>
        <w:rPr>
          <w:u w:val="none"/>
        </w:rPr>
        <w:t>ted</w:t>
      </w:r>
      <w:r>
        <w:rPr>
          <w:spacing w:val="24"/>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4"/>
          <w:u w:val="none"/>
        </w:rPr>
        <w:t xml:space="preserve"> </w:t>
      </w:r>
      <w:r>
        <w:rPr>
          <w:spacing w:val="2"/>
          <w:u w:val="none"/>
        </w:rPr>
        <w:t>M</w:t>
      </w:r>
      <w:r>
        <w:rPr>
          <w:u w:val="none"/>
        </w:rPr>
        <w:t>e</w:t>
      </w:r>
      <w:r>
        <w:rPr>
          <w:spacing w:val="2"/>
          <w:u w:val="none"/>
        </w:rPr>
        <w:t>m</w:t>
      </w:r>
      <w:r>
        <w:rPr>
          <w:u w:val="none"/>
        </w:rPr>
        <w:t>ber</w:t>
      </w:r>
      <w:r>
        <w:rPr>
          <w:spacing w:val="24"/>
          <w:u w:val="none"/>
        </w:rPr>
        <w:t xml:space="preserve"> </w:t>
      </w:r>
      <w:r>
        <w:rPr>
          <w:u w:val="none"/>
        </w:rPr>
        <w:t>or</w:t>
      </w:r>
      <w:r>
        <w:rPr>
          <w:spacing w:val="25"/>
          <w:u w:val="none"/>
        </w:rPr>
        <w:t xml:space="preserve"> </w:t>
      </w:r>
      <w:r>
        <w:rPr>
          <w:u w:val="none"/>
        </w:rPr>
        <w:t>of</w:t>
      </w:r>
      <w:r>
        <w:rPr>
          <w:spacing w:val="24"/>
          <w:u w:val="none"/>
        </w:rPr>
        <w:t xml:space="preserve"> </w:t>
      </w:r>
      <w:r>
        <w:rPr>
          <w:u w:val="none"/>
        </w:rPr>
        <w:t>all</w:t>
      </w:r>
      <w:r>
        <w:rPr>
          <w:spacing w:val="23"/>
          <w:u w:val="none"/>
        </w:rPr>
        <w:t xml:space="preserve"> </w:t>
      </w:r>
      <w:r>
        <w:rPr>
          <w:u w:val="none"/>
        </w:rPr>
        <w:t>or</w:t>
      </w:r>
      <w:r>
        <w:rPr>
          <w:spacing w:val="24"/>
          <w:u w:val="none"/>
        </w:rPr>
        <w:t xml:space="preserve"> </w:t>
      </w:r>
      <w:r>
        <w:rPr>
          <w:u w:val="none"/>
        </w:rPr>
        <w:t>any</w:t>
      </w:r>
      <w:r>
        <w:rPr>
          <w:spacing w:val="25"/>
          <w:u w:val="none"/>
        </w:rPr>
        <w:t xml:space="preserve"> </w:t>
      </w:r>
      <w:r>
        <w:rPr>
          <w:u w:val="none"/>
        </w:rPr>
        <w:t>substantial</w:t>
      </w:r>
      <w:r>
        <w:rPr>
          <w:spacing w:val="23"/>
          <w:u w:val="none"/>
        </w:rPr>
        <w:t xml:space="preserve"> </w:t>
      </w:r>
      <w:r>
        <w:rPr>
          <w:u w:val="none"/>
        </w:rPr>
        <w:t>part</w:t>
      </w:r>
      <w:r>
        <w:rPr>
          <w:w w:val="102"/>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at</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spacing w:val="1"/>
          <w:u w:val="none"/>
        </w:rPr>
        <w:t>p</w:t>
      </w:r>
      <w:r>
        <w:rPr>
          <w:u w:val="none"/>
        </w:rPr>
        <w:t>r</w:t>
      </w:r>
      <w:r>
        <w:rPr>
          <w:spacing w:val="1"/>
          <w:u w:val="none"/>
        </w:rPr>
        <w:t>op</w:t>
      </w:r>
      <w:r>
        <w:rPr>
          <w:u w:val="none"/>
        </w:rPr>
        <w:t>erties,</w:t>
      </w:r>
      <w:r>
        <w:rPr>
          <w:spacing w:val="36"/>
          <w:u w:val="none"/>
        </w:rPr>
        <w:t xml:space="preserve"> </w:t>
      </w:r>
      <w:r>
        <w:rPr>
          <w:u w:val="none"/>
        </w:rPr>
        <w:t>a</w:t>
      </w:r>
      <w:r>
        <w:rPr>
          <w:spacing w:val="1"/>
          <w:u w:val="none"/>
        </w:rPr>
        <w:t>n</w:t>
      </w:r>
      <w:r>
        <w:rPr>
          <w:u w:val="none"/>
        </w:rPr>
        <w:t>d</w:t>
      </w:r>
      <w:r>
        <w:rPr>
          <w:spacing w:val="38"/>
          <w:u w:val="none"/>
        </w:rPr>
        <w:t xml:space="preserve"> </w:t>
      </w:r>
      <w:r>
        <w:rPr>
          <w:u w:val="none"/>
        </w:rPr>
        <w:t>t</w:t>
      </w:r>
      <w:r>
        <w:rPr>
          <w:spacing w:val="1"/>
          <w:u w:val="none"/>
        </w:rPr>
        <w:t>h</w:t>
      </w:r>
      <w:r>
        <w:rPr>
          <w:u w:val="none"/>
        </w:rPr>
        <w:t>e</w:t>
      </w:r>
      <w:r>
        <w:rPr>
          <w:spacing w:val="36"/>
          <w:u w:val="none"/>
        </w:rPr>
        <w:t xml:space="preserve"> </w:t>
      </w:r>
      <w:r>
        <w:rPr>
          <w:u w:val="none"/>
        </w:rPr>
        <w:t>a</w:t>
      </w:r>
      <w:r>
        <w:rPr>
          <w:spacing w:val="1"/>
          <w:u w:val="none"/>
        </w:rPr>
        <w:t>ppo</w:t>
      </w:r>
      <w:r>
        <w:rPr>
          <w:u w:val="none"/>
        </w:rPr>
        <w:t>i</w:t>
      </w:r>
      <w:r>
        <w:rPr>
          <w:spacing w:val="1"/>
          <w:u w:val="none"/>
        </w:rPr>
        <w:t>n</w:t>
      </w:r>
      <w:r>
        <w:rPr>
          <w:u w:val="none"/>
        </w:rPr>
        <w:t>t</w:t>
      </w:r>
      <w:r>
        <w:rPr>
          <w:spacing w:val="2"/>
          <w:u w:val="none"/>
        </w:rPr>
        <w:t>m</w:t>
      </w:r>
      <w:r>
        <w:rPr>
          <w:u w:val="none"/>
        </w:rPr>
        <w:t>e</w:t>
      </w:r>
      <w:r>
        <w:rPr>
          <w:spacing w:val="1"/>
          <w:u w:val="none"/>
        </w:rPr>
        <w:t>n</w:t>
      </w:r>
      <w:r>
        <w:rPr>
          <w:u w:val="none"/>
        </w:rPr>
        <w:t>t</w:t>
      </w:r>
      <w:r>
        <w:rPr>
          <w:spacing w:val="35"/>
          <w:u w:val="none"/>
        </w:rPr>
        <w:t xml:space="preserve"> </w:t>
      </w:r>
      <w:r>
        <w:rPr>
          <w:u w:val="none"/>
        </w:rPr>
        <w:t>is</w:t>
      </w:r>
      <w:r>
        <w:rPr>
          <w:spacing w:val="36"/>
          <w:u w:val="none"/>
        </w:rPr>
        <w:t xml:space="preserve"> </w:t>
      </w:r>
      <w:r>
        <w:rPr>
          <w:spacing w:val="1"/>
          <w:u w:val="none"/>
        </w:rPr>
        <w:t>no</w:t>
      </w:r>
      <w:r>
        <w:rPr>
          <w:u w:val="none"/>
        </w:rPr>
        <w:t>t</w:t>
      </w:r>
      <w:r>
        <w:rPr>
          <w:spacing w:val="36"/>
          <w:u w:val="none"/>
        </w:rPr>
        <w:t xml:space="preserve"> </w:t>
      </w:r>
      <w:r>
        <w:rPr>
          <w:spacing w:val="1"/>
          <w:u w:val="none"/>
        </w:rPr>
        <w:t>v</w:t>
      </w:r>
      <w:r>
        <w:rPr>
          <w:u w:val="none"/>
        </w:rPr>
        <w:t>acated</w:t>
      </w:r>
      <w:r>
        <w:rPr>
          <w:spacing w:val="38"/>
          <w:u w:val="none"/>
        </w:rPr>
        <w:t xml:space="preserve"> </w:t>
      </w:r>
      <w:r>
        <w:rPr>
          <w:spacing w:val="1"/>
          <w:u w:val="none"/>
        </w:rPr>
        <w:t>o</w:t>
      </w:r>
      <w:r>
        <w:rPr>
          <w:u w:val="none"/>
        </w:rPr>
        <w:t>r</w:t>
      </w:r>
      <w:r>
        <w:rPr>
          <w:spacing w:val="36"/>
          <w:u w:val="none"/>
        </w:rPr>
        <w:t xml:space="preserve"> </w:t>
      </w:r>
      <w:r>
        <w:rPr>
          <w:u w:val="none"/>
        </w:rPr>
        <w:t>sta</w:t>
      </w:r>
      <w:r>
        <w:rPr>
          <w:spacing w:val="1"/>
          <w:u w:val="none"/>
        </w:rPr>
        <w:t>y</w:t>
      </w:r>
      <w:r>
        <w:rPr>
          <w:u w:val="none"/>
        </w:rPr>
        <w:t>ed</w:t>
      </w:r>
      <w:r>
        <w:rPr>
          <w:spacing w:val="37"/>
          <w:u w:val="none"/>
        </w:rPr>
        <w:t xml:space="preserve"> </w:t>
      </w:r>
      <w:r>
        <w:rPr>
          <w:spacing w:val="1"/>
          <w:u w:val="none"/>
        </w:rPr>
        <w:t>w</w:t>
      </w:r>
      <w:r>
        <w:rPr>
          <w:u w:val="none"/>
        </w:rPr>
        <w:t>it</w:t>
      </w:r>
      <w:r>
        <w:rPr>
          <w:spacing w:val="1"/>
          <w:u w:val="none"/>
        </w:rPr>
        <w:t>h</w:t>
      </w:r>
      <w:r>
        <w:rPr>
          <w:u w:val="none"/>
        </w:rPr>
        <w:t>in</w:t>
      </w:r>
      <w:r>
        <w:rPr>
          <w:spacing w:val="37"/>
          <w:u w:val="none"/>
        </w:rPr>
        <w:t xml:space="preserve"> </w:t>
      </w:r>
      <w:r>
        <w:rPr>
          <w:spacing w:val="1"/>
          <w:u w:val="none"/>
        </w:rPr>
        <w:t>n</w:t>
      </w:r>
      <w:r>
        <w:rPr>
          <w:u w:val="none"/>
        </w:rPr>
        <w:t>i</w:t>
      </w:r>
      <w:r>
        <w:rPr>
          <w:spacing w:val="1"/>
          <w:u w:val="none"/>
        </w:rPr>
        <w:t>n</w:t>
      </w:r>
      <w:r>
        <w:rPr>
          <w:u w:val="none"/>
        </w:rPr>
        <w:t>ety</w:t>
      </w:r>
      <w:r>
        <w:rPr>
          <w:spacing w:val="37"/>
          <w:u w:val="none"/>
        </w:rPr>
        <w:t xml:space="preserve"> </w:t>
      </w:r>
      <w:r>
        <w:rPr>
          <w:u w:val="none"/>
        </w:rPr>
        <w:t>(</w:t>
      </w:r>
      <w:r>
        <w:rPr>
          <w:spacing w:val="1"/>
          <w:u w:val="none"/>
        </w:rPr>
        <w:t>90</w:t>
      </w:r>
      <w:r>
        <w:rPr>
          <w:u w:val="none"/>
        </w:rPr>
        <w:t>)</w:t>
      </w:r>
      <w:r>
        <w:rPr>
          <w:spacing w:val="36"/>
          <w:u w:val="none"/>
        </w:rPr>
        <w:t xml:space="preserve"> </w:t>
      </w:r>
      <w:r>
        <w:rPr>
          <w:spacing w:val="1"/>
          <w:u w:val="none"/>
        </w:rPr>
        <w:t>d</w:t>
      </w:r>
      <w:r>
        <w:rPr>
          <w:u w:val="none"/>
        </w:rPr>
        <w:t>a</w:t>
      </w:r>
      <w:r>
        <w:rPr>
          <w:spacing w:val="1"/>
          <w:u w:val="none"/>
        </w:rPr>
        <w:t>y</w:t>
      </w:r>
      <w:r>
        <w:rPr>
          <w:u w:val="none"/>
        </w:rPr>
        <w:t>s</w:t>
      </w:r>
      <w:r>
        <w:rPr>
          <w:spacing w:val="36"/>
          <w:u w:val="none"/>
        </w:rPr>
        <w:t xml:space="preserve"> </w:t>
      </w:r>
      <w:r>
        <w:rPr>
          <w:u w:val="none"/>
        </w:rPr>
        <w:t>after</w:t>
      </w:r>
      <w:r>
        <w:rPr>
          <w:w w:val="102"/>
          <w:u w:val="none"/>
        </w:rPr>
        <w:t xml:space="preserve"> </w:t>
      </w:r>
      <w:r>
        <w:rPr>
          <w:u w:val="none"/>
        </w:rPr>
        <w:t>a</w:t>
      </w:r>
      <w:r>
        <w:rPr>
          <w:spacing w:val="1"/>
          <w:u w:val="none"/>
        </w:rPr>
        <w:t>p</w:t>
      </w:r>
      <w:r>
        <w:rPr>
          <w:u w:val="none"/>
        </w:rPr>
        <w:t>point</w:t>
      </w:r>
      <w:r>
        <w:rPr>
          <w:spacing w:val="2"/>
          <w:u w:val="none"/>
        </w:rPr>
        <w:t>m</w:t>
      </w:r>
      <w:r>
        <w:rPr>
          <w:u w:val="none"/>
        </w:rPr>
        <w:t>e</w:t>
      </w:r>
      <w:r>
        <w:rPr>
          <w:spacing w:val="1"/>
          <w:u w:val="none"/>
        </w:rPr>
        <w:t>n</w:t>
      </w:r>
      <w:r>
        <w:rPr>
          <w:u w:val="none"/>
        </w:rPr>
        <w:t>t,</w:t>
      </w:r>
      <w:r>
        <w:rPr>
          <w:spacing w:val="3"/>
          <w:u w:val="none"/>
        </w:rPr>
        <w:t xml:space="preserve"> </w:t>
      </w:r>
      <w:r>
        <w:rPr>
          <w:spacing w:val="1"/>
          <w:u w:val="none"/>
        </w:rPr>
        <w:t>o</w:t>
      </w:r>
      <w:r>
        <w:rPr>
          <w:u w:val="none"/>
        </w:rPr>
        <w:t>r</w:t>
      </w:r>
      <w:r>
        <w:rPr>
          <w:spacing w:val="4"/>
          <w:u w:val="none"/>
        </w:rPr>
        <w:t xml:space="preserve"> </w:t>
      </w:r>
      <w:r>
        <w:rPr>
          <w:spacing w:val="1"/>
          <w:u w:val="none"/>
        </w:rPr>
        <w:t>w</w:t>
      </w:r>
      <w:r>
        <w:rPr>
          <w:u w:val="none"/>
        </w:rPr>
        <w:t>it</w:t>
      </w:r>
      <w:r>
        <w:rPr>
          <w:spacing w:val="1"/>
          <w:u w:val="none"/>
        </w:rPr>
        <w:t>h</w:t>
      </w:r>
      <w:r>
        <w:rPr>
          <w:u w:val="none"/>
        </w:rPr>
        <w:t>in</w:t>
      </w:r>
      <w:r>
        <w:rPr>
          <w:spacing w:val="4"/>
          <w:u w:val="none"/>
        </w:rPr>
        <w:t xml:space="preserve"> </w:t>
      </w:r>
      <w:r>
        <w:rPr>
          <w:spacing w:val="1"/>
          <w:u w:val="none"/>
        </w:rPr>
        <w:t>n</w:t>
      </w:r>
      <w:r>
        <w:rPr>
          <w:u w:val="none"/>
        </w:rPr>
        <w:t>i</w:t>
      </w:r>
      <w:r>
        <w:rPr>
          <w:spacing w:val="1"/>
          <w:u w:val="none"/>
        </w:rPr>
        <w:t>n</w:t>
      </w:r>
      <w:r>
        <w:rPr>
          <w:u w:val="none"/>
        </w:rPr>
        <w:t>ety</w:t>
      </w:r>
      <w:r>
        <w:rPr>
          <w:spacing w:val="5"/>
          <w:u w:val="none"/>
        </w:rPr>
        <w:t xml:space="preserve"> </w:t>
      </w:r>
      <w:r>
        <w:rPr>
          <w:u w:val="none"/>
        </w:rPr>
        <w:t>(</w:t>
      </w:r>
      <w:r>
        <w:rPr>
          <w:spacing w:val="1"/>
          <w:u w:val="none"/>
        </w:rPr>
        <w:t>90</w:t>
      </w:r>
      <w:r>
        <w:rPr>
          <w:u w:val="none"/>
        </w:rPr>
        <w:t>)</w:t>
      </w:r>
      <w:r>
        <w:rPr>
          <w:spacing w:val="4"/>
          <w:u w:val="none"/>
        </w:rPr>
        <w:t xml:space="preserve"> </w:t>
      </w:r>
      <w:r>
        <w:rPr>
          <w:spacing w:val="1"/>
          <w:u w:val="none"/>
        </w:rPr>
        <w:t>d</w:t>
      </w:r>
      <w:r>
        <w:rPr>
          <w:u w:val="none"/>
        </w:rPr>
        <w:t>a</w:t>
      </w:r>
      <w:r>
        <w:rPr>
          <w:spacing w:val="1"/>
          <w:u w:val="none"/>
        </w:rPr>
        <w:t>y</w:t>
      </w:r>
      <w:r>
        <w:rPr>
          <w:u w:val="none"/>
        </w:rPr>
        <w:t>s</w:t>
      </w:r>
      <w:r>
        <w:rPr>
          <w:spacing w:val="3"/>
          <w:u w:val="none"/>
        </w:rPr>
        <w:t xml:space="preserve"> </w:t>
      </w:r>
      <w:r>
        <w:rPr>
          <w:u w:val="none"/>
        </w:rPr>
        <w:t>after</w:t>
      </w:r>
      <w:r>
        <w:rPr>
          <w:spacing w:val="4"/>
          <w:u w:val="none"/>
        </w:rPr>
        <w:t xml:space="preserve"> </w:t>
      </w:r>
      <w:r>
        <w:rPr>
          <w:u w:val="none"/>
        </w:rPr>
        <w:t>t</w:t>
      </w:r>
      <w:r>
        <w:rPr>
          <w:spacing w:val="1"/>
          <w:u w:val="none"/>
        </w:rPr>
        <w:t>h</w:t>
      </w:r>
      <w:r>
        <w:rPr>
          <w:u w:val="none"/>
        </w:rPr>
        <w:t>e</w:t>
      </w:r>
      <w:r>
        <w:rPr>
          <w:spacing w:val="4"/>
          <w:u w:val="none"/>
        </w:rPr>
        <w:t xml:space="preserve"> </w:t>
      </w:r>
      <w:r>
        <w:rPr>
          <w:u w:val="none"/>
        </w:rPr>
        <w:t>e</w:t>
      </w:r>
      <w:r>
        <w:rPr>
          <w:spacing w:val="1"/>
          <w:u w:val="none"/>
        </w:rPr>
        <w:t>xp</w:t>
      </w:r>
      <w:r>
        <w:rPr>
          <w:u w:val="none"/>
        </w:rPr>
        <w:t>irati</w:t>
      </w:r>
      <w:r>
        <w:rPr>
          <w:spacing w:val="1"/>
          <w:u w:val="none"/>
        </w:rPr>
        <w:t>o</w:t>
      </w:r>
      <w:r>
        <w:rPr>
          <w:u w:val="none"/>
        </w:rPr>
        <w:t>n</w:t>
      </w:r>
      <w:r>
        <w:rPr>
          <w:spacing w:val="5"/>
          <w:u w:val="none"/>
        </w:rPr>
        <w:t xml:space="preserve"> </w:t>
      </w:r>
      <w:r>
        <w:rPr>
          <w:spacing w:val="1"/>
          <w:u w:val="none"/>
        </w:rPr>
        <w:t>o</w:t>
      </w:r>
      <w:r>
        <w:rPr>
          <w:u w:val="none"/>
        </w:rPr>
        <w:t>f</w:t>
      </w:r>
      <w:r>
        <w:rPr>
          <w:spacing w:val="4"/>
          <w:u w:val="none"/>
        </w:rPr>
        <w:t xml:space="preserve"> </w:t>
      </w:r>
      <w:r>
        <w:rPr>
          <w:u w:val="none"/>
        </w:rPr>
        <w:t>a</w:t>
      </w:r>
      <w:r>
        <w:rPr>
          <w:spacing w:val="1"/>
          <w:u w:val="none"/>
        </w:rPr>
        <w:t>n</w:t>
      </w:r>
      <w:r>
        <w:rPr>
          <w:u w:val="none"/>
        </w:rPr>
        <w:t>y</w:t>
      </w:r>
      <w:r>
        <w:rPr>
          <w:spacing w:val="5"/>
          <w:u w:val="none"/>
        </w:rPr>
        <w:t xml:space="preserve"> </w:t>
      </w:r>
      <w:r>
        <w:rPr>
          <w:u w:val="none"/>
        </w:rPr>
        <w:t>s</w:t>
      </w:r>
      <w:r>
        <w:rPr>
          <w:spacing w:val="1"/>
          <w:u w:val="none"/>
        </w:rPr>
        <w:t>u</w:t>
      </w:r>
      <w:r>
        <w:rPr>
          <w:u w:val="none"/>
        </w:rPr>
        <w:t xml:space="preserve">ch </w:t>
      </w:r>
      <w:r>
        <w:rPr>
          <w:spacing w:val="5"/>
          <w:u w:val="none"/>
        </w:rPr>
        <w:t xml:space="preserve"> </w:t>
      </w:r>
      <w:r>
        <w:rPr>
          <w:u w:val="none"/>
        </w:rPr>
        <w:t xml:space="preserve">stay </w:t>
      </w:r>
      <w:r>
        <w:rPr>
          <w:spacing w:val="5"/>
          <w:u w:val="none"/>
        </w:rPr>
        <w:t xml:space="preserve"> </w:t>
      </w:r>
      <w:r>
        <w:rPr>
          <w:u w:val="none"/>
        </w:rPr>
        <w:t>t</w:t>
      </w:r>
      <w:r>
        <w:rPr>
          <w:spacing w:val="1"/>
          <w:u w:val="none"/>
        </w:rPr>
        <w:t>h</w:t>
      </w:r>
      <w:r>
        <w:rPr>
          <w:u w:val="none"/>
        </w:rPr>
        <w:t xml:space="preserve">e </w:t>
      </w:r>
      <w:r>
        <w:rPr>
          <w:spacing w:val="3"/>
          <w:u w:val="none"/>
        </w:rPr>
        <w:t xml:space="preserve"> </w:t>
      </w:r>
      <w:r>
        <w:rPr>
          <w:u w:val="none"/>
        </w:rPr>
        <w:t>a</w:t>
      </w:r>
      <w:r>
        <w:rPr>
          <w:spacing w:val="1"/>
          <w:u w:val="none"/>
        </w:rPr>
        <w:t>ppo</w:t>
      </w:r>
      <w:r>
        <w:rPr>
          <w:u w:val="none"/>
        </w:rPr>
        <w:t>i</w:t>
      </w:r>
      <w:r>
        <w:rPr>
          <w:spacing w:val="1"/>
          <w:u w:val="none"/>
        </w:rPr>
        <w:t>n</w:t>
      </w:r>
      <w:r>
        <w:rPr>
          <w:u w:val="none"/>
        </w:rPr>
        <w:t>t</w:t>
      </w:r>
      <w:r>
        <w:rPr>
          <w:spacing w:val="2"/>
          <w:u w:val="none"/>
        </w:rPr>
        <w:t>m</w:t>
      </w:r>
      <w:r>
        <w:rPr>
          <w:u w:val="none"/>
        </w:rPr>
        <w:t>e</w:t>
      </w:r>
      <w:r>
        <w:rPr>
          <w:spacing w:val="1"/>
          <w:u w:val="none"/>
        </w:rPr>
        <w:t>n</w:t>
      </w:r>
      <w:r>
        <w:rPr>
          <w:u w:val="none"/>
        </w:rPr>
        <w:t xml:space="preserve">t </w:t>
      </w:r>
      <w:r>
        <w:rPr>
          <w:spacing w:val="4"/>
          <w:u w:val="none"/>
        </w:rPr>
        <w:t xml:space="preserve"> </w:t>
      </w:r>
      <w:r>
        <w:rPr>
          <w:u w:val="none"/>
        </w:rPr>
        <w:t xml:space="preserve">is </w:t>
      </w:r>
      <w:r>
        <w:rPr>
          <w:spacing w:val="4"/>
          <w:u w:val="none"/>
        </w:rPr>
        <w:t xml:space="preserve"> </w:t>
      </w:r>
      <w:r>
        <w:rPr>
          <w:spacing w:val="1"/>
          <w:u w:val="none"/>
        </w:rPr>
        <w:t>not</w:t>
      </w:r>
      <w:r>
        <w:rPr>
          <w:spacing w:val="2"/>
          <w:w w:val="102"/>
          <w:u w:val="none"/>
        </w:rPr>
        <w:t xml:space="preserve"> </w:t>
      </w:r>
      <w:r>
        <w:rPr>
          <w:spacing w:val="1"/>
          <w:u w:val="none"/>
        </w:rPr>
        <w:t>v</w:t>
      </w:r>
      <w:r>
        <w:rPr>
          <w:u w:val="none"/>
        </w:rPr>
        <w:t>acate</w:t>
      </w:r>
      <w:r>
        <w:rPr>
          <w:spacing w:val="1"/>
          <w:u w:val="none"/>
        </w:rPr>
        <w:t>d.</w:t>
      </w:r>
    </w:p>
    <w:p w14:paraId="74FE9842" w14:textId="77777777" w:rsidR="000C19C9" w:rsidRDefault="000C19C9">
      <w:pPr>
        <w:spacing w:before="16" w:line="220" w:lineRule="exact"/>
      </w:pPr>
    </w:p>
    <w:p w14:paraId="6624180E" w14:textId="77777777" w:rsidR="000C19C9" w:rsidRDefault="00D3642A">
      <w:pPr>
        <w:pStyle w:val="BodyText"/>
        <w:numPr>
          <w:ilvl w:val="1"/>
          <w:numId w:val="3"/>
        </w:numPr>
        <w:tabs>
          <w:tab w:val="left" w:pos="1544"/>
        </w:tabs>
        <w:spacing w:line="252" w:lineRule="auto"/>
        <w:ind w:right="117" w:firstLine="720"/>
        <w:jc w:val="both"/>
        <w:rPr>
          <w:u w:val="none"/>
        </w:rPr>
      </w:pPr>
      <w:r>
        <w:rPr>
          <w:rFonts w:cs="Times New Roman"/>
          <w:b/>
          <w:bCs/>
          <w:spacing w:val="1"/>
          <w:u w:color="000000"/>
        </w:rPr>
        <w:t>CAP</w:t>
      </w:r>
      <w:r>
        <w:rPr>
          <w:rFonts w:cs="Times New Roman"/>
          <w:b/>
          <w:bCs/>
          <w:u w:color="000000"/>
        </w:rPr>
        <w:t>I</w:t>
      </w:r>
      <w:r>
        <w:rPr>
          <w:rFonts w:cs="Times New Roman"/>
          <w:b/>
          <w:bCs/>
          <w:spacing w:val="1"/>
          <w:u w:color="000000"/>
        </w:rPr>
        <w:t>TAL</w:t>
      </w:r>
      <w:r>
        <w:rPr>
          <w:rFonts w:cs="Times New Roman"/>
          <w:b/>
          <w:bCs/>
          <w:spacing w:val="30"/>
          <w:u w:color="000000"/>
        </w:rPr>
        <w:t xml:space="preserve"> </w:t>
      </w:r>
      <w:r>
        <w:rPr>
          <w:rFonts w:cs="Times New Roman"/>
          <w:b/>
          <w:bCs/>
          <w:spacing w:val="1"/>
          <w:u w:color="000000"/>
        </w:rPr>
        <w:t>ACC</w:t>
      </w:r>
      <w:r>
        <w:rPr>
          <w:rFonts w:cs="Times New Roman"/>
          <w:b/>
          <w:bCs/>
          <w:spacing w:val="2"/>
          <w:u w:color="000000"/>
        </w:rPr>
        <w:t>O</w:t>
      </w:r>
      <w:r>
        <w:rPr>
          <w:rFonts w:cs="Times New Roman"/>
          <w:b/>
          <w:bCs/>
          <w:spacing w:val="1"/>
          <w:u w:color="000000"/>
        </w:rPr>
        <w:t>UNT</w:t>
      </w:r>
      <w:r>
        <w:rPr>
          <w:rFonts w:cs="Times New Roman"/>
          <w:b/>
          <w:bCs/>
          <w:u w:val="none"/>
        </w:rPr>
        <w:t>.</w:t>
      </w:r>
      <w:r>
        <w:rPr>
          <w:rFonts w:cs="Times New Roman"/>
          <w:b/>
          <w:bCs/>
          <w:spacing w:val="33"/>
          <w:u w:val="none"/>
        </w:rPr>
        <w:t xml:space="preserve"> </w:t>
      </w:r>
      <w:r>
        <w:rPr>
          <w:u w:val="none"/>
        </w:rPr>
        <w:t>“</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A</w:t>
      </w:r>
      <w:r>
        <w:rPr>
          <w:u w:val="none"/>
        </w:rPr>
        <w:t>cc</w:t>
      </w:r>
      <w:r>
        <w:rPr>
          <w:spacing w:val="1"/>
          <w:u w:val="none"/>
        </w:rPr>
        <w:t>oun</w:t>
      </w:r>
      <w:r>
        <w:rPr>
          <w:u w:val="none"/>
        </w:rPr>
        <w:t>t”</w:t>
      </w:r>
      <w:r>
        <w:rPr>
          <w:spacing w:val="34"/>
          <w:u w:val="none"/>
        </w:rPr>
        <w:t xml:space="preserve"> </w:t>
      </w:r>
      <w:r>
        <w:rPr>
          <w:spacing w:val="2"/>
          <w:u w:val="none"/>
        </w:rPr>
        <w:t>m</w:t>
      </w:r>
      <w:r>
        <w:rPr>
          <w:u w:val="none"/>
        </w:rPr>
        <w:t>ea</w:t>
      </w:r>
      <w:r>
        <w:rPr>
          <w:spacing w:val="1"/>
          <w:u w:val="none"/>
        </w:rPr>
        <w:t>n</w:t>
      </w:r>
      <w:r>
        <w:rPr>
          <w:u w:val="none"/>
        </w:rPr>
        <w:t>s</w:t>
      </w:r>
      <w:r>
        <w:rPr>
          <w:spacing w:val="33"/>
          <w:u w:val="none"/>
        </w:rPr>
        <w:t xml:space="preserve"> </w:t>
      </w:r>
      <w:r>
        <w:rPr>
          <w:u w:val="none"/>
        </w:rPr>
        <w:t>t</w:t>
      </w:r>
      <w:r>
        <w:rPr>
          <w:spacing w:val="1"/>
          <w:u w:val="none"/>
        </w:rPr>
        <w:t>h</w:t>
      </w:r>
      <w:r>
        <w:rPr>
          <w:u w:val="none"/>
        </w:rPr>
        <w:t>e</w:t>
      </w:r>
      <w:r>
        <w:rPr>
          <w:spacing w:val="34"/>
          <w:u w:val="none"/>
        </w:rPr>
        <w:t xml:space="preserve"> </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A</w:t>
      </w:r>
      <w:r>
        <w:rPr>
          <w:u w:val="none"/>
        </w:rPr>
        <w:t>cc</w:t>
      </w:r>
      <w:r>
        <w:rPr>
          <w:spacing w:val="1"/>
          <w:u w:val="none"/>
        </w:rPr>
        <w:t>oun</w:t>
      </w:r>
      <w:r>
        <w:rPr>
          <w:u w:val="none"/>
        </w:rPr>
        <w:t>t</w:t>
      </w:r>
      <w:r>
        <w:rPr>
          <w:spacing w:val="33"/>
          <w:u w:val="none"/>
        </w:rPr>
        <w:t xml:space="preserve"> </w:t>
      </w:r>
      <w:r>
        <w:rPr>
          <w:u w:val="none"/>
        </w:rPr>
        <w:t>in</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20"/>
          <w:u w:val="none"/>
        </w:rPr>
        <w:t xml:space="preserve"> </w:t>
      </w:r>
      <w:r>
        <w:rPr>
          <w:u w:val="none"/>
        </w:rPr>
        <w:t>f</w:t>
      </w:r>
      <w:r>
        <w:rPr>
          <w:spacing w:val="1"/>
          <w:u w:val="none"/>
        </w:rPr>
        <w:t>o</w:t>
      </w:r>
      <w:r>
        <w:rPr>
          <w:u w:val="none"/>
        </w:rPr>
        <w:t>r</w:t>
      </w:r>
      <w:r>
        <w:rPr>
          <w:spacing w:val="18"/>
          <w:u w:val="none"/>
        </w:rPr>
        <w:t xml:space="preserve"> </w:t>
      </w:r>
      <w:r>
        <w:rPr>
          <w:u w:val="none"/>
        </w:rPr>
        <w:t>each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in</w:t>
      </w:r>
      <w:r>
        <w:rPr>
          <w:spacing w:val="20"/>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0"/>
          <w:u w:val="none"/>
        </w:rPr>
        <w:t xml:space="preserve"> </w:t>
      </w:r>
      <w:r>
        <w:rPr>
          <w:spacing w:val="1"/>
          <w:u w:val="none"/>
        </w:rPr>
        <w:t>w</w:t>
      </w:r>
      <w:r>
        <w:rPr>
          <w:u w:val="none"/>
        </w:rPr>
        <w:t>ith</w:t>
      </w:r>
      <w:r>
        <w:rPr>
          <w:spacing w:val="20"/>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2</w:t>
      </w:r>
      <w:r>
        <w:rPr>
          <w:spacing w:val="20"/>
          <w:u w:val="none"/>
        </w:rPr>
        <w:t xml:space="preserve"> </w:t>
      </w:r>
      <w:r>
        <w:rPr>
          <w:spacing w:val="1"/>
          <w:u w:val="none"/>
        </w:rPr>
        <w:t>b</w:t>
      </w:r>
      <w:r>
        <w:rPr>
          <w:u w:val="none"/>
        </w:rPr>
        <w:t>el</w:t>
      </w:r>
      <w:r>
        <w:rPr>
          <w:spacing w:val="1"/>
          <w:u w:val="none"/>
        </w:rPr>
        <w:t>ow</w:t>
      </w:r>
      <w:r>
        <w:rPr>
          <w:u w:val="none"/>
        </w:rPr>
        <w:t>.</w:t>
      </w:r>
    </w:p>
    <w:p w14:paraId="11BBC980" w14:textId="77777777" w:rsidR="000C19C9" w:rsidRDefault="000C19C9">
      <w:pPr>
        <w:spacing w:line="240" w:lineRule="exact"/>
        <w:rPr>
          <w:sz w:val="24"/>
          <w:szCs w:val="24"/>
        </w:rPr>
      </w:pPr>
    </w:p>
    <w:p w14:paraId="6C2DE301" w14:textId="77777777" w:rsidR="000C19C9" w:rsidDel="007A495B" w:rsidRDefault="00D3642A">
      <w:pPr>
        <w:pStyle w:val="BodyText"/>
        <w:numPr>
          <w:ilvl w:val="1"/>
          <w:numId w:val="3"/>
        </w:numPr>
        <w:tabs>
          <w:tab w:val="left" w:pos="1544"/>
        </w:tabs>
        <w:spacing w:line="251" w:lineRule="auto"/>
        <w:ind w:right="113" w:firstLine="720"/>
        <w:jc w:val="both"/>
        <w:rPr>
          <w:del w:id="708" w:author="Microsoft Office User" w:date="2017-10-31T16:16:00Z"/>
          <w:u w:val="none"/>
        </w:rPr>
      </w:pPr>
      <w:r>
        <w:rPr>
          <w:rFonts w:cs="Times New Roman"/>
          <w:b/>
          <w:bCs/>
          <w:spacing w:val="1"/>
          <w:u w:color="000000"/>
        </w:rPr>
        <w:t>CAP</w:t>
      </w:r>
      <w:r>
        <w:rPr>
          <w:rFonts w:cs="Times New Roman"/>
          <w:b/>
          <w:bCs/>
          <w:u w:color="000000"/>
        </w:rPr>
        <w:t>I</w:t>
      </w:r>
      <w:r>
        <w:rPr>
          <w:rFonts w:cs="Times New Roman"/>
          <w:b/>
          <w:bCs/>
          <w:spacing w:val="1"/>
          <w:u w:color="000000"/>
        </w:rPr>
        <w:t>TAL</w:t>
      </w:r>
      <w:r>
        <w:rPr>
          <w:rFonts w:cs="Times New Roman"/>
          <w:b/>
          <w:bCs/>
          <w:spacing w:val="20"/>
          <w:u w:color="000000"/>
        </w:rPr>
        <w:t xml:space="preserve"> </w:t>
      </w:r>
      <w:r>
        <w:rPr>
          <w:rFonts w:cs="Times New Roman"/>
          <w:b/>
          <w:bCs/>
          <w:spacing w:val="1"/>
          <w:u w:color="000000"/>
        </w:rPr>
        <w:t>C</w:t>
      </w:r>
      <w:r>
        <w:rPr>
          <w:rFonts w:cs="Times New Roman"/>
          <w:b/>
          <w:bCs/>
          <w:spacing w:val="2"/>
          <w:u w:color="000000"/>
        </w:rPr>
        <w:t>O</w:t>
      </w:r>
      <w:r>
        <w:rPr>
          <w:rFonts w:cs="Times New Roman"/>
          <w:b/>
          <w:bCs/>
          <w:spacing w:val="1"/>
          <w:u w:color="000000"/>
        </w:rPr>
        <w:t>NTR</w:t>
      </w:r>
      <w:r>
        <w:rPr>
          <w:rFonts w:cs="Times New Roman"/>
          <w:b/>
          <w:bCs/>
          <w:u w:color="000000"/>
        </w:rPr>
        <w:t>I</w:t>
      </w:r>
      <w:r>
        <w:rPr>
          <w:rFonts w:cs="Times New Roman"/>
          <w:b/>
          <w:bCs/>
          <w:spacing w:val="1"/>
          <w:u w:color="000000"/>
        </w:rPr>
        <w:t>BUT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22"/>
          <w:u w:val="none"/>
        </w:rPr>
        <w:t xml:space="preserve"> </w:t>
      </w:r>
      <w:r>
        <w:rPr>
          <w:u w:val="none"/>
        </w:rPr>
        <w:t>“</w:t>
      </w:r>
      <w:r>
        <w:rPr>
          <w:spacing w:val="1"/>
          <w:u w:val="none"/>
        </w:rPr>
        <w:t>C</w:t>
      </w:r>
      <w:r>
        <w:rPr>
          <w:u w:val="none"/>
        </w:rPr>
        <w:t>a</w:t>
      </w:r>
      <w:r>
        <w:rPr>
          <w:spacing w:val="1"/>
          <w:u w:val="none"/>
        </w:rPr>
        <w:t>p</w:t>
      </w:r>
      <w:r>
        <w:rPr>
          <w:u w:val="none"/>
        </w:rPr>
        <w:t>ital</w:t>
      </w:r>
      <w:r>
        <w:rPr>
          <w:spacing w:val="23"/>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3"/>
          <w:u w:val="none"/>
        </w:rPr>
        <w:t xml:space="preserve"> </w:t>
      </w:r>
      <w:r>
        <w:rPr>
          <w:spacing w:val="2"/>
          <w:u w:val="none"/>
        </w:rPr>
        <w:t>m</w:t>
      </w:r>
      <w:r>
        <w:rPr>
          <w:u w:val="none"/>
        </w:rPr>
        <w:t>ea</w:t>
      </w:r>
      <w:r>
        <w:rPr>
          <w:spacing w:val="1"/>
          <w:u w:val="none"/>
        </w:rPr>
        <w:t>n</w:t>
      </w:r>
      <w:r>
        <w:rPr>
          <w:u w:val="none"/>
        </w:rPr>
        <w:t>s,</w:t>
      </w:r>
      <w:r>
        <w:rPr>
          <w:spacing w:val="23"/>
          <w:u w:val="none"/>
        </w:rPr>
        <w:t xml:space="preserve"> </w:t>
      </w:r>
      <w:r>
        <w:rPr>
          <w:spacing w:val="1"/>
          <w:u w:val="none"/>
        </w:rPr>
        <w:t>w</w:t>
      </w:r>
      <w:r>
        <w:rPr>
          <w:u w:val="none"/>
        </w:rPr>
        <w:t>ith</w:t>
      </w:r>
      <w:r>
        <w:rPr>
          <w:spacing w:val="23"/>
          <w:u w:val="none"/>
        </w:rPr>
        <w:t xml:space="preserve"> </w:t>
      </w:r>
      <w:r>
        <w:rPr>
          <w:u w:val="none"/>
        </w:rPr>
        <w:t>res</w:t>
      </w:r>
      <w:r>
        <w:rPr>
          <w:spacing w:val="1"/>
          <w:u w:val="none"/>
        </w:rPr>
        <w:t>p</w:t>
      </w:r>
      <w:r>
        <w:rPr>
          <w:u w:val="none"/>
        </w:rPr>
        <w:t>ect</w:t>
      </w:r>
      <w:r>
        <w:rPr>
          <w:spacing w:val="23"/>
          <w:u w:val="none"/>
        </w:rPr>
        <w:t xml:space="preserve"> </w:t>
      </w:r>
      <w:r>
        <w:rPr>
          <w:u w:val="none"/>
        </w:rPr>
        <w:t>to</w:t>
      </w:r>
      <w:r>
        <w:rPr>
          <w:spacing w:val="24"/>
          <w:u w:val="none"/>
        </w:rPr>
        <w:t xml:space="preserve"> </w:t>
      </w:r>
      <w:r>
        <w:rPr>
          <w:u w:val="none"/>
        </w:rPr>
        <w:t>a</w:t>
      </w:r>
      <w:r>
        <w:rPr>
          <w:spacing w:val="1"/>
          <w:u w:val="none"/>
        </w:rPr>
        <w:t>n</w:t>
      </w:r>
      <w:r>
        <w:rPr>
          <w:u w:val="none"/>
        </w:rPr>
        <w:t>y</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7"/>
          <w:u w:val="none"/>
        </w:rPr>
        <w:t xml:space="preserve"> </w:t>
      </w:r>
      <w:r>
        <w:rPr>
          <w:u w:val="none"/>
        </w:rPr>
        <w:t>t</w:t>
      </w:r>
      <w:r>
        <w:rPr>
          <w:spacing w:val="1"/>
          <w:u w:val="none"/>
        </w:rPr>
        <w:t>h</w:t>
      </w:r>
      <w:r>
        <w:rPr>
          <w:u w:val="none"/>
        </w:rPr>
        <w:t>e</w:t>
      </w:r>
      <w:r>
        <w:rPr>
          <w:spacing w:val="49"/>
          <w:u w:val="none"/>
        </w:rPr>
        <w:t xml:space="preserve"> </w:t>
      </w:r>
      <w:r>
        <w:rPr>
          <w:u w:val="none"/>
        </w:rPr>
        <w:t>a</w:t>
      </w:r>
      <w:r>
        <w:rPr>
          <w:spacing w:val="2"/>
          <w:u w:val="none"/>
        </w:rPr>
        <w:t>m</w:t>
      </w:r>
      <w:r>
        <w:rPr>
          <w:u w:val="none"/>
        </w:rPr>
        <w:t>ount</w:t>
      </w:r>
      <w:r>
        <w:rPr>
          <w:spacing w:val="48"/>
          <w:u w:val="none"/>
        </w:rPr>
        <w:t xml:space="preserve"> </w:t>
      </w:r>
      <w:r>
        <w:rPr>
          <w:u w:val="none"/>
        </w:rPr>
        <w:t>of</w:t>
      </w:r>
      <w:r>
        <w:rPr>
          <w:spacing w:val="49"/>
          <w:u w:val="none"/>
        </w:rPr>
        <w:t xml:space="preserve"> </w:t>
      </w:r>
      <w:r>
        <w:rPr>
          <w:spacing w:val="2"/>
          <w:u w:val="none"/>
        </w:rPr>
        <w:t>m</w:t>
      </w:r>
      <w:r>
        <w:rPr>
          <w:u w:val="none"/>
        </w:rPr>
        <w:t>oney</w:t>
      </w:r>
      <w:r>
        <w:rPr>
          <w:spacing w:val="49"/>
          <w:u w:val="none"/>
        </w:rPr>
        <w:t xml:space="preserve"> </w:t>
      </w:r>
      <w:r>
        <w:rPr>
          <w:u w:val="none"/>
        </w:rPr>
        <w:t>a</w:t>
      </w:r>
      <w:r>
        <w:rPr>
          <w:spacing w:val="1"/>
          <w:u w:val="none"/>
        </w:rPr>
        <w:t>n</w:t>
      </w:r>
      <w:r>
        <w:rPr>
          <w:u w:val="none"/>
        </w:rPr>
        <w:t>d</w:t>
      </w:r>
      <w:r>
        <w:rPr>
          <w:spacing w:val="49"/>
          <w:u w:val="none"/>
        </w:rPr>
        <w:t xml:space="preserve"> </w:t>
      </w:r>
      <w:r>
        <w:rPr>
          <w:u w:val="none"/>
        </w:rPr>
        <w:t>the</w:t>
      </w:r>
      <w:r>
        <w:rPr>
          <w:spacing w:val="49"/>
          <w:u w:val="none"/>
        </w:rPr>
        <w:t xml:space="preserve"> </w:t>
      </w:r>
      <w:r>
        <w:rPr>
          <w:u w:val="none"/>
        </w:rPr>
        <w:t>initial</w:t>
      </w:r>
      <w:r>
        <w:rPr>
          <w:spacing w:val="48"/>
          <w:u w:val="none"/>
        </w:rPr>
        <w:t xml:space="preserve"> </w:t>
      </w:r>
      <w:r>
        <w:rPr>
          <w:spacing w:val="1"/>
          <w:u w:val="none"/>
        </w:rPr>
        <w:t>G</w:t>
      </w:r>
      <w:r>
        <w:rPr>
          <w:u w:val="none"/>
        </w:rPr>
        <w:t>ross</w:t>
      </w:r>
      <w:r>
        <w:rPr>
          <w:spacing w:val="49"/>
          <w:u w:val="none"/>
        </w:rPr>
        <w:t xml:space="preserve"> </w:t>
      </w:r>
      <w:r>
        <w:rPr>
          <w:spacing w:val="1"/>
          <w:u w:val="none"/>
        </w:rPr>
        <w:t>A</w:t>
      </w:r>
      <w:r>
        <w:rPr>
          <w:u w:val="none"/>
        </w:rPr>
        <w:t>sset</w:t>
      </w:r>
      <w:r>
        <w:rPr>
          <w:spacing w:val="48"/>
          <w:u w:val="none"/>
        </w:rPr>
        <w:t xml:space="preserve"> </w:t>
      </w:r>
      <w:r>
        <w:rPr>
          <w:spacing w:val="1"/>
          <w:u w:val="none"/>
        </w:rPr>
        <w:t>V</w:t>
      </w:r>
      <w:r>
        <w:rPr>
          <w:u w:val="none"/>
        </w:rPr>
        <w:t>alue</w:t>
      </w:r>
      <w:r>
        <w:rPr>
          <w:spacing w:val="49"/>
          <w:u w:val="none"/>
        </w:rPr>
        <w:t xml:space="preserve"> </w:t>
      </w:r>
      <w:r>
        <w:rPr>
          <w:u w:val="none"/>
        </w:rPr>
        <w:t>of</w:t>
      </w:r>
      <w:r>
        <w:rPr>
          <w:spacing w:val="49"/>
          <w:u w:val="none"/>
        </w:rPr>
        <w:t xml:space="preserve"> </w:t>
      </w:r>
      <w:r>
        <w:rPr>
          <w:u w:val="none"/>
        </w:rPr>
        <w:t>a</w:t>
      </w:r>
      <w:r>
        <w:rPr>
          <w:spacing w:val="1"/>
          <w:u w:val="none"/>
        </w:rPr>
        <w:t>n</w:t>
      </w:r>
      <w:r>
        <w:rPr>
          <w:u w:val="none"/>
        </w:rPr>
        <w:t>y</w:t>
      </w:r>
      <w:r>
        <w:rPr>
          <w:spacing w:val="49"/>
          <w:u w:val="none"/>
        </w:rPr>
        <w:t xml:space="preserve"> </w:t>
      </w:r>
      <w:r>
        <w:rPr>
          <w:u w:val="none"/>
        </w:rPr>
        <w:t>property</w:t>
      </w:r>
      <w:r>
        <w:rPr>
          <w:spacing w:val="49"/>
          <w:u w:val="none"/>
        </w:rPr>
        <w:t xml:space="preserve"> </w:t>
      </w:r>
      <w:r>
        <w:rPr>
          <w:u w:val="none"/>
        </w:rPr>
        <w:t>(other</w:t>
      </w:r>
      <w:r>
        <w:rPr>
          <w:spacing w:val="48"/>
          <w:u w:val="none"/>
        </w:rPr>
        <w:t xml:space="preserve"> </w:t>
      </w:r>
      <w:r>
        <w:rPr>
          <w:u w:val="none"/>
        </w:rPr>
        <w:t>than</w:t>
      </w:r>
      <w:r>
        <w:rPr>
          <w:spacing w:val="49"/>
          <w:u w:val="none"/>
        </w:rPr>
        <w:t xml:space="preserve"> </w:t>
      </w:r>
      <w:r>
        <w:rPr>
          <w:spacing w:val="2"/>
          <w:u w:val="none"/>
        </w:rPr>
        <w:t>m</w:t>
      </w:r>
      <w:r>
        <w:rPr>
          <w:u w:val="none"/>
        </w:rPr>
        <w:t>one</w:t>
      </w:r>
      <w:r>
        <w:rPr>
          <w:spacing w:val="1"/>
          <w:u w:val="none"/>
        </w:rPr>
        <w:t>y</w:t>
      </w:r>
      <w:r>
        <w:rPr>
          <w:u w:val="none"/>
        </w:rPr>
        <w:t>)</w:t>
      </w:r>
      <w:r>
        <w:rPr>
          <w:w w:val="102"/>
          <w:u w:val="none"/>
        </w:rPr>
        <w:t xml:space="preserve"> </w:t>
      </w:r>
      <w:r>
        <w:rPr>
          <w:u w:val="none"/>
        </w:rPr>
        <w:t>c</w:t>
      </w:r>
      <w:r>
        <w:rPr>
          <w:spacing w:val="1"/>
          <w:u w:val="none"/>
        </w:rPr>
        <w:t>o</w:t>
      </w:r>
      <w:r>
        <w:rPr>
          <w:u w:val="none"/>
        </w:rPr>
        <w:t>ntributed</w:t>
      </w:r>
      <w:r>
        <w:rPr>
          <w:spacing w:val="27"/>
          <w:u w:val="none"/>
        </w:rPr>
        <w:t xml:space="preserve"> </w:t>
      </w:r>
      <w:r>
        <w:rPr>
          <w:u w:val="none"/>
        </w:rPr>
        <w:t>to</w:t>
      </w:r>
      <w:r>
        <w:rPr>
          <w:spacing w:val="27"/>
          <w:u w:val="none"/>
        </w:rPr>
        <w:t xml:space="preserve"> </w:t>
      </w:r>
      <w:r>
        <w:rPr>
          <w:u w:val="none"/>
        </w:rPr>
        <w:t>the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spacing w:val="1"/>
          <w:u w:val="none"/>
        </w:rPr>
        <w:t>w</w:t>
      </w:r>
      <w:r>
        <w:rPr>
          <w:u w:val="none"/>
        </w:rPr>
        <w:t>ith</w:t>
      </w:r>
      <w:r>
        <w:rPr>
          <w:spacing w:val="27"/>
          <w:u w:val="none"/>
        </w:rPr>
        <w:t xml:space="preserve"> </w:t>
      </w:r>
      <w:r>
        <w:rPr>
          <w:u w:val="none"/>
        </w:rPr>
        <w:t>res</w:t>
      </w:r>
      <w:r>
        <w:rPr>
          <w:spacing w:val="1"/>
          <w:u w:val="none"/>
        </w:rPr>
        <w:t>p</w:t>
      </w:r>
      <w:r>
        <w:rPr>
          <w:u w:val="none"/>
        </w:rPr>
        <w:t>ect</w:t>
      </w:r>
      <w:r>
        <w:rPr>
          <w:spacing w:val="25"/>
          <w:u w:val="none"/>
        </w:rPr>
        <w:t xml:space="preserve"> </w:t>
      </w:r>
      <w:r>
        <w:rPr>
          <w:u w:val="none"/>
        </w:rPr>
        <w:t>to</w:t>
      </w:r>
      <w:r>
        <w:rPr>
          <w:spacing w:val="27"/>
          <w:u w:val="none"/>
        </w:rPr>
        <w:t xml:space="preserve"> </w:t>
      </w:r>
      <w:r>
        <w:rPr>
          <w:u w:val="none"/>
        </w:rPr>
        <w:t>t</w:t>
      </w:r>
      <w:r>
        <w:rPr>
          <w:spacing w:val="1"/>
          <w:u w:val="none"/>
        </w:rPr>
        <w:t>h</w:t>
      </w:r>
      <w:r>
        <w:rPr>
          <w:u w:val="none"/>
        </w:rPr>
        <w:t>e</w:t>
      </w:r>
      <w:r>
        <w:rPr>
          <w:spacing w:val="27"/>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7"/>
          <w:u w:val="none"/>
        </w:rPr>
        <w:t xml:space="preserve"> </w:t>
      </w:r>
      <w:r>
        <w:rPr>
          <w:u w:val="none"/>
        </w:rPr>
        <w:t>I</w:t>
      </w:r>
      <w:r>
        <w:rPr>
          <w:spacing w:val="1"/>
          <w:u w:val="none"/>
        </w:rPr>
        <w:t>n</w:t>
      </w:r>
      <w:r>
        <w:rPr>
          <w:u w:val="none"/>
        </w:rPr>
        <w:t>terest</w:t>
      </w:r>
      <w:r>
        <w:rPr>
          <w:spacing w:val="26"/>
          <w:u w:val="none"/>
        </w:rPr>
        <w:t xml:space="preserve"> </w:t>
      </w:r>
      <w:r>
        <w:rPr>
          <w:spacing w:val="1"/>
          <w:u w:val="none"/>
        </w:rPr>
        <w:t>h</w:t>
      </w:r>
      <w:r>
        <w:rPr>
          <w:u w:val="none"/>
        </w:rPr>
        <w:t>eld</w:t>
      </w:r>
      <w:r>
        <w:rPr>
          <w:spacing w:val="27"/>
          <w:u w:val="none"/>
        </w:rPr>
        <w:t xml:space="preserve"> </w:t>
      </w:r>
      <w:r>
        <w:rPr>
          <w:spacing w:val="1"/>
          <w:u w:val="none"/>
        </w:rPr>
        <w:t>b</w:t>
      </w:r>
      <w:r>
        <w:rPr>
          <w:u w:val="none"/>
        </w:rPr>
        <w:t>y</w:t>
      </w:r>
      <w:r>
        <w:rPr>
          <w:spacing w:val="27"/>
          <w:u w:val="none"/>
        </w:rPr>
        <w:t xml:space="preserve"> </w:t>
      </w:r>
      <w:r>
        <w:rPr>
          <w:u w:val="none"/>
        </w:rPr>
        <w:t>s</w:t>
      </w:r>
      <w:r>
        <w:rPr>
          <w:spacing w:val="1"/>
          <w:u w:val="none"/>
        </w:rPr>
        <w:t>u</w:t>
      </w:r>
      <w:r>
        <w:rPr>
          <w:u w:val="none"/>
        </w:rPr>
        <w:t>ch</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6"/>
          <w:u w:val="none"/>
        </w:rPr>
        <w:t xml:space="preserve"> </w:t>
      </w:r>
      <w:r>
        <w:rPr>
          <w:u w:val="none"/>
        </w:rPr>
        <w:t>to</w:t>
      </w:r>
      <w:r>
        <w:rPr>
          <w:spacing w:val="27"/>
          <w:u w:val="none"/>
        </w:rPr>
        <w:t xml:space="preserve"> </w:t>
      </w:r>
      <w:r>
        <w:rPr>
          <w:u w:val="none"/>
        </w:rPr>
        <w:t>t</w:t>
      </w:r>
      <w:r>
        <w:rPr>
          <w:spacing w:val="1"/>
          <w:u w:val="none"/>
        </w:rPr>
        <w:t>h</w:t>
      </w:r>
      <w:r>
        <w:rPr>
          <w:u w:val="none"/>
        </w:rPr>
        <w:t>e</w:t>
      </w:r>
      <w:r>
        <w:rPr>
          <w:w w:val="102"/>
          <w:u w:val="none"/>
        </w:rPr>
        <w:t xml:space="preserve"> </w:t>
      </w:r>
      <w:r>
        <w:rPr>
          <w:u w:val="none"/>
        </w:rPr>
        <w:t>ter</w:t>
      </w:r>
      <w:r>
        <w:rPr>
          <w:spacing w:val="2"/>
          <w:u w:val="none"/>
        </w:rPr>
        <w:t>m</w:t>
      </w:r>
      <w:r>
        <w:rPr>
          <w:u w:val="none"/>
        </w:rPr>
        <w:t>s</w:t>
      </w:r>
      <w:r>
        <w:rPr>
          <w:spacing w:val="10"/>
          <w:u w:val="none"/>
        </w:rPr>
        <w:t xml:space="preserve"> </w:t>
      </w:r>
      <w:r>
        <w:rPr>
          <w:spacing w:val="1"/>
          <w:u w:val="none"/>
        </w:rPr>
        <w:t>o</w:t>
      </w:r>
      <w:r>
        <w:rPr>
          <w:u w:val="none"/>
        </w:rPr>
        <w:t>f</w:t>
      </w:r>
      <w:r>
        <w:rPr>
          <w:spacing w:val="11"/>
          <w:u w:val="none"/>
        </w:rPr>
        <w:t xml:space="preserve"> </w:t>
      </w:r>
      <w:r>
        <w:rPr>
          <w:u w:val="none"/>
        </w:rPr>
        <w:t>t</w:t>
      </w:r>
      <w:r>
        <w:rPr>
          <w:spacing w:val="1"/>
          <w:u w:val="none"/>
        </w:rPr>
        <w:t>h</w:t>
      </w:r>
      <w:r>
        <w:rPr>
          <w:u w:val="none"/>
        </w:rPr>
        <w:t>is</w:t>
      </w:r>
      <w:r>
        <w:rPr>
          <w:spacing w:val="11"/>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9"/>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11"/>
          <w:u w:val="none"/>
        </w:rPr>
        <w:t xml:space="preserve"> </w:t>
      </w:r>
      <w:r>
        <w:rPr>
          <w:u w:val="none"/>
        </w:rPr>
        <w:t>t</w:t>
      </w:r>
      <w:r>
        <w:rPr>
          <w:spacing w:val="1"/>
          <w:u w:val="none"/>
        </w:rPr>
        <w:t>h</w:t>
      </w:r>
      <w:r>
        <w:rPr>
          <w:u w:val="none"/>
        </w:rPr>
        <w:t>e</w:t>
      </w:r>
      <w:r>
        <w:rPr>
          <w:spacing w:val="10"/>
          <w:u w:val="none"/>
        </w:rPr>
        <w:t xml:space="preserve"> </w:t>
      </w:r>
      <w:r>
        <w:rPr>
          <w:spacing w:val="1"/>
          <w:u w:val="none"/>
        </w:rPr>
        <w:t>C</w:t>
      </w:r>
      <w:r>
        <w:rPr>
          <w:u w:val="none"/>
        </w:rPr>
        <w:t>apital</w:t>
      </w:r>
      <w:r>
        <w:rPr>
          <w:spacing w:val="11"/>
          <w:u w:val="none"/>
        </w:rPr>
        <w:t xml:space="preserve"> </w:t>
      </w:r>
      <w:r>
        <w:rPr>
          <w:spacing w:val="1"/>
          <w:u w:val="none"/>
        </w:rPr>
        <w:t>C</w:t>
      </w:r>
      <w:r>
        <w:rPr>
          <w:u w:val="none"/>
        </w:rPr>
        <w:t>ontri</w:t>
      </w:r>
      <w:r>
        <w:rPr>
          <w:spacing w:val="1"/>
          <w:u w:val="none"/>
        </w:rPr>
        <w:t>b</w:t>
      </w:r>
      <w:r>
        <w:rPr>
          <w:u w:val="none"/>
        </w:rPr>
        <w:t>uti</w:t>
      </w:r>
      <w:r>
        <w:rPr>
          <w:spacing w:val="1"/>
          <w:u w:val="none"/>
        </w:rPr>
        <w:t>o</w:t>
      </w:r>
      <w:r>
        <w:rPr>
          <w:u w:val="none"/>
        </w:rPr>
        <w:t>n</w:t>
      </w:r>
      <w:r>
        <w:rPr>
          <w:spacing w:val="11"/>
          <w:u w:val="none"/>
        </w:rPr>
        <w:t xml:space="preserve"> </w:t>
      </w:r>
      <w:r>
        <w:rPr>
          <w:spacing w:val="2"/>
          <w:u w:val="none"/>
        </w:rPr>
        <w:t>m</w:t>
      </w:r>
      <w:r>
        <w:rPr>
          <w:u w:val="none"/>
        </w:rPr>
        <w:t>ade</w:t>
      </w:r>
      <w:r>
        <w:rPr>
          <w:spacing w:val="10"/>
          <w:u w:val="none"/>
        </w:rPr>
        <w:t xml:space="preserve"> </w:t>
      </w:r>
      <w:r>
        <w:rPr>
          <w:u w:val="none"/>
        </w:rPr>
        <w:t>by</w:t>
      </w:r>
      <w:r>
        <w:rPr>
          <w:spacing w:val="11"/>
          <w:u w:val="none"/>
        </w:rPr>
        <w:t xml:space="preserve"> </w:t>
      </w:r>
      <w:r>
        <w:rPr>
          <w:u w:val="none"/>
        </w:rPr>
        <w:t>a</w:t>
      </w:r>
      <w:r>
        <w:rPr>
          <w:spacing w:val="11"/>
          <w:u w:val="none"/>
        </w:rPr>
        <w:t xml:space="preserve"> </w:t>
      </w:r>
      <w:r>
        <w:rPr>
          <w:u w:val="none"/>
        </w:rPr>
        <w:t>predecessor</w:t>
      </w:r>
      <w:r>
        <w:rPr>
          <w:spacing w:val="10"/>
          <w:u w:val="none"/>
        </w:rPr>
        <w:t xml:space="preserve"> </w:t>
      </w:r>
      <w:r>
        <w:rPr>
          <w:u w:val="none"/>
        </w:rPr>
        <w:t>hol</w:t>
      </w:r>
      <w:r>
        <w:rPr>
          <w:spacing w:val="1"/>
          <w:u w:val="none"/>
        </w:rPr>
        <w:t>d</w:t>
      </w:r>
      <w:r>
        <w:rPr>
          <w:u w:val="none"/>
        </w:rPr>
        <w:t>er(s)</w:t>
      </w:r>
      <w:r>
        <w:rPr>
          <w:spacing w:val="11"/>
          <w:u w:val="none"/>
        </w:rPr>
        <w:t xml:space="preserve"> </w:t>
      </w:r>
      <w:r>
        <w:rPr>
          <w:u w:val="none"/>
        </w:rPr>
        <w:t>of</w:t>
      </w:r>
      <w:r>
        <w:rPr>
          <w:spacing w:val="11"/>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11"/>
          <w:u w:val="none"/>
        </w:rPr>
        <w:t xml:space="preserve"> </w:t>
      </w:r>
      <w:r>
        <w:rPr>
          <w:u w:val="none"/>
        </w:rPr>
        <w:t>I</w:t>
      </w:r>
      <w:r>
        <w:rPr>
          <w:spacing w:val="1"/>
          <w:u w:val="none"/>
        </w:rPr>
        <w:t>n</w:t>
      </w:r>
      <w:r>
        <w:rPr>
          <w:u w:val="none"/>
        </w:rPr>
        <w:t>terest</w:t>
      </w:r>
      <w:r>
        <w:rPr>
          <w:spacing w:val="11"/>
          <w:u w:val="none"/>
        </w:rPr>
        <w:t xml:space="preserve"> </w:t>
      </w:r>
      <w:r>
        <w:rPr>
          <w:spacing w:val="1"/>
          <w:u w:val="none"/>
        </w:rPr>
        <w:t>o</w:t>
      </w:r>
      <w:r>
        <w:rPr>
          <w:u w:val="none"/>
        </w:rPr>
        <w:t>f</w:t>
      </w:r>
      <w:r>
        <w:rPr>
          <w:spacing w:val="12"/>
          <w:u w:val="none"/>
        </w:rPr>
        <w:t xml:space="preserve"> </w:t>
      </w:r>
      <w:r>
        <w:rPr>
          <w:u w:val="none"/>
        </w:rPr>
        <w:t>s</w:t>
      </w:r>
      <w:r>
        <w:rPr>
          <w:spacing w:val="1"/>
          <w:u w:val="none"/>
        </w:rPr>
        <w:t>u</w:t>
      </w:r>
      <w:r>
        <w:rPr>
          <w:u w:val="none"/>
        </w:rPr>
        <w:t>ch</w:t>
      </w:r>
      <w:r>
        <w:rPr>
          <w:spacing w:val="1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0"/>
          <w:u w:val="none"/>
        </w:rPr>
        <w:t xml:space="preserve"> </w:t>
      </w:r>
      <w:r>
        <w:rPr>
          <w:spacing w:val="1"/>
          <w:u w:val="none"/>
        </w:rPr>
        <w:t>un</w:t>
      </w:r>
      <w:r>
        <w:rPr>
          <w:u w:val="none"/>
        </w:rPr>
        <w:t>less</w:t>
      </w:r>
      <w:r>
        <w:rPr>
          <w:spacing w:val="11"/>
          <w:u w:val="none"/>
        </w:rPr>
        <w:t xml:space="preserve"> </w:t>
      </w:r>
      <w:r>
        <w:rPr>
          <w:u w:val="none"/>
        </w:rPr>
        <w:t>t</w:t>
      </w:r>
      <w:r>
        <w:rPr>
          <w:spacing w:val="1"/>
          <w:u w:val="none"/>
        </w:rPr>
        <w:t>h</w:t>
      </w:r>
      <w:r>
        <w:rPr>
          <w:u w:val="none"/>
        </w:rPr>
        <w:t>e</w:t>
      </w:r>
      <w:r>
        <w:rPr>
          <w:spacing w:val="12"/>
          <w:u w:val="none"/>
        </w:rPr>
        <w:t xml:space="preserve"> </w:t>
      </w:r>
      <w:r>
        <w:rPr>
          <w:u w:val="none"/>
        </w:rPr>
        <w:t>c</w:t>
      </w:r>
      <w:r>
        <w:rPr>
          <w:spacing w:val="1"/>
          <w:u w:val="none"/>
        </w:rPr>
        <w:t>on</w:t>
      </w:r>
      <w:r>
        <w:rPr>
          <w:u w:val="none"/>
        </w:rPr>
        <w:t>te</w:t>
      </w:r>
      <w:r>
        <w:rPr>
          <w:spacing w:val="1"/>
          <w:u w:val="none"/>
        </w:rPr>
        <w:t>x</w:t>
      </w:r>
      <w:r>
        <w:rPr>
          <w:u w:val="none"/>
        </w:rPr>
        <w:t>t</w:t>
      </w:r>
      <w:r>
        <w:rPr>
          <w:spacing w:val="12"/>
          <w:u w:val="none"/>
        </w:rPr>
        <w:t xml:space="preserve"> </w:t>
      </w:r>
      <w:r>
        <w:rPr>
          <w:u w:val="none"/>
        </w:rPr>
        <w:t>re</w:t>
      </w:r>
      <w:r>
        <w:rPr>
          <w:spacing w:val="1"/>
          <w:u w:val="none"/>
        </w:rPr>
        <w:t>qu</w:t>
      </w:r>
      <w:r>
        <w:rPr>
          <w:u w:val="none"/>
        </w:rPr>
        <w:t>ires</w:t>
      </w:r>
      <w:r>
        <w:rPr>
          <w:spacing w:val="1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 xml:space="preserve">ise, </w:t>
      </w:r>
      <w:r>
        <w:rPr>
          <w:spacing w:val="10"/>
          <w:u w:val="none"/>
        </w:rPr>
        <w:t xml:space="preserve"> </w:t>
      </w:r>
      <w:r>
        <w:rPr>
          <w:spacing w:val="1"/>
          <w:u w:val="none"/>
        </w:rPr>
        <w:t>bu</w:t>
      </w:r>
      <w:r>
        <w:rPr>
          <w:u w:val="none"/>
        </w:rPr>
        <w:t xml:space="preserve">t </w:t>
      </w:r>
      <w:r>
        <w:rPr>
          <w:spacing w:val="12"/>
          <w:u w:val="none"/>
        </w:rPr>
        <w:t xml:space="preserve"> </w:t>
      </w:r>
      <w:r>
        <w:rPr>
          <w:u w:val="none"/>
        </w:rPr>
        <w:t>e</w:t>
      </w:r>
      <w:r>
        <w:rPr>
          <w:spacing w:val="1"/>
          <w:u w:val="none"/>
        </w:rPr>
        <w:t>x</w:t>
      </w:r>
      <w:r>
        <w:rPr>
          <w:u w:val="none"/>
        </w:rPr>
        <w:t>cl</w:t>
      </w:r>
      <w:r>
        <w:rPr>
          <w:spacing w:val="1"/>
          <w:u w:val="none"/>
        </w:rPr>
        <w:t>ud</w:t>
      </w:r>
      <w:r>
        <w:rPr>
          <w:u w:val="none"/>
        </w:rPr>
        <w:t>i</w:t>
      </w:r>
      <w:r>
        <w:rPr>
          <w:spacing w:val="1"/>
          <w:u w:val="none"/>
        </w:rPr>
        <w:t>n</w:t>
      </w:r>
      <w:r>
        <w:rPr>
          <w:u w:val="none"/>
        </w:rPr>
        <w:t xml:space="preserve">g </w:t>
      </w:r>
      <w:r>
        <w:rPr>
          <w:spacing w:val="12"/>
          <w:u w:val="none"/>
        </w:rPr>
        <w:t xml:space="preserve"> </w:t>
      </w:r>
      <w:r>
        <w:rPr>
          <w:spacing w:val="1"/>
          <w:u w:val="none"/>
        </w:rPr>
        <w:t>Add</w:t>
      </w:r>
      <w:r>
        <w:rPr>
          <w:u w:val="none"/>
        </w:rPr>
        <w:t>iti</w:t>
      </w:r>
      <w:r>
        <w:rPr>
          <w:spacing w:val="1"/>
          <w:u w:val="none"/>
        </w:rPr>
        <w:t>on</w:t>
      </w:r>
      <w:r>
        <w:rPr>
          <w:u w:val="none"/>
        </w:rPr>
        <w:t>al</w:t>
      </w:r>
      <w:r>
        <w:rPr>
          <w:w w:val="102"/>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31"/>
          <w:u w:val="none"/>
        </w:rPr>
        <w:t xml:space="preserve"> </w:t>
      </w:r>
      <w:r>
        <w:rPr>
          <w:spacing w:val="1"/>
          <w:u w:val="none"/>
        </w:rPr>
        <w:t>no</w:t>
      </w:r>
      <w:r>
        <w:rPr>
          <w:u w:val="none"/>
        </w:rPr>
        <w:t>t</w:t>
      </w:r>
      <w:r>
        <w:rPr>
          <w:spacing w:val="31"/>
          <w:u w:val="none"/>
        </w:rPr>
        <w:t xml:space="preserve"> </w:t>
      </w:r>
      <w:r>
        <w:rPr>
          <w:spacing w:val="1"/>
          <w:u w:val="none"/>
        </w:rPr>
        <w:t>y</w:t>
      </w:r>
      <w:r>
        <w:rPr>
          <w:u w:val="none"/>
        </w:rPr>
        <w:t>et</w:t>
      </w:r>
      <w:r>
        <w:rPr>
          <w:spacing w:val="31"/>
          <w:u w:val="none"/>
        </w:rPr>
        <w:t xml:space="preserve"> </w:t>
      </w:r>
      <w:r>
        <w:rPr>
          <w:u w:val="none"/>
        </w:rPr>
        <w:t>act</w:t>
      </w:r>
      <w:r>
        <w:rPr>
          <w:spacing w:val="1"/>
          <w:u w:val="none"/>
        </w:rPr>
        <w:t>u</w:t>
      </w:r>
      <w:r>
        <w:rPr>
          <w:u w:val="none"/>
        </w:rPr>
        <w:t>ally</w:t>
      </w:r>
      <w:r>
        <w:rPr>
          <w:spacing w:val="32"/>
          <w:u w:val="none"/>
        </w:rPr>
        <w:t xml:space="preserve"> </w:t>
      </w:r>
      <w:r>
        <w:rPr>
          <w:spacing w:val="1"/>
          <w:u w:val="none"/>
        </w:rPr>
        <w:t>p</w:t>
      </w:r>
      <w:r>
        <w:rPr>
          <w:u w:val="none"/>
        </w:rPr>
        <w:t>aid</w:t>
      </w:r>
      <w:r>
        <w:rPr>
          <w:spacing w:val="32"/>
          <w:u w:val="none"/>
        </w:rPr>
        <w:t xml:space="preserve"> </w:t>
      </w:r>
      <w:r>
        <w:rPr>
          <w:u w:val="none"/>
        </w:rPr>
        <w:t>in</w:t>
      </w:r>
      <w:r>
        <w:rPr>
          <w:spacing w:val="32"/>
          <w:u w:val="none"/>
        </w:rPr>
        <w:t xml:space="preserve"> </w:t>
      </w:r>
      <w:r>
        <w:rPr>
          <w:u w:val="none"/>
        </w:rPr>
        <w:t>cash</w:t>
      </w:r>
      <w:r>
        <w:rPr>
          <w:spacing w:val="31"/>
          <w:u w:val="none"/>
        </w:rPr>
        <w:t xml:space="preserve"> </w:t>
      </w:r>
      <w:r>
        <w:rPr>
          <w:spacing w:val="1"/>
          <w:u w:val="none"/>
        </w:rPr>
        <w:t>b</w:t>
      </w:r>
      <w:r>
        <w:rPr>
          <w:u w:val="none"/>
        </w:rPr>
        <w:t>y</w:t>
      </w:r>
      <w:r>
        <w:rPr>
          <w:spacing w:val="32"/>
          <w:u w:val="none"/>
        </w:rPr>
        <w:t xml:space="preserve"> </w:t>
      </w:r>
      <w:r>
        <w:rPr>
          <w:u w:val="none"/>
        </w:rPr>
        <w:t>a</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to</w:t>
      </w:r>
      <w:r>
        <w:rPr>
          <w:spacing w:val="32"/>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1"/>
          <w:u w:val="none"/>
        </w:rPr>
        <w:t xml:space="preserve"> </w:t>
      </w:r>
      <w:r>
        <w:rPr>
          <w:spacing w:val="2"/>
          <w:u w:val="none"/>
        </w:rPr>
        <w:t>M</w:t>
      </w:r>
      <w:r>
        <w:rPr>
          <w:spacing w:val="1"/>
          <w:u w:val="none"/>
        </w:rPr>
        <w:t>on</w:t>
      </w:r>
      <w:r>
        <w:rPr>
          <w:u w:val="none"/>
        </w:rPr>
        <w:t>ey</w:t>
      </w:r>
      <w:r>
        <w:rPr>
          <w:spacing w:val="32"/>
          <w:u w:val="none"/>
        </w:rPr>
        <w:t xml:space="preserve"> </w:t>
      </w:r>
      <w:r>
        <w:rPr>
          <w:u w:val="none"/>
        </w:rPr>
        <w:t>c</w:t>
      </w:r>
      <w:r>
        <w:rPr>
          <w:spacing w:val="1"/>
          <w:u w:val="none"/>
        </w:rPr>
        <w:t>on</w:t>
      </w:r>
      <w:r>
        <w:rPr>
          <w:u w:val="none"/>
        </w:rPr>
        <w:t>tri</w:t>
      </w:r>
      <w:r>
        <w:rPr>
          <w:spacing w:val="1"/>
          <w:u w:val="none"/>
        </w:rPr>
        <w:t>bu</w:t>
      </w:r>
      <w:r>
        <w:rPr>
          <w:u w:val="none"/>
        </w:rPr>
        <w:t>ted</w:t>
      </w:r>
      <w:r>
        <w:rPr>
          <w:spacing w:val="32"/>
          <w:u w:val="none"/>
        </w:rPr>
        <w:t xml:space="preserve"> </w:t>
      </w:r>
      <w:r>
        <w:rPr>
          <w:u w:val="none"/>
        </w:rPr>
        <w:t>to</w:t>
      </w:r>
      <w:r>
        <w:rPr>
          <w:w w:val="102"/>
          <w:u w:val="none"/>
        </w:rPr>
        <w:t xml:space="preserve"> </w:t>
      </w:r>
      <w:r>
        <w:rPr>
          <w:u w:val="none"/>
        </w:rPr>
        <w:t>t</w:t>
      </w:r>
      <w:r>
        <w:rPr>
          <w:spacing w:val="1"/>
          <w:u w:val="none"/>
        </w:rPr>
        <w:t>h</w:t>
      </w:r>
      <w:r>
        <w:rPr>
          <w:u w:val="none"/>
        </w:rPr>
        <w:t>e</w:t>
      </w:r>
      <w:r>
        <w:rPr>
          <w:spacing w:val="45"/>
          <w:u w:val="none"/>
        </w:rPr>
        <w:t xml:space="preserve"> </w:t>
      </w:r>
      <w:r>
        <w:rPr>
          <w:spacing w:val="1"/>
          <w:u w:val="none"/>
        </w:rPr>
        <w:t>C</w:t>
      </w:r>
      <w:r>
        <w:rPr>
          <w:u w:val="none"/>
        </w:rPr>
        <w:t>o</w:t>
      </w:r>
      <w:r>
        <w:rPr>
          <w:spacing w:val="2"/>
          <w:u w:val="none"/>
        </w:rPr>
        <w:t>m</w:t>
      </w:r>
      <w:r>
        <w:rPr>
          <w:u w:val="none"/>
        </w:rPr>
        <w:t>pany</w:t>
      </w:r>
      <w:r>
        <w:rPr>
          <w:spacing w:val="46"/>
          <w:u w:val="none"/>
        </w:rPr>
        <w:t xml:space="preserve"> </w:t>
      </w:r>
      <w:r>
        <w:rPr>
          <w:u w:val="none"/>
        </w:rPr>
        <w:t>by</w:t>
      </w:r>
      <w:r>
        <w:rPr>
          <w:spacing w:val="46"/>
          <w:u w:val="none"/>
        </w:rPr>
        <w:t xml:space="preserve"> </w:t>
      </w:r>
      <w:r>
        <w:rPr>
          <w:u w:val="none"/>
        </w:rPr>
        <w:t>a</w:t>
      </w:r>
      <w:r>
        <w:rPr>
          <w:spacing w:val="46"/>
          <w:u w:val="none"/>
        </w:rPr>
        <w:t xml:space="preserve"> </w:t>
      </w:r>
      <w:r>
        <w:rPr>
          <w:spacing w:val="2"/>
          <w:u w:val="none"/>
        </w:rPr>
        <w:t>M</w:t>
      </w:r>
      <w:r>
        <w:rPr>
          <w:u w:val="none"/>
        </w:rPr>
        <w:t>e</w:t>
      </w:r>
      <w:r>
        <w:rPr>
          <w:spacing w:val="2"/>
          <w:u w:val="none"/>
        </w:rPr>
        <w:t>m</w:t>
      </w:r>
      <w:r>
        <w:rPr>
          <w:u w:val="none"/>
        </w:rPr>
        <w:t>ber</w:t>
      </w:r>
      <w:r>
        <w:rPr>
          <w:spacing w:val="46"/>
          <w:u w:val="none"/>
        </w:rPr>
        <w:t xml:space="preserve"> </w:t>
      </w:r>
      <w:r>
        <w:rPr>
          <w:u w:val="none"/>
        </w:rPr>
        <w:t>i</w:t>
      </w:r>
      <w:r>
        <w:rPr>
          <w:spacing w:val="1"/>
          <w:u w:val="none"/>
        </w:rPr>
        <w:t>n</w:t>
      </w:r>
      <w:r>
        <w:rPr>
          <w:u w:val="none"/>
        </w:rPr>
        <w:t>cl</w:t>
      </w:r>
      <w:r>
        <w:rPr>
          <w:spacing w:val="1"/>
          <w:u w:val="none"/>
        </w:rPr>
        <w:t>u</w:t>
      </w:r>
      <w:r>
        <w:rPr>
          <w:u w:val="none"/>
        </w:rPr>
        <w:t>des</w:t>
      </w:r>
      <w:r>
        <w:rPr>
          <w:spacing w:val="46"/>
          <w:u w:val="none"/>
        </w:rPr>
        <w:t xml:space="preserve"> </w:t>
      </w:r>
      <w:r>
        <w:rPr>
          <w:u w:val="none"/>
        </w:rPr>
        <w:t>t</w:t>
      </w:r>
      <w:r>
        <w:rPr>
          <w:spacing w:val="1"/>
          <w:u w:val="none"/>
        </w:rPr>
        <w:t>h</w:t>
      </w:r>
      <w:r>
        <w:rPr>
          <w:u w:val="none"/>
        </w:rPr>
        <w:t>e</w:t>
      </w:r>
      <w:r>
        <w:rPr>
          <w:spacing w:val="46"/>
          <w:u w:val="none"/>
        </w:rPr>
        <w:t xml:space="preserve"> </w:t>
      </w:r>
      <w:r>
        <w:rPr>
          <w:u w:val="none"/>
        </w:rPr>
        <w:t>a</w:t>
      </w:r>
      <w:r>
        <w:rPr>
          <w:spacing w:val="2"/>
          <w:u w:val="none"/>
        </w:rPr>
        <w:t>m</w:t>
      </w:r>
      <w:r>
        <w:rPr>
          <w:u w:val="none"/>
        </w:rPr>
        <w:t>ount</w:t>
      </w:r>
      <w:r>
        <w:rPr>
          <w:spacing w:val="46"/>
          <w:u w:val="none"/>
        </w:rPr>
        <w:t xml:space="preserve"> </w:t>
      </w:r>
      <w:r>
        <w:rPr>
          <w:u w:val="none"/>
        </w:rPr>
        <w:t>of</w:t>
      </w:r>
      <w:r>
        <w:rPr>
          <w:spacing w:val="46"/>
          <w:u w:val="none"/>
        </w:rPr>
        <w:t xml:space="preserve"> </w:t>
      </w:r>
      <w:r>
        <w:rPr>
          <w:u w:val="none"/>
        </w:rPr>
        <w:t>any</w:t>
      </w:r>
      <w:r>
        <w:rPr>
          <w:spacing w:val="4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6"/>
          <w:u w:val="none"/>
        </w:rPr>
        <w:t xml:space="preserve"> </w:t>
      </w:r>
      <w:r>
        <w:rPr>
          <w:u w:val="none"/>
        </w:rPr>
        <w:t>lia</w:t>
      </w:r>
      <w:r>
        <w:rPr>
          <w:spacing w:val="1"/>
          <w:u w:val="none"/>
        </w:rPr>
        <w:t>b</w:t>
      </w:r>
      <w:r>
        <w:rPr>
          <w:u w:val="none"/>
        </w:rPr>
        <w:t>ilities</w:t>
      </w:r>
      <w:r>
        <w:rPr>
          <w:spacing w:val="46"/>
          <w:u w:val="none"/>
        </w:rPr>
        <w:t xml:space="preserve"> </w:t>
      </w:r>
      <w:r>
        <w:rPr>
          <w:u w:val="none"/>
        </w:rPr>
        <w:t>t</w:t>
      </w:r>
      <w:r>
        <w:rPr>
          <w:spacing w:val="1"/>
          <w:u w:val="none"/>
        </w:rPr>
        <w:t>h</w:t>
      </w:r>
      <w:r>
        <w:rPr>
          <w:u w:val="none"/>
        </w:rPr>
        <w:t>at</w:t>
      </w:r>
      <w:r>
        <w:rPr>
          <w:spacing w:val="45"/>
          <w:u w:val="none"/>
        </w:rPr>
        <w:t xml:space="preserve"> </w:t>
      </w:r>
      <w:r>
        <w:rPr>
          <w:u w:val="none"/>
        </w:rPr>
        <w:t>are</w:t>
      </w:r>
      <w:r>
        <w:rPr>
          <w:spacing w:val="46"/>
          <w:u w:val="none"/>
        </w:rPr>
        <w:t xml:space="preserve"> </w:t>
      </w:r>
      <w:r>
        <w:rPr>
          <w:u w:val="none"/>
        </w:rPr>
        <w:t>ass</w:t>
      </w:r>
      <w:r>
        <w:rPr>
          <w:spacing w:val="1"/>
          <w:u w:val="none"/>
        </w:rPr>
        <w:t>u</w:t>
      </w:r>
      <w:r>
        <w:rPr>
          <w:spacing w:val="2"/>
          <w:u w:val="none"/>
        </w:rPr>
        <w:t>m</w:t>
      </w:r>
      <w:r>
        <w:rPr>
          <w:u w:val="none"/>
        </w:rPr>
        <w:t>ed</w:t>
      </w:r>
      <w:r>
        <w:rPr>
          <w:spacing w:val="46"/>
          <w:u w:val="none"/>
        </w:rPr>
        <w:t xml:space="preserve"> </w:t>
      </w:r>
      <w:r>
        <w:rPr>
          <w:spacing w:val="1"/>
          <w:u w:val="none"/>
        </w:rPr>
        <w:t>b</w:t>
      </w:r>
      <w:r>
        <w:rPr>
          <w:u w:val="none"/>
        </w:rPr>
        <w:t>y</w:t>
      </w:r>
      <w:r>
        <w:rPr>
          <w:spacing w:val="46"/>
          <w:u w:val="none"/>
        </w:rPr>
        <w:t xml:space="preserve"> </w:t>
      </w:r>
      <w:r>
        <w:rPr>
          <w:u w:val="none"/>
        </w:rPr>
        <w:t>s</w:t>
      </w:r>
      <w:r>
        <w:rPr>
          <w:spacing w:val="1"/>
          <w:u w:val="none"/>
        </w:rPr>
        <w:t>u</w:t>
      </w:r>
      <w:r>
        <w:rPr>
          <w:u w:val="none"/>
        </w:rPr>
        <w:t>ch</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1"/>
          <w:u w:val="none"/>
        </w:rPr>
        <w:t xml:space="preserve"> </w:t>
      </w:r>
      <w:r>
        <w:rPr>
          <w:u w:val="none"/>
        </w:rPr>
        <w:t>to</w:t>
      </w:r>
      <w:r>
        <w:rPr>
          <w:spacing w:val="42"/>
          <w:u w:val="none"/>
        </w:rPr>
        <w:t xml:space="preserve"> </w:t>
      </w:r>
      <w:r>
        <w:rPr>
          <w:spacing w:val="1"/>
          <w:u w:val="none"/>
        </w:rPr>
        <w:t>T</w:t>
      </w:r>
      <w:r>
        <w:rPr>
          <w:u w:val="none"/>
        </w:rPr>
        <w:t>reas</w:t>
      </w:r>
      <w:r>
        <w:rPr>
          <w:spacing w:val="1"/>
          <w:u w:val="none"/>
        </w:rPr>
        <w:t>u</w:t>
      </w:r>
      <w:r>
        <w:rPr>
          <w:u w:val="none"/>
        </w:rPr>
        <w:t>ry</w:t>
      </w:r>
      <w:r>
        <w:rPr>
          <w:spacing w:val="4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42"/>
          <w:u w:val="none"/>
        </w:rPr>
        <w:t xml:space="preserve"> </w:t>
      </w:r>
      <w:r>
        <w:rPr>
          <w:spacing w:val="1"/>
          <w:u w:val="none"/>
        </w:rPr>
        <w:t>S</w:t>
      </w:r>
      <w:r>
        <w:rPr>
          <w:u w:val="none"/>
        </w:rPr>
        <w:t>ecti</w:t>
      </w:r>
      <w:r>
        <w:rPr>
          <w:spacing w:val="1"/>
          <w:u w:val="none"/>
        </w:rPr>
        <w:t>o</w:t>
      </w:r>
      <w:r>
        <w:rPr>
          <w:u w:val="none"/>
        </w:rPr>
        <w:t>n</w:t>
      </w:r>
      <w:r>
        <w:rPr>
          <w:spacing w:val="42"/>
          <w:u w:val="none"/>
        </w:rPr>
        <w:t xml:space="preserve"> </w:t>
      </w:r>
      <w:r>
        <w:rPr>
          <w:spacing w:val="1"/>
          <w:u w:val="none"/>
        </w:rPr>
        <w:t>1</w:t>
      </w:r>
      <w:r>
        <w:rPr>
          <w:u w:val="none"/>
        </w:rPr>
        <w:t>.</w:t>
      </w:r>
      <w:r>
        <w:rPr>
          <w:spacing w:val="1"/>
          <w:u w:val="none"/>
        </w:rPr>
        <w:t>7041</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)(c).</w:t>
      </w:r>
      <w:r>
        <w:rPr>
          <w:spacing w:val="41"/>
          <w:u w:val="none"/>
        </w:rPr>
        <w:t xml:space="preserve"> </w:t>
      </w:r>
      <w:r>
        <w:rPr>
          <w:spacing w:val="1"/>
          <w:u w:val="none"/>
        </w:rPr>
        <w:t>Th</w:t>
      </w:r>
      <w:r>
        <w:rPr>
          <w:u w:val="none"/>
        </w:rPr>
        <w:t>e</w:t>
      </w:r>
      <w:r>
        <w:rPr>
          <w:spacing w:val="42"/>
          <w:u w:val="none"/>
        </w:rPr>
        <w:t xml:space="preserve"> </w:t>
      </w:r>
      <w:r>
        <w:rPr>
          <w:spacing w:val="1"/>
          <w:u w:val="none"/>
        </w:rPr>
        <w:t>p</w:t>
      </w:r>
      <w:r>
        <w:rPr>
          <w:u w:val="none"/>
        </w:rPr>
        <w:t>ri</w:t>
      </w:r>
      <w:r>
        <w:rPr>
          <w:spacing w:val="1"/>
          <w:u w:val="none"/>
        </w:rPr>
        <w:t>n</w:t>
      </w:r>
      <w:r>
        <w:rPr>
          <w:u w:val="none"/>
        </w:rPr>
        <w:t>ci</w:t>
      </w:r>
      <w:r>
        <w:rPr>
          <w:spacing w:val="1"/>
          <w:u w:val="none"/>
        </w:rPr>
        <w:t>p</w:t>
      </w:r>
      <w:r>
        <w:rPr>
          <w:u w:val="none"/>
        </w:rPr>
        <w:t>al</w:t>
      </w:r>
      <w:r>
        <w:rPr>
          <w:spacing w:val="41"/>
          <w:u w:val="none"/>
        </w:rPr>
        <w:t xml:space="preserve"> </w:t>
      </w:r>
      <w:r>
        <w:rPr>
          <w:u w:val="none"/>
        </w:rPr>
        <w:t>a</w:t>
      </w:r>
      <w:r>
        <w:rPr>
          <w:spacing w:val="2"/>
          <w:u w:val="none"/>
        </w:rPr>
        <w:t>m</w:t>
      </w:r>
      <w:r>
        <w:rPr>
          <w:spacing w:val="1"/>
          <w:u w:val="none"/>
        </w:rPr>
        <w:t>oun</w:t>
      </w:r>
      <w:r>
        <w:rPr>
          <w:u w:val="none"/>
        </w:rPr>
        <w:t>t</w:t>
      </w:r>
      <w:r>
        <w:rPr>
          <w:spacing w:val="41"/>
          <w:u w:val="none"/>
        </w:rPr>
        <w:t xml:space="preserve"> </w:t>
      </w:r>
      <w:r>
        <w:rPr>
          <w:spacing w:val="1"/>
          <w:u w:val="none"/>
        </w:rPr>
        <w:t>o</w:t>
      </w:r>
      <w:r>
        <w:rPr>
          <w:u w:val="none"/>
        </w:rPr>
        <w:t>f</w:t>
      </w:r>
      <w:r>
        <w:rPr>
          <w:spacing w:val="42"/>
          <w:u w:val="none"/>
        </w:rPr>
        <w:t xml:space="preserve"> </w:t>
      </w:r>
      <w:r>
        <w:rPr>
          <w:u w:val="none"/>
        </w:rPr>
        <w:t>a</w:t>
      </w:r>
      <w:r>
        <w:rPr>
          <w:w w:val="102"/>
          <w:u w:val="none"/>
        </w:rPr>
        <w:t xml:space="preserve"> </w:t>
      </w:r>
      <w:r>
        <w:rPr>
          <w:spacing w:val="1"/>
          <w:u w:val="none"/>
        </w:rPr>
        <w:t>p</w:t>
      </w:r>
      <w:r>
        <w:rPr>
          <w:u w:val="none"/>
        </w:rPr>
        <w:t>r</w:t>
      </w:r>
      <w:r>
        <w:rPr>
          <w:spacing w:val="1"/>
          <w:u w:val="none"/>
        </w:rPr>
        <w:t>o</w:t>
      </w:r>
      <w:r>
        <w:rPr>
          <w:spacing w:val="2"/>
          <w:u w:val="none"/>
        </w:rPr>
        <w:t>m</w:t>
      </w:r>
      <w:r>
        <w:rPr>
          <w:u w:val="none"/>
        </w:rPr>
        <w:t>iss</w:t>
      </w:r>
      <w:r>
        <w:rPr>
          <w:spacing w:val="1"/>
          <w:u w:val="none"/>
        </w:rPr>
        <w:t>o</w:t>
      </w:r>
      <w:r>
        <w:rPr>
          <w:u w:val="none"/>
        </w:rPr>
        <w:t>ry</w:t>
      </w:r>
      <w:r>
        <w:rPr>
          <w:spacing w:val="31"/>
          <w:u w:val="none"/>
        </w:rPr>
        <w:t xml:space="preserve"> </w:t>
      </w:r>
      <w:r>
        <w:rPr>
          <w:spacing w:val="1"/>
          <w:u w:val="none"/>
        </w:rPr>
        <w:t>no</w:t>
      </w:r>
      <w:r>
        <w:rPr>
          <w:u w:val="none"/>
        </w:rPr>
        <w:t>te</w:t>
      </w:r>
      <w:r>
        <w:rPr>
          <w:spacing w:val="31"/>
          <w:u w:val="none"/>
        </w:rPr>
        <w:t xml:space="preserve"> </w:t>
      </w:r>
      <w:r>
        <w:rPr>
          <w:spacing w:val="1"/>
          <w:u w:val="none"/>
        </w:rPr>
        <w:t>wh</w:t>
      </w:r>
      <w:r>
        <w:rPr>
          <w:u w:val="none"/>
        </w:rPr>
        <w:t>ich</w:t>
      </w:r>
      <w:r>
        <w:rPr>
          <w:spacing w:val="31"/>
          <w:u w:val="none"/>
        </w:rPr>
        <w:t xml:space="preserve"> </w:t>
      </w:r>
      <w:r>
        <w:rPr>
          <w:u w:val="none"/>
        </w:rPr>
        <w:t>is</w:t>
      </w:r>
      <w:r>
        <w:rPr>
          <w:spacing w:val="30"/>
          <w:u w:val="none"/>
        </w:rPr>
        <w:t xml:space="preserve"> </w:t>
      </w:r>
      <w:r>
        <w:rPr>
          <w:spacing w:val="1"/>
          <w:u w:val="none"/>
        </w:rPr>
        <w:t>no</w:t>
      </w:r>
      <w:r>
        <w:rPr>
          <w:u w:val="none"/>
        </w:rPr>
        <w:t>t</w:t>
      </w:r>
      <w:r>
        <w:rPr>
          <w:spacing w:val="30"/>
          <w:u w:val="none"/>
        </w:rPr>
        <w:t xml:space="preserve"> </w:t>
      </w:r>
      <w:r>
        <w:rPr>
          <w:u w:val="none"/>
        </w:rPr>
        <w:t>rea</w:t>
      </w:r>
      <w:r>
        <w:rPr>
          <w:spacing w:val="1"/>
          <w:u w:val="none"/>
        </w:rPr>
        <w:t>d</w:t>
      </w:r>
      <w:r>
        <w:rPr>
          <w:u w:val="none"/>
        </w:rPr>
        <w:t>ily</w:t>
      </w:r>
      <w:r>
        <w:rPr>
          <w:spacing w:val="31"/>
          <w:u w:val="none"/>
        </w:rPr>
        <w:t xml:space="preserve"> </w:t>
      </w:r>
      <w:r>
        <w:rPr>
          <w:u w:val="none"/>
        </w:rPr>
        <w:t>tra</w:t>
      </w:r>
      <w:r>
        <w:rPr>
          <w:spacing w:val="1"/>
          <w:u w:val="none"/>
        </w:rPr>
        <w:t>d</w:t>
      </w:r>
      <w:r>
        <w:rPr>
          <w:u w:val="none"/>
        </w:rPr>
        <w:t>ed</w:t>
      </w:r>
      <w:r>
        <w:rPr>
          <w:spacing w:val="31"/>
          <w:u w:val="none"/>
        </w:rPr>
        <w:t xml:space="preserve"> </w:t>
      </w:r>
      <w:r>
        <w:rPr>
          <w:spacing w:val="1"/>
          <w:u w:val="none"/>
        </w:rPr>
        <w:t>o</w:t>
      </w:r>
      <w:r>
        <w:rPr>
          <w:u w:val="none"/>
        </w:rPr>
        <w:t>n</w:t>
      </w:r>
      <w:r>
        <w:rPr>
          <w:spacing w:val="31"/>
          <w:u w:val="none"/>
        </w:rPr>
        <w:t xml:space="preserve"> </w:t>
      </w:r>
      <w:r>
        <w:rPr>
          <w:u w:val="none"/>
        </w:rPr>
        <w:t>an</w:t>
      </w:r>
      <w:r>
        <w:rPr>
          <w:spacing w:val="31"/>
          <w:u w:val="none"/>
        </w:rPr>
        <w:t xml:space="preserve"> </w:t>
      </w:r>
      <w:r>
        <w:rPr>
          <w:u w:val="none"/>
        </w:rPr>
        <w:t>esta</w:t>
      </w:r>
      <w:r>
        <w:rPr>
          <w:spacing w:val="1"/>
          <w:u w:val="none"/>
        </w:rPr>
        <w:t>b</w:t>
      </w:r>
      <w:r>
        <w:rPr>
          <w:u w:val="none"/>
        </w:rPr>
        <w:t>lis</w:t>
      </w:r>
      <w:r>
        <w:rPr>
          <w:spacing w:val="1"/>
          <w:u w:val="none"/>
        </w:rPr>
        <w:t>h</w:t>
      </w:r>
      <w:r>
        <w:rPr>
          <w:u w:val="none"/>
        </w:rPr>
        <w:t>ed</w:t>
      </w:r>
      <w:r>
        <w:rPr>
          <w:spacing w:val="31"/>
          <w:u w:val="none"/>
        </w:rPr>
        <w:t xml:space="preserve"> </w:t>
      </w:r>
      <w:r>
        <w:rPr>
          <w:u w:val="none"/>
        </w:rPr>
        <w:t>sec</w:t>
      </w:r>
      <w:r>
        <w:rPr>
          <w:spacing w:val="1"/>
          <w:u w:val="none"/>
        </w:rPr>
        <w:t>u</w:t>
      </w:r>
      <w:r>
        <w:rPr>
          <w:u w:val="none"/>
        </w:rPr>
        <w:t>rities</w:t>
      </w:r>
      <w:r>
        <w:rPr>
          <w:spacing w:val="28"/>
          <w:u w:val="none"/>
        </w:rPr>
        <w:t xml:space="preserve"> </w:t>
      </w:r>
      <w:r>
        <w:rPr>
          <w:spacing w:val="2"/>
          <w:u w:val="none"/>
        </w:rPr>
        <w:t>m</w:t>
      </w:r>
      <w:r>
        <w:rPr>
          <w:u w:val="none"/>
        </w:rPr>
        <w:t>ar</w:t>
      </w:r>
      <w:r>
        <w:rPr>
          <w:spacing w:val="1"/>
          <w:u w:val="none"/>
        </w:rPr>
        <w:t>k</w:t>
      </w:r>
      <w:r>
        <w:rPr>
          <w:u w:val="none"/>
        </w:rPr>
        <w:t>et</w:t>
      </w:r>
      <w:r>
        <w:rPr>
          <w:spacing w:val="30"/>
          <w:u w:val="none"/>
        </w:rPr>
        <w:t xml:space="preserve"> </w:t>
      </w:r>
      <w:r>
        <w:rPr>
          <w:u w:val="none"/>
        </w:rPr>
        <w:t>a</w:t>
      </w:r>
      <w:r>
        <w:rPr>
          <w:spacing w:val="1"/>
          <w:u w:val="none"/>
        </w:rPr>
        <w:t>n</w:t>
      </w:r>
      <w:r>
        <w:rPr>
          <w:u w:val="none"/>
        </w:rPr>
        <w:t>d</w:t>
      </w:r>
      <w:r>
        <w:rPr>
          <w:spacing w:val="31"/>
          <w:u w:val="none"/>
        </w:rPr>
        <w:t xml:space="preserve"> </w:t>
      </w:r>
      <w:r>
        <w:rPr>
          <w:spacing w:val="1"/>
          <w:u w:val="none"/>
        </w:rPr>
        <w:t>wh</w:t>
      </w:r>
      <w:r>
        <w:rPr>
          <w:u w:val="none"/>
        </w:rPr>
        <w:t>ich</w:t>
      </w:r>
      <w:r>
        <w:rPr>
          <w:spacing w:val="31"/>
          <w:u w:val="none"/>
        </w:rPr>
        <w:t xml:space="preserve"> </w:t>
      </w:r>
      <w:r>
        <w:rPr>
          <w:u w:val="none"/>
        </w:rPr>
        <w:t>is</w:t>
      </w:r>
      <w:r>
        <w:rPr>
          <w:spacing w:val="30"/>
          <w:u w:val="none"/>
        </w:rPr>
        <w:t xml:space="preserve"> </w:t>
      </w:r>
      <w:r>
        <w:rPr>
          <w:u w:val="none"/>
        </w:rPr>
        <w:t>c</w:t>
      </w:r>
      <w:r>
        <w:rPr>
          <w:spacing w:val="1"/>
          <w:u w:val="none"/>
        </w:rPr>
        <w:t>on</w:t>
      </w:r>
      <w:r>
        <w:rPr>
          <w:u w:val="none"/>
        </w:rPr>
        <w:t>tri</w:t>
      </w:r>
      <w:r>
        <w:rPr>
          <w:spacing w:val="1"/>
          <w:u w:val="none"/>
        </w:rPr>
        <w:t>bu</w:t>
      </w:r>
      <w:r>
        <w:rPr>
          <w:u w:val="none"/>
        </w:rPr>
        <w:t>ted</w:t>
      </w:r>
      <w:r>
        <w:rPr>
          <w:w w:val="102"/>
          <w:u w:val="none"/>
        </w:rPr>
        <w:t xml:space="preserve"> </w:t>
      </w:r>
      <w:r>
        <w:rPr>
          <w:u w:val="none"/>
        </w:rPr>
        <w:t>to</w:t>
      </w:r>
      <w:r>
        <w:rPr>
          <w:spacing w:val="13"/>
          <w:u w:val="none"/>
        </w:rPr>
        <w:t xml:space="preserve"> </w:t>
      </w:r>
      <w:r>
        <w:rPr>
          <w:u w:val="none"/>
        </w:rPr>
        <w:t>t</w:t>
      </w:r>
      <w:r>
        <w:rPr>
          <w:spacing w:val="1"/>
          <w:u w:val="none"/>
        </w:rPr>
        <w:t>h</w:t>
      </w:r>
      <w:r>
        <w:rPr>
          <w:u w:val="none"/>
        </w:rPr>
        <w:t>e</w:t>
      </w:r>
      <w:r>
        <w:rPr>
          <w:spacing w:val="14"/>
          <w:u w:val="none"/>
        </w:rPr>
        <w:t xml:space="preserve"> </w:t>
      </w:r>
      <w:r>
        <w:rPr>
          <w:spacing w:val="1"/>
          <w:u w:val="none"/>
        </w:rPr>
        <w:t>C</w:t>
      </w:r>
      <w:r>
        <w:rPr>
          <w:u w:val="none"/>
        </w:rPr>
        <w:t>o</w:t>
      </w:r>
      <w:r>
        <w:rPr>
          <w:spacing w:val="2"/>
          <w:u w:val="none"/>
        </w:rPr>
        <w:t>m</w:t>
      </w:r>
      <w:r>
        <w:rPr>
          <w:u w:val="none"/>
        </w:rPr>
        <w:t>pany</w:t>
      </w:r>
      <w:r>
        <w:rPr>
          <w:spacing w:val="13"/>
          <w:u w:val="none"/>
        </w:rPr>
        <w:t xml:space="preserve"> </w:t>
      </w:r>
      <w:r>
        <w:rPr>
          <w:u w:val="none"/>
        </w:rPr>
        <w:t>by</w:t>
      </w:r>
      <w:r>
        <w:rPr>
          <w:spacing w:val="14"/>
          <w:u w:val="none"/>
        </w:rPr>
        <w:t xml:space="preserve"> </w:t>
      </w:r>
      <w:r>
        <w:rPr>
          <w:u w:val="none"/>
        </w:rPr>
        <w:t>t</w:t>
      </w:r>
      <w:r>
        <w:rPr>
          <w:spacing w:val="1"/>
          <w:u w:val="none"/>
        </w:rPr>
        <w:t>h</w:t>
      </w:r>
      <w:r>
        <w:rPr>
          <w:u w:val="none"/>
        </w:rPr>
        <w:t>e</w:t>
      </w:r>
      <w:r>
        <w:rPr>
          <w:spacing w:val="14"/>
          <w:u w:val="none"/>
        </w:rPr>
        <w:t xml:space="preserve"> </w:t>
      </w:r>
      <w:r>
        <w:rPr>
          <w:u w:val="none"/>
        </w:rPr>
        <w:t>by</w:t>
      </w:r>
      <w:r>
        <w:rPr>
          <w:spacing w:val="13"/>
          <w:u w:val="none"/>
        </w:rPr>
        <w:t xml:space="preserve"> </w:t>
      </w:r>
      <w:r>
        <w:rPr>
          <w:u w:val="none"/>
        </w:rPr>
        <w:t>t</w:t>
      </w:r>
      <w:r>
        <w:rPr>
          <w:spacing w:val="1"/>
          <w:u w:val="none"/>
        </w:rPr>
        <w:t>h</w:t>
      </w:r>
      <w:r>
        <w:rPr>
          <w:u w:val="none"/>
        </w:rPr>
        <w:t>e</w:t>
      </w:r>
      <w:r>
        <w:rPr>
          <w:spacing w:val="14"/>
          <w:u w:val="none"/>
        </w:rPr>
        <w:t xml:space="preserve"> </w:t>
      </w:r>
      <w:r>
        <w:rPr>
          <w:spacing w:val="2"/>
          <w:u w:val="none"/>
        </w:rPr>
        <w:t>m</w:t>
      </w:r>
      <w:r>
        <w:rPr>
          <w:u w:val="none"/>
        </w:rPr>
        <w:t>aker</w:t>
      </w:r>
      <w:r>
        <w:rPr>
          <w:spacing w:val="13"/>
          <w:u w:val="none"/>
        </w:rPr>
        <w:t xml:space="preserve"> </w:t>
      </w:r>
      <w:r>
        <w:rPr>
          <w:u w:val="none"/>
        </w:rPr>
        <w:t>of</w:t>
      </w:r>
      <w:r>
        <w:rPr>
          <w:spacing w:val="12"/>
          <w:u w:val="none"/>
        </w:rPr>
        <w:t xml:space="preserve"> </w:t>
      </w:r>
      <w:r>
        <w:rPr>
          <w:u w:val="none"/>
        </w:rPr>
        <w:t>t</w:t>
      </w:r>
      <w:r>
        <w:rPr>
          <w:spacing w:val="1"/>
          <w:u w:val="none"/>
        </w:rPr>
        <w:t>h</w:t>
      </w:r>
      <w:r>
        <w:rPr>
          <w:u w:val="none"/>
        </w:rPr>
        <w:t>e</w:t>
      </w:r>
      <w:r>
        <w:rPr>
          <w:spacing w:val="14"/>
          <w:u w:val="none"/>
        </w:rPr>
        <w:t xml:space="preserve"> </w:t>
      </w:r>
      <w:r>
        <w:rPr>
          <w:u w:val="none"/>
        </w:rPr>
        <w:t>note</w:t>
      </w:r>
      <w:r>
        <w:rPr>
          <w:spacing w:val="13"/>
          <w:u w:val="none"/>
        </w:rPr>
        <w:t xml:space="preserve"> </w:t>
      </w:r>
      <w:r>
        <w:rPr>
          <w:u w:val="none"/>
        </w:rPr>
        <w:t>(or</w:t>
      </w:r>
      <w:r>
        <w:rPr>
          <w:spacing w:val="13"/>
          <w:u w:val="none"/>
        </w:rPr>
        <w:t xml:space="preserve"> </w:t>
      </w:r>
      <w:r>
        <w:rPr>
          <w:u w:val="none"/>
        </w:rPr>
        <w:t>by</w:t>
      </w:r>
      <w:r>
        <w:rPr>
          <w:spacing w:val="13"/>
          <w:u w:val="none"/>
        </w:rPr>
        <w:t xml:space="preserve"> </w:t>
      </w:r>
      <w:r>
        <w:rPr>
          <w:u w:val="none"/>
        </w:rPr>
        <w:t>a</w:t>
      </w:r>
      <w:r>
        <w:rPr>
          <w:spacing w:val="14"/>
          <w:u w:val="none"/>
        </w:rPr>
        <w:t xml:space="preserve"> </w:t>
      </w:r>
      <w:r>
        <w:rPr>
          <w:spacing w:val="1"/>
          <w:u w:val="none"/>
        </w:rPr>
        <w:t>P</w:t>
      </w:r>
      <w:r>
        <w:rPr>
          <w:u w:val="none"/>
        </w:rPr>
        <w:t>erson</w:t>
      </w:r>
      <w:r>
        <w:rPr>
          <w:spacing w:val="14"/>
          <w:u w:val="none"/>
        </w:rPr>
        <w:t xml:space="preserve"> </w:t>
      </w:r>
      <w:r>
        <w:rPr>
          <w:u w:val="none"/>
        </w:rPr>
        <w:t>related</w:t>
      </w:r>
      <w:r>
        <w:rPr>
          <w:spacing w:val="13"/>
          <w:u w:val="none"/>
        </w:rPr>
        <w:t xml:space="preserve"> </w:t>
      </w:r>
      <w:r>
        <w:rPr>
          <w:u w:val="none"/>
        </w:rPr>
        <w:t>to</w:t>
      </w:r>
      <w:r>
        <w:rPr>
          <w:spacing w:val="14"/>
          <w:u w:val="none"/>
        </w:rPr>
        <w:t xml:space="preserve"> </w:t>
      </w:r>
      <w:r>
        <w:rPr>
          <w:u w:val="none"/>
        </w:rPr>
        <w:t>t</w:t>
      </w:r>
      <w:r>
        <w:rPr>
          <w:spacing w:val="1"/>
          <w:u w:val="none"/>
        </w:rPr>
        <w:t>h</w:t>
      </w:r>
      <w:r>
        <w:rPr>
          <w:u w:val="none"/>
        </w:rPr>
        <w:t>e</w:t>
      </w:r>
      <w:r>
        <w:rPr>
          <w:spacing w:val="17"/>
          <w:u w:val="none"/>
        </w:rPr>
        <w:t xml:space="preserve"> </w:t>
      </w:r>
      <w:r>
        <w:rPr>
          <w:spacing w:val="2"/>
          <w:u w:val="none"/>
        </w:rPr>
        <w:t>m</w:t>
      </w:r>
      <w:r>
        <w:rPr>
          <w:u w:val="none"/>
        </w:rPr>
        <w:t>a</w:t>
      </w:r>
      <w:r>
        <w:rPr>
          <w:spacing w:val="1"/>
          <w:u w:val="none"/>
        </w:rPr>
        <w:t>k</w:t>
      </w:r>
      <w:r>
        <w:rPr>
          <w:u w:val="none"/>
        </w:rPr>
        <w:t>er</w:t>
      </w:r>
      <w:r>
        <w:rPr>
          <w:spacing w:val="13"/>
          <w:u w:val="none"/>
        </w:rPr>
        <w:t xml:space="preserve"> </w:t>
      </w:r>
      <w:r>
        <w:rPr>
          <w:spacing w:val="1"/>
          <w:u w:val="none"/>
        </w:rPr>
        <w:t>o</w:t>
      </w:r>
      <w:r>
        <w:rPr>
          <w:u w:val="none"/>
        </w:rPr>
        <w:t>f</w:t>
      </w:r>
      <w:r>
        <w:rPr>
          <w:spacing w:val="12"/>
          <w:u w:val="none"/>
        </w:rPr>
        <w:t xml:space="preserve"> </w:t>
      </w:r>
      <w:r>
        <w:rPr>
          <w:u w:val="none"/>
        </w:rPr>
        <w:t>t</w:t>
      </w:r>
      <w:r>
        <w:rPr>
          <w:spacing w:val="1"/>
          <w:u w:val="none"/>
        </w:rPr>
        <w:t>h</w:t>
      </w:r>
      <w:r>
        <w:rPr>
          <w:u w:val="none"/>
        </w:rPr>
        <w:t>e</w:t>
      </w:r>
      <w:r>
        <w:rPr>
          <w:spacing w:val="14"/>
          <w:u w:val="none"/>
        </w:rPr>
        <w:t xml:space="preserve"> </w:t>
      </w:r>
      <w:r>
        <w:rPr>
          <w:spacing w:val="1"/>
          <w:u w:val="none"/>
        </w:rPr>
        <w:t>no</w:t>
      </w:r>
      <w:r>
        <w:rPr>
          <w:u w:val="none"/>
        </w:rPr>
        <w:t>te</w:t>
      </w:r>
      <w:r>
        <w:rPr>
          <w:spacing w:val="13"/>
          <w:u w:val="none"/>
        </w:rPr>
        <w:t xml:space="preserve"> </w:t>
      </w:r>
      <w:r>
        <w:rPr>
          <w:spacing w:val="1"/>
          <w:u w:val="none"/>
        </w:rPr>
        <w:t>w</w:t>
      </w:r>
      <w:r>
        <w:rPr>
          <w:u w:val="none"/>
        </w:rPr>
        <w:t>it</w:t>
      </w:r>
      <w:r>
        <w:rPr>
          <w:spacing w:val="1"/>
          <w:u w:val="none"/>
        </w:rPr>
        <w:t>h</w:t>
      </w:r>
      <w:r>
        <w:rPr>
          <w:u w:val="none"/>
        </w:rPr>
        <w:t>in</w:t>
      </w:r>
      <w:r>
        <w:rPr>
          <w:spacing w:val="14"/>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20"/>
          <w:u w:val="none"/>
        </w:rPr>
        <w:t xml:space="preserve"> </w:t>
      </w:r>
      <w:r>
        <w:rPr>
          <w:spacing w:val="1"/>
          <w:u w:val="none"/>
        </w:rPr>
        <w:t>o</w:t>
      </w:r>
      <w:r>
        <w:rPr>
          <w:u w:val="none"/>
        </w:rPr>
        <w:t>f</w:t>
      </w:r>
      <w:r>
        <w:rPr>
          <w:spacing w:val="21"/>
          <w:u w:val="none"/>
        </w:rPr>
        <w:t xml:space="preserve"> </w:t>
      </w:r>
      <w:r>
        <w:rPr>
          <w:spacing w:val="1"/>
          <w:u w:val="none"/>
        </w:rPr>
        <w:t>T</w:t>
      </w:r>
      <w:r>
        <w:rPr>
          <w:u w:val="none"/>
        </w:rPr>
        <w:t>reas</w:t>
      </w:r>
      <w:r>
        <w:rPr>
          <w:spacing w:val="1"/>
          <w:u w:val="none"/>
        </w:rPr>
        <w:t>u</w:t>
      </w:r>
      <w:r>
        <w:rPr>
          <w:u w:val="none"/>
        </w:rPr>
        <w:t>ry</w:t>
      </w:r>
      <w:r>
        <w:rPr>
          <w:spacing w:val="21"/>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spacing w:val="1"/>
          <w:u w:val="none"/>
        </w:rPr>
        <w:t>1</w:t>
      </w:r>
      <w:r>
        <w:rPr>
          <w:u w:val="none"/>
        </w:rPr>
        <w:t>.</w:t>
      </w:r>
      <w:r>
        <w:rPr>
          <w:spacing w:val="1"/>
          <w:u w:val="none"/>
        </w:rPr>
        <w:t>70</w:t>
      </w:r>
      <w:r>
        <w:rPr>
          <w:u w:val="none"/>
        </w:rPr>
        <w:t>4-1</w:t>
      </w:r>
      <w:r>
        <w:rPr>
          <w:spacing w:val="21"/>
          <w:u w:val="none"/>
        </w:rPr>
        <w:t xml:space="preserve"> </w:t>
      </w:r>
      <w:r>
        <w:rPr>
          <w:u w:val="none"/>
        </w:rPr>
        <w:t>(</w:t>
      </w:r>
      <w:r>
        <w:rPr>
          <w:spacing w:val="1"/>
          <w:u w:val="none"/>
        </w:rPr>
        <w:t>b</w:t>
      </w:r>
      <w:r>
        <w:rPr>
          <w:u w:val="none"/>
        </w:rPr>
        <w:t>)(</w:t>
      </w:r>
      <w:r>
        <w:rPr>
          <w:spacing w:val="1"/>
          <w:u w:val="none"/>
        </w:rPr>
        <w:t>2</w:t>
      </w:r>
      <w:r>
        <w:rPr>
          <w:u w:val="none"/>
        </w:rPr>
        <w:t>)(ii)(c))</w:t>
      </w:r>
      <w:r>
        <w:rPr>
          <w:spacing w:val="20"/>
          <w:u w:val="none"/>
        </w:rPr>
        <w:t xml:space="preserve"> </w:t>
      </w:r>
      <w:r>
        <w:rPr>
          <w:u w:val="none"/>
        </w:rPr>
        <w:t>s</w:t>
      </w:r>
      <w:r>
        <w:rPr>
          <w:spacing w:val="1"/>
          <w:u w:val="none"/>
        </w:rPr>
        <w:t>h</w:t>
      </w:r>
      <w:r>
        <w:rPr>
          <w:u w:val="none"/>
        </w:rPr>
        <w:t>all</w:t>
      </w:r>
      <w:r>
        <w:rPr>
          <w:spacing w:val="20"/>
          <w:u w:val="none"/>
        </w:rPr>
        <w:t xml:space="preserve"> </w:t>
      </w:r>
      <w:r>
        <w:rPr>
          <w:u w:val="none"/>
        </w:rPr>
        <w:t>not</w:t>
      </w:r>
      <w:r>
        <w:rPr>
          <w:spacing w:val="20"/>
          <w:u w:val="none"/>
        </w:rPr>
        <w:t xml:space="preserve"> </w:t>
      </w:r>
      <w:r>
        <w:rPr>
          <w:u w:val="none"/>
        </w:rPr>
        <w:t>be</w:t>
      </w:r>
      <w:r>
        <w:rPr>
          <w:spacing w:val="21"/>
          <w:u w:val="none"/>
        </w:rPr>
        <w:t xml:space="preserve"> </w:t>
      </w:r>
      <w:r>
        <w:rPr>
          <w:u w:val="none"/>
        </w:rPr>
        <w:t>i</w:t>
      </w:r>
      <w:r>
        <w:rPr>
          <w:spacing w:val="1"/>
          <w:u w:val="none"/>
        </w:rPr>
        <w:t>n</w:t>
      </w:r>
      <w:r>
        <w:rPr>
          <w:u w:val="none"/>
        </w:rPr>
        <w:t>cl</w:t>
      </w:r>
      <w:r>
        <w:rPr>
          <w:spacing w:val="1"/>
          <w:u w:val="none"/>
        </w:rPr>
        <w:t>u</w:t>
      </w:r>
      <w:r>
        <w:rPr>
          <w:u w:val="none"/>
        </w:rPr>
        <w:t>ded</w:t>
      </w:r>
      <w:r>
        <w:rPr>
          <w:spacing w:val="21"/>
          <w:u w:val="none"/>
        </w:rPr>
        <w:t xml:space="preserve"> </w:t>
      </w:r>
      <w:r>
        <w:rPr>
          <w:u w:val="none"/>
        </w:rPr>
        <w:t>in</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apital</w:t>
      </w:r>
      <w:r>
        <w:rPr>
          <w:w w:val="102"/>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33"/>
          <w:u w:val="none"/>
        </w:rPr>
        <w:t xml:space="preserve"> </w:t>
      </w:r>
      <w:r>
        <w:rPr>
          <w:spacing w:val="1"/>
          <w:u w:val="none"/>
        </w:rPr>
        <w:t>o</w:t>
      </w:r>
      <w:r>
        <w:rPr>
          <w:u w:val="none"/>
        </w:rPr>
        <w:t>f</w:t>
      </w:r>
      <w:r>
        <w:rPr>
          <w:spacing w:val="32"/>
          <w:u w:val="none"/>
        </w:rPr>
        <w:t xml:space="preserve"> </w:t>
      </w:r>
      <w:r>
        <w:rPr>
          <w:u w:val="none"/>
        </w:rPr>
        <w:t>a</w:t>
      </w:r>
      <w:r>
        <w:rPr>
          <w:spacing w:val="1"/>
          <w:u w:val="none"/>
        </w:rPr>
        <w:t>n</w:t>
      </w:r>
      <w:r>
        <w:rPr>
          <w:u w:val="none"/>
        </w:rPr>
        <w:t>y</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un</w:t>
      </w:r>
      <w:r>
        <w:rPr>
          <w:u w:val="none"/>
        </w:rPr>
        <w:t>til</w:t>
      </w:r>
      <w:r>
        <w:rPr>
          <w:spacing w:val="32"/>
          <w:u w:val="none"/>
        </w:rPr>
        <w:t xml:space="preserve"> </w:t>
      </w:r>
      <w:r>
        <w:rPr>
          <w:u w:val="none"/>
        </w:rPr>
        <w:t>t</w:t>
      </w:r>
      <w:r>
        <w:rPr>
          <w:spacing w:val="1"/>
          <w:u w:val="none"/>
        </w:rPr>
        <w:t>h</w:t>
      </w:r>
      <w:r>
        <w:rPr>
          <w:u w:val="none"/>
        </w:rPr>
        <w:t>e</w:t>
      </w:r>
      <w:r>
        <w:rPr>
          <w:spacing w:val="3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3"/>
          <w:u w:val="none"/>
        </w:rPr>
        <w:t xml:space="preserve"> </w:t>
      </w:r>
      <w:r>
        <w:rPr>
          <w:spacing w:val="2"/>
          <w:u w:val="none"/>
        </w:rPr>
        <w:t>m</w:t>
      </w:r>
      <w:r>
        <w:rPr>
          <w:u w:val="none"/>
        </w:rPr>
        <w:t>a</w:t>
      </w:r>
      <w:r>
        <w:rPr>
          <w:spacing w:val="1"/>
          <w:u w:val="none"/>
        </w:rPr>
        <w:t>k</w:t>
      </w:r>
      <w:r>
        <w:rPr>
          <w:u w:val="none"/>
        </w:rPr>
        <w:t>es</w:t>
      </w:r>
      <w:r>
        <w:rPr>
          <w:spacing w:val="33"/>
          <w:u w:val="none"/>
        </w:rPr>
        <w:t xml:space="preserve"> </w:t>
      </w:r>
      <w:r>
        <w:rPr>
          <w:u w:val="none"/>
        </w:rPr>
        <w:t>a</w:t>
      </w:r>
      <w:r>
        <w:rPr>
          <w:spacing w:val="33"/>
          <w:u w:val="none"/>
        </w:rPr>
        <w:t xml:space="preserve"> </w:t>
      </w:r>
      <w:r>
        <w:rPr>
          <w:u w:val="none"/>
        </w:rPr>
        <w:t>ta</w:t>
      </w:r>
      <w:r>
        <w:rPr>
          <w:spacing w:val="1"/>
          <w:u w:val="none"/>
        </w:rPr>
        <w:t>x</w:t>
      </w:r>
      <w:r>
        <w:rPr>
          <w:u w:val="none"/>
        </w:rPr>
        <w:t>a</w:t>
      </w:r>
      <w:r>
        <w:rPr>
          <w:spacing w:val="1"/>
          <w:u w:val="none"/>
        </w:rPr>
        <w:t>b</w:t>
      </w:r>
      <w:r>
        <w:rPr>
          <w:u w:val="none"/>
        </w:rPr>
        <w:t>le</w:t>
      </w:r>
      <w:r>
        <w:rPr>
          <w:spacing w:val="33"/>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33"/>
          <w:u w:val="none"/>
        </w:rPr>
        <w:t xml:space="preserve"> </w:t>
      </w:r>
      <w:r>
        <w:rPr>
          <w:spacing w:val="1"/>
          <w:u w:val="none"/>
        </w:rPr>
        <w:t>o</w:t>
      </w:r>
      <w:r>
        <w:rPr>
          <w:u w:val="none"/>
        </w:rPr>
        <w:t>f</w:t>
      </w:r>
      <w:r>
        <w:rPr>
          <w:spacing w:val="32"/>
          <w:u w:val="none"/>
        </w:rPr>
        <w:t xml:space="preserve"> </w:t>
      </w:r>
      <w:r>
        <w:rPr>
          <w:u w:val="none"/>
        </w:rPr>
        <w:t>t</w:t>
      </w:r>
      <w:r>
        <w:rPr>
          <w:spacing w:val="1"/>
          <w:u w:val="none"/>
        </w:rPr>
        <w:t>h</w:t>
      </w:r>
      <w:r>
        <w:rPr>
          <w:u w:val="none"/>
        </w:rPr>
        <w:t>e</w:t>
      </w:r>
      <w:r>
        <w:rPr>
          <w:spacing w:val="33"/>
          <w:u w:val="none"/>
        </w:rPr>
        <w:t xml:space="preserve"> </w:t>
      </w:r>
      <w:r>
        <w:rPr>
          <w:spacing w:val="1"/>
          <w:u w:val="none"/>
        </w:rPr>
        <w:t>no</w:t>
      </w:r>
      <w:r>
        <w:rPr>
          <w:u w:val="none"/>
        </w:rPr>
        <w:t>te</w:t>
      </w:r>
      <w:r>
        <w:rPr>
          <w:spacing w:val="34"/>
          <w:u w:val="none"/>
        </w:rPr>
        <w:t xml:space="preserve"> </w:t>
      </w:r>
      <w:r>
        <w:rPr>
          <w:spacing w:val="1"/>
          <w:u w:val="none"/>
        </w:rPr>
        <w:t>o</w:t>
      </w:r>
      <w:r>
        <w:rPr>
          <w:u w:val="none"/>
        </w:rPr>
        <w:t>r</w:t>
      </w:r>
      <w:r>
        <w:rPr>
          <w:spacing w:val="32"/>
          <w:u w:val="none"/>
        </w:rPr>
        <w:t xml:space="preserve"> </w:t>
      </w:r>
      <w:r>
        <w:rPr>
          <w:spacing w:val="1"/>
          <w:u w:val="none"/>
        </w:rPr>
        <w:t>un</w:t>
      </w:r>
      <w:r>
        <w:rPr>
          <w:u w:val="none"/>
        </w:rPr>
        <w:t>til</w:t>
      </w:r>
      <w:r>
        <w:rPr>
          <w:spacing w:val="32"/>
          <w:u w:val="none"/>
        </w:rPr>
        <w:t xml:space="preserve"> </w:t>
      </w:r>
      <w:r>
        <w:rPr>
          <w:u w:val="none"/>
        </w:rPr>
        <w:t>(a</w:t>
      </w:r>
      <w:r>
        <w:rPr>
          <w:spacing w:val="1"/>
          <w:u w:val="none"/>
        </w:rPr>
        <w:t>n</w:t>
      </w:r>
      <w:r>
        <w:rPr>
          <w:u w:val="none"/>
        </w:rPr>
        <w:t>d</w:t>
      </w:r>
      <w:r>
        <w:rPr>
          <w:spacing w:val="33"/>
          <w:u w:val="none"/>
        </w:rPr>
        <w:t xml:space="preserve"> </w:t>
      </w:r>
      <w:r>
        <w:rPr>
          <w:u w:val="none"/>
        </w:rPr>
        <w:t>to</w:t>
      </w:r>
      <w:r>
        <w:rPr>
          <w:w w:val="102"/>
          <w:u w:val="none"/>
        </w:rPr>
        <w:t xml:space="preserve"> </w:t>
      </w:r>
      <w:r>
        <w:rPr>
          <w:u w:val="none"/>
        </w:rPr>
        <w:t>t</w:t>
      </w:r>
      <w:r>
        <w:rPr>
          <w:spacing w:val="1"/>
          <w:u w:val="none"/>
        </w:rPr>
        <w:t>h</w:t>
      </w:r>
      <w:r>
        <w:rPr>
          <w:u w:val="none"/>
        </w:rPr>
        <w:t>e</w:t>
      </w:r>
      <w:r>
        <w:rPr>
          <w:spacing w:val="23"/>
          <w:u w:val="none"/>
        </w:rPr>
        <w:t xml:space="preserve"> </w:t>
      </w:r>
      <w:r>
        <w:rPr>
          <w:u w:val="none"/>
        </w:rPr>
        <w:t>extent)</w:t>
      </w:r>
      <w:r>
        <w:rPr>
          <w:spacing w:val="24"/>
          <w:u w:val="none"/>
        </w:rPr>
        <w:t xml:space="preserve"> </w:t>
      </w:r>
      <w:r>
        <w:rPr>
          <w:u w:val="none"/>
        </w:rPr>
        <w:t>pri</w:t>
      </w:r>
      <w:r>
        <w:rPr>
          <w:spacing w:val="1"/>
          <w:u w:val="none"/>
        </w:rPr>
        <w:t>n</w:t>
      </w:r>
      <w:r>
        <w:rPr>
          <w:u w:val="none"/>
        </w:rPr>
        <w:t>ci</w:t>
      </w:r>
      <w:r>
        <w:rPr>
          <w:spacing w:val="1"/>
          <w:u w:val="none"/>
        </w:rPr>
        <w:t>p</w:t>
      </w:r>
      <w:r>
        <w:rPr>
          <w:u w:val="none"/>
        </w:rPr>
        <w:t>al</w:t>
      </w:r>
      <w:r>
        <w:rPr>
          <w:spacing w:val="24"/>
          <w:u w:val="none"/>
        </w:rPr>
        <w:t xml:space="preserve"> </w:t>
      </w:r>
      <w:r>
        <w:rPr>
          <w:u w:val="none"/>
        </w:rPr>
        <w:t>pay</w:t>
      </w:r>
      <w:r>
        <w:rPr>
          <w:spacing w:val="2"/>
          <w:u w:val="none"/>
        </w:rPr>
        <w:t>m</w:t>
      </w:r>
      <w:r>
        <w:rPr>
          <w:u w:val="none"/>
        </w:rPr>
        <w:t>ents</w:t>
      </w:r>
      <w:r>
        <w:rPr>
          <w:spacing w:val="24"/>
          <w:u w:val="none"/>
        </w:rPr>
        <w:t xml:space="preserve"> </w:t>
      </w:r>
      <w:r>
        <w:rPr>
          <w:u w:val="none"/>
        </w:rPr>
        <w:t>are</w:t>
      </w:r>
      <w:r>
        <w:rPr>
          <w:spacing w:val="24"/>
          <w:u w:val="none"/>
        </w:rPr>
        <w:t xml:space="preserve"> </w:t>
      </w:r>
      <w:r>
        <w:rPr>
          <w:spacing w:val="2"/>
          <w:u w:val="none"/>
        </w:rPr>
        <w:t>m</w:t>
      </w:r>
      <w:r>
        <w:rPr>
          <w:u w:val="none"/>
        </w:rPr>
        <w:t>ade</w:t>
      </w:r>
      <w:r>
        <w:rPr>
          <w:spacing w:val="23"/>
          <w:u w:val="none"/>
        </w:rPr>
        <w:t xml:space="preserve"> </w:t>
      </w:r>
      <w:r>
        <w:rPr>
          <w:u w:val="none"/>
        </w:rPr>
        <w:t>on</w:t>
      </w:r>
      <w:r>
        <w:rPr>
          <w:spacing w:val="25"/>
          <w:u w:val="none"/>
        </w:rPr>
        <w:t xml:space="preserve"> </w:t>
      </w:r>
      <w:r>
        <w:rPr>
          <w:u w:val="none"/>
        </w:rPr>
        <w:t>t</w:t>
      </w:r>
      <w:r>
        <w:rPr>
          <w:spacing w:val="1"/>
          <w:u w:val="none"/>
        </w:rPr>
        <w:t>h</w:t>
      </w:r>
      <w:r>
        <w:rPr>
          <w:u w:val="none"/>
        </w:rPr>
        <w:t>e</w:t>
      </w:r>
      <w:r>
        <w:rPr>
          <w:spacing w:val="24"/>
          <w:u w:val="none"/>
        </w:rPr>
        <w:t xml:space="preserve"> </w:t>
      </w:r>
      <w:r>
        <w:rPr>
          <w:u w:val="none"/>
        </w:rPr>
        <w:t>note,</w:t>
      </w:r>
      <w:r>
        <w:rPr>
          <w:spacing w:val="24"/>
          <w:u w:val="none"/>
        </w:rPr>
        <w:t xml:space="preserve"> </w:t>
      </w:r>
      <w:r>
        <w:rPr>
          <w:u w:val="none"/>
        </w:rPr>
        <w:t>all</w:t>
      </w:r>
      <w:r>
        <w:rPr>
          <w:spacing w:val="24"/>
          <w:u w:val="none"/>
        </w:rPr>
        <w:t xml:space="preserve"> </w:t>
      </w:r>
      <w:r>
        <w:rPr>
          <w:u w:val="none"/>
        </w:rPr>
        <w:t>in</w:t>
      </w:r>
      <w:r>
        <w:rPr>
          <w:spacing w:val="25"/>
          <w:u w:val="none"/>
        </w:rPr>
        <w:t xml:space="preserve"> </w:t>
      </w:r>
      <w:r>
        <w:rPr>
          <w:u w:val="none"/>
        </w:rPr>
        <w:t>accordance</w:t>
      </w:r>
      <w:r>
        <w:rPr>
          <w:spacing w:val="24"/>
          <w:u w:val="none"/>
        </w:rPr>
        <w:t xml:space="preserve"> </w:t>
      </w:r>
      <w:r>
        <w:rPr>
          <w:spacing w:val="2"/>
          <w:u w:val="none"/>
        </w:rPr>
        <w:t>w</w:t>
      </w:r>
      <w:r>
        <w:rPr>
          <w:u w:val="none"/>
        </w:rPr>
        <w:t>ith</w:t>
      </w:r>
      <w:r>
        <w:rPr>
          <w:spacing w:val="25"/>
          <w:u w:val="none"/>
        </w:rPr>
        <w:t xml:space="preserve"> </w:t>
      </w:r>
      <w:r>
        <w:rPr>
          <w:spacing w:val="1"/>
          <w:u w:val="none"/>
        </w:rPr>
        <w:t>T</w:t>
      </w:r>
      <w:r>
        <w:rPr>
          <w:u w:val="none"/>
        </w:rPr>
        <w:t>reasury</w:t>
      </w:r>
      <w:r>
        <w:rPr>
          <w:spacing w:val="25"/>
          <w:u w:val="none"/>
        </w:rPr>
        <w:t xml:space="preserve"> </w:t>
      </w:r>
      <w:r>
        <w:rPr>
          <w:spacing w:val="1"/>
          <w:u w:val="none"/>
        </w:rPr>
        <w:t>R</w:t>
      </w:r>
      <w:r>
        <w:rPr>
          <w:u w:val="none"/>
        </w:rPr>
        <w:t>egulati</w:t>
      </w:r>
      <w:r>
        <w:rPr>
          <w:spacing w:val="1"/>
          <w:u w:val="none"/>
        </w:rPr>
        <w:t>o</w:t>
      </w:r>
      <w:r>
        <w:rPr>
          <w:u w:val="none"/>
        </w:rPr>
        <w:t>ns</w:t>
      </w:r>
      <w:r>
        <w:rPr>
          <w:spacing w:val="23"/>
          <w:u w:val="none"/>
        </w:rPr>
        <w:t xml:space="preserve"> </w:t>
      </w:r>
      <w:r>
        <w:rPr>
          <w:spacing w:val="1"/>
          <w:u w:val="none"/>
        </w:rPr>
        <w:t>S</w:t>
      </w:r>
      <w:r>
        <w:rPr>
          <w:u w:val="none"/>
        </w:rPr>
        <w:t>ecti</w:t>
      </w:r>
      <w:r>
        <w:rPr>
          <w:spacing w:val="1"/>
          <w:u w:val="none"/>
        </w:rPr>
        <w:t>o</w:t>
      </w:r>
      <w:r>
        <w:rPr>
          <w:u w:val="none"/>
        </w:rPr>
        <w:t>n</w:t>
      </w:r>
      <w:r>
        <w:rPr>
          <w:w w:val="102"/>
          <w:u w:val="none"/>
        </w:rPr>
        <w:t xml:space="preserve"> </w:t>
      </w:r>
      <w:r>
        <w:rPr>
          <w:spacing w:val="1"/>
          <w:u w:val="none"/>
        </w:rPr>
        <w:t>1</w:t>
      </w:r>
      <w:r>
        <w:rPr>
          <w:u w:val="none"/>
        </w:rPr>
        <w:t>.</w:t>
      </w:r>
      <w:r>
        <w:rPr>
          <w:spacing w:val="1"/>
          <w:u w:val="none"/>
        </w:rPr>
        <w:t>7041</w:t>
      </w:r>
      <w:r>
        <w:rPr>
          <w:u w:val="none"/>
        </w:rPr>
        <w:t xml:space="preserve">( </w:t>
      </w:r>
      <w:r>
        <w:rPr>
          <w:spacing w:val="9"/>
          <w:u w:val="none"/>
        </w:rPr>
        <w:t xml:space="preserve"> </w:t>
      </w:r>
      <w:r>
        <w:rPr>
          <w:spacing w:val="1"/>
          <w:u w:val="none"/>
        </w:rPr>
        <w:t>b</w:t>
      </w:r>
      <w:r>
        <w:rPr>
          <w:u w:val="none"/>
        </w:rPr>
        <w:t>)(</w:t>
      </w:r>
      <w:r>
        <w:rPr>
          <w:spacing w:val="1"/>
          <w:u w:val="none"/>
        </w:rPr>
        <w:t>2</w:t>
      </w:r>
      <w:r>
        <w:rPr>
          <w:u w:val="none"/>
        </w:rPr>
        <w:t>)(iv)(</w:t>
      </w:r>
      <w:r>
        <w:rPr>
          <w:spacing w:val="1"/>
          <w:u w:val="none"/>
        </w:rPr>
        <w:t>d</w:t>
      </w:r>
      <w:r>
        <w:rPr>
          <w:u w:val="none"/>
        </w:rPr>
        <w:t>)(</w:t>
      </w:r>
      <w:r>
        <w:rPr>
          <w:spacing w:val="1"/>
          <w:u w:val="none"/>
        </w:rPr>
        <w:t>2</w:t>
      </w:r>
      <w:r>
        <w:rPr>
          <w:u w:val="none"/>
        </w:rPr>
        <w:t>).</w:t>
      </w:r>
    </w:p>
    <w:p w14:paraId="376A7D59" w14:textId="77777777" w:rsidR="007A495B" w:rsidRDefault="007A495B">
      <w:pPr>
        <w:pStyle w:val="BodyText"/>
        <w:numPr>
          <w:ilvl w:val="1"/>
          <w:numId w:val="3"/>
        </w:numPr>
        <w:tabs>
          <w:tab w:val="left" w:pos="1544"/>
        </w:tabs>
        <w:spacing w:line="251" w:lineRule="auto"/>
        <w:ind w:right="113" w:firstLine="720"/>
        <w:jc w:val="both"/>
        <w:rPr>
          <w:ins w:id="709" w:author="Microsoft Office User" w:date="2017-10-31T16:17:00Z"/>
          <w:u w:val="none"/>
        </w:rPr>
      </w:pPr>
    </w:p>
    <w:p w14:paraId="0B578D09" w14:textId="77777777" w:rsidR="007A495B" w:rsidRDefault="007A495B">
      <w:pPr>
        <w:pStyle w:val="BodyText"/>
        <w:tabs>
          <w:tab w:val="left" w:pos="1544"/>
        </w:tabs>
        <w:spacing w:line="251" w:lineRule="auto"/>
        <w:ind w:left="824" w:right="113" w:firstLine="0"/>
        <w:jc w:val="both"/>
        <w:rPr>
          <w:ins w:id="710" w:author="Microsoft Office User" w:date="2017-10-31T16:16:00Z"/>
          <w:u w:val="none"/>
        </w:rPr>
        <w:pPrChange w:id="711" w:author="Microsoft Office User" w:date="2017-10-31T16:17:00Z">
          <w:pPr>
            <w:pStyle w:val="BodyText"/>
            <w:numPr>
              <w:ilvl w:val="1"/>
              <w:numId w:val="3"/>
            </w:numPr>
            <w:tabs>
              <w:tab w:val="left" w:pos="1544"/>
            </w:tabs>
            <w:spacing w:line="251" w:lineRule="auto"/>
            <w:ind w:right="113" w:hanging="720"/>
            <w:jc w:val="both"/>
          </w:pPr>
        </w:pPrChange>
      </w:pPr>
    </w:p>
    <w:p w14:paraId="38CA539C" w14:textId="77777777" w:rsidR="000C19C9" w:rsidRPr="004D4F22" w:rsidDel="007A495B" w:rsidRDefault="000C19C9">
      <w:pPr>
        <w:widowControl/>
        <w:spacing w:after="240"/>
        <w:jc w:val="both"/>
        <w:rPr>
          <w:del w:id="712" w:author="Microsoft Office User" w:date="2017-10-31T16:16:00Z"/>
          <w:sz w:val="24"/>
          <w:szCs w:val="24"/>
        </w:rPr>
        <w:pPrChange w:id="713" w:author="Microsoft Office User" w:date="2017-10-31T16:16:00Z">
          <w:pPr>
            <w:widowControl/>
            <w:spacing w:after="240"/>
            <w:ind w:firstLine="734"/>
            <w:jc w:val="both"/>
          </w:pPr>
        </w:pPrChange>
      </w:pPr>
    </w:p>
    <w:p w14:paraId="44F64A22" w14:textId="77777777" w:rsidR="007A495B" w:rsidRPr="007A495B" w:rsidRDefault="00AE7576">
      <w:pPr>
        <w:pStyle w:val="BodyText"/>
        <w:numPr>
          <w:ilvl w:val="1"/>
          <w:numId w:val="3"/>
        </w:numPr>
        <w:tabs>
          <w:tab w:val="left" w:pos="1544"/>
        </w:tabs>
        <w:spacing w:line="251" w:lineRule="auto"/>
        <w:ind w:right="113" w:firstLine="720"/>
        <w:jc w:val="both"/>
        <w:rPr>
          <w:ins w:id="714" w:author="Microsoft Office User" w:date="2017-10-31T16:16:00Z"/>
          <w:sz w:val="24"/>
          <w:szCs w:val="24"/>
          <w:rPrChange w:id="715" w:author="Microsoft Office User" w:date="2017-10-31T16:17:00Z">
            <w:rPr>
              <w:ins w:id="716" w:author="Microsoft Office User" w:date="2017-10-31T16:16:00Z"/>
            </w:rPr>
          </w:rPrChange>
        </w:rPr>
        <w:pPrChange w:id="717" w:author="Microsoft Office User" w:date="2017-10-31T16:17:00Z">
          <w:pPr>
            <w:widowControl/>
            <w:spacing w:after="240"/>
            <w:ind w:firstLine="734"/>
            <w:jc w:val="both"/>
          </w:pPr>
        </w:pPrChange>
      </w:pPr>
      <w:del w:id="718" w:author="Microsoft Office User" w:date="2017-10-31T16:16:00Z">
        <w:r w:rsidRPr="007A495B" w:rsidDel="007A495B">
          <w:rPr>
            <w:b/>
            <w:bCs/>
            <w:u w:val="none"/>
            <w:rPrChange w:id="719" w:author="Microsoft Office User" w:date="2017-10-31T16:17:00Z">
              <w:rPr/>
            </w:rPrChange>
          </w:rPr>
          <w:delText>C</w:delText>
        </w:r>
      </w:del>
      <w:ins w:id="720" w:author="Microsoft Office User" w:date="2017-10-31T16:17:00Z">
        <w:r w:rsidR="007A495B" w:rsidRPr="007A495B">
          <w:rPr>
            <w:b/>
            <w:spacing w:val="1"/>
            <w:rPrChange w:id="721" w:author="Microsoft Office User" w:date="2017-10-31T16:17:00Z">
              <w:rPr>
                <w:spacing w:val="1"/>
              </w:rPr>
            </w:rPrChange>
          </w:rPr>
          <w:t>CLASS A MEMBER</w:t>
        </w:r>
      </w:ins>
      <w:ins w:id="722" w:author="Microsoft Office User" w:date="2017-10-31T16:16:00Z">
        <w:r w:rsidR="007A495B" w:rsidRPr="007A495B">
          <w:rPr>
            <w:spacing w:val="1"/>
            <w:u w:val="none"/>
            <w:rPrChange w:id="723" w:author="Microsoft Office User" w:date="2017-10-31T16:17:00Z">
              <w:rPr>
                <w:iCs/>
              </w:rPr>
            </w:rPrChange>
          </w:rPr>
          <w:t xml:space="preserve"> means the owner of a Class A Membership Unit, and any assignee or transferee of such Person permitted under the terms of this Agreement, and any other Person admitted to the Company as a Class A Member pursuant to the terms hereof.  The name of the Class A Member, and the Percentage Interest allocated to the Class A Member, shall be reflected in the books and records of the Company.</w:t>
        </w:r>
      </w:ins>
    </w:p>
    <w:p w14:paraId="3786D89D" w14:textId="77777777" w:rsidR="00AE7576" w:rsidRPr="00AE7576" w:rsidRDefault="00AE7576">
      <w:pPr>
        <w:pStyle w:val="Heading1"/>
        <w:tabs>
          <w:tab w:val="left" w:pos="1544"/>
        </w:tabs>
        <w:ind w:left="1544"/>
        <w:rPr>
          <w:b w:val="0"/>
          <w:bCs w:val="0"/>
        </w:rPr>
        <w:pPrChange w:id="724" w:author="Microsoft Office User" w:date="2017-10-31T16:17:00Z">
          <w:pPr>
            <w:pStyle w:val="Heading1"/>
            <w:numPr>
              <w:ilvl w:val="1"/>
              <w:numId w:val="3"/>
            </w:numPr>
            <w:tabs>
              <w:tab w:val="left" w:pos="1544"/>
            </w:tabs>
            <w:ind w:left="1544" w:hanging="720"/>
          </w:pPr>
        </w:pPrChange>
      </w:pPr>
      <w:del w:id="725" w:author="Microsoft Office User" w:date="2017-10-31T16:16:00Z">
        <w:r w:rsidDel="007A495B">
          <w:rPr>
            <w:b w:val="0"/>
            <w:bCs w:val="0"/>
          </w:rPr>
          <w:delText>lass A Member</w:delText>
        </w:r>
      </w:del>
    </w:p>
    <w:p w14:paraId="4B30C5D8" w14:textId="77777777" w:rsidR="007A495B" w:rsidRDefault="007A495B">
      <w:pPr>
        <w:pStyle w:val="Heading1"/>
        <w:numPr>
          <w:ilvl w:val="1"/>
          <w:numId w:val="3"/>
        </w:numPr>
        <w:tabs>
          <w:tab w:val="left" w:pos="1544"/>
        </w:tabs>
        <w:ind w:left="1544"/>
        <w:rPr>
          <w:ins w:id="726" w:author="Microsoft Office User" w:date="2017-10-31T16:18:00Z"/>
          <w:b w:val="0"/>
          <w:bCs w:val="0"/>
        </w:rPr>
      </w:pPr>
      <w:ins w:id="727" w:author="Microsoft Office User" w:date="2017-10-31T16:18:00Z">
        <w:r>
          <w:rPr>
            <w:bCs w:val="0"/>
            <w:u w:val="single"/>
          </w:rPr>
          <w:t>CLASS A MEMBERSHIP UNIT</w:t>
        </w:r>
        <w:r w:rsidRPr="007A495B">
          <w:rPr>
            <w:b w:val="0"/>
            <w:bCs w:val="0"/>
          </w:rPr>
          <w:t xml:space="preserve"> means Membership Units issued to Class A Members</w:t>
        </w:r>
        <w:r>
          <w:rPr>
            <w:b w:val="0"/>
            <w:bCs w:val="0"/>
          </w:rPr>
          <w:t>.</w:t>
        </w:r>
      </w:ins>
    </w:p>
    <w:p w14:paraId="2922BBE6" w14:textId="77777777" w:rsidR="007A495B" w:rsidRPr="007A495B" w:rsidRDefault="007A495B">
      <w:pPr>
        <w:pStyle w:val="BodyText"/>
        <w:tabs>
          <w:tab w:val="left" w:pos="1544"/>
        </w:tabs>
        <w:spacing w:line="251" w:lineRule="auto"/>
        <w:ind w:left="824" w:right="113" w:firstLine="0"/>
        <w:jc w:val="both"/>
        <w:rPr>
          <w:ins w:id="728" w:author="Microsoft Office User" w:date="2017-10-31T16:18:00Z"/>
          <w:sz w:val="24"/>
          <w:szCs w:val="24"/>
          <w:u w:val="none"/>
          <w:rPrChange w:id="729" w:author="Microsoft Office User" w:date="2017-10-31T16:18:00Z">
            <w:rPr>
              <w:ins w:id="730" w:author="Microsoft Office User" w:date="2017-10-31T16:18:00Z"/>
              <w:iCs/>
              <w:u w:val="none"/>
            </w:rPr>
          </w:rPrChange>
        </w:rPr>
        <w:pPrChange w:id="731" w:author="Microsoft Office User" w:date="2017-10-31T16:18:00Z">
          <w:pPr>
            <w:pStyle w:val="BodyText"/>
            <w:numPr>
              <w:ilvl w:val="1"/>
              <w:numId w:val="3"/>
            </w:numPr>
            <w:tabs>
              <w:tab w:val="left" w:pos="1544"/>
            </w:tabs>
            <w:spacing w:line="251" w:lineRule="auto"/>
            <w:ind w:right="113" w:hanging="720"/>
            <w:jc w:val="both"/>
          </w:pPr>
        </w:pPrChange>
      </w:pPr>
    </w:p>
    <w:p w14:paraId="348F2485" w14:textId="77777777" w:rsidR="007A495B" w:rsidRPr="007A495B" w:rsidRDefault="007A495B">
      <w:pPr>
        <w:pStyle w:val="BodyText"/>
        <w:numPr>
          <w:ilvl w:val="1"/>
          <w:numId w:val="3"/>
        </w:numPr>
        <w:tabs>
          <w:tab w:val="left" w:pos="1544"/>
        </w:tabs>
        <w:spacing w:line="251" w:lineRule="auto"/>
        <w:ind w:right="113" w:firstLine="720"/>
        <w:jc w:val="both"/>
        <w:rPr>
          <w:ins w:id="732" w:author="Microsoft Office User" w:date="2017-10-31T16:18:00Z"/>
          <w:b/>
          <w:bCs/>
          <w:sz w:val="24"/>
          <w:szCs w:val="24"/>
          <w:rPrChange w:id="733" w:author="Microsoft Office User" w:date="2017-10-31T16:19:00Z">
            <w:rPr>
              <w:ins w:id="734" w:author="Microsoft Office User" w:date="2017-10-31T16:18:00Z"/>
              <w:b w:val="0"/>
              <w:bCs w:val="0"/>
            </w:rPr>
          </w:rPrChange>
        </w:rPr>
        <w:pPrChange w:id="735" w:author="Microsoft Office User" w:date="2017-10-31T16:19:00Z">
          <w:pPr>
            <w:pStyle w:val="Heading1"/>
            <w:tabs>
              <w:tab w:val="left" w:pos="1544"/>
            </w:tabs>
            <w:ind w:left="0"/>
          </w:pPr>
        </w:pPrChange>
      </w:pPr>
      <w:ins w:id="736" w:author="Microsoft Office User" w:date="2017-10-31T16:18:00Z">
        <w:r>
          <w:rPr>
            <w:b/>
            <w:spacing w:val="1"/>
          </w:rPr>
          <w:t>CLASS B</w:t>
        </w:r>
        <w:r w:rsidRPr="0090768C">
          <w:rPr>
            <w:b/>
            <w:spacing w:val="1"/>
          </w:rPr>
          <w:t xml:space="preserve"> MEMBER</w:t>
        </w:r>
        <w:r w:rsidRPr="0090768C">
          <w:rPr>
            <w:spacing w:val="1"/>
            <w:u w:val="none"/>
          </w:rPr>
          <w:t xml:space="preserve"> </w:t>
        </w:r>
        <w:r>
          <w:rPr>
            <w:spacing w:val="1"/>
            <w:u w:val="none"/>
          </w:rPr>
          <w:t>means the owner of a Class B</w:t>
        </w:r>
        <w:r w:rsidRPr="0090768C">
          <w:rPr>
            <w:spacing w:val="1"/>
            <w:u w:val="none"/>
          </w:rPr>
          <w:t xml:space="preserve"> Membership Unit, and any assignee or transferee of such Person permitted under the terms of this Agreement, and any other Person admi</w:t>
        </w:r>
        <w:r>
          <w:rPr>
            <w:spacing w:val="1"/>
            <w:u w:val="none"/>
          </w:rPr>
          <w:t>tted to the Company as a Class B</w:t>
        </w:r>
        <w:r w:rsidRPr="0090768C">
          <w:rPr>
            <w:spacing w:val="1"/>
            <w:u w:val="none"/>
          </w:rPr>
          <w:t xml:space="preserve"> Member pursuant to the terms </w:t>
        </w:r>
        <w:r>
          <w:rPr>
            <w:spacing w:val="1"/>
            <w:u w:val="none"/>
          </w:rPr>
          <w:t>hereof.  The name of the Class B</w:t>
        </w:r>
        <w:r w:rsidRPr="0090768C">
          <w:rPr>
            <w:spacing w:val="1"/>
            <w:u w:val="none"/>
          </w:rPr>
          <w:t xml:space="preserve"> Member, and the Percentage I</w:t>
        </w:r>
        <w:r>
          <w:rPr>
            <w:spacing w:val="1"/>
            <w:u w:val="none"/>
          </w:rPr>
          <w:t>nterest allocated to the Class B</w:t>
        </w:r>
        <w:r w:rsidRPr="0090768C">
          <w:rPr>
            <w:spacing w:val="1"/>
            <w:u w:val="none"/>
          </w:rPr>
          <w:t xml:space="preserve"> Member, shall be reflected in the books and records of the Company.</w:t>
        </w:r>
      </w:ins>
    </w:p>
    <w:p w14:paraId="7278E478" w14:textId="77777777" w:rsidR="007A495B" w:rsidRDefault="007A495B">
      <w:pPr>
        <w:pStyle w:val="Heading1"/>
        <w:tabs>
          <w:tab w:val="left" w:pos="1544"/>
        </w:tabs>
        <w:ind w:left="1544"/>
        <w:rPr>
          <w:ins w:id="737" w:author="Microsoft Office User" w:date="2017-10-31T16:18:00Z"/>
          <w:b w:val="0"/>
          <w:bCs w:val="0"/>
        </w:rPr>
        <w:pPrChange w:id="738" w:author="Microsoft Office User" w:date="2017-10-31T16:18:00Z">
          <w:pPr>
            <w:pStyle w:val="Heading1"/>
            <w:numPr>
              <w:ilvl w:val="1"/>
              <w:numId w:val="3"/>
            </w:numPr>
            <w:tabs>
              <w:tab w:val="left" w:pos="1544"/>
            </w:tabs>
            <w:ind w:left="1544" w:hanging="720"/>
          </w:pPr>
        </w:pPrChange>
      </w:pPr>
    </w:p>
    <w:p w14:paraId="22E1CDDA" w14:textId="77777777" w:rsidR="007A495B" w:rsidRDefault="007A495B" w:rsidP="007A495B">
      <w:pPr>
        <w:pStyle w:val="Heading1"/>
        <w:numPr>
          <w:ilvl w:val="1"/>
          <w:numId w:val="3"/>
        </w:numPr>
        <w:tabs>
          <w:tab w:val="left" w:pos="1544"/>
        </w:tabs>
        <w:ind w:left="1544"/>
        <w:rPr>
          <w:ins w:id="739" w:author="Microsoft Office User" w:date="2017-10-31T16:18:00Z"/>
          <w:b w:val="0"/>
          <w:bCs w:val="0"/>
        </w:rPr>
      </w:pPr>
      <w:ins w:id="740" w:author="Microsoft Office User" w:date="2017-10-31T16:18:00Z">
        <w:r>
          <w:rPr>
            <w:bCs w:val="0"/>
            <w:u w:val="single"/>
          </w:rPr>
          <w:t>CLASS B MEMBERSHIP UNIT</w:t>
        </w:r>
        <w:r w:rsidRPr="007A495B">
          <w:rPr>
            <w:b w:val="0"/>
            <w:bCs w:val="0"/>
          </w:rPr>
          <w:t xml:space="preserve"> means Me</w:t>
        </w:r>
        <w:r>
          <w:rPr>
            <w:b w:val="0"/>
            <w:bCs w:val="0"/>
          </w:rPr>
          <w:t>mbership Units issued to Class B</w:t>
        </w:r>
        <w:r w:rsidRPr="007A495B">
          <w:rPr>
            <w:b w:val="0"/>
            <w:bCs w:val="0"/>
          </w:rPr>
          <w:t xml:space="preserve"> Members</w:t>
        </w:r>
        <w:r>
          <w:rPr>
            <w:b w:val="0"/>
            <w:bCs w:val="0"/>
          </w:rPr>
          <w:t>.</w:t>
        </w:r>
      </w:ins>
    </w:p>
    <w:p w14:paraId="4BA2DA38" w14:textId="77777777" w:rsidR="007A495B" w:rsidRPr="007A495B" w:rsidRDefault="007A495B">
      <w:pPr>
        <w:pStyle w:val="Heading1"/>
        <w:tabs>
          <w:tab w:val="left" w:pos="1544"/>
        </w:tabs>
        <w:ind w:left="1544"/>
        <w:rPr>
          <w:ins w:id="741" w:author="Microsoft Office User" w:date="2017-10-31T16:17:00Z"/>
          <w:b w:val="0"/>
          <w:bCs w:val="0"/>
          <w:rPrChange w:id="742" w:author="Microsoft Office User" w:date="2017-10-31T16:17:00Z">
            <w:rPr>
              <w:ins w:id="743" w:author="Microsoft Office User" w:date="2017-10-31T16:17:00Z"/>
              <w:spacing w:val="1"/>
              <w:u w:val="single" w:color="000000"/>
            </w:rPr>
          </w:rPrChange>
        </w:rPr>
        <w:pPrChange w:id="744" w:author="Microsoft Office User" w:date="2017-10-31T16:19:00Z">
          <w:pPr>
            <w:pStyle w:val="Heading1"/>
            <w:numPr>
              <w:ilvl w:val="1"/>
              <w:numId w:val="3"/>
            </w:numPr>
            <w:tabs>
              <w:tab w:val="left" w:pos="1544"/>
            </w:tabs>
            <w:ind w:left="1544" w:hanging="720"/>
          </w:pPr>
        </w:pPrChange>
      </w:pPr>
    </w:p>
    <w:p w14:paraId="419A6EC2" w14:textId="77777777" w:rsidR="000C19C9" w:rsidRDefault="00D3642A">
      <w:pPr>
        <w:pStyle w:val="Heading1"/>
        <w:numPr>
          <w:ilvl w:val="1"/>
          <w:numId w:val="3"/>
        </w:numPr>
        <w:tabs>
          <w:tab w:val="left" w:pos="1544"/>
        </w:tabs>
        <w:ind w:left="1544"/>
        <w:rPr>
          <w:b w:val="0"/>
          <w:bCs w:val="0"/>
        </w:rPr>
      </w:pPr>
      <w:r>
        <w:rPr>
          <w:spacing w:val="1"/>
          <w:u w:val="single" w:color="000000"/>
        </w:rPr>
        <w:lastRenderedPageBreak/>
        <w:t>RESER</w:t>
      </w:r>
      <w:r>
        <w:rPr>
          <w:spacing w:val="2"/>
          <w:u w:val="single" w:color="000000"/>
        </w:rPr>
        <w:t>V</w:t>
      </w:r>
      <w:r>
        <w:rPr>
          <w:spacing w:val="1"/>
          <w:u w:val="single" w:color="000000"/>
        </w:rPr>
        <w:t>ED</w:t>
      </w:r>
      <w:r>
        <w:t>.</w:t>
      </w:r>
    </w:p>
    <w:p w14:paraId="5C97EF34" w14:textId="77777777" w:rsidR="000C19C9" w:rsidRDefault="000C19C9">
      <w:pPr>
        <w:spacing w:line="170" w:lineRule="exact"/>
        <w:rPr>
          <w:sz w:val="17"/>
          <w:szCs w:val="17"/>
        </w:rPr>
      </w:pPr>
    </w:p>
    <w:p w14:paraId="4BC078DA" w14:textId="77777777" w:rsidR="000C19C9" w:rsidRDefault="00D3642A">
      <w:pPr>
        <w:numPr>
          <w:ilvl w:val="1"/>
          <w:numId w:val="3"/>
        </w:numPr>
        <w:tabs>
          <w:tab w:val="left" w:pos="1544"/>
        </w:tabs>
        <w:spacing w:before="77"/>
        <w:ind w:left="15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RESER</w:t>
      </w:r>
      <w:r>
        <w:rPr>
          <w:rFonts w:ascii="Times New Roman" w:eastAsia="Times New Roman" w:hAnsi="Times New Roman" w:cs="Times New Roman"/>
          <w:b/>
          <w:bCs/>
          <w:spacing w:val="2"/>
          <w:sz w:val="21"/>
          <w:szCs w:val="21"/>
          <w:u w:val="single" w:color="000000"/>
        </w:rPr>
        <w:t>V</w:t>
      </w:r>
      <w:r>
        <w:rPr>
          <w:rFonts w:ascii="Times New Roman" w:eastAsia="Times New Roman" w:hAnsi="Times New Roman" w:cs="Times New Roman"/>
          <w:b/>
          <w:bCs/>
          <w:spacing w:val="1"/>
          <w:sz w:val="21"/>
          <w:szCs w:val="21"/>
          <w:u w:val="single" w:color="000000"/>
        </w:rPr>
        <w:t>ED</w:t>
      </w:r>
      <w:r>
        <w:rPr>
          <w:rFonts w:ascii="Times New Roman" w:eastAsia="Times New Roman" w:hAnsi="Times New Roman" w:cs="Times New Roman"/>
          <w:b/>
          <w:bCs/>
          <w:sz w:val="21"/>
          <w:szCs w:val="21"/>
        </w:rPr>
        <w:t>.</w:t>
      </w:r>
    </w:p>
    <w:p w14:paraId="31E930AB" w14:textId="77777777" w:rsidR="000C19C9" w:rsidRDefault="000C19C9">
      <w:pPr>
        <w:spacing w:before="5" w:line="170" w:lineRule="exact"/>
        <w:rPr>
          <w:sz w:val="17"/>
          <w:szCs w:val="17"/>
        </w:rPr>
      </w:pPr>
    </w:p>
    <w:p w14:paraId="59FCD20F" w14:textId="77777777" w:rsidR="000C19C9" w:rsidRDefault="00D3642A">
      <w:pPr>
        <w:pStyle w:val="BodyText"/>
        <w:numPr>
          <w:ilvl w:val="1"/>
          <w:numId w:val="3"/>
        </w:numPr>
        <w:tabs>
          <w:tab w:val="left" w:pos="1544"/>
        </w:tabs>
        <w:spacing w:before="77" w:line="252" w:lineRule="auto"/>
        <w:ind w:right="116" w:firstLine="720"/>
        <w:rPr>
          <w:u w:val="none"/>
        </w:rPr>
      </w:pPr>
      <w:r>
        <w:rPr>
          <w:rFonts w:cs="Times New Roman"/>
          <w:b/>
          <w:bCs/>
          <w:spacing w:val="1"/>
          <w:u w:color="000000"/>
        </w:rPr>
        <w:t>C</w:t>
      </w:r>
      <w:r>
        <w:rPr>
          <w:rFonts w:cs="Times New Roman"/>
          <w:b/>
          <w:bCs/>
          <w:spacing w:val="2"/>
          <w:u w:color="000000"/>
        </w:rPr>
        <w:t>O</w:t>
      </w:r>
      <w:r>
        <w:rPr>
          <w:rFonts w:cs="Times New Roman"/>
          <w:b/>
          <w:bCs/>
          <w:spacing w:val="1"/>
          <w:u w:color="000000"/>
        </w:rPr>
        <w:t>DE</w:t>
      </w:r>
      <w:r>
        <w:rPr>
          <w:rFonts w:cs="Times New Roman"/>
          <w:b/>
          <w:bCs/>
          <w:u w:val="none"/>
        </w:rPr>
        <w:t xml:space="preserve">. </w:t>
      </w:r>
      <w:r>
        <w:rPr>
          <w:rFonts w:cs="Times New Roman"/>
          <w:b/>
          <w:bCs/>
          <w:spacing w:val="42"/>
          <w:u w:val="none"/>
        </w:rPr>
        <w:t xml:space="preserve"> </w:t>
      </w:r>
      <w:r>
        <w:rPr>
          <w:u w:val="none"/>
        </w:rPr>
        <w:t>“</w:t>
      </w:r>
      <w:r>
        <w:rPr>
          <w:spacing w:val="1"/>
          <w:u w:val="none"/>
        </w:rPr>
        <w:t>Cod</w:t>
      </w:r>
      <w:r>
        <w:rPr>
          <w:u w:val="none"/>
        </w:rPr>
        <w:t xml:space="preserve">e” </w:t>
      </w:r>
      <w:r>
        <w:rPr>
          <w:spacing w:val="42"/>
          <w:u w:val="none"/>
        </w:rPr>
        <w:t xml:space="preserve"> </w:t>
      </w:r>
      <w:r>
        <w:rPr>
          <w:spacing w:val="2"/>
          <w:u w:val="none"/>
        </w:rPr>
        <w:t>m</w:t>
      </w:r>
      <w:r>
        <w:rPr>
          <w:u w:val="none"/>
        </w:rPr>
        <w:t>ea</w:t>
      </w:r>
      <w:r>
        <w:rPr>
          <w:spacing w:val="1"/>
          <w:u w:val="none"/>
        </w:rPr>
        <w:t>n</w:t>
      </w:r>
      <w:r>
        <w:rPr>
          <w:u w:val="none"/>
        </w:rPr>
        <w:t xml:space="preserve">s </w:t>
      </w:r>
      <w:r>
        <w:rPr>
          <w:spacing w:val="43"/>
          <w:u w:val="none"/>
        </w:rPr>
        <w:t xml:space="preserve"> </w:t>
      </w:r>
      <w:r>
        <w:rPr>
          <w:u w:val="none"/>
        </w:rPr>
        <w:t>t</w:t>
      </w:r>
      <w:r>
        <w:rPr>
          <w:spacing w:val="1"/>
          <w:u w:val="none"/>
        </w:rPr>
        <w:t>h</w:t>
      </w:r>
      <w:r>
        <w:rPr>
          <w:u w:val="none"/>
        </w:rPr>
        <w:t xml:space="preserve">e </w:t>
      </w:r>
      <w:r>
        <w:rPr>
          <w:spacing w:val="42"/>
          <w:u w:val="none"/>
        </w:rPr>
        <w:t xml:space="preserve"> </w:t>
      </w:r>
      <w:r>
        <w:rPr>
          <w:u w:val="none"/>
        </w:rPr>
        <w:t>I</w:t>
      </w:r>
      <w:r>
        <w:rPr>
          <w:spacing w:val="1"/>
          <w:u w:val="none"/>
        </w:rPr>
        <w:t>n</w:t>
      </w:r>
      <w:r>
        <w:rPr>
          <w:u w:val="none"/>
        </w:rPr>
        <w:t>ter</w:t>
      </w:r>
      <w:r>
        <w:rPr>
          <w:spacing w:val="1"/>
          <w:u w:val="none"/>
        </w:rPr>
        <w:t>n</w:t>
      </w:r>
      <w:r>
        <w:rPr>
          <w:u w:val="none"/>
        </w:rPr>
        <w:t xml:space="preserve">al </w:t>
      </w:r>
      <w:r>
        <w:rPr>
          <w:spacing w:val="43"/>
          <w:u w:val="none"/>
        </w:rPr>
        <w:t xml:space="preserve"> </w:t>
      </w:r>
      <w:r>
        <w:rPr>
          <w:spacing w:val="1"/>
          <w:u w:val="none"/>
        </w:rPr>
        <w:t>R</w:t>
      </w:r>
      <w:r>
        <w:rPr>
          <w:u w:val="none"/>
        </w:rPr>
        <w:t>e</w:t>
      </w:r>
      <w:r>
        <w:rPr>
          <w:spacing w:val="1"/>
          <w:u w:val="none"/>
        </w:rPr>
        <w:t>v</w:t>
      </w:r>
      <w:r>
        <w:rPr>
          <w:u w:val="none"/>
        </w:rPr>
        <w:t>e</w:t>
      </w:r>
      <w:r>
        <w:rPr>
          <w:spacing w:val="1"/>
          <w:u w:val="none"/>
        </w:rPr>
        <w:t>nu</w:t>
      </w:r>
      <w:r>
        <w:rPr>
          <w:u w:val="none"/>
        </w:rPr>
        <w:t xml:space="preserve">e </w:t>
      </w:r>
      <w:r>
        <w:rPr>
          <w:spacing w:val="42"/>
          <w:u w:val="none"/>
        </w:rPr>
        <w:t xml:space="preserve"> </w:t>
      </w:r>
      <w:r>
        <w:rPr>
          <w:spacing w:val="1"/>
          <w:u w:val="none"/>
        </w:rPr>
        <w:t>Cod</w:t>
      </w:r>
      <w:r>
        <w:rPr>
          <w:u w:val="none"/>
        </w:rPr>
        <w:t xml:space="preserve">e </w:t>
      </w:r>
      <w:r>
        <w:rPr>
          <w:spacing w:val="43"/>
          <w:u w:val="none"/>
        </w:rPr>
        <w:t xml:space="preserve"> </w:t>
      </w:r>
      <w:r>
        <w:rPr>
          <w:spacing w:val="1"/>
          <w:u w:val="none"/>
        </w:rPr>
        <w:t>o</w:t>
      </w:r>
      <w:r>
        <w:rPr>
          <w:u w:val="none"/>
        </w:rPr>
        <w:t xml:space="preserve">f </w:t>
      </w:r>
      <w:r>
        <w:rPr>
          <w:spacing w:val="42"/>
          <w:u w:val="none"/>
        </w:rPr>
        <w:t xml:space="preserve"> </w:t>
      </w:r>
      <w:r>
        <w:rPr>
          <w:spacing w:val="1"/>
          <w:u w:val="none"/>
        </w:rPr>
        <w:t>1986</w:t>
      </w:r>
      <w:r>
        <w:rPr>
          <w:u w:val="none"/>
        </w:rPr>
        <w:t xml:space="preserve">, </w:t>
      </w:r>
      <w:r>
        <w:rPr>
          <w:spacing w:val="43"/>
          <w:u w:val="none"/>
        </w:rPr>
        <w:t xml:space="preserve"> </w:t>
      </w:r>
      <w:r>
        <w:rPr>
          <w:u w:val="none"/>
        </w:rPr>
        <w:t xml:space="preserve">as </w:t>
      </w:r>
      <w:r>
        <w:rPr>
          <w:spacing w:val="42"/>
          <w:u w:val="none"/>
        </w:rPr>
        <w:t xml:space="preserve"> </w:t>
      </w:r>
      <w:r>
        <w:rPr>
          <w:u w:val="none"/>
        </w:rPr>
        <w:t>a</w:t>
      </w:r>
      <w:r>
        <w:rPr>
          <w:spacing w:val="2"/>
          <w:u w:val="none"/>
        </w:rPr>
        <w:t>m</w:t>
      </w:r>
      <w:r>
        <w:rPr>
          <w:u w:val="none"/>
        </w:rPr>
        <w:t>e</w:t>
      </w:r>
      <w:r>
        <w:rPr>
          <w:spacing w:val="1"/>
          <w:u w:val="none"/>
        </w:rPr>
        <w:t>nd</w:t>
      </w:r>
      <w:r>
        <w:rPr>
          <w:u w:val="none"/>
        </w:rPr>
        <w:t xml:space="preserve">ed </w:t>
      </w:r>
      <w:r>
        <w:rPr>
          <w:spacing w:val="44"/>
          <w:u w:val="none"/>
        </w:rPr>
        <w:t xml:space="preserve"> </w:t>
      </w:r>
      <w:r>
        <w:rPr>
          <w:u w:val="none"/>
        </w:rPr>
        <w:t>(</w:t>
      </w:r>
      <w:r>
        <w:rPr>
          <w:spacing w:val="1"/>
          <w:u w:val="none"/>
        </w:rPr>
        <w:t>o</w:t>
      </w:r>
      <w:r>
        <w:rPr>
          <w:u w:val="none"/>
        </w:rPr>
        <w:t xml:space="preserve">r </w:t>
      </w:r>
      <w:r>
        <w:rPr>
          <w:spacing w:val="42"/>
          <w:u w:val="none"/>
        </w:rPr>
        <w:t xml:space="preserve"> </w:t>
      </w:r>
      <w:r>
        <w:rPr>
          <w:u w:val="none"/>
        </w:rPr>
        <w:t>a</w:t>
      </w:r>
      <w:r>
        <w:rPr>
          <w:spacing w:val="1"/>
          <w:u w:val="none"/>
        </w:rPr>
        <w:t>n</w:t>
      </w:r>
      <w:r>
        <w:rPr>
          <w:u w:val="none"/>
        </w:rPr>
        <w:t>y</w:t>
      </w:r>
      <w:r>
        <w:rPr>
          <w:w w:val="102"/>
          <w:u w:val="none"/>
        </w:rPr>
        <w:t xml:space="preserve"> </w:t>
      </w:r>
      <w:r>
        <w:rPr>
          <w:u w:val="none"/>
        </w:rPr>
        <w:t>c</w:t>
      </w:r>
      <w:r>
        <w:rPr>
          <w:spacing w:val="1"/>
          <w:u w:val="none"/>
        </w:rPr>
        <w:t>o</w:t>
      </w:r>
      <w:r>
        <w:rPr>
          <w:u w:val="none"/>
        </w:rPr>
        <w:t>rresponding</w:t>
      </w:r>
      <w:r>
        <w:rPr>
          <w:spacing w:val="24"/>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25"/>
          <w:u w:val="none"/>
        </w:rPr>
        <w:t xml:space="preserve"> </w:t>
      </w:r>
      <w:r>
        <w:rPr>
          <w:spacing w:val="1"/>
          <w:u w:val="none"/>
        </w:rPr>
        <w:t>o</w:t>
      </w:r>
      <w:r>
        <w:rPr>
          <w:u w:val="none"/>
        </w:rPr>
        <w:t>r</w:t>
      </w:r>
      <w:r>
        <w:rPr>
          <w:spacing w:val="23"/>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3"/>
          <w:u w:val="none"/>
        </w:rPr>
        <w:t xml:space="preserve"> </w:t>
      </w:r>
      <w:r>
        <w:rPr>
          <w:spacing w:val="1"/>
          <w:u w:val="none"/>
        </w:rPr>
        <w:t>o</w:t>
      </w:r>
      <w:r>
        <w:rPr>
          <w:u w:val="none"/>
        </w:rPr>
        <w:t>f</w:t>
      </w:r>
      <w:r>
        <w:rPr>
          <w:spacing w:val="24"/>
          <w:u w:val="none"/>
        </w:rPr>
        <w:t xml:space="preserve"> </w:t>
      </w:r>
      <w:r>
        <w:rPr>
          <w:u w:val="none"/>
        </w:rPr>
        <w:t>a</w:t>
      </w:r>
      <w:r>
        <w:rPr>
          <w:spacing w:val="1"/>
          <w:u w:val="none"/>
        </w:rPr>
        <w:t>n</w:t>
      </w:r>
      <w:r>
        <w:rPr>
          <w:u w:val="none"/>
        </w:rPr>
        <w:t>y</w:t>
      </w:r>
      <w:r>
        <w:rPr>
          <w:spacing w:val="24"/>
          <w:u w:val="none"/>
        </w:rPr>
        <w:t xml:space="preserve"> </w:t>
      </w:r>
      <w:r>
        <w:rPr>
          <w:u w:val="none"/>
        </w:rPr>
        <w:t>s</w:t>
      </w:r>
      <w:r>
        <w:rPr>
          <w:spacing w:val="1"/>
          <w:u w:val="none"/>
        </w:rPr>
        <w:t>u</w:t>
      </w:r>
      <w:r>
        <w:rPr>
          <w:u w:val="none"/>
        </w:rPr>
        <w:t>ccee</w:t>
      </w:r>
      <w:r>
        <w:rPr>
          <w:spacing w:val="1"/>
          <w:u w:val="none"/>
        </w:rPr>
        <w:t>d</w:t>
      </w:r>
      <w:r>
        <w:rPr>
          <w:u w:val="none"/>
        </w:rPr>
        <w:t>i</w:t>
      </w:r>
      <w:r>
        <w:rPr>
          <w:spacing w:val="1"/>
          <w:u w:val="none"/>
        </w:rPr>
        <w:t>n</w:t>
      </w:r>
      <w:r>
        <w:rPr>
          <w:u w:val="none"/>
        </w:rPr>
        <w:t>g</w:t>
      </w:r>
      <w:r>
        <w:rPr>
          <w:spacing w:val="25"/>
          <w:u w:val="none"/>
        </w:rPr>
        <w:t xml:space="preserve"> </w:t>
      </w:r>
      <w:r>
        <w:rPr>
          <w:u w:val="none"/>
        </w:rPr>
        <w:t>la</w:t>
      </w:r>
      <w:r>
        <w:rPr>
          <w:spacing w:val="1"/>
          <w:u w:val="none"/>
        </w:rPr>
        <w:t>w</w:t>
      </w:r>
      <w:r>
        <w:rPr>
          <w:u w:val="none"/>
        </w:rPr>
        <w:t>).</w:t>
      </w:r>
    </w:p>
    <w:p w14:paraId="53135D4B" w14:textId="77777777" w:rsidR="000C19C9" w:rsidRDefault="000C19C9">
      <w:pPr>
        <w:spacing w:before="16" w:line="220" w:lineRule="exact"/>
      </w:pPr>
    </w:p>
    <w:p w14:paraId="28EEE9E7" w14:textId="77777777" w:rsidR="000C19C9" w:rsidRDefault="00D3642A">
      <w:pPr>
        <w:pStyle w:val="BodyText"/>
        <w:numPr>
          <w:ilvl w:val="1"/>
          <w:numId w:val="3"/>
        </w:numPr>
        <w:tabs>
          <w:tab w:val="left" w:pos="1544"/>
        </w:tabs>
        <w:ind w:left="1544"/>
        <w:rPr>
          <w:u w:val="none"/>
        </w:rPr>
      </w:pPr>
      <w:r>
        <w:rPr>
          <w:rFonts w:cs="Times New Roman"/>
          <w:b/>
          <w:bCs/>
          <w:spacing w:val="1"/>
          <w:u w:color="000000"/>
        </w:rPr>
        <w:t>C</w:t>
      </w:r>
      <w:r>
        <w:rPr>
          <w:rFonts w:cs="Times New Roman"/>
          <w:b/>
          <w:bCs/>
          <w:spacing w:val="2"/>
          <w:u w:color="000000"/>
        </w:rPr>
        <w:t>OM</w:t>
      </w:r>
      <w:r>
        <w:rPr>
          <w:rFonts w:cs="Times New Roman"/>
          <w:b/>
          <w:bCs/>
          <w:spacing w:val="1"/>
          <w:u w:color="000000"/>
        </w:rPr>
        <w:t>PANY</w:t>
      </w:r>
      <w:r>
        <w:rPr>
          <w:rFonts w:cs="Times New Roman"/>
          <w:b/>
          <w:bCs/>
          <w:u w:val="none"/>
        </w:rPr>
        <w:t>.</w:t>
      </w:r>
      <w:r>
        <w:rPr>
          <w:rFonts w:cs="Times New Roman"/>
          <w:b/>
          <w:bCs/>
          <w:spacing w:val="22"/>
          <w:u w:val="none"/>
        </w:rPr>
        <w:t xml:space="preserve"> </w:t>
      </w:r>
      <w:r>
        <w:rPr>
          <w:spacing w:val="1"/>
          <w:u w:val="none"/>
        </w:rPr>
        <w:t>Th</w:t>
      </w:r>
      <w:r>
        <w:rPr>
          <w:u w:val="none"/>
        </w:rPr>
        <w:t>e</w:t>
      </w:r>
      <w:r>
        <w:rPr>
          <w:spacing w:val="24"/>
          <w:u w:val="none"/>
        </w:rPr>
        <w:t xml:space="preserve"> </w:t>
      </w:r>
      <w:r>
        <w:rPr>
          <w:u w:val="none"/>
        </w:rPr>
        <w:t>“</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4"/>
          <w:u w:val="none"/>
        </w:rPr>
        <w:t xml:space="preserve"> </w:t>
      </w:r>
      <w:r>
        <w:rPr>
          <w:spacing w:val="2"/>
          <w:u w:val="none"/>
        </w:rPr>
        <w:t>m</w:t>
      </w:r>
      <w:r>
        <w:rPr>
          <w:u w:val="none"/>
        </w:rPr>
        <w:t>ea</w:t>
      </w:r>
      <w:r>
        <w:rPr>
          <w:spacing w:val="1"/>
          <w:u w:val="none"/>
        </w:rPr>
        <w:t>n</w:t>
      </w:r>
      <w:r>
        <w:rPr>
          <w:u w:val="none"/>
        </w:rPr>
        <w:t>s</w:t>
      </w:r>
      <w:r>
        <w:rPr>
          <w:spacing w:val="24"/>
          <w:u w:val="none"/>
        </w:rPr>
        <w:t xml:space="preserve"> </w:t>
      </w:r>
      <w:r w:rsidR="005D0AFF">
        <w:rPr>
          <w:spacing w:val="2"/>
          <w:u w:val="none"/>
        </w:rPr>
        <w:t>LAMBERTON LAKE MHC</w:t>
      </w:r>
      <w:r>
        <w:rPr>
          <w:spacing w:val="24"/>
          <w:u w:val="none"/>
        </w:rPr>
        <w:t xml:space="preserve"> </w:t>
      </w:r>
      <w:r>
        <w:rPr>
          <w:spacing w:val="1"/>
          <w:u w:val="none"/>
        </w:rPr>
        <w:t>LL</w:t>
      </w:r>
      <w:r>
        <w:rPr>
          <w:u w:val="none"/>
        </w:rPr>
        <w:t>C.</w:t>
      </w:r>
    </w:p>
    <w:p w14:paraId="70900CB8" w14:textId="77777777" w:rsidR="000C19C9" w:rsidRDefault="000C19C9">
      <w:pPr>
        <w:spacing w:before="5" w:line="170" w:lineRule="exact"/>
        <w:rPr>
          <w:sz w:val="17"/>
          <w:szCs w:val="17"/>
        </w:rPr>
      </w:pPr>
    </w:p>
    <w:p w14:paraId="6144EBD3" w14:textId="77777777" w:rsidR="007A495B" w:rsidRDefault="007A495B" w:rsidP="004D4F22">
      <w:pPr>
        <w:pStyle w:val="BodyText"/>
        <w:numPr>
          <w:ilvl w:val="1"/>
          <w:numId w:val="3"/>
        </w:numPr>
        <w:tabs>
          <w:tab w:val="left" w:pos="1544"/>
        </w:tabs>
        <w:spacing w:before="77" w:line="252" w:lineRule="auto"/>
        <w:ind w:right="114" w:firstLine="720"/>
        <w:jc w:val="both"/>
        <w:rPr>
          <w:ins w:id="745" w:author="Microsoft Office User" w:date="2017-10-31T16:22:00Z"/>
          <w:u w:val="none"/>
        </w:rPr>
      </w:pPr>
      <w:ins w:id="746" w:author="Microsoft Office User" w:date="2017-10-31T16:20:00Z">
        <w:r>
          <w:rPr>
            <w:b/>
            <w:iCs/>
          </w:rPr>
          <w:t>CURRENT DIVIDEND</w:t>
        </w:r>
        <w:r w:rsidRPr="007A495B">
          <w:rPr>
            <w:iCs/>
            <w:u w:val="none"/>
            <w:rPrChange w:id="747" w:author="Microsoft Office User" w:date="2017-10-31T16:20:00Z">
              <w:rPr>
                <w:iCs/>
              </w:rPr>
            </w:rPrChange>
          </w:rPr>
          <w:t xml:space="preserve"> </w:t>
        </w:r>
        <w:r w:rsidRPr="007A495B">
          <w:rPr>
            <w:u w:val="none"/>
            <w:rPrChange w:id="748" w:author="Microsoft Office User" w:date="2017-10-31T16:20:00Z">
              <w:rPr/>
            </w:rPrChange>
          </w:rPr>
          <w:t xml:space="preserve">means a dividend payable to the Class B Members quarterly and calculated at the rate of </w:t>
        </w:r>
        <w:r>
          <w:rPr>
            <w:u w:val="none"/>
          </w:rPr>
          <w:t xml:space="preserve">eleven </w:t>
        </w:r>
        <w:r w:rsidRPr="007A495B">
          <w:rPr>
            <w:u w:val="none"/>
            <w:rPrChange w:id="749" w:author="Microsoft Office User" w:date="2017-10-31T16:20:00Z">
              <w:rPr/>
            </w:rPrChange>
          </w:rPr>
          <w:t>percent (</w:t>
        </w:r>
        <w:r w:rsidRPr="004D4F22">
          <w:rPr>
            <w:u w:val="none"/>
          </w:rPr>
          <w:t>11</w:t>
        </w:r>
        <w:r w:rsidRPr="007A495B">
          <w:rPr>
            <w:u w:val="none"/>
            <w:rPrChange w:id="750" w:author="Microsoft Office User" w:date="2017-10-31T16:20:00Z">
              <w:rPr/>
            </w:rPrChange>
          </w:rPr>
          <w:t>.00%) per annum on a current basis, on all Capital Contributions made to the Company by the Class B Members, with such Current Dividend commencing to accrue on the date of each Capital Contribution is made to the Company by the Class B Members in question and continuing until such Class B Membership Interests are redeemed in full.</w:t>
        </w:r>
      </w:ins>
    </w:p>
    <w:p w14:paraId="2C17D698" w14:textId="77777777" w:rsidR="000C19C9" w:rsidRPr="007A495B" w:rsidRDefault="00D3642A" w:rsidP="009E2B87">
      <w:pPr>
        <w:pStyle w:val="BodyText"/>
        <w:numPr>
          <w:ilvl w:val="1"/>
          <w:numId w:val="3"/>
        </w:numPr>
        <w:tabs>
          <w:tab w:val="left" w:pos="1544"/>
        </w:tabs>
        <w:spacing w:before="77" w:line="252" w:lineRule="auto"/>
        <w:ind w:right="114" w:firstLine="720"/>
        <w:jc w:val="both"/>
        <w:rPr>
          <w:u w:val="none"/>
        </w:rPr>
      </w:pPr>
      <w:r w:rsidRPr="004D4F22">
        <w:rPr>
          <w:rFonts w:cs="Times New Roman"/>
          <w:b/>
          <w:bCs/>
          <w:spacing w:val="1"/>
          <w:u w:color="000000"/>
        </w:rPr>
        <w:t>DEPREC</w:t>
      </w:r>
      <w:r w:rsidRPr="009E2B87">
        <w:rPr>
          <w:rFonts w:cs="Times New Roman"/>
          <w:b/>
          <w:bCs/>
          <w:u w:color="000000"/>
        </w:rPr>
        <w:t>I</w:t>
      </w:r>
      <w:r w:rsidRPr="007A495B">
        <w:rPr>
          <w:rFonts w:cs="Times New Roman"/>
          <w:b/>
          <w:bCs/>
          <w:spacing w:val="1"/>
          <w:u w:color="000000"/>
        </w:rPr>
        <w:t>AT</w:t>
      </w:r>
      <w:r w:rsidRPr="007A495B">
        <w:rPr>
          <w:rFonts w:cs="Times New Roman"/>
          <w:b/>
          <w:bCs/>
          <w:u w:color="000000"/>
        </w:rPr>
        <w:t>I</w:t>
      </w:r>
      <w:r w:rsidRPr="007A495B">
        <w:rPr>
          <w:rFonts w:cs="Times New Roman"/>
          <w:b/>
          <w:bCs/>
          <w:spacing w:val="2"/>
          <w:u w:color="000000"/>
        </w:rPr>
        <w:t>O</w:t>
      </w:r>
      <w:r w:rsidRPr="007A495B">
        <w:rPr>
          <w:rFonts w:cs="Times New Roman"/>
          <w:b/>
          <w:bCs/>
          <w:spacing w:val="1"/>
          <w:u w:color="000000"/>
        </w:rPr>
        <w:t>N</w:t>
      </w:r>
      <w:r w:rsidRPr="007A495B">
        <w:rPr>
          <w:rFonts w:cs="Times New Roman"/>
          <w:b/>
          <w:bCs/>
          <w:u w:val="none"/>
        </w:rPr>
        <w:t>.</w:t>
      </w:r>
      <w:r w:rsidRPr="007A495B">
        <w:rPr>
          <w:rFonts w:cs="Times New Roman"/>
          <w:b/>
          <w:bCs/>
          <w:spacing w:val="32"/>
          <w:u w:val="none"/>
        </w:rPr>
        <w:t xml:space="preserve"> </w:t>
      </w:r>
      <w:r w:rsidRPr="007A495B">
        <w:rPr>
          <w:u w:val="none"/>
        </w:rPr>
        <w:t>“</w:t>
      </w:r>
      <w:r w:rsidRPr="007A495B">
        <w:rPr>
          <w:spacing w:val="1"/>
          <w:u w:val="none"/>
        </w:rPr>
        <w:t>D</w:t>
      </w:r>
      <w:r w:rsidRPr="007A495B">
        <w:rPr>
          <w:u w:val="none"/>
        </w:rPr>
        <w:t>e</w:t>
      </w:r>
      <w:r w:rsidRPr="007A495B">
        <w:rPr>
          <w:spacing w:val="1"/>
          <w:u w:val="none"/>
        </w:rPr>
        <w:t>p</w:t>
      </w:r>
      <w:r w:rsidRPr="007A495B">
        <w:rPr>
          <w:u w:val="none"/>
        </w:rPr>
        <w:t>reciati</w:t>
      </w:r>
      <w:r w:rsidRPr="007A495B">
        <w:rPr>
          <w:spacing w:val="1"/>
          <w:u w:val="none"/>
        </w:rPr>
        <w:t>o</w:t>
      </w:r>
      <w:r w:rsidRPr="007A495B">
        <w:rPr>
          <w:u w:val="none"/>
        </w:rPr>
        <w:t>n”</w:t>
      </w:r>
      <w:r w:rsidRPr="007A495B">
        <w:rPr>
          <w:spacing w:val="33"/>
          <w:u w:val="none"/>
        </w:rPr>
        <w:t xml:space="preserve"> </w:t>
      </w:r>
      <w:r w:rsidRPr="007A495B">
        <w:rPr>
          <w:spacing w:val="2"/>
          <w:u w:val="none"/>
        </w:rPr>
        <w:t>m</w:t>
      </w:r>
      <w:r w:rsidRPr="007A495B">
        <w:rPr>
          <w:u w:val="none"/>
        </w:rPr>
        <w:t>ea</w:t>
      </w:r>
      <w:r w:rsidRPr="007A495B">
        <w:rPr>
          <w:spacing w:val="1"/>
          <w:u w:val="none"/>
        </w:rPr>
        <w:t>n</w:t>
      </w:r>
      <w:r w:rsidRPr="007A495B">
        <w:rPr>
          <w:u w:val="none"/>
        </w:rPr>
        <w:t>s,</w:t>
      </w:r>
      <w:r w:rsidRPr="007A495B">
        <w:rPr>
          <w:spacing w:val="31"/>
          <w:u w:val="none"/>
        </w:rPr>
        <w:t xml:space="preserve"> </w:t>
      </w:r>
      <w:r w:rsidRPr="007A495B">
        <w:rPr>
          <w:u w:val="none"/>
        </w:rPr>
        <w:t>f</w:t>
      </w:r>
      <w:r w:rsidRPr="007A495B">
        <w:rPr>
          <w:spacing w:val="1"/>
          <w:u w:val="none"/>
        </w:rPr>
        <w:t>o</w:t>
      </w:r>
      <w:r w:rsidRPr="007A495B">
        <w:rPr>
          <w:u w:val="none"/>
        </w:rPr>
        <w:t>r</w:t>
      </w:r>
      <w:r w:rsidRPr="007A495B">
        <w:rPr>
          <w:spacing w:val="33"/>
          <w:u w:val="none"/>
        </w:rPr>
        <w:t xml:space="preserve"> </w:t>
      </w:r>
      <w:r w:rsidRPr="007A495B">
        <w:rPr>
          <w:u w:val="none"/>
        </w:rPr>
        <w:t>each</w:t>
      </w:r>
      <w:r w:rsidRPr="007A495B">
        <w:rPr>
          <w:spacing w:val="34"/>
          <w:u w:val="none"/>
        </w:rPr>
        <w:t xml:space="preserve"> </w:t>
      </w:r>
      <w:r w:rsidRPr="007A495B">
        <w:rPr>
          <w:spacing w:val="1"/>
          <w:u w:val="none"/>
        </w:rPr>
        <w:t>F</w:t>
      </w:r>
      <w:r w:rsidRPr="007A495B">
        <w:rPr>
          <w:u w:val="none"/>
        </w:rPr>
        <w:t>iscal</w:t>
      </w:r>
      <w:r w:rsidRPr="007A495B">
        <w:rPr>
          <w:spacing w:val="33"/>
          <w:u w:val="none"/>
        </w:rPr>
        <w:t xml:space="preserve"> </w:t>
      </w:r>
      <w:r w:rsidRPr="007A495B">
        <w:rPr>
          <w:spacing w:val="1"/>
          <w:u w:val="none"/>
        </w:rPr>
        <w:t>Y</w:t>
      </w:r>
      <w:r w:rsidRPr="007A495B">
        <w:rPr>
          <w:u w:val="none"/>
        </w:rPr>
        <w:t>ear,</w:t>
      </w:r>
      <w:r w:rsidRPr="007A495B">
        <w:rPr>
          <w:spacing w:val="31"/>
          <w:u w:val="none"/>
        </w:rPr>
        <w:t xml:space="preserve"> </w:t>
      </w:r>
      <w:r w:rsidRPr="007A495B">
        <w:rPr>
          <w:u w:val="none"/>
        </w:rPr>
        <w:t>an</w:t>
      </w:r>
      <w:r w:rsidRPr="007A495B">
        <w:rPr>
          <w:spacing w:val="34"/>
          <w:u w:val="none"/>
        </w:rPr>
        <w:t xml:space="preserve"> </w:t>
      </w:r>
      <w:r w:rsidRPr="007A495B">
        <w:rPr>
          <w:u w:val="none"/>
        </w:rPr>
        <w:t>a</w:t>
      </w:r>
      <w:r w:rsidRPr="007A495B">
        <w:rPr>
          <w:spacing w:val="2"/>
          <w:u w:val="none"/>
        </w:rPr>
        <w:t>m</w:t>
      </w:r>
      <w:r w:rsidRPr="007A495B">
        <w:rPr>
          <w:spacing w:val="1"/>
          <w:u w:val="none"/>
        </w:rPr>
        <w:t>oun</w:t>
      </w:r>
      <w:r w:rsidRPr="007A495B">
        <w:rPr>
          <w:u w:val="none"/>
        </w:rPr>
        <w:t>t</w:t>
      </w:r>
      <w:r w:rsidRPr="007A495B">
        <w:rPr>
          <w:spacing w:val="33"/>
          <w:u w:val="none"/>
        </w:rPr>
        <w:t xml:space="preserve"> </w:t>
      </w:r>
      <w:r w:rsidRPr="007A495B">
        <w:rPr>
          <w:u w:val="none"/>
        </w:rPr>
        <w:t>e</w:t>
      </w:r>
      <w:r w:rsidRPr="007A495B">
        <w:rPr>
          <w:spacing w:val="1"/>
          <w:u w:val="none"/>
        </w:rPr>
        <w:t>qu</w:t>
      </w:r>
      <w:r w:rsidRPr="007A495B">
        <w:rPr>
          <w:u w:val="none"/>
        </w:rPr>
        <w:t>al</w:t>
      </w:r>
      <w:r w:rsidRPr="007A495B">
        <w:rPr>
          <w:spacing w:val="32"/>
          <w:u w:val="none"/>
        </w:rPr>
        <w:t xml:space="preserve"> </w:t>
      </w:r>
      <w:r w:rsidRPr="007A495B">
        <w:rPr>
          <w:u w:val="none"/>
        </w:rPr>
        <w:t>to</w:t>
      </w:r>
      <w:r w:rsidRPr="007A495B">
        <w:rPr>
          <w:spacing w:val="34"/>
          <w:u w:val="none"/>
        </w:rPr>
        <w:t xml:space="preserve"> </w:t>
      </w:r>
      <w:r w:rsidRPr="007A495B">
        <w:rPr>
          <w:u w:val="none"/>
        </w:rPr>
        <w:t>t</w:t>
      </w:r>
      <w:r w:rsidRPr="007A495B">
        <w:rPr>
          <w:spacing w:val="1"/>
          <w:u w:val="none"/>
        </w:rPr>
        <w:t>h</w:t>
      </w:r>
      <w:r w:rsidRPr="007A495B">
        <w:rPr>
          <w:u w:val="none"/>
        </w:rPr>
        <w:t>e</w:t>
      </w:r>
      <w:r w:rsidRPr="007A495B">
        <w:rPr>
          <w:w w:val="102"/>
          <w:u w:val="none"/>
        </w:rPr>
        <w:t xml:space="preserve"> </w:t>
      </w:r>
      <w:r w:rsidRPr="007A495B">
        <w:rPr>
          <w:spacing w:val="1"/>
          <w:u w:val="none"/>
        </w:rPr>
        <w:t>d</w:t>
      </w:r>
      <w:r w:rsidRPr="007A495B">
        <w:rPr>
          <w:u w:val="none"/>
        </w:rPr>
        <w:t>e</w:t>
      </w:r>
      <w:r w:rsidRPr="007A495B">
        <w:rPr>
          <w:spacing w:val="1"/>
          <w:u w:val="none"/>
        </w:rPr>
        <w:t>p</w:t>
      </w:r>
      <w:r w:rsidRPr="007A495B">
        <w:rPr>
          <w:u w:val="none"/>
        </w:rPr>
        <w:t>reciati</w:t>
      </w:r>
      <w:r w:rsidRPr="007A495B">
        <w:rPr>
          <w:spacing w:val="1"/>
          <w:u w:val="none"/>
        </w:rPr>
        <w:t>on</w:t>
      </w:r>
      <w:r w:rsidRPr="007A495B">
        <w:rPr>
          <w:u w:val="none"/>
        </w:rPr>
        <w:t>,</w:t>
      </w:r>
      <w:r w:rsidRPr="007A495B">
        <w:rPr>
          <w:spacing w:val="51"/>
          <w:u w:val="none"/>
        </w:rPr>
        <w:t xml:space="preserve"> </w:t>
      </w:r>
      <w:r w:rsidRPr="007A495B">
        <w:rPr>
          <w:u w:val="none"/>
        </w:rPr>
        <w:t>a</w:t>
      </w:r>
      <w:r w:rsidRPr="007A495B">
        <w:rPr>
          <w:spacing w:val="2"/>
          <w:u w:val="none"/>
        </w:rPr>
        <w:t>m</w:t>
      </w:r>
      <w:r w:rsidRPr="007A495B">
        <w:rPr>
          <w:spacing w:val="1"/>
          <w:u w:val="none"/>
        </w:rPr>
        <w:t>o</w:t>
      </w:r>
      <w:r w:rsidRPr="007A495B">
        <w:rPr>
          <w:u w:val="none"/>
        </w:rPr>
        <w:t>rtizati</w:t>
      </w:r>
      <w:r w:rsidRPr="007A495B">
        <w:rPr>
          <w:spacing w:val="1"/>
          <w:u w:val="none"/>
        </w:rPr>
        <w:t>o</w:t>
      </w:r>
      <w:r w:rsidRPr="007A495B">
        <w:rPr>
          <w:u w:val="none"/>
        </w:rPr>
        <w:t xml:space="preserve">n </w:t>
      </w:r>
      <w:r w:rsidRPr="007A495B">
        <w:rPr>
          <w:spacing w:val="1"/>
          <w:u w:val="none"/>
        </w:rPr>
        <w:t>o</w:t>
      </w:r>
      <w:r w:rsidRPr="007A495B">
        <w:rPr>
          <w:u w:val="none"/>
        </w:rPr>
        <w:t xml:space="preserve">r </w:t>
      </w:r>
      <w:r w:rsidRPr="007A495B">
        <w:rPr>
          <w:spacing w:val="1"/>
          <w:u w:val="none"/>
        </w:rPr>
        <w:t>o</w:t>
      </w:r>
      <w:r w:rsidRPr="007A495B">
        <w:rPr>
          <w:u w:val="none"/>
        </w:rPr>
        <w:t>t</w:t>
      </w:r>
      <w:r w:rsidRPr="007A495B">
        <w:rPr>
          <w:spacing w:val="1"/>
          <w:u w:val="none"/>
        </w:rPr>
        <w:t>h</w:t>
      </w:r>
      <w:r w:rsidRPr="007A495B">
        <w:rPr>
          <w:u w:val="none"/>
        </w:rPr>
        <w:t>er c</w:t>
      </w:r>
      <w:r w:rsidRPr="007A495B">
        <w:rPr>
          <w:spacing w:val="1"/>
          <w:u w:val="none"/>
        </w:rPr>
        <w:t>o</w:t>
      </w:r>
      <w:r w:rsidRPr="007A495B">
        <w:rPr>
          <w:u w:val="none"/>
        </w:rPr>
        <w:t>st</w:t>
      </w:r>
      <w:r w:rsidRPr="007A495B">
        <w:rPr>
          <w:spacing w:val="52"/>
          <w:u w:val="none"/>
        </w:rPr>
        <w:t xml:space="preserve"> </w:t>
      </w:r>
      <w:r w:rsidRPr="007A495B">
        <w:rPr>
          <w:u w:val="none"/>
        </w:rPr>
        <w:t>rec</w:t>
      </w:r>
      <w:r w:rsidRPr="007A495B">
        <w:rPr>
          <w:spacing w:val="1"/>
          <w:u w:val="none"/>
        </w:rPr>
        <w:t>ov</w:t>
      </w:r>
      <w:r w:rsidRPr="007A495B">
        <w:rPr>
          <w:u w:val="none"/>
        </w:rPr>
        <w:t xml:space="preserve">ery </w:t>
      </w:r>
      <w:r w:rsidRPr="007A495B">
        <w:rPr>
          <w:spacing w:val="1"/>
          <w:u w:val="none"/>
        </w:rPr>
        <w:t>d</w:t>
      </w:r>
      <w:r w:rsidRPr="007A495B">
        <w:rPr>
          <w:u w:val="none"/>
        </w:rPr>
        <w:t>e</w:t>
      </w:r>
      <w:r w:rsidRPr="007A495B">
        <w:rPr>
          <w:spacing w:val="1"/>
          <w:u w:val="none"/>
        </w:rPr>
        <w:t>du</w:t>
      </w:r>
      <w:r w:rsidRPr="007A495B">
        <w:rPr>
          <w:u w:val="none"/>
        </w:rPr>
        <w:t>cti</w:t>
      </w:r>
      <w:r w:rsidRPr="007A495B">
        <w:rPr>
          <w:spacing w:val="1"/>
          <w:u w:val="none"/>
        </w:rPr>
        <w:t>o</w:t>
      </w:r>
      <w:r w:rsidRPr="007A495B">
        <w:rPr>
          <w:u w:val="none"/>
        </w:rPr>
        <w:t>n all</w:t>
      </w:r>
      <w:r w:rsidRPr="007A495B">
        <w:rPr>
          <w:spacing w:val="1"/>
          <w:u w:val="none"/>
        </w:rPr>
        <w:t>ow</w:t>
      </w:r>
      <w:r w:rsidRPr="007A495B">
        <w:rPr>
          <w:u w:val="none"/>
        </w:rPr>
        <w:t>a</w:t>
      </w:r>
      <w:r w:rsidRPr="007A495B">
        <w:rPr>
          <w:spacing w:val="1"/>
          <w:u w:val="none"/>
        </w:rPr>
        <w:t>b</w:t>
      </w:r>
      <w:r w:rsidRPr="007A495B">
        <w:rPr>
          <w:u w:val="none"/>
        </w:rPr>
        <w:t xml:space="preserve">le </w:t>
      </w:r>
      <w:r w:rsidRPr="007A495B">
        <w:rPr>
          <w:spacing w:val="1"/>
          <w:u w:val="none"/>
        </w:rPr>
        <w:t>w</w:t>
      </w:r>
      <w:r w:rsidRPr="007A495B">
        <w:rPr>
          <w:u w:val="none"/>
        </w:rPr>
        <w:t>ith  to  an  asset</w:t>
      </w:r>
      <w:r w:rsidRPr="007A495B">
        <w:rPr>
          <w:spacing w:val="52"/>
          <w:u w:val="none"/>
        </w:rPr>
        <w:t xml:space="preserve"> </w:t>
      </w:r>
      <w:r w:rsidRPr="007A495B">
        <w:rPr>
          <w:u w:val="none"/>
        </w:rPr>
        <w:t>f</w:t>
      </w:r>
      <w:r w:rsidRPr="007A495B">
        <w:rPr>
          <w:spacing w:val="1"/>
          <w:u w:val="none"/>
        </w:rPr>
        <w:t>o</w:t>
      </w:r>
      <w:r w:rsidRPr="007A495B">
        <w:rPr>
          <w:u w:val="none"/>
        </w:rPr>
        <w:t>r  s</w:t>
      </w:r>
      <w:r w:rsidRPr="007A495B">
        <w:rPr>
          <w:spacing w:val="1"/>
          <w:u w:val="none"/>
        </w:rPr>
        <w:t>u</w:t>
      </w:r>
      <w:r w:rsidRPr="007A495B">
        <w:rPr>
          <w:u w:val="none"/>
        </w:rPr>
        <w:t xml:space="preserve">ch  </w:t>
      </w:r>
      <w:r w:rsidRPr="007A495B">
        <w:rPr>
          <w:spacing w:val="1"/>
          <w:u w:val="none"/>
        </w:rPr>
        <w:t>F</w:t>
      </w:r>
      <w:r w:rsidRPr="007A495B">
        <w:rPr>
          <w:u w:val="none"/>
        </w:rPr>
        <w:t>iscal</w:t>
      </w:r>
      <w:r w:rsidRPr="007A495B">
        <w:rPr>
          <w:w w:val="102"/>
          <w:u w:val="none"/>
        </w:rPr>
        <w:t xml:space="preserve"> </w:t>
      </w:r>
      <w:r w:rsidRPr="007A495B">
        <w:rPr>
          <w:spacing w:val="1"/>
          <w:u w:val="none"/>
        </w:rPr>
        <w:t>Y</w:t>
      </w:r>
      <w:r w:rsidRPr="007A495B">
        <w:rPr>
          <w:u w:val="none"/>
        </w:rPr>
        <w:t>ear,</w:t>
      </w:r>
      <w:r w:rsidRPr="007A495B">
        <w:rPr>
          <w:spacing w:val="13"/>
          <w:u w:val="none"/>
        </w:rPr>
        <w:t xml:space="preserve"> </w:t>
      </w:r>
      <w:r w:rsidRPr="007A495B">
        <w:rPr>
          <w:u w:val="none"/>
        </w:rPr>
        <w:t>e</w:t>
      </w:r>
      <w:r w:rsidRPr="007A495B">
        <w:rPr>
          <w:spacing w:val="1"/>
          <w:u w:val="none"/>
        </w:rPr>
        <w:t>x</w:t>
      </w:r>
      <w:r w:rsidRPr="007A495B">
        <w:rPr>
          <w:u w:val="none"/>
        </w:rPr>
        <w:t>ce</w:t>
      </w:r>
      <w:r w:rsidRPr="007A495B">
        <w:rPr>
          <w:spacing w:val="1"/>
          <w:u w:val="none"/>
        </w:rPr>
        <w:t>p</w:t>
      </w:r>
      <w:r w:rsidRPr="007A495B">
        <w:rPr>
          <w:u w:val="none"/>
        </w:rPr>
        <w:t>t</w:t>
      </w:r>
      <w:r w:rsidRPr="007A495B">
        <w:rPr>
          <w:spacing w:val="15"/>
          <w:u w:val="none"/>
        </w:rPr>
        <w:t xml:space="preserve"> </w:t>
      </w:r>
      <w:r w:rsidRPr="007A495B">
        <w:rPr>
          <w:u w:val="none"/>
        </w:rPr>
        <w:t>that</w:t>
      </w:r>
      <w:r w:rsidRPr="007A495B">
        <w:rPr>
          <w:spacing w:val="15"/>
          <w:u w:val="none"/>
        </w:rPr>
        <w:t xml:space="preserve"> </w:t>
      </w:r>
      <w:r w:rsidRPr="007A495B">
        <w:rPr>
          <w:u w:val="none"/>
        </w:rPr>
        <w:t>if</w:t>
      </w:r>
      <w:r w:rsidRPr="007A495B">
        <w:rPr>
          <w:spacing w:val="15"/>
          <w:u w:val="none"/>
        </w:rPr>
        <w:t xml:space="preserve"> </w:t>
      </w:r>
      <w:r w:rsidRPr="007A495B">
        <w:rPr>
          <w:u w:val="none"/>
        </w:rPr>
        <w:t>the</w:t>
      </w:r>
      <w:r w:rsidRPr="007A495B">
        <w:rPr>
          <w:spacing w:val="14"/>
          <w:u w:val="none"/>
        </w:rPr>
        <w:t xml:space="preserve"> </w:t>
      </w:r>
      <w:r w:rsidRPr="007A495B">
        <w:rPr>
          <w:spacing w:val="1"/>
          <w:u w:val="none"/>
        </w:rPr>
        <w:t>G</w:t>
      </w:r>
      <w:r w:rsidRPr="007A495B">
        <w:rPr>
          <w:u w:val="none"/>
        </w:rPr>
        <w:t>ross</w:t>
      </w:r>
      <w:r w:rsidRPr="007A495B">
        <w:rPr>
          <w:spacing w:val="15"/>
          <w:u w:val="none"/>
        </w:rPr>
        <w:t xml:space="preserve"> </w:t>
      </w:r>
      <w:r w:rsidRPr="007A495B">
        <w:rPr>
          <w:spacing w:val="1"/>
          <w:u w:val="none"/>
        </w:rPr>
        <w:t>A</w:t>
      </w:r>
      <w:r w:rsidRPr="007A495B">
        <w:rPr>
          <w:u w:val="none"/>
        </w:rPr>
        <w:t>sset</w:t>
      </w:r>
      <w:r w:rsidRPr="007A495B">
        <w:rPr>
          <w:spacing w:val="15"/>
          <w:u w:val="none"/>
        </w:rPr>
        <w:t xml:space="preserve"> </w:t>
      </w:r>
      <w:r w:rsidRPr="007A495B">
        <w:rPr>
          <w:spacing w:val="1"/>
          <w:u w:val="none"/>
        </w:rPr>
        <w:t>V</w:t>
      </w:r>
      <w:r w:rsidRPr="007A495B">
        <w:rPr>
          <w:u w:val="none"/>
        </w:rPr>
        <w:t>alue</w:t>
      </w:r>
      <w:r w:rsidRPr="007A495B">
        <w:rPr>
          <w:spacing w:val="15"/>
          <w:u w:val="none"/>
        </w:rPr>
        <w:t xml:space="preserve"> </w:t>
      </w:r>
      <w:r w:rsidRPr="007A495B">
        <w:rPr>
          <w:u w:val="none"/>
        </w:rPr>
        <w:t>of</w:t>
      </w:r>
      <w:r w:rsidRPr="007A495B">
        <w:rPr>
          <w:spacing w:val="15"/>
          <w:u w:val="none"/>
        </w:rPr>
        <w:t xml:space="preserve"> </w:t>
      </w:r>
      <w:r w:rsidRPr="007A495B">
        <w:rPr>
          <w:u w:val="none"/>
        </w:rPr>
        <w:t>an</w:t>
      </w:r>
      <w:r w:rsidRPr="007A495B">
        <w:rPr>
          <w:spacing w:val="16"/>
          <w:u w:val="none"/>
        </w:rPr>
        <w:t xml:space="preserve"> </w:t>
      </w:r>
      <w:r w:rsidRPr="007A495B">
        <w:rPr>
          <w:u w:val="none"/>
        </w:rPr>
        <w:t>asset</w:t>
      </w:r>
      <w:r w:rsidRPr="007A495B">
        <w:rPr>
          <w:spacing w:val="14"/>
          <w:u w:val="none"/>
        </w:rPr>
        <w:t xml:space="preserve"> </w:t>
      </w:r>
      <w:r w:rsidRPr="007A495B">
        <w:rPr>
          <w:u w:val="none"/>
        </w:rPr>
        <w:t>differs</w:t>
      </w:r>
      <w:r w:rsidRPr="007A495B">
        <w:rPr>
          <w:spacing w:val="15"/>
          <w:u w:val="none"/>
        </w:rPr>
        <w:t xml:space="preserve"> </w:t>
      </w:r>
      <w:r w:rsidRPr="007A495B">
        <w:rPr>
          <w:u w:val="none"/>
        </w:rPr>
        <w:t>from</w:t>
      </w:r>
      <w:r w:rsidRPr="007A495B">
        <w:rPr>
          <w:spacing w:val="17"/>
          <w:u w:val="none"/>
        </w:rPr>
        <w:t xml:space="preserve"> </w:t>
      </w:r>
      <w:r w:rsidRPr="007A495B">
        <w:rPr>
          <w:u w:val="none"/>
        </w:rPr>
        <w:t>its</w:t>
      </w:r>
      <w:r w:rsidRPr="007A495B">
        <w:rPr>
          <w:spacing w:val="15"/>
          <w:u w:val="none"/>
        </w:rPr>
        <w:t xml:space="preserve"> </w:t>
      </w:r>
      <w:r w:rsidRPr="007A495B">
        <w:rPr>
          <w:u w:val="none"/>
        </w:rPr>
        <w:t>a</w:t>
      </w:r>
      <w:r w:rsidRPr="007A495B">
        <w:rPr>
          <w:spacing w:val="1"/>
          <w:u w:val="none"/>
        </w:rPr>
        <w:t>d</w:t>
      </w:r>
      <w:r w:rsidRPr="007A495B">
        <w:rPr>
          <w:u w:val="none"/>
        </w:rPr>
        <w:t>justed</w:t>
      </w:r>
      <w:r w:rsidRPr="007A495B">
        <w:rPr>
          <w:spacing w:val="16"/>
          <w:u w:val="none"/>
        </w:rPr>
        <w:t xml:space="preserve"> </w:t>
      </w:r>
      <w:r w:rsidRPr="007A495B">
        <w:rPr>
          <w:u w:val="none"/>
        </w:rPr>
        <w:t>basis</w:t>
      </w:r>
      <w:r w:rsidRPr="007A495B">
        <w:rPr>
          <w:spacing w:val="15"/>
          <w:u w:val="none"/>
        </w:rPr>
        <w:t xml:space="preserve"> </w:t>
      </w:r>
      <w:r w:rsidRPr="007A495B">
        <w:rPr>
          <w:u w:val="none"/>
        </w:rPr>
        <w:t>for</w:t>
      </w:r>
      <w:r w:rsidRPr="007A495B">
        <w:rPr>
          <w:spacing w:val="15"/>
          <w:u w:val="none"/>
        </w:rPr>
        <w:t xml:space="preserve"> </w:t>
      </w:r>
      <w:r w:rsidRPr="007A495B">
        <w:rPr>
          <w:u w:val="none"/>
        </w:rPr>
        <w:t>fe</w:t>
      </w:r>
      <w:r w:rsidRPr="007A495B">
        <w:rPr>
          <w:spacing w:val="1"/>
          <w:u w:val="none"/>
        </w:rPr>
        <w:t>d</w:t>
      </w:r>
      <w:r w:rsidRPr="007A495B">
        <w:rPr>
          <w:u w:val="none"/>
        </w:rPr>
        <w:t>eral</w:t>
      </w:r>
      <w:r w:rsidRPr="007A495B">
        <w:rPr>
          <w:spacing w:val="15"/>
          <w:u w:val="none"/>
        </w:rPr>
        <w:t xml:space="preserve"> </w:t>
      </w:r>
      <w:r w:rsidRPr="007A495B">
        <w:rPr>
          <w:spacing w:val="2"/>
          <w:u w:val="none"/>
        </w:rPr>
        <w:t>i</w:t>
      </w:r>
      <w:r w:rsidRPr="007A495B">
        <w:rPr>
          <w:spacing w:val="1"/>
          <w:u w:val="none"/>
        </w:rPr>
        <w:t>n</w:t>
      </w:r>
      <w:r w:rsidRPr="007A495B">
        <w:rPr>
          <w:u w:val="none"/>
        </w:rPr>
        <w:t>c</w:t>
      </w:r>
      <w:r w:rsidRPr="007A495B">
        <w:rPr>
          <w:spacing w:val="1"/>
          <w:u w:val="none"/>
        </w:rPr>
        <w:t>o</w:t>
      </w:r>
      <w:r w:rsidRPr="007A495B">
        <w:rPr>
          <w:spacing w:val="2"/>
          <w:u w:val="none"/>
        </w:rPr>
        <w:t>m</w:t>
      </w:r>
      <w:r w:rsidRPr="007A495B">
        <w:rPr>
          <w:u w:val="none"/>
        </w:rPr>
        <w:t>e</w:t>
      </w:r>
      <w:r w:rsidRPr="007A495B">
        <w:rPr>
          <w:spacing w:val="15"/>
          <w:u w:val="none"/>
        </w:rPr>
        <w:t xml:space="preserve"> </w:t>
      </w:r>
      <w:r w:rsidRPr="007A495B">
        <w:rPr>
          <w:u w:val="none"/>
        </w:rPr>
        <w:t>tax</w:t>
      </w:r>
      <w:r w:rsidRPr="007A495B">
        <w:rPr>
          <w:w w:val="102"/>
          <w:u w:val="none"/>
        </w:rPr>
        <w:t xml:space="preserve"> </w:t>
      </w:r>
      <w:r w:rsidRPr="007A495B">
        <w:rPr>
          <w:spacing w:val="1"/>
          <w:u w:val="none"/>
        </w:rPr>
        <w:t>pu</w:t>
      </w:r>
      <w:r w:rsidRPr="007A495B">
        <w:rPr>
          <w:u w:val="none"/>
        </w:rPr>
        <w:t>r</w:t>
      </w:r>
      <w:r w:rsidRPr="007A495B">
        <w:rPr>
          <w:spacing w:val="1"/>
          <w:u w:val="none"/>
        </w:rPr>
        <w:t>po</w:t>
      </w:r>
      <w:r w:rsidRPr="007A495B">
        <w:rPr>
          <w:u w:val="none"/>
        </w:rPr>
        <w:t>ses</w:t>
      </w:r>
      <w:r w:rsidRPr="007A495B">
        <w:rPr>
          <w:spacing w:val="44"/>
          <w:u w:val="none"/>
        </w:rPr>
        <w:t xml:space="preserve"> </w:t>
      </w:r>
      <w:r w:rsidRPr="007A495B">
        <w:rPr>
          <w:u w:val="none"/>
        </w:rPr>
        <w:t>at</w:t>
      </w:r>
      <w:r w:rsidRPr="007A495B">
        <w:rPr>
          <w:spacing w:val="43"/>
          <w:u w:val="none"/>
        </w:rPr>
        <w:t xml:space="preserve"> </w:t>
      </w:r>
      <w:r w:rsidRPr="007A495B">
        <w:rPr>
          <w:u w:val="none"/>
        </w:rPr>
        <w:t>t</w:t>
      </w:r>
      <w:r w:rsidRPr="007A495B">
        <w:rPr>
          <w:spacing w:val="1"/>
          <w:u w:val="none"/>
        </w:rPr>
        <w:t>h</w:t>
      </w:r>
      <w:r w:rsidRPr="007A495B">
        <w:rPr>
          <w:u w:val="none"/>
        </w:rPr>
        <w:t>e</w:t>
      </w:r>
      <w:r w:rsidRPr="007A495B">
        <w:rPr>
          <w:spacing w:val="44"/>
          <w:u w:val="none"/>
        </w:rPr>
        <w:t xml:space="preserve"> </w:t>
      </w:r>
      <w:r w:rsidRPr="007A495B">
        <w:rPr>
          <w:u w:val="none"/>
        </w:rPr>
        <w:t>begi</w:t>
      </w:r>
      <w:r w:rsidRPr="007A495B">
        <w:rPr>
          <w:spacing w:val="1"/>
          <w:u w:val="none"/>
        </w:rPr>
        <w:t>n</w:t>
      </w:r>
      <w:r w:rsidRPr="007A495B">
        <w:rPr>
          <w:u w:val="none"/>
        </w:rPr>
        <w:t>ni</w:t>
      </w:r>
      <w:r w:rsidRPr="007A495B">
        <w:rPr>
          <w:spacing w:val="1"/>
          <w:u w:val="none"/>
        </w:rPr>
        <w:t>n</w:t>
      </w:r>
      <w:r w:rsidRPr="007A495B">
        <w:rPr>
          <w:u w:val="none"/>
        </w:rPr>
        <w:t>g</w:t>
      </w:r>
      <w:r w:rsidRPr="007A495B">
        <w:rPr>
          <w:spacing w:val="44"/>
          <w:u w:val="none"/>
        </w:rPr>
        <w:t xml:space="preserve"> </w:t>
      </w:r>
      <w:r w:rsidRPr="007A495B">
        <w:rPr>
          <w:u w:val="none"/>
        </w:rPr>
        <w:t>of</w:t>
      </w:r>
      <w:r w:rsidRPr="007A495B">
        <w:rPr>
          <w:spacing w:val="44"/>
          <w:u w:val="none"/>
        </w:rPr>
        <w:t xml:space="preserve"> </w:t>
      </w:r>
      <w:r w:rsidRPr="007A495B">
        <w:rPr>
          <w:u w:val="none"/>
        </w:rPr>
        <w:t>such</w:t>
      </w:r>
      <w:r w:rsidRPr="007A495B">
        <w:rPr>
          <w:spacing w:val="44"/>
          <w:u w:val="none"/>
        </w:rPr>
        <w:t xml:space="preserve"> </w:t>
      </w:r>
      <w:r w:rsidRPr="007A495B">
        <w:rPr>
          <w:spacing w:val="1"/>
          <w:u w:val="none"/>
        </w:rPr>
        <w:t>F</w:t>
      </w:r>
      <w:r w:rsidRPr="007A495B">
        <w:rPr>
          <w:u w:val="none"/>
        </w:rPr>
        <w:t>iscal</w:t>
      </w:r>
      <w:r w:rsidRPr="007A495B">
        <w:rPr>
          <w:spacing w:val="45"/>
          <w:u w:val="none"/>
        </w:rPr>
        <w:t xml:space="preserve"> </w:t>
      </w:r>
      <w:r w:rsidRPr="007A495B">
        <w:rPr>
          <w:spacing w:val="2"/>
          <w:u w:val="none"/>
        </w:rPr>
        <w:t>Y</w:t>
      </w:r>
      <w:r w:rsidRPr="007A495B">
        <w:rPr>
          <w:u w:val="none"/>
        </w:rPr>
        <w:t>ear,</w:t>
      </w:r>
      <w:r w:rsidRPr="007A495B">
        <w:rPr>
          <w:spacing w:val="44"/>
          <w:u w:val="none"/>
        </w:rPr>
        <w:t xml:space="preserve"> </w:t>
      </w:r>
      <w:r w:rsidRPr="007A495B">
        <w:rPr>
          <w:spacing w:val="2"/>
          <w:u w:val="none"/>
        </w:rPr>
        <w:t>D</w:t>
      </w:r>
      <w:r w:rsidRPr="007A495B">
        <w:rPr>
          <w:u w:val="none"/>
        </w:rPr>
        <w:t>epreciati</w:t>
      </w:r>
      <w:r w:rsidRPr="007A495B">
        <w:rPr>
          <w:spacing w:val="1"/>
          <w:u w:val="none"/>
        </w:rPr>
        <w:t>o</w:t>
      </w:r>
      <w:r w:rsidRPr="007A495B">
        <w:rPr>
          <w:u w:val="none"/>
        </w:rPr>
        <w:t>n</w:t>
      </w:r>
      <w:r w:rsidRPr="007A495B">
        <w:rPr>
          <w:spacing w:val="44"/>
          <w:u w:val="none"/>
        </w:rPr>
        <w:t xml:space="preserve"> </w:t>
      </w:r>
      <w:r w:rsidRPr="007A495B">
        <w:rPr>
          <w:u w:val="none"/>
        </w:rPr>
        <w:t>shall</w:t>
      </w:r>
      <w:r w:rsidRPr="007A495B">
        <w:rPr>
          <w:spacing w:val="44"/>
          <w:u w:val="none"/>
        </w:rPr>
        <w:t xml:space="preserve"> </w:t>
      </w:r>
      <w:r w:rsidRPr="007A495B">
        <w:rPr>
          <w:u w:val="none"/>
        </w:rPr>
        <w:t>be</w:t>
      </w:r>
      <w:r w:rsidRPr="007A495B">
        <w:rPr>
          <w:spacing w:val="44"/>
          <w:u w:val="none"/>
        </w:rPr>
        <w:t xml:space="preserve"> </w:t>
      </w:r>
      <w:r w:rsidRPr="007A495B">
        <w:rPr>
          <w:u w:val="none"/>
        </w:rPr>
        <w:t>an</w:t>
      </w:r>
      <w:r w:rsidRPr="007A495B">
        <w:rPr>
          <w:spacing w:val="45"/>
          <w:u w:val="none"/>
        </w:rPr>
        <w:t xml:space="preserve"> </w:t>
      </w:r>
      <w:r w:rsidRPr="007A495B">
        <w:rPr>
          <w:u w:val="none"/>
        </w:rPr>
        <w:t>a</w:t>
      </w:r>
      <w:r w:rsidRPr="007A495B">
        <w:rPr>
          <w:spacing w:val="2"/>
          <w:u w:val="none"/>
        </w:rPr>
        <w:t>m</w:t>
      </w:r>
      <w:r w:rsidRPr="007A495B">
        <w:rPr>
          <w:u w:val="none"/>
        </w:rPr>
        <w:t>ount</w:t>
      </w:r>
      <w:r w:rsidRPr="007A495B">
        <w:rPr>
          <w:spacing w:val="44"/>
          <w:u w:val="none"/>
        </w:rPr>
        <w:t xml:space="preserve"> </w:t>
      </w:r>
      <w:r w:rsidRPr="007A495B">
        <w:rPr>
          <w:spacing w:val="2"/>
          <w:u w:val="none"/>
        </w:rPr>
        <w:t>w</w:t>
      </w:r>
      <w:r w:rsidRPr="007A495B">
        <w:rPr>
          <w:u w:val="none"/>
        </w:rPr>
        <w:t>hich</w:t>
      </w:r>
      <w:r w:rsidRPr="007A495B">
        <w:rPr>
          <w:spacing w:val="44"/>
          <w:u w:val="none"/>
        </w:rPr>
        <w:t xml:space="preserve"> </w:t>
      </w:r>
      <w:r w:rsidRPr="007A495B">
        <w:rPr>
          <w:u w:val="none"/>
        </w:rPr>
        <w:t>bears</w:t>
      </w:r>
      <w:r w:rsidRPr="007A495B">
        <w:rPr>
          <w:spacing w:val="44"/>
          <w:u w:val="none"/>
        </w:rPr>
        <w:t xml:space="preserve"> </w:t>
      </w:r>
      <w:r w:rsidRPr="007A495B">
        <w:rPr>
          <w:u w:val="none"/>
        </w:rPr>
        <w:t>t</w:t>
      </w:r>
      <w:r w:rsidRPr="007A495B">
        <w:rPr>
          <w:spacing w:val="1"/>
          <w:u w:val="none"/>
        </w:rPr>
        <w:t>h</w:t>
      </w:r>
      <w:r w:rsidRPr="007A495B">
        <w:rPr>
          <w:u w:val="none"/>
        </w:rPr>
        <w:t>e</w:t>
      </w:r>
      <w:r w:rsidRPr="007A495B">
        <w:rPr>
          <w:spacing w:val="44"/>
          <w:u w:val="none"/>
        </w:rPr>
        <w:t xml:space="preserve"> </w:t>
      </w:r>
      <w:r w:rsidRPr="007A495B">
        <w:rPr>
          <w:u w:val="none"/>
        </w:rPr>
        <w:t>sa</w:t>
      </w:r>
      <w:r w:rsidRPr="007A495B">
        <w:rPr>
          <w:spacing w:val="2"/>
          <w:u w:val="none"/>
        </w:rPr>
        <w:t>m</w:t>
      </w:r>
      <w:r w:rsidRPr="007A495B">
        <w:rPr>
          <w:u w:val="none"/>
        </w:rPr>
        <w:t>e</w:t>
      </w:r>
      <w:r w:rsidRPr="007A495B">
        <w:rPr>
          <w:w w:val="102"/>
          <w:u w:val="none"/>
        </w:rPr>
        <w:t xml:space="preserve"> </w:t>
      </w:r>
      <w:r w:rsidRPr="007A495B">
        <w:rPr>
          <w:u w:val="none"/>
        </w:rPr>
        <w:t>ratio</w:t>
      </w:r>
      <w:r w:rsidRPr="007A495B">
        <w:rPr>
          <w:spacing w:val="33"/>
          <w:u w:val="none"/>
        </w:rPr>
        <w:t xml:space="preserve"> </w:t>
      </w:r>
      <w:r w:rsidRPr="007A495B">
        <w:rPr>
          <w:u w:val="none"/>
        </w:rPr>
        <w:t>to</w:t>
      </w:r>
      <w:r w:rsidRPr="007A495B">
        <w:rPr>
          <w:spacing w:val="33"/>
          <w:u w:val="none"/>
        </w:rPr>
        <w:t xml:space="preserve"> </w:t>
      </w:r>
      <w:r w:rsidRPr="007A495B">
        <w:rPr>
          <w:u w:val="none"/>
        </w:rPr>
        <w:t>s</w:t>
      </w:r>
      <w:r w:rsidRPr="007A495B">
        <w:rPr>
          <w:spacing w:val="1"/>
          <w:u w:val="none"/>
        </w:rPr>
        <w:t>u</w:t>
      </w:r>
      <w:r w:rsidRPr="007A495B">
        <w:rPr>
          <w:u w:val="none"/>
        </w:rPr>
        <w:t>ch</w:t>
      </w:r>
      <w:r w:rsidRPr="007A495B">
        <w:rPr>
          <w:spacing w:val="33"/>
          <w:u w:val="none"/>
        </w:rPr>
        <w:t xml:space="preserve"> </w:t>
      </w:r>
      <w:r w:rsidRPr="007A495B">
        <w:rPr>
          <w:spacing w:val="1"/>
          <w:u w:val="none"/>
        </w:rPr>
        <w:t>b</w:t>
      </w:r>
      <w:r w:rsidRPr="007A495B">
        <w:rPr>
          <w:u w:val="none"/>
        </w:rPr>
        <w:t>e</w:t>
      </w:r>
      <w:r w:rsidRPr="007A495B">
        <w:rPr>
          <w:spacing w:val="1"/>
          <w:u w:val="none"/>
        </w:rPr>
        <w:t>g</w:t>
      </w:r>
      <w:r w:rsidRPr="007A495B">
        <w:rPr>
          <w:u w:val="none"/>
        </w:rPr>
        <w:t>i</w:t>
      </w:r>
      <w:r w:rsidRPr="007A495B">
        <w:rPr>
          <w:spacing w:val="1"/>
          <w:u w:val="none"/>
        </w:rPr>
        <w:t>nn</w:t>
      </w:r>
      <w:r w:rsidRPr="007A495B">
        <w:rPr>
          <w:u w:val="none"/>
        </w:rPr>
        <w:t>i</w:t>
      </w:r>
      <w:r w:rsidRPr="007A495B">
        <w:rPr>
          <w:spacing w:val="1"/>
          <w:u w:val="none"/>
        </w:rPr>
        <w:t>n</w:t>
      </w:r>
      <w:r w:rsidRPr="007A495B">
        <w:rPr>
          <w:u w:val="none"/>
        </w:rPr>
        <w:t>g</w:t>
      </w:r>
      <w:r w:rsidRPr="007A495B">
        <w:rPr>
          <w:spacing w:val="33"/>
          <w:u w:val="none"/>
        </w:rPr>
        <w:t xml:space="preserve"> </w:t>
      </w:r>
      <w:r w:rsidRPr="007A495B">
        <w:rPr>
          <w:spacing w:val="1"/>
          <w:u w:val="none"/>
        </w:rPr>
        <w:t>G</w:t>
      </w:r>
      <w:r w:rsidRPr="007A495B">
        <w:rPr>
          <w:u w:val="none"/>
        </w:rPr>
        <w:t>r</w:t>
      </w:r>
      <w:r w:rsidRPr="007A495B">
        <w:rPr>
          <w:spacing w:val="1"/>
          <w:u w:val="none"/>
        </w:rPr>
        <w:t>o</w:t>
      </w:r>
      <w:r w:rsidRPr="007A495B">
        <w:rPr>
          <w:u w:val="none"/>
        </w:rPr>
        <w:t>ss</w:t>
      </w:r>
      <w:r w:rsidRPr="007A495B">
        <w:rPr>
          <w:spacing w:val="33"/>
          <w:u w:val="none"/>
        </w:rPr>
        <w:t xml:space="preserve"> </w:t>
      </w:r>
      <w:r w:rsidRPr="007A495B">
        <w:rPr>
          <w:spacing w:val="1"/>
          <w:u w:val="none"/>
        </w:rPr>
        <w:t>A</w:t>
      </w:r>
      <w:r w:rsidRPr="007A495B">
        <w:rPr>
          <w:u w:val="none"/>
        </w:rPr>
        <w:t>sset</w:t>
      </w:r>
      <w:r w:rsidRPr="007A495B">
        <w:rPr>
          <w:spacing w:val="32"/>
          <w:u w:val="none"/>
        </w:rPr>
        <w:t xml:space="preserve"> </w:t>
      </w:r>
      <w:r w:rsidRPr="007A495B">
        <w:rPr>
          <w:spacing w:val="1"/>
          <w:u w:val="none"/>
        </w:rPr>
        <w:t>V</w:t>
      </w:r>
      <w:r w:rsidRPr="007A495B">
        <w:rPr>
          <w:u w:val="none"/>
        </w:rPr>
        <w:t>al</w:t>
      </w:r>
      <w:r w:rsidRPr="007A495B">
        <w:rPr>
          <w:spacing w:val="1"/>
          <w:u w:val="none"/>
        </w:rPr>
        <w:t>u</w:t>
      </w:r>
      <w:r w:rsidRPr="007A495B">
        <w:rPr>
          <w:u w:val="none"/>
        </w:rPr>
        <w:t>e</w:t>
      </w:r>
      <w:r w:rsidRPr="007A495B">
        <w:rPr>
          <w:spacing w:val="33"/>
          <w:u w:val="none"/>
        </w:rPr>
        <w:t xml:space="preserve"> </w:t>
      </w:r>
      <w:r w:rsidRPr="007A495B">
        <w:rPr>
          <w:u w:val="none"/>
        </w:rPr>
        <w:t>as</w:t>
      </w:r>
      <w:r w:rsidRPr="007A495B">
        <w:rPr>
          <w:spacing w:val="34"/>
          <w:u w:val="none"/>
        </w:rPr>
        <w:t xml:space="preserve"> </w:t>
      </w:r>
      <w:r w:rsidRPr="007A495B">
        <w:rPr>
          <w:u w:val="none"/>
        </w:rPr>
        <w:t>t</w:t>
      </w:r>
      <w:r w:rsidRPr="007A495B">
        <w:rPr>
          <w:spacing w:val="1"/>
          <w:u w:val="none"/>
        </w:rPr>
        <w:t>h</w:t>
      </w:r>
      <w:r w:rsidRPr="007A495B">
        <w:rPr>
          <w:u w:val="none"/>
        </w:rPr>
        <w:t>e</w:t>
      </w:r>
      <w:r w:rsidRPr="007A495B">
        <w:rPr>
          <w:spacing w:val="33"/>
          <w:u w:val="none"/>
        </w:rPr>
        <w:t xml:space="preserve"> </w:t>
      </w:r>
      <w:r w:rsidRPr="007A495B">
        <w:rPr>
          <w:u w:val="none"/>
        </w:rPr>
        <w:t>fe</w:t>
      </w:r>
      <w:r w:rsidRPr="007A495B">
        <w:rPr>
          <w:spacing w:val="1"/>
          <w:u w:val="none"/>
        </w:rPr>
        <w:t>d</w:t>
      </w:r>
      <w:r w:rsidRPr="007A495B">
        <w:rPr>
          <w:u w:val="none"/>
        </w:rPr>
        <w:t>eral</w:t>
      </w:r>
      <w:r w:rsidRPr="007A495B">
        <w:rPr>
          <w:spacing w:val="32"/>
          <w:u w:val="none"/>
        </w:rPr>
        <w:t xml:space="preserve"> </w:t>
      </w:r>
      <w:r w:rsidRPr="007A495B">
        <w:rPr>
          <w:u w:val="none"/>
        </w:rPr>
        <w:t>i</w:t>
      </w:r>
      <w:r w:rsidRPr="007A495B">
        <w:rPr>
          <w:spacing w:val="1"/>
          <w:u w:val="none"/>
        </w:rPr>
        <w:t>n</w:t>
      </w:r>
      <w:r w:rsidRPr="007A495B">
        <w:rPr>
          <w:u w:val="none"/>
        </w:rPr>
        <w:t>c</w:t>
      </w:r>
      <w:r w:rsidRPr="007A495B">
        <w:rPr>
          <w:spacing w:val="1"/>
          <w:u w:val="none"/>
        </w:rPr>
        <w:t>o</w:t>
      </w:r>
      <w:r w:rsidRPr="007A495B">
        <w:rPr>
          <w:spacing w:val="2"/>
          <w:u w:val="none"/>
        </w:rPr>
        <w:t>m</w:t>
      </w:r>
      <w:r w:rsidRPr="007A495B">
        <w:rPr>
          <w:u w:val="none"/>
        </w:rPr>
        <w:t>e</w:t>
      </w:r>
      <w:r w:rsidRPr="007A495B">
        <w:rPr>
          <w:spacing w:val="33"/>
          <w:u w:val="none"/>
        </w:rPr>
        <w:t xml:space="preserve"> </w:t>
      </w:r>
      <w:r w:rsidRPr="007A495B">
        <w:rPr>
          <w:u w:val="none"/>
        </w:rPr>
        <w:t>tax</w:t>
      </w:r>
      <w:r w:rsidRPr="007A495B">
        <w:rPr>
          <w:spacing w:val="33"/>
          <w:u w:val="none"/>
        </w:rPr>
        <w:t xml:space="preserve"> </w:t>
      </w:r>
      <w:r w:rsidRPr="007A495B">
        <w:rPr>
          <w:spacing w:val="1"/>
          <w:u w:val="none"/>
        </w:rPr>
        <w:t>d</w:t>
      </w:r>
      <w:r w:rsidRPr="007A495B">
        <w:rPr>
          <w:u w:val="none"/>
        </w:rPr>
        <w:t>e</w:t>
      </w:r>
      <w:r w:rsidRPr="007A495B">
        <w:rPr>
          <w:spacing w:val="1"/>
          <w:u w:val="none"/>
        </w:rPr>
        <w:t>p</w:t>
      </w:r>
      <w:r w:rsidRPr="007A495B">
        <w:rPr>
          <w:u w:val="none"/>
        </w:rPr>
        <w:t>reciati</w:t>
      </w:r>
      <w:r w:rsidRPr="007A495B">
        <w:rPr>
          <w:spacing w:val="1"/>
          <w:u w:val="none"/>
        </w:rPr>
        <w:t>on</w:t>
      </w:r>
      <w:r w:rsidRPr="007A495B">
        <w:rPr>
          <w:u w:val="none"/>
        </w:rPr>
        <w:t>,</w:t>
      </w:r>
      <w:r w:rsidRPr="007A495B">
        <w:rPr>
          <w:spacing w:val="32"/>
          <w:u w:val="none"/>
        </w:rPr>
        <w:t xml:space="preserve"> </w:t>
      </w:r>
      <w:r w:rsidRPr="007A495B">
        <w:rPr>
          <w:u w:val="none"/>
        </w:rPr>
        <w:t>a</w:t>
      </w:r>
      <w:r w:rsidRPr="007A495B">
        <w:rPr>
          <w:spacing w:val="2"/>
          <w:u w:val="none"/>
        </w:rPr>
        <w:t>m</w:t>
      </w:r>
      <w:r w:rsidRPr="007A495B">
        <w:rPr>
          <w:spacing w:val="1"/>
          <w:u w:val="none"/>
        </w:rPr>
        <w:t>o</w:t>
      </w:r>
      <w:r w:rsidRPr="007A495B">
        <w:rPr>
          <w:u w:val="none"/>
        </w:rPr>
        <w:t>rtizati</w:t>
      </w:r>
      <w:r w:rsidRPr="007A495B">
        <w:rPr>
          <w:spacing w:val="1"/>
          <w:u w:val="none"/>
        </w:rPr>
        <w:t>on</w:t>
      </w:r>
      <w:r w:rsidRPr="007A495B">
        <w:rPr>
          <w:u w:val="none"/>
        </w:rPr>
        <w:t>,</w:t>
      </w:r>
      <w:r w:rsidRPr="007A495B">
        <w:rPr>
          <w:spacing w:val="32"/>
          <w:u w:val="none"/>
        </w:rPr>
        <w:t xml:space="preserve"> </w:t>
      </w:r>
      <w:r w:rsidRPr="007A495B">
        <w:rPr>
          <w:spacing w:val="1"/>
          <w:u w:val="none"/>
        </w:rPr>
        <w:t>o</w:t>
      </w:r>
      <w:r w:rsidRPr="007A495B">
        <w:rPr>
          <w:u w:val="none"/>
        </w:rPr>
        <w:t>r</w:t>
      </w:r>
      <w:r w:rsidRPr="007A495B">
        <w:rPr>
          <w:spacing w:val="33"/>
          <w:u w:val="none"/>
        </w:rPr>
        <w:t xml:space="preserve"> </w:t>
      </w:r>
      <w:r w:rsidRPr="007A495B">
        <w:rPr>
          <w:spacing w:val="1"/>
          <w:u w:val="none"/>
        </w:rPr>
        <w:t>o</w:t>
      </w:r>
      <w:r w:rsidRPr="007A495B">
        <w:rPr>
          <w:u w:val="none"/>
        </w:rPr>
        <w:t>t</w:t>
      </w:r>
      <w:r w:rsidRPr="007A495B">
        <w:rPr>
          <w:spacing w:val="1"/>
          <w:u w:val="none"/>
        </w:rPr>
        <w:t>h</w:t>
      </w:r>
      <w:r w:rsidRPr="007A495B">
        <w:rPr>
          <w:u w:val="none"/>
        </w:rPr>
        <w:t>er</w:t>
      </w:r>
      <w:r w:rsidRPr="007A495B">
        <w:rPr>
          <w:w w:val="102"/>
          <w:u w:val="none"/>
        </w:rPr>
        <w:t xml:space="preserve"> </w:t>
      </w:r>
      <w:r w:rsidRPr="007A495B">
        <w:rPr>
          <w:u w:val="none"/>
        </w:rPr>
        <w:t>c</w:t>
      </w:r>
      <w:r w:rsidRPr="007A495B">
        <w:rPr>
          <w:spacing w:val="1"/>
          <w:u w:val="none"/>
        </w:rPr>
        <w:t>o</w:t>
      </w:r>
      <w:r w:rsidRPr="007A495B">
        <w:rPr>
          <w:u w:val="none"/>
        </w:rPr>
        <w:t xml:space="preserve">st </w:t>
      </w:r>
      <w:r w:rsidRPr="007A495B">
        <w:rPr>
          <w:spacing w:val="18"/>
          <w:u w:val="none"/>
        </w:rPr>
        <w:t xml:space="preserve"> </w:t>
      </w:r>
      <w:r w:rsidRPr="007A495B">
        <w:rPr>
          <w:u w:val="none"/>
        </w:rPr>
        <w:t>rec</w:t>
      </w:r>
      <w:r w:rsidRPr="007A495B">
        <w:rPr>
          <w:spacing w:val="1"/>
          <w:u w:val="none"/>
        </w:rPr>
        <w:t>o</w:t>
      </w:r>
      <w:r w:rsidRPr="007A495B">
        <w:rPr>
          <w:u w:val="none"/>
        </w:rPr>
        <w:t xml:space="preserve">very </w:t>
      </w:r>
      <w:r w:rsidRPr="007A495B">
        <w:rPr>
          <w:spacing w:val="19"/>
          <w:u w:val="none"/>
        </w:rPr>
        <w:t xml:space="preserve"> </w:t>
      </w:r>
      <w:r w:rsidRPr="007A495B">
        <w:rPr>
          <w:u w:val="none"/>
        </w:rPr>
        <w:t>de</w:t>
      </w:r>
      <w:r w:rsidRPr="007A495B">
        <w:rPr>
          <w:spacing w:val="1"/>
          <w:u w:val="none"/>
        </w:rPr>
        <w:t>d</w:t>
      </w:r>
      <w:r w:rsidRPr="007A495B">
        <w:rPr>
          <w:u w:val="none"/>
        </w:rPr>
        <w:t xml:space="preserve">uction </w:t>
      </w:r>
      <w:r w:rsidRPr="007A495B">
        <w:rPr>
          <w:spacing w:val="18"/>
          <w:u w:val="none"/>
        </w:rPr>
        <w:t xml:space="preserve"> </w:t>
      </w:r>
      <w:r w:rsidRPr="007A495B">
        <w:rPr>
          <w:u w:val="none"/>
        </w:rPr>
        <w:t xml:space="preserve">for </w:t>
      </w:r>
      <w:r w:rsidRPr="007A495B">
        <w:rPr>
          <w:spacing w:val="19"/>
          <w:u w:val="none"/>
        </w:rPr>
        <w:t xml:space="preserve"> </w:t>
      </w:r>
      <w:r w:rsidRPr="007A495B">
        <w:rPr>
          <w:u w:val="none"/>
        </w:rPr>
        <w:t xml:space="preserve">such </w:t>
      </w:r>
      <w:r w:rsidRPr="007A495B">
        <w:rPr>
          <w:spacing w:val="20"/>
          <w:u w:val="none"/>
        </w:rPr>
        <w:t xml:space="preserve"> </w:t>
      </w:r>
      <w:r w:rsidRPr="007A495B">
        <w:rPr>
          <w:spacing w:val="1"/>
          <w:u w:val="none"/>
        </w:rPr>
        <w:t>F</w:t>
      </w:r>
      <w:r w:rsidRPr="007A495B">
        <w:rPr>
          <w:u w:val="none"/>
        </w:rPr>
        <w:t xml:space="preserve">iscal </w:t>
      </w:r>
      <w:r w:rsidRPr="007A495B">
        <w:rPr>
          <w:spacing w:val="18"/>
          <w:u w:val="none"/>
        </w:rPr>
        <w:t xml:space="preserve"> </w:t>
      </w:r>
      <w:r w:rsidRPr="007A495B">
        <w:rPr>
          <w:spacing w:val="1"/>
          <w:u w:val="none"/>
        </w:rPr>
        <w:t>Y</w:t>
      </w:r>
      <w:r w:rsidRPr="007A495B">
        <w:rPr>
          <w:u w:val="none"/>
        </w:rPr>
        <w:t xml:space="preserve">ear </w:t>
      </w:r>
      <w:r w:rsidRPr="007A495B">
        <w:rPr>
          <w:spacing w:val="19"/>
          <w:u w:val="none"/>
        </w:rPr>
        <w:t xml:space="preserve"> </w:t>
      </w:r>
      <w:r w:rsidRPr="007A495B">
        <w:rPr>
          <w:u w:val="none"/>
        </w:rPr>
        <w:t xml:space="preserve">bears </w:t>
      </w:r>
      <w:r w:rsidRPr="007A495B">
        <w:rPr>
          <w:spacing w:val="18"/>
          <w:u w:val="none"/>
        </w:rPr>
        <w:t xml:space="preserve"> </w:t>
      </w:r>
      <w:r w:rsidRPr="007A495B">
        <w:rPr>
          <w:u w:val="none"/>
        </w:rPr>
        <w:t xml:space="preserve">to </w:t>
      </w:r>
      <w:r w:rsidRPr="007A495B">
        <w:rPr>
          <w:spacing w:val="19"/>
          <w:u w:val="none"/>
        </w:rPr>
        <w:t xml:space="preserve"> </w:t>
      </w:r>
      <w:r w:rsidRPr="007A495B">
        <w:rPr>
          <w:u w:val="none"/>
        </w:rPr>
        <w:t xml:space="preserve">such </w:t>
      </w:r>
      <w:r w:rsidRPr="007A495B">
        <w:rPr>
          <w:spacing w:val="18"/>
          <w:u w:val="none"/>
        </w:rPr>
        <w:t xml:space="preserve"> </w:t>
      </w:r>
      <w:r w:rsidRPr="007A495B">
        <w:rPr>
          <w:u w:val="none"/>
        </w:rPr>
        <w:t>be</w:t>
      </w:r>
      <w:r w:rsidRPr="007A495B">
        <w:rPr>
          <w:spacing w:val="1"/>
          <w:u w:val="none"/>
        </w:rPr>
        <w:t>g</w:t>
      </w:r>
      <w:r w:rsidRPr="007A495B">
        <w:rPr>
          <w:u w:val="none"/>
        </w:rPr>
        <w:t xml:space="preserve">inning </w:t>
      </w:r>
      <w:r w:rsidRPr="007A495B">
        <w:rPr>
          <w:spacing w:val="19"/>
          <w:u w:val="none"/>
        </w:rPr>
        <w:t xml:space="preserve"> </w:t>
      </w:r>
      <w:r w:rsidRPr="007A495B">
        <w:rPr>
          <w:u w:val="none"/>
        </w:rPr>
        <w:t>a</w:t>
      </w:r>
      <w:r w:rsidRPr="007A495B">
        <w:rPr>
          <w:spacing w:val="1"/>
          <w:u w:val="none"/>
        </w:rPr>
        <w:t>d</w:t>
      </w:r>
      <w:r w:rsidRPr="007A495B">
        <w:rPr>
          <w:u w:val="none"/>
        </w:rPr>
        <w:t xml:space="preserve">justed </w:t>
      </w:r>
      <w:r w:rsidRPr="007A495B">
        <w:rPr>
          <w:spacing w:val="19"/>
          <w:u w:val="none"/>
        </w:rPr>
        <w:t xml:space="preserve"> </w:t>
      </w:r>
      <w:r w:rsidRPr="007A495B">
        <w:rPr>
          <w:u w:val="none"/>
        </w:rPr>
        <w:t xml:space="preserve">tax </w:t>
      </w:r>
      <w:r w:rsidRPr="007A495B">
        <w:rPr>
          <w:spacing w:val="18"/>
          <w:u w:val="none"/>
        </w:rPr>
        <w:t xml:space="preserve"> </w:t>
      </w:r>
      <w:r w:rsidRPr="007A495B">
        <w:rPr>
          <w:u w:val="none"/>
        </w:rPr>
        <w:t xml:space="preserve">basis; </w:t>
      </w:r>
      <w:r w:rsidRPr="007A495B">
        <w:rPr>
          <w:spacing w:val="19"/>
          <w:u w:val="none"/>
        </w:rPr>
        <w:t xml:space="preserve"> </w:t>
      </w:r>
      <w:r w:rsidRPr="007A495B">
        <w:rPr>
          <w:u w:val="none"/>
        </w:rPr>
        <w:t>provide</w:t>
      </w:r>
      <w:r w:rsidRPr="007A495B">
        <w:rPr>
          <w:spacing w:val="1"/>
          <w:u w:val="none"/>
        </w:rPr>
        <w:t>d</w:t>
      </w:r>
      <w:r w:rsidRPr="007A495B">
        <w:rPr>
          <w:u w:val="none"/>
        </w:rPr>
        <w:t>,</w:t>
      </w:r>
    </w:p>
    <w:p w14:paraId="29905000" w14:textId="77777777" w:rsidR="000C19C9" w:rsidRDefault="000C19C9">
      <w:pPr>
        <w:spacing w:line="252" w:lineRule="auto"/>
        <w:jc w:val="both"/>
        <w:sectPr w:rsidR="000C19C9">
          <w:pgSz w:w="12240" w:h="15840"/>
          <w:pgMar w:top="1380" w:right="1320" w:bottom="940" w:left="1340" w:header="0" w:footer="742" w:gutter="0"/>
          <w:cols w:space="720"/>
        </w:sectPr>
      </w:pPr>
    </w:p>
    <w:p w14:paraId="2059CE1E" w14:textId="77777777" w:rsidR="000C19C9" w:rsidRDefault="00D3642A">
      <w:pPr>
        <w:pStyle w:val="BodyText"/>
        <w:spacing w:before="70" w:line="250" w:lineRule="auto"/>
        <w:ind w:right="116" w:firstLine="0"/>
        <w:jc w:val="both"/>
        <w:rPr>
          <w:u w:val="none"/>
        </w:rPr>
      </w:pPr>
      <w:r>
        <w:rPr>
          <w:spacing w:val="1"/>
          <w:u w:val="none"/>
        </w:rPr>
        <w:lastRenderedPageBreak/>
        <w:t>how</w:t>
      </w:r>
      <w:r>
        <w:rPr>
          <w:u w:val="none"/>
        </w:rPr>
        <w:t>e</w:t>
      </w:r>
      <w:r>
        <w:rPr>
          <w:spacing w:val="1"/>
          <w:u w:val="none"/>
        </w:rPr>
        <w:t>v</w:t>
      </w:r>
      <w:r>
        <w:rPr>
          <w:u w:val="none"/>
        </w:rPr>
        <w:t>er,</w:t>
      </w:r>
      <w:r>
        <w:rPr>
          <w:spacing w:val="35"/>
          <w:u w:val="none"/>
        </w:rPr>
        <w:t xml:space="preserve"> </w:t>
      </w:r>
      <w:r>
        <w:rPr>
          <w:u w:val="none"/>
        </w:rPr>
        <w:t>t</w:t>
      </w:r>
      <w:r>
        <w:rPr>
          <w:spacing w:val="1"/>
          <w:u w:val="none"/>
        </w:rPr>
        <w:t>h</w:t>
      </w:r>
      <w:r>
        <w:rPr>
          <w:u w:val="none"/>
        </w:rPr>
        <w:t>at</w:t>
      </w:r>
      <w:r>
        <w:rPr>
          <w:spacing w:val="35"/>
          <w:u w:val="none"/>
        </w:rPr>
        <w:t xml:space="preserve"> </w:t>
      </w:r>
      <w:r>
        <w:rPr>
          <w:u w:val="none"/>
        </w:rPr>
        <w:t>if</w:t>
      </w:r>
      <w:r>
        <w:rPr>
          <w:spacing w:val="35"/>
          <w:u w:val="none"/>
        </w:rPr>
        <w:t xml:space="preserve"> </w:t>
      </w:r>
      <w:r>
        <w:rPr>
          <w:u w:val="none"/>
        </w:rPr>
        <w:t>t</w:t>
      </w:r>
      <w:r>
        <w:rPr>
          <w:spacing w:val="1"/>
          <w:u w:val="none"/>
        </w:rPr>
        <w:t>h</w:t>
      </w:r>
      <w:r>
        <w:rPr>
          <w:u w:val="none"/>
        </w:rPr>
        <w:t>e</w:t>
      </w:r>
      <w:r>
        <w:rPr>
          <w:spacing w:val="37"/>
          <w:u w:val="none"/>
        </w:rPr>
        <w:t xml:space="preserve"> </w:t>
      </w:r>
      <w:r>
        <w:rPr>
          <w:u w:val="none"/>
        </w:rPr>
        <w:t>a</w:t>
      </w:r>
      <w:r>
        <w:rPr>
          <w:spacing w:val="1"/>
          <w:u w:val="none"/>
        </w:rPr>
        <w:t>d</w:t>
      </w:r>
      <w:r>
        <w:rPr>
          <w:u w:val="none"/>
        </w:rPr>
        <w:t>j</w:t>
      </w:r>
      <w:r>
        <w:rPr>
          <w:spacing w:val="1"/>
          <w:u w:val="none"/>
        </w:rPr>
        <w:t>u</w:t>
      </w:r>
      <w:r>
        <w:rPr>
          <w:u w:val="none"/>
        </w:rPr>
        <w:t>sted</w:t>
      </w:r>
      <w:r>
        <w:rPr>
          <w:spacing w:val="36"/>
          <w:u w:val="none"/>
        </w:rPr>
        <w:t xml:space="preserve"> </w:t>
      </w:r>
      <w:r>
        <w:rPr>
          <w:spacing w:val="1"/>
          <w:u w:val="none"/>
        </w:rPr>
        <w:t>b</w:t>
      </w:r>
      <w:r>
        <w:rPr>
          <w:u w:val="none"/>
        </w:rPr>
        <w:t>asis</w:t>
      </w:r>
      <w:r>
        <w:rPr>
          <w:spacing w:val="36"/>
          <w:u w:val="none"/>
        </w:rPr>
        <w:t xml:space="preserve"> </w:t>
      </w:r>
      <w:r>
        <w:rPr>
          <w:u w:val="none"/>
        </w:rPr>
        <w:t>f</w:t>
      </w:r>
      <w:r>
        <w:rPr>
          <w:spacing w:val="1"/>
          <w:u w:val="none"/>
        </w:rPr>
        <w:t>o</w:t>
      </w:r>
      <w:r>
        <w:rPr>
          <w:u w:val="none"/>
        </w:rPr>
        <w:t>r</w:t>
      </w:r>
      <w:r>
        <w:rPr>
          <w:spacing w:val="35"/>
          <w:u w:val="none"/>
        </w:rPr>
        <w:t xml:space="preserve"> </w:t>
      </w:r>
      <w:r>
        <w:rPr>
          <w:u w:val="none"/>
        </w:rPr>
        <w:t>fe</w:t>
      </w:r>
      <w:r>
        <w:rPr>
          <w:spacing w:val="1"/>
          <w:u w:val="none"/>
        </w:rPr>
        <w:t>d</w:t>
      </w:r>
      <w:r>
        <w:rPr>
          <w:u w:val="none"/>
        </w:rPr>
        <w:t>eral</w:t>
      </w:r>
      <w:r>
        <w:rPr>
          <w:spacing w:val="34"/>
          <w:u w:val="none"/>
        </w:rPr>
        <w:t xml:space="preserve"> </w:t>
      </w:r>
      <w:r>
        <w:rPr>
          <w:u w:val="none"/>
        </w:rPr>
        <w:t>i</w:t>
      </w:r>
      <w:r>
        <w:rPr>
          <w:spacing w:val="1"/>
          <w:u w:val="none"/>
        </w:rPr>
        <w:t>n</w:t>
      </w:r>
      <w:r>
        <w:rPr>
          <w:u w:val="none"/>
        </w:rPr>
        <w:t>co</w:t>
      </w:r>
      <w:r>
        <w:rPr>
          <w:spacing w:val="2"/>
          <w:u w:val="none"/>
        </w:rPr>
        <w:t>m</w:t>
      </w:r>
      <w:r>
        <w:rPr>
          <w:u w:val="none"/>
        </w:rPr>
        <w:t>e</w:t>
      </w:r>
      <w:r>
        <w:rPr>
          <w:spacing w:val="36"/>
          <w:u w:val="none"/>
        </w:rPr>
        <w:t xml:space="preserve"> </w:t>
      </w:r>
      <w:r>
        <w:rPr>
          <w:u w:val="none"/>
        </w:rPr>
        <w:t>tax</w:t>
      </w:r>
      <w:r>
        <w:rPr>
          <w:spacing w:val="37"/>
          <w:u w:val="none"/>
        </w:rPr>
        <w:t xml:space="preserve"> </w:t>
      </w:r>
      <w:r>
        <w:rPr>
          <w:u w:val="none"/>
        </w:rPr>
        <w:t>purposes</w:t>
      </w:r>
      <w:r>
        <w:rPr>
          <w:spacing w:val="35"/>
          <w:u w:val="none"/>
        </w:rPr>
        <w:t xml:space="preserve"> </w:t>
      </w:r>
      <w:r>
        <w:rPr>
          <w:u w:val="none"/>
        </w:rPr>
        <w:t>of</w:t>
      </w:r>
      <w:r>
        <w:rPr>
          <w:spacing w:val="35"/>
          <w:u w:val="none"/>
        </w:rPr>
        <w:t xml:space="preserve"> </w:t>
      </w:r>
      <w:r>
        <w:rPr>
          <w:u w:val="none"/>
        </w:rPr>
        <w:t>an</w:t>
      </w:r>
      <w:r>
        <w:rPr>
          <w:spacing w:val="37"/>
          <w:u w:val="none"/>
        </w:rPr>
        <w:t xml:space="preserve"> </w:t>
      </w:r>
      <w:r>
        <w:rPr>
          <w:u w:val="none"/>
        </w:rPr>
        <w:t>asset</w:t>
      </w:r>
      <w:r>
        <w:rPr>
          <w:spacing w:val="35"/>
          <w:u w:val="none"/>
        </w:rPr>
        <w:t xml:space="preserve"> </w:t>
      </w:r>
      <w:r>
        <w:rPr>
          <w:u w:val="none"/>
        </w:rPr>
        <w:t>at</w:t>
      </w:r>
      <w:r>
        <w:rPr>
          <w:spacing w:val="35"/>
          <w:u w:val="none"/>
        </w:rPr>
        <w:t xml:space="preserve"> </w:t>
      </w:r>
      <w:r>
        <w:rPr>
          <w:u w:val="none"/>
        </w:rPr>
        <w:t>t</w:t>
      </w:r>
      <w:r>
        <w:rPr>
          <w:spacing w:val="1"/>
          <w:u w:val="none"/>
        </w:rPr>
        <w:t>h</w:t>
      </w:r>
      <w:r>
        <w:rPr>
          <w:u w:val="none"/>
        </w:rPr>
        <w:t>e</w:t>
      </w:r>
      <w:r>
        <w:rPr>
          <w:spacing w:val="37"/>
          <w:u w:val="none"/>
        </w:rPr>
        <w:t xml:space="preserve"> </w:t>
      </w:r>
      <w:r>
        <w:rPr>
          <w:u w:val="none"/>
        </w:rPr>
        <w:t>begi</w:t>
      </w:r>
      <w:r>
        <w:rPr>
          <w:spacing w:val="1"/>
          <w:u w:val="none"/>
        </w:rPr>
        <w:t>n</w:t>
      </w:r>
      <w:r>
        <w:rPr>
          <w:u w:val="none"/>
        </w:rPr>
        <w:t>ni</w:t>
      </w:r>
      <w:r>
        <w:rPr>
          <w:spacing w:val="1"/>
          <w:u w:val="none"/>
        </w:rPr>
        <w:t>n</w:t>
      </w:r>
      <w:r>
        <w:rPr>
          <w:u w:val="none"/>
        </w:rPr>
        <w:t>g</w:t>
      </w:r>
      <w:r>
        <w:rPr>
          <w:spacing w:val="36"/>
          <w:u w:val="none"/>
        </w:rPr>
        <w:t xml:space="preserve"> </w:t>
      </w:r>
      <w:r>
        <w:rPr>
          <w:u w:val="none"/>
        </w:rPr>
        <w:t>of</w:t>
      </w:r>
      <w:r>
        <w:rPr>
          <w:spacing w:val="36"/>
          <w:u w:val="none"/>
        </w:rPr>
        <w:t xml:space="preserve"> </w:t>
      </w:r>
      <w:r>
        <w:rPr>
          <w:u w:val="none"/>
        </w:rPr>
        <w:t>such</w:t>
      </w:r>
      <w:r>
        <w:rPr>
          <w:w w:val="102"/>
          <w:u w:val="none"/>
        </w:rPr>
        <w:t xml:space="preserve"> </w:t>
      </w:r>
      <w:r>
        <w:rPr>
          <w:spacing w:val="1"/>
          <w:u w:val="none"/>
        </w:rPr>
        <w:t>F</w:t>
      </w:r>
      <w:r>
        <w:rPr>
          <w:u w:val="none"/>
        </w:rPr>
        <w:t>iscal</w:t>
      </w:r>
      <w:r>
        <w:rPr>
          <w:spacing w:val="20"/>
          <w:u w:val="none"/>
        </w:rPr>
        <w:t xml:space="preserve"> </w:t>
      </w:r>
      <w:r>
        <w:rPr>
          <w:spacing w:val="1"/>
          <w:u w:val="none"/>
        </w:rPr>
        <w:t>Y</w:t>
      </w:r>
      <w:r>
        <w:rPr>
          <w:u w:val="none"/>
        </w:rPr>
        <w:t>ear</w:t>
      </w:r>
      <w:r>
        <w:rPr>
          <w:spacing w:val="21"/>
          <w:u w:val="none"/>
        </w:rPr>
        <w:t xml:space="preserve"> </w:t>
      </w:r>
      <w:r>
        <w:rPr>
          <w:u w:val="none"/>
        </w:rPr>
        <w:t>is</w:t>
      </w:r>
      <w:r>
        <w:rPr>
          <w:spacing w:val="22"/>
          <w:u w:val="none"/>
        </w:rPr>
        <w:t xml:space="preserve"> </w:t>
      </w:r>
      <w:r>
        <w:rPr>
          <w:u w:val="none"/>
        </w:rPr>
        <w:t>zer</w:t>
      </w:r>
      <w:r>
        <w:rPr>
          <w:spacing w:val="1"/>
          <w:u w:val="none"/>
        </w:rPr>
        <w:t>o</w:t>
      </w:r>
      <w:r>
        <w:rPr>
          <w:u w:val="none"/>
        </w:rPr>
        <w:t>,</w:t>
      </w:r>
      <w:r>
        <w:rPr>
          <w:spacing w:val="20"/>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22"/>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21"/>
          <w:u w:val="none"/>
        </w:rPr>
        <w:t xml:space="preserve"> </w:t>
      </w:r>
      <w:r>
        <w:rPr>
          <w:spacing w:val="1"/>
          <w:u w:val="none"/>
        </w:rPr>
        <w:t>w</w:t>
      </w:r>
      <w:r>
        <w:rPr>
          <w:u w:val="none"/>
        </w:rPr>
        <w:t>ith</w:t>
      </w:r>
      <w:r>
        <w:rPr>
          <w:spacing w:val="21"/>
          <w:u w:val="none"/>
        </w:rPr>
        <w:t xml:space="preserve"> </w:t>
      </w:r>
      <w:r>
        <w:rPr>
          <w:u w:val="none"/>
        </w:rPr>
        <w:t>refere</w:t>
      </w:r>
      <w:r>
        <w:rPr>
          <w:spacing w:val="1"/>
          <w:u w:val="none"/>
        </w:rPr>
        <w:t>n</w:t>
      </w:r>
      <w:r>
        <w:rPr>
          <w:u w:val="none"/>
        </w:rPr>
        <w:t>ce</w:t>
      </w:r>
      <w:r>
        <w:rPr>
          <w:spacing w:val="22"/>
          <w:u w:val="none"/>
        </w:rPr>
        <w:t xml:space="preserve"> </w:t>
      </w:r>
      <w:r>
        <w:rPr>
          <w:u w:val="none"/>
        </w:rPr>
        <w:t>to</w:t>
      </w:r>
      <w:r>
        <w:rPr>
          <w:spacing w:val="22"/>
          <w:u w:val="none"/>
        </w:rPr>
        <w:t xml:space="preserve"> </w:t>
      </w:r>
      <w:r>
        <w:rPr>
          <w:u w:val="none"/>
        </w:rPr>
        <w:t>s</w:t>
      </w:r>
      <w:r>
        <w:rPr>
          <w:spacing w:val="1"/>
          <w:u w:val="none"/>
        </w:rPr>
        <w:t>u</w:t>
      </w:r>
      <w:r>
        <w:rPr>
          <w:u w:val="none"/>
        </w:rPr>
        <w:t>ch</w:t>
      </w:r>
      <w:r>
        <w:rPr>
          <w:spacing w:val="22"/>
          <w:u w:val="none"/>
        </w:rPr>
        <w:t xml:space="preserve"> </w:t>
      </w:r>
      <w:r>
        <w:rPr>
          <w:spacing w:val="1"/>
          <w:u w:val="none"/>
        </w:rPr>
        <w:t>b</w:t>
      </w:r>
      <w:r>
        <w:rPr>
          <w:u w:val="none"/>
        </w:rPr>
        <w:t>e</w:t>
      </w:r>
      <w:r>
        <w:rPr>
          <w:spacing w:val="1"/>
          <w:u w:val="none"/>
        </w:rPr>
        <w:t>g</w:t>
      </w:r>
      <w:r>
        <w:rPr>
          <w:u w:val="none"/>
        </w:rPr>
        <w:t>i</w:t>
      </w:r>
      <w:r>
        <w:rPr>
          <w:spacing w:val="1"/>
          <w:u w:val="none"/>
        </w:rPr>
        <w:t>nn</w:t>
      </w:r>
      <w:r>
        <w:rPr>
          <w:u w:val="none"/>
        </w:rPr>
        <w:t>i</w:t>
      </w:r>
      <w:r>
        <w:rPr>
          <w:spacing w:val="1"/>
          <w:u w:val="none"/>
        </w:rPr>
        <w:t>n</w:t>
      </w:r>
      <w:r>
        <w:rPr>
          <w:u w:val="none"/>
        </w:rPr>
        <w:t>g</w:t>
      </w:r>
      <w:r>
        <w:rPr>
          <w:spacing w:val="22"/>
          <w:u w:val="none"/>
        </w:rPr>
        <w:t xml:space="preserve"> </w:t>
      </w:r>
      <w:r>
        <w:rPr>
          <w:spacing w:val="1"/>
          <w:u w:val="none"/>
        </w:rPr>
        <w:t>G</w:t>
      </w:r>
      <w:r>
        <w:rPr>
          <w:u w:val="none"/>
        </w:rPr>
        <w:t>r</w:t>
      </w:r>
      <w:r>
        <w:rPr>
          <w:spacing w:val="1"/>
          <w:u w:val="none"/>
        </w:rPr>
        <w:t>o</w:t>
      </w:r>
      <w:r>
        <w:rPr>
          <w:u w:val="none"/>
        </w:rPr>
        <w:t>ss</w:t>
      </w:r>
      <w:r>
        <w:rPr>
          <w:spacing w:val="21"/>
          <w:u w:val="none"/>
        </w:rPr>
        <w:t xml:space="preserve"> </w:t>
      </w:r>
      <w:r>
        <w:rPr>
          <w:spacing w:val="1"/>
          <w:u w:val="none"/>
        </w:rPr>
        <w:t>A</w:t>
      </w:r>
      <w:r>
        <w:rPr>
          <w:u w:val="none"/>
        </w:rPr>
        <w:t>sset</w:t>
      </w:r>
      <w:r>
        <w:rPr>
          <w:spacing w:val="20"/>
          <w:u w:val="none"/>
        </w:rPr>
        <w:t xml:space="preserve"> </w:t>
      </w:r>
      <w:r>
        <w:rPr>
          <w:spacing w:val="1"/>
          <w:u w:val="none"/>
        </w:rPr>
        <w:t>V</w:t>
      </w:r>
      <w:r>
        <w:rPr>
          <w:u w:val="none"/>
        </w:rPr>
        <w:t>al</w:t>
      </w:r>
      <w:r>
        <w:rPr>
          <w:spacing w:val="1"/>
          <w:u w:val="none"/>
        </w:rPr>
        <w:t>u</w:t>
      </w:r>
      <w:r>
        <w:rPr>
          <w:u w:val="none"/>
        </w:rPr>
        <w:t>e</w:t>
      </w:r>
      <w:r>
        <w:rPr>
          <w:w w:val="102"/>
          <w:u w:val="none"/>
        </w:rPr>
        <w:t xml:space="preserve"> </w:t>
      </w:r>
      <w:r>
        <w:rPr>
          <w:spacing w:val="1"/>
          <w:u w:val="none"/>
        </w:rPr>
        <w:t>u</w:t>
      </w:r>
      <w:r>
        <w:rPr>
          <w:u w:val="none"/>
        </w:rPr>
        <w:t>si</w:t>
      </w:r>
      <w:r>
        <w:rPr>
          <w:spacing w:val="1"/>
          <w:u w:val="none"/>
        </w:rPr>
        <w:t>n</w:t>
      </w:r>
      <w:r>
        <w:rPr>
          <w:u w:val="none"/>
        </w:rPr>
        <w:t>g</w:t>
      </w:r>
      <w:r>
        <w:rPr>
          <w:spacing w:val="22"/>
          <w:u w:val="none"/>
        </w:rPr>
        <w:t xml:space="preserve"> </w:t>
      </w:r>
      <w:r>
        <w:rPr>
          <w:u w:val="none"/>
        </w:rPr>
        <w:t>a</w:t>
      </w:r>
      <w:r>
        <w:rPr>
          <w:spacing w:val="1"/>
          <w:u w:val="none"/>
        </w:rPr>
        <w:t>n</w:t>
      </w:r>
      <w:r>
        <w:rPr>
          <w:u w:val="none"/>
        </w:rPr>
        <w:t>y</w:t>
      </w:r>
      <w:r>
        <w:rPr>
          <w:spacing w:val="22"/>
          <w:u w:val="none"/>
        </w:rPr>
        <w:t xml:space="preserve"> </w:t>
      </w:r>
      <w:r>
        <w:rPr>
          <w:u w:val="none"/>
        </w:rPr>
        <w:t>reas</w:t>
      </w:r>
      <w:r>
        <w:rPr>
          <w:spacing w:val="1"/>
          <w:u w:val="none"/>
        </w:rPr>
        <w:t>on</w:t>
      </w:r>
      <w:r>
        <w:rPr>
          <w:u w:val="none"/>
        </w:rPr>
        <w:t>a</w:t>
      </w:r>
      <w:r>
        <w:rPr>
          <w:spacing w:val="1"/>
          <w:u w:val="none"/>
        </w:rPr>
        <w:t>b</w:t>
      </w:r>
      <w:r>
        <w:rPr>
          <w:u w:val="none"/>
        </w:rPr>
        <w:t>le</w:t>
      </w:r>
      <w:r>
        <w:rPr>
          <w:spacing w:val="22"/>
          <w:u w:val="none"/>
        </w:rPr>
        <w:t xml:space="preserve"> </w:t>
      </w:r>
      <w:r>
        <w:rPr>
          <w:spacing w:val="2"/>
          <w:u w:val="none"/>
        </w:rPr>
        <w:t>m</w:t>
      </w:r>
      <w:r>
        <w:rPr>
          <w:u w:val="none"/>
        </w:rPr>
        <w:t>et</w:t>
      </w:r>
      <w:r>
        <w:rPr>
          <w:spacing w:val="1"/>
          <w:u w:val="none"/>
        </w:rPr>
        <w:t>ho</w:t>
      </w:r>
      <w:r>
        <w:rPr>
          <w:u w:val="none"/>
        </w:rPr>
        <w:t>d</w:t>
      </w:r>
      <w:r>
        <w:rPr>
          <w:spacing w:val="22"/>
          <w:u w:val="none"/>
        </w:rPr>
        <w:t xml:space="preserve"> </w:t>
      </w:r>
      <w:r>
        <w:rPr>
          <w:u w:val="none"/>
        </w:rPr>
        <w:t>selected</w:t>
      </w:r>
      <w:r>
        <w:rPr>
          <w:spacing w:val="22"/>
          <w:u w:val="none"/>
        </w:rPr>
        <w:t xml:space="preserve"> </w:t>
      </w:r>
      <w:r>
        <w:rPr>
          <w:spacing w:val="1"/>
          <w:u w:val="none"/>
        </w:rPr>
        <w:t>b</w:t>
      </w:r>
      <w:r>
        <w:rPr>
          <w:u w:val="none"/>
        </w:rPr>
        <w:t>y</w:t>
      </w:r>
      <w:r>
        <w:rPr>
          <w:spacing w:val="22"/>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p>
    <w:p w14:paraId="30451EA1" w14:textId="77777777" w:rsidR="000C19C9" w:rsidRDefault="000C19C9">
      <w:pPr>
        <w:spacing w:before="3" w:line="240" w:lineRule="exact"/>
        <w:rPr>
          <w:sz w:val="24"/>
          <w:szCs w:val="24"/>
        </w:rPr>
      </w:pPr>
    </w:p>
    <w:p w14:paraId="66B4D623" w14:textId="77777777" w:rsidR="000C19C9" w:rsidRDefault="00D3642A">
      <w:pPr>
        <w:pStyle w:val="BodyText"/>
        <w:numPr>
          <w:ilvl w:val="1"/>
          <w:numId w:val="3"/>
        </w:numPr>
        <w:tabs>
          <w:tab w:val="left" w:pos="1544"/>
        </w:tabs>
        <w:spacing w:line="251" w:lineRule="auto"/>
        <w:ind w:right="115" w:firstLine="720"/>
        <w:jc w:val="both"/>
        <w:rPr>
          <w:u w:val="none"/>
        </w:rPr>
      </w:pPr>
      <w:r>
        <w:rPr>
          <w:rFonts w:cs="Times New Roman"/>
          <w:b/>
          <w:bCs/>
          <w:spacing w:val="1"/>
          <w:u w:color="000000"/>
        </w:rPr>
        <w:t>EC</w:t>
      </w:r>
      <w:r>
        <w:rPr>
          <w:rFonts w:cs="Times New Roman"/>
          <w:b/>
          <w:bCs/>
          <w:spacing w:val="2"/>
          <w:u w:color="000000"/>
        </w:rPr>
        <w:t>O</w:t>
      </w:r>
      <w:r>
        <w:rPr>
          <w:rFonts w:cs="Times New Roman"/>
          <w:b/>
          <w:bCs/>
          <w:spacing w:val="1"/>
          <w:u w:color="000000"/>
        </w:rPr>
        <w:t>N</w:t>
      </w:r>
      <w:r>
        <w:rPr>
          <w:rFonts w:cs="Times New Roman"/>
          <w:b/>
          <w:bCs/>
          <w:spacing w:val="2"/>
          <w:u w:color="000000"/>
        </w:rPr>
        <w:t>OM</w:t>
      </w:r>
      <w:r>
        <w:rPr>
          <w:rFonts w:cs="Times New Roman"/>
          <w:b/>
          <w:bCs/>
          <w:u w:color="000000"/>
        </w:rPr>
        <w:t>IC</w:t>
      </w:r>
      <w:r>
        <w:rPr>
          <w:rFonts w:cs="Times New Roman"/>
          <w:b/>
          <w:bCs/>
          <w:spacing w:val="42"/>
          <w:u w:color="000000"/>
        </w:rPr>
        <w:t xml:space="preserve"> </w:t>
      </w:r>
      <w:r>
        <w:rPr>
          <w:rFonts w:cs="Times New Roman"/>
          <w:b/>
          <w:bCs/>
          <w:u w:color="000000"/>
        </w:rPr>
        <w:t>I</w:t>
      </w:r>
      <w:r>
        <w:rPr>
          <w:rFonts w:cs="Times New Roman"/>
          <w:b/>
          <w:bCs/>
          <w:spacing w:val="1"/>
          <w:u w:color="000000"/>
        </w:rPr>
        <w:t>NTEREST</w:t>
      </w:r>
      <w:r>
        <w:rPr>
          <w:rFonts w:cs="Times New Roman"/>
          <w:b/>
          <w:bCs/>
          <w:u w:val="none"/>
        </w:rPr>
        <w:t>.</w:t>
      </w:r>
      <w:r>
        <w:rPr>
          <w:rFonts w:cs="Times New Roman"/>
          <w:b/>
          <w:bCs/>
          <w:spacing w:val="40"/>
          <w:u w:val="none"/>
        </w:rPr>
        <w:t xml:space="preserve"> </w:t>
      </w:r>
      <w:r>
        <w:rPr>
          <w:u w:val="none"/>
        </w:rPr>
        <w:t>“</w:t>
      </w:r>
      <w:r>
        <w:rPr>
          <w:spacing w:val="1"/>
          <w:u w:val="none"/>
        </w:rPr>
        <w:t>E</w:t>
      </w:r>
      <w:r>
        <w:rPr>
          <w:u w:val="none"/>
        </w:rPr>
        <w:t>c</w:t>
      </w:r>
      <w:r>
        <w:rPr>
          <w:spacing w:val="1"/>
          <w:u w:val="none"/>
        </w:rPr>
        <w:t>ono</w:t>
      </w:r>
      <w:r>
        <w:rPr>
          <w:spacing w:val="2"/>
          <w:u w:val="none"/>
        </w:rPr>
        <w:t>m</w:t>
      </w:r>
      <w:r>
        <w:rPr>
          <w:u w:val="none"/>
        </w:rPr>
        <w:t>ic</w:t>
      </w:r>
      <w:r>
        <w:rPr>
          <w:spacing w:val="42"/>
          <w:u w:val="none"/>
        </w:rPr>
        <w:t xml:space="preserve"> </w:t>
      </w:r>
      <w:r>
        <w:rPr>
          <w:u w:val="none"/>
        </w:rPr>
        <w:t>I</w:t>
      </w:r>
      <w:r>
        <w:rPr>
          <w:spacing w:val="1"/>
          <w:u w:val="none"/>
        </w:rPr>
        <w:t>n</w:t>
      </w:r>
      <w:r>
        <w:rPr>
          <w:u w:val="none"/>
        </w:rPr>
        <w:t>terest”</w:t>
      </w:r>
      <w:r>
        <w:rPr>
          <w:spacing w:val="42"/>
          <w:u w:val="none"/>
        </w:rPr>
        <w:t xml:space="preserve"> </w:t>
      </w:r>
      <w:r>
        <w:rPr>
          <w:spacing w:val="2"/>
          <w:u w:val="none"/>
        </w:rPr>
        <w:t>m</w:t>
      </w:r>
      <w:r>
        <w:rPr>
          <w:u w:val="none"/>
        </w:rPr>
        <w:t>ea</w:t>
      </w:r>
      <w:r>
        <w:rPr>
          <w:spacing w:val="1"/>
          <w:u w:val="none"/>
        </w:rPr>
        <w:t>n</w:t>
      </w:r>
      <w:r>
        <w:rPr>
          <w:u w:val="none"/>
        </w:rPr>
        <w:t>s</w:t>
      </w:r>
      <w:r>
        <w:rPr>
          <w:spacing w:val="41"/>
          <w:u w:val="none"/>
        </w:rPr>
        <w:t xml:space="preserve"> </w:t>
      </w:r>
      <w:r>
        <w:rPr>
          <w:u w:val="none"/>
        </w:rPr>
        <w:t>a</w:t>
      </w:r>
      <w:r>
        <w:rPr>
          <w:spacing w:val="42"/>
          <w:u w:val="none"/>
        </w:rPr>
        <w:t xml:space="preserve"> </w:t>
      </w:r>
      <w:r>
        <w:rPr>
          <w:spacing w:val="1"/>
          <w:u w:val="none"/>
        </w:rPr>
        <w:t>p</w:t>
      </w:r>
      <w:r>
        <w:rPr>
          <w:u w:val="none"/>
        </w:rPr>
        <w:t>ers</w:t>
      </w:r>
      <w:r>
        <w:rPr>
          <w:spacing w:val="1"/>
          <w:u w:val="none"/>
        </w:rPr>
        <w:t>o</w:t>
      </w:r>
      <w:r>
        <w:rPr>
          <w:u w:val="none"/>
        </w:rPr>
        <w:t>n’s</w:t>
      </w:r>
      <w:r>
        <w:rPr>
          <w:spacing w:val="41"/>
          <w:u w:val="none"/>
        </w:rPr>
        <w:t xml:space="preserve"> </w:t>
      </w:r>
      <w:r>
        <w:rPr>
          <w:u w:val="none"/>
        </w:rPr>
        <w:t>ri</w:t>
      </w:r>
      <w:r>
        <w:rPr>
          <w:spacing w:val="1"/>
          <w:u w:val="none"/>
        </w:rPr>
        <w:t>gh</w:t>
      </w:r>
      <w:r>
        <w:rPr>
          <w:u w:val="none"/>
        </w:rPr>
        <w:t>t</w:t>
      </w:r>
      <w:r>
        <w:rPr>
          <w:spacing w:val="41"/>
          <w:u w:val="none"/>
        </w:rPr>
        <w:t xml:space="preserve"> </w:t>
      </w:r>
      <w:r>
        <w:rPr>
          <w:u w:val="none"/>
        </w:rPr>
        <w:t>to</w:t>
      </w:r>
      <w:r>
        <w:rPr>
          <w:spacing w:val="43"/>
          <w:u w:val="none"/>
        </w:rPr>
        <w:t xml:space="preserve"> </w:t>
      </w:r>
      <w:r>
        <w:rPr>
          <w:u w:val="none"/>
        </w:rPr>
        <w:t>s</w:t>
      </w:r>
      <w:r>
        <w:rPr>
          <w:spacing w:val="1"/>
          <w:u w:val="none"/>
        </w:rPr>
        <w:t>h</w:t>
      </w:r>
      <w:r>
        <w:rPr>
          <w:u w:val="none"/>
        </w:rPr>
        <w:t>are</w:t>
      </w:r>
      <w:r>
        <w:rPr>
          <w:spacing w:val="42"/>
          <w:u w:val="none"/>
        </w:rPr>
        <w:t xml:space="preserve"> </w:t>
      </w:r>
      <w:r>
        <w:rPr>
          <w:u w:val="none"/>
        </w:rPr>
        <w:t>in</w:t>
      </w:r>
      <w:r>
        <w:rPr>
          <w:spacing w:val="42"/>
          <w:u w:val="none"/>
        </w:rPr>
        <w:t xml:space="preserve"> </w:t>
      </w:r>
      <w:r>
        <w:rPr>
          <w:u w:val="none"/>
        </w:rPr>
        <w:t>t</w:t>
      </w:r>
      <w:r>
        <w:rPr>
          <w:spacing w:val="1"/>
          <w:u w:val="none"/>
        </w:rPr>
        <w:t>h</w:t>
      </w:r>
      <w:r>
        <w:rPr>
          <w:u w:val="none"/>
        </w:rPr>
        <w:t>e</w:t>
      </w:r>
      <w:r>
        <w:rPr>
          <w:w w:val="102"/>
          <w:u w:val="none"/>
        </w:rPr>
        <w:t xml:space="preserve"> </w:t>
      </w:r>
      <w:r>
        <w:rPr>
          <w:spacing w:val="1"/>
          <w:u w:val="none"/>
        </w:rPr>
        <w:t>P</w:t>
      </w:r>
      <w:r>
        <w:rPr>
          <w:u w:val="none"/>
        </w:rPr>
        <w:t>r</w:t>
      </w:r>
      <w:r>
        <w:rPr>
          <w:spacing w:val="1"/>
          <w:u w:val="none"/>
        </w:rPr>
        <w:t>o</w:t>
      </w:r>
      <w:r>
        <w:rPr>
          <w:u w:val="none"/>
        </w:rPr>
        <w:t>fits,</w:t>
      </w:r>
      <w:r>
        <w:rPr>
          <w:spacing w:val="31"/>
          <w:u w:val="none"/>
        </w:rPr>
        <w:t xml:space="preserve"> </w:t>
      </w:r>
      <w:r>
        <w:rPr>
          <w:spacing w:val="1"/>
          <w:u w:val="none"/>
        </w:rPr>
        <w:t>Lo</w:t>
      </w:r>
      <w:r>
        <w:rPr>
          <w:u w:val="none"/>
        </w:rPr>
        <w:t>sses</w:t>
      </w:r>
      <w:r>
        <w:rPr>
          <w:spacing w:val="31"/>
          <w:u w:val="none"/>
        </w:rPr>
        <w:t xml:space="preserve"> </w:t>
      </w:r>
      <w:r>
        <w:rPr>
          <w:spacing w:val="1"/>
          <w:u w:val="none"/>
        </w:rPr>
        <w:t>o</w:t>
      </w:r>
      <w:r>
        <w:rPr>
          <w:u w:val="none"/>
        </w:rPr>
        <w:t>r</w:t>
      </w:r>
      <w:r>
        <w:rPr>
          <w:spacing w:val="31"/>
          <w:u w:val="none"/>
        </w:rPr>
        <w:t xml:space="preserve"> </w:t>
      </w:r>
      <w:r>
        <w:rPr>
          <w:u w:val="none"/>
        </w:rPr>
        <w:t>si</w:t>
      </w:r>
      <w:r>
        <w:rPr>
          <w:spacing w:val="2"/>
          <w:u w:val="none"/>
        </w:rPr>
        <w:t>m</w:t>
      </w:r>
      <w:r>
        <w:rPr>
          <w:u w:val="none"/>
        </w:rPr>
        <w:t>ilar</w:t>
      </w:r>
      <w:r>
        <w:rPr>
          <w:spacing w:val="32"/>
          <w:u w:val="none"/>
        </w:rPr>
        <w:t xml:space="preserve"> </w:t>
      </w:r>
      <w:r>
        <w:rPr>
          <w:u w:val="none"/>
        </w:rPr>
        <w:t>ite</w:t>
      </w:r>
      <w:r>
        <w:rPr>
          <w:spacing w:val="2"/>
          <w:u w:val="none"/>
        </w:rPr>
        <w:t>m</w:t>
      </w:r>
      <w:r>
        <w:rPr>
          <w:u w:val="none"/>
        </w:rPr>
        <w:t>s,</w:t>
      </w:r>
      <w:r>
        <w:rPr>
          <w:spacing w:val="30"/>
          <w:u w:val="none"/>
        </w:rPr>
        <w:t xml:space="preserve"> </w:t>
      </w:r>
      <w:r>
        <w:rPr>
          <w:spacing w:val="1"/>
          <w:u w:val="none"/>
        </w:rPr>
        <w:t>o</w:t>
      </w:r>
      <w:r>
        <w:rPr>
          <w:u w:val="none"/>
        </w:rPr>
        <w:t>f</w:t>
      </w:r>
      <w:r>
        <w:rPr>
          <w:spacing w:val="31"/>
          <w:u w:val="none"/>
        </w:rPr>
        <w:t xml:space="preserve"> </w:t>
      </w:r>
      <w:r>
        <w:rPr>
          <w:u w:val="none"/>
        </w:rPr>
        <w:t>a</w:t>
      </w:r>
      <w:r>
        <w:rPr>
          <w:spacing w:val="1"/>
          <w:u w:val="none"/>
        </w:rPr>
        <w:t>n</w:t>
      </w:r>
      <w:r>
        <w:rPr>
          <w:u w:val="none"/>
        </w:rPr>
        <w:t>d</w:t>
      </w:r>
      <w:r>
        <w:rPr>
          <w:spacing w:val="31"/>
          <w:u w:val="none"/>
        </w:rPr>
        <w:t xml:space="preserve"> </w:t>
      </w:r>
      <w:r>
        <w:rPr>
          <w:u w:val="none"/>
        </w:rPr>
        <w:t>to</w:t>
      </w:r>
      <w:r>
        <w:rPr>
          <w:spacing w:val="31"/>
          <w:u w:val="none"/>
        </w:rPr>
        <w:t xml:space="preserve"> </w:t>
      </w:r>
      <w:r>
        <w:rPr>
          <w:u w:val="none"/>
        </w:rPr>
        <w:t>recei</w:t>
      </w:r>
      <w:r>
        <w:rPr>
          <w:spacing w:val="1"/>
          <w:u w:val="none"/>
        </w:rPr>
        <w:t>v</w:t>
      </w:r>
      <w:r>
        <w:rPr>
          <w:u w:val="none"/>
        </w:rPr>
        <w:t>e</w:t>
      </w:r>
      <w:r>
        <w:rPr>
          <w:spacing w:val="32"/>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31"/>
          <w:u w:val="none"/>
        </w:rPr>
        <w:t xml:space="preserve"> </w:t>
      </w:r>
      <w:r>
        <w:rPr>
          <w:u w:val="none"/>
        </w:rPr>
        <w:t>fr</w:t>
      </w:r>
      <w:r>
        <w:rPr>
          <w:spacing w:val="1"/>
          <w:u w:val="none"/>
        </w:rPr>
        <w:t>o</w:t>
      </w:r>
      <w:r>
        <w:rPr>
          <w:spacing w:val="2"/>
          <w:u w:val="none"/>
        </w:rPr>
        <w:t>m</w:t>
      </w:r>
      <w:r>
        <w:rPr>
          <w:u w:val="none"/>
        </w:rPr>
        <w:t>,</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0"/>
          <w:u w:val="none"/>
        </w:rPr>
        <w:t xml:space="preserve"> </w:t>
      </w:r>
      <w:r>
        <w:rPr>
          <w:spacing w:val="1"/>
          <w:u w:val="none"/>
        </w:rPr>
        <w:t>bu</w:t>
      </w:r>
      <w:r>
        <w:rPr>
          <w:u w:val="none"/>
        </w:rPr>
        <w:t>t</w:t>
      </w:r>
      <w:r>
        <w:rPr>
          <w:spacing w:val="32"/>
          <w:u w:val="none"/>
        </w:rPr>
        <w:t xml:space="preserve"> </w:t>
      </w:r>
      <w:r>
        <w:rPr>
          <w:spacing w:val="1"/>
          <w:u w:val="none"/>
        </w:rPr>
        <w:t>do</w:t>
      </w:r>
      <w:r>
        <w:rPr>
          <w:u w:val="none"/>
        </w:rPr>
        <w:t>es</w:t>
      </w:r>
      <w:r>
        <w:rPr>
          <w:spacing w:val="31"/>
          <w:u w:val="none"/>
        </w:rPr>
        <w:t xml:space="preserve"> </w:t>
      </w:r>
      <w:r>
        <w:rPr>
          <w:spacing w:val="1"/>
          <w:u w:val="none"/>
        </w:rPr>
        <w:t>no</w:t>
      </w:r>
      <w:r>
        <w:rPr>
          <w:u w:val="none"/>
        </w:rPr>
        <w:t>t</w:t>
      </w:r>
      <w:r>
        <w:rPr>
          <w:spacing w:val="31"/>
          <w:u w:val="none"/>
        </w:rPr>
        <w:t xml:space="preserve"> </w:t>
      </w:r>
      <w:r>
        <w:rPr>
          <w:u w:val="none"/>
        </w:rPr>
        <w:t>i</w:t>
      </w:r>
      <w:r>
        <w:rPr>
          <w:spacing w:val="1"/>
          <w:u w:val="none"/>
        </w:rPr>
        <w:t>n</w:t>
      </w:r>
      <w:r>
        <w:rPr>
          <w:u w:val="none"/>
        </w:rPr>
        <w:t>cl</w:t>
      </w:r>
      <w:r>
        <w:rPr>
          <w:spacing w:val="1"/>
          <w:u w:val="none"/>
        </w:rPr>
        <w:t>ud</w:t>
      </w:r>
      <w:r>
        <w:rPr>
          <w:u w:val="none"/>
        </w:rPr>
        <w:t>e</w:t>
      </w:r>
      <w:r>
        <w:rPr>
          <w:w w:val="102"/>
          <w:u w:val="none"/>
        </w:rPr>
        <w:t xml:space="preserve"> </w:t>
      </w:r>
      <w:r>
        <w:rPr>
          <w:u w:val="none"/>
        </w:rPr>
        <w:t>a</w:t>
      </w:r>
      <w:r>
        <w:rPr>
          <w:spacing w:val="1"/>
          <w:u w:val="none"/>
        </w:rPr>
        <w:t>n</w:t>
      </w:r>
      <w:r>
        <w:rPr>
          <w:u w:val="none"/>
        </w:rPr>
        <w:t>y</w:t>
      </w:r>
      <w:r>
        <w:rPr>
          <w:spacing w:val="4"/>
          <w:u w:val="none"/>
        </w:rPr>
        <w:t xml:space="preserve"> </w:t>
      </w:r>
      <w:r>
        <w:rPr>
          <w:u w:val="none"/>
        </w:rPr>
        <w:t>other</w:t>
      </w:r>
      <w:r>
        <w:rPr>
          <w:spacing w:val="4"/>
          <w:u w:val="none"/>
        </w:rPr>
        <w:t xml:space="preserve"> </w:t>
      </w:r>
      <w:r>
        <w:rPr>
          <w:u w:val="none"/>
        </w:rPr>
        <w:t>rights</w:t>
      </w:r>
      <w:r>
        <w:rPr>
          <w:spacing w:val="4"/>
          <w:u w:val="none"/>
        </w:rPr>
        <w:t xml:space="preserve"> </w:t>
      </w:r>
      <w:r>
        <w:rPr>
          <w:u w:val="none"/>
        </w:rPr>
        <w:t>of</w:t>
      </w:r>
      <w:r>
        <w:rPr>
          <w:spacing w:val="4"/>
          <w:u w:val="none"/>
        </w:rPr>
        <w:t xml:space="preserve"> </w:t>
      </w:r>
      <w:r>
        <w:rPr>
          <w:u w:val="none"/>
        </w:rPr>
        <w:t>a</w:t>
      </w:r>
      <w:r>
        <w:rPr>
          <w:spacing w:val="5"/>
          <w:u w:val="none"/>
        </w:rPr>
        <w:t xml:space="preserve"> </w:t>
      </w:r>
      <w:r>
        <w:rPr>
          <w:spacing w:val="2"/>
          <w:u w:val="none"/>
        </w:rPr>
        <w:t>M</w:t>
      </w:r>
      <w:r>
        <w:rPr>
          <w:u w:val="none"/>
        </w:rPr>
        <w:t>e</w:t>
      </w:r>
      <w:r>
        <w:rPr>
          <w:spacing w:val="2"/>
          <w:u w:val="none"/>
        </w:rPr>
        <w:t>m</w:t>
      </w:r>
      <w:r>
        <w:rPr>
          <w:u w:val="none"/>
        </w:rPr>
        <w:t>ber</w:t>
      </w:r>
      <w:r>
        <w:rPr>
          <w:spacing w:val="3"/>
          <w:u w:val="none"/>
        </w:rPr>
        <w:t xml:space="preserve"> </w:t>
      </w:r>
      <w:r>
        <w:rPr>
          <w:u w:val="none"/>
        </w:rPr>
        <w:t>including,</w:t>
      </w:r>
      <w:r>
        <w:rPr>
          <w:spacing w:val="4"/>
          <w:u w:val="none"/>
        </w:rPr>
        <w:t xml:space="preserve"> </w:t>
      </w:r>
      <w:r>
        <w:rPr>
          <w:spacing w:val="1"/>
          <w:u w:val="none"/>
        </w:rPr>
        <w:t>w</w:t>
      </w:r>
      <w:r>
        <w:rPr>
          <w:u w:val="none"/>
        </w:rPr>
        <w:t>ithout</w:t>
      </w:r>
      <w:r>
        <w:rPr>
          <w:spacing w:val="4"/>
          <w:u w:val="none"/>
        </w:rPr>
        <w:t xml:space="preserve"> </w:t>
      </w:r>
      <w:r>
        <w:rPr>
          <w:u w:val="none"/>
        </w:rPr>
        <w:t>li</w:t>
      </w:r>
      <w:r>
        <w:rPr>
          <w:spacing w:val="2"/>
          <w:u w:val="none"/>
        </w:rPr>
        <w:t>m</w:t>
      </w:r>
      <w:r>
        <w:rPr>
          <w:u w:val="none"/>
        </w:rPr>
        <w:t>itation,</w:t>
      </w:r>
      <w:r>
        <w:rPr>
          <w:spacing w:val="4"/>
          <w:u w:val="none"/>
        </w:rPr>
        <w:t xml:space="preserve"> </w:t>
      </w:r>
      <w:r>
        <w:rPr>
          <w:u w:val="none"/>
        </w:rPr>
        <w:t>the</w:t>
      </w:r>
      <w:r>
        <w:rPr>
          <w:spacing w:val="5"/>
          <w:u w:val="none"/>
        </w:rPr>
        <w:t xml:space="preserve"> </w:t>
      </w:r>
      <w:r>
        <w:rPr>
          <w:u w:val="none"/>
        </w:rPr>
        <w:t>right</w:t>
      </w:r>
      <w:r>
        <w:rPr>
          <w:spacing w:val="3"/>
          <w:u w:val="none"/>
        </w:rPr>
        <w:t xml:space="preserve"> </w:t>
      </w:r>
      <w:r>
        <w:rPr>
          <w:u w:val="none"/>
        </w:rPr>
        <w:t>to</w:t>
      </w:r>
      <w:r>
        <w:rPr>
          <w:spacing w:val="5"/>
          <w:u w:val="none"/>
        </w:rPr>
        <w:t xml:space="preserve"> </w:t>
      </w:r>
      <w:r>
        <w:rPr>
          <w:u w:val="none"/>
        </w:rPr>
        <w:t>vote</w:t>
      </w:r>
      <w:r>
        <w:rPr>
          <w:spacing w:val="5"/>
          <w:u w:val="none"/>
        </w:rPr>
        <w:t xml:space="preserve"> </w:t>
      </w:r>
      <w:r>
        <w:rPr>
          <w:u w:val="none"/>
        </w:rPr>
        <w:t>or</w:t>
      </w:r>
      <w:r>
        <w:rPr>
          <w:spacing w:val="4"/>
          <w:u w:val="none"/>
        </w:rPr>
        <w:t xml:space="preserve"> </w:t>
      </w:r>
      <w:r>
        <w:rPr>
          <w:u w:val="none"/>
        </w:rPr>
        <w:t>to</w:t>
      </w:r>
      <w:r>
        <w:rPr>
          <w:spacing w:val="5"/>
          <w:u w:val="none"/>
        </w:rPr>
        <w:t xml:space="preserve"> </w:t>
      </w:r>
      <w:r>
        <w:rPr>
          <w:u w:val="none"/>
        </w:rPr>
        <w:t>participate</w:t>
      </w:r>
      <w:r>
        <w:rPr>
          <w:spacing w:val="5"/>
          <w:u w:val="none"/>
        </w:rPr>
        <w:t xml:space="preserve"> </w:t>
      </w:r>
      <w:r>
        <w:rPr>
          <w:u w:val="none"/>
        </w:rPr>
        <w:t>in</w:t>
      </w:r>
      <w:r>
        <w:rPr>
          <w:spacing w:val="5"/>
          <w:u w:val="none"/>
        </w:rPr>
        <w:t xml:space="preserve"> </w:t>
      </w:r>
      <w:r>
        <w:rPr>
          <w:u w:val="none"/>
        </w:rPr>
        <w:t>the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11"/>
          <w:u w:val="none"/>
        </w:rPr>
        <w:t xml:space="preserve"> </w:t>
      </w:r>
      <w:r>
        <w:rPr>
          <w:spacing w:val="1"/>
          <w:u w:val="none"/>
        </w:rPr>
        <w:t>o</w:t>
      </w:r>
      <w:r>
        <w:rPr>
          <w:u w:val="none"/>
        </w:rPr>
        <w:t>f</w:t>
      </w:r>
      <w:r>
        <w:rPr>
          <w:spacing w:val="12"/>
          <w:u w:val="none"/>
        </w:rPr>
        <w:t xml:space="preserve"> </w:t>
      </w:r>
      <w:r>
        <w:rPr>
          <w:u w:val="none"/>
        </w:rPr>
        <w:t>t</w:t>
      </w:r>
      <w:r>
        <w:rPr>
          <w:spacing w:val="1"/>
          <w:u w:val="none"/>
        </w:rPr>
        <w:t>h</w:t>
      </w:r>
      <w:r>
        <w:rPr>
          <w:u w:val="none"/>
        </w:rPr>
        <w:t>e</w:t>
      </w:r>
      <w:r>
        <w:rPr>
          <w:spacing w:val="1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3"/>
          <w:u w:val="none"/>
        </w:rPr>
        <w:t xml:space="preserve"> </w:t>
      </w:r>
      <w:r>
        <w:rPr>
          <w:spacing w:val="1"/>
          <w:u w:val="none"/>
        </w:rPr>
        <w:t>o</w:t>
      </w:r>
      <w:r>
        <w:rPr>
          <w:u w:val="none"/>
        </w:rPr>
        <w:t>r</w:t>
      </w:r>
      <w:r>
        <w:rPr>
          <w:spacing w:val="12"/>
          <w:u w:val="none"/>
        </w:rPr>
        <w:t xml:space="preserve"> </w:t>
      </w:r>
      <w:r>
        <w:rPr>
          <w:u w:val="none"/>
        </w:rPr>
        <w:t>a</w:t>
      </w:r>
      <w:r>
        <w:rPr>
          <w:spacing w:val="1"/>
          <w:u w:val="none"/>
        </w:rPr>
        <w:t>n</w:t>
      </w:r>
      <w:r>
        <w:rPr>
          <w:u w:val="none"/>
        </w:rPr>
        <w:t>y</w:t>
      </w:r>
      <w:r>
        <w:rPr>
          <w:spacing w:val="13"/>
          <w:u w:val="none"/>
        </w:rPr>
        <w:t xml:space="preserve"> </w:t>
      </w:r>
      <w:r>
        <w:rPr>
          <w:u w:val="none"/>
        </w:rPr>
        <w:t>right</w:t>
      </w:r>
      <w:r>
        <w:rPr>
          <w:spacing w:val="11"/>
          <w:u w:val="none"/>
        </w:rPr>
        <w:t xml:space="preserve"> </w:t>
      </w:r>
      <w:r>
        <w:rPr>
          <w:u w:val="none"/>
        </w:rPr>
        <w:t>to</w:t>
      </w:r>
      <w:r>
        <w:rPr>
          <w:spacing w:val="12"/>
          <w:u w:val="none"/>
        </w:rPr>
        <w:t xml:space="preserve"> </w:t>
      </w:r>
      <w:r>
        <w:rPr>
          <w:u w:val="none"/>
        </w:rPr>
        <w:t>infor</w:t>
      </w:r>
      <w:r>
        <w:rPr>
          <w:spacing w:val="2"/>
          <w:u w:val="none"/>
        </w:rPr>
        <w:t>m</w:t>
      </w:r>
      <w:r>
        <w:rPr>
          <w:u w:val="none"/>
        </w:rPr>
        <w:t>ation</w:t>
      </w:r>
      <w:r>
        <w:rPr>
          <w:spacing w:val="12"/>
          <w:u w:val="none"/>
        </w:rPr>
        <w:t xml:space="preserve"> </w:t>
      </w:r>
      <w:r>
        <w:rPr>
          <w:u w:val="none"/>
        </w:rPr>
        <w:t>c</w:t>
      </w:r>
      <w:r>
        <w:rPr>
          <w:spacing w:val="1"/>
          <w:u w:val="none"/>
        </w:rPr>
        <w:t>o</w:t>
      </w:r>
      <w:r>
        <w:rPr>
          <w:u w:val="none"/>
        </w:rPr>
        <w:t>ncerning</w:t>
      </w:r>
      <w:r>
        <w:rPr>
          <w:spacing w:val="13"/>
          <w:u w:val="none"/>
        </w:rPr>
        <w:t xml:space="preserve"> </w:t>
      </w:r>
      <w:r>
        <w:rPr>
          <w:u w:val="none"/>
        </w:rPr>
        <w:t>he</w:t>
      </w:r>
      <w:r>
        <w:rPr>
          <w:spacing w:val="12"/>
          <w:u w:val="none"/>
        </w:rPr>
        <w:t xml:space="preserve"> </w:t>
      </w:r>
      <w:r>
        <w:rPr>
          <w:u w:val="none"/>
        </w:rPr>
        <w:t>business</w:t>
      </w:r>
      <w:r>
        <w:rPr>
          <w:spacing w:val="12"/>
          <w:u w:val="none"/>
        </w:rPr>
        <w:t xml:space="preserve"> </w:t>
      </w:r>
      <w:r>
        <w:rPr>
          <w:u w:val="none"/>
        </w:rPr>
        <w:t>a</w:t>
      </w:r>
      <w:r>
        <w:rPr>
          <w:spacing w:val="1"/>
          <w:u w:val="none"/>
        </w:rPr>
        <w:t>n</w:t>
      </w:r>
      <w:r>
        <w:rPr>
          <w:u w:val="none"/>
        </w:rPr>
        <w:t>d</w:t>
      </w:r>
      <w:r>
        <w:rPr>
          <w:spacing w:val="13"/>
          <w:u w:val="none"/>
        </w:rPr>
        <w:t xml:space="preserve"> </w:t>
      </w:r>
      <w:r>
        <w:rPr>
          <w:u w:val="none"/>
        </w:rPr>
        <w:t>affairs</w:t>
      </w:r>
      <w:r>
        <w:rPr>
          <w:spacing w:val="12"/>
          <w:u w:val="none"/>
        </w:rPr>
        <w:t xml:space="preserve"> </w:t>
      </w:r>
      <w:r>
        <w:rPr>
          <w:u w:val="none"/>
        </w:rPr>
        <w:t xml:space="preserve">of </w:t>
      </w:r>
      <w:r>
        <w:rPr>
          <w:spacing w:val="13"/>
          <w:u w:val="none"/>
        </w:rPr>
        <w:t xml:space="preserve"> </w:t>
      </w:r>
      <w:r>
        <w:rPr>
          <w:u w:val="none"/>
        </w:rPr>
        <w:t>the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p>
    <w:p w14:paraId="4287D9C7" w14:textId="77777777" w:rsidR="000C19C9" w:rsidRDefault="000C19C9">
      <w:pPr>
        <w:spacing w:before="2" w:line="240" w:lineRule="exact"/>
        <w:rPr>
          <w:sz w:val="24"/>
          <w:szCs w:val="24"/>
        </w:rPr>
      </w:pPr>
    </w:p>
    <w:p w14:paraId="70BA71B2" w14:textId="77777777" w:rsidR="000C19C9" w:rsidRDefault="00D3642A">
      <w:pPr>
        <w:pStyle w:val="BodyText"/>
        <w:numPr>
          <w:ilvl w:val="1"/>
          <w:numId w:val="3"/>
        </w:numPr>
        <w:tabs>
          <w:tab w:val="left" w:pos="1544"/>
        </w:tabs>
        <w:spacing w:line="248" w:lineRule="auto"/>
        <w:ind w:right="116" w:firstLine="720"/>
        <w:jc w:val="both"/>
        <w:rPr>
          <w:u w:val="none"/>
        </w:rPr>
      </w:pPr>
      <w:r>
        <w:rPr>
          <w:rFonts w:cs="Times New Roman"/>
          <w:b/>
          <w:bCs/>
          <w:spacing w:val="1"/>
          <w:u w:color="000000"/>
        </w:rPr>
        <w:t>F</w:t>
      </w:r>
      <w:r>
        <w:rPr>
          <w:rFonts w:cs="Times New Roman"/>
          <w:b/>
          <w:bCs/>
          <w:u w:color="000000"/>
        </w:rPr>
        <w:t>I</w:t>
      </w:r>
      <w:r>
        <w:rPr>
          <w:rFonts w:cs="Times New Roman"/>
          <w:b/>
          <w:bCs/>
          <w:spacing w:val="1"/>
          <w:u w:color="000000"/>
        </w:rPr>
        <w:t>SCA</w:t>
      </w:r>
      <w:r>
        <w:rPr>
          <w:rFonts w:cs="Times New Roman"/>
          <w:b/>
          <w:bCs/>
          <w:u w:color="000000"/>
        </w:rPr>
        <w:t>L</w:t>
      </w:r>
      <w:r>
        <w:rPr>
          <w:rFonts w:cs="Times New Roman"/>
          <w:b/>
          <w:bCs/>
          <w:spacing w:val="42"/>
          <w:u w:color="000000"/>
        </w:rPr>
        <w:t xml:space="preserve"> </w:t>
      </w:r>
      <w:r>
        <w:rPr>
          <w:rFonts w:cs="Times New Roman"/>
          <w:b/>
          <w:bCs/>
          <w:spacing w:val="1"/>
          <w:u w:color="000000"/>
        </w:rPr>
        <w:t>YEA</w:t>
      </w:r>
      <w:r>
        <w:rPr>
          <w:rFonts w:cs="Times New Roman"/>
          <w:b/>
          <w:bCs/>
          <w:spacing w:val="2"/>
          <w:u w:color="000000"/>
        </w:rPr>
        <w:t>R</w:t>
      </w:r>
      <w:r>
        <w:rPr>
          <w:rFonts w:cs="Times New Roman"/>
          <w:b/>
          <w:bCs/>
          <w:u w:val="none"/>
        </w:rPr>
        <w:t>.</w:t>
      </w:r>
      <w:r>
        <w:rPr>
          <w:rFonts w:cs="Times New Roman"/>
          <w:b/>
          <w:bCs/>
          <w:spacing w:val="42"/>
          <w:u w:val="none"/>
        </w:rPr>
        <w:t xml:space="preserve"> </w:t>
      </w:r>
      <w:r>
        <w:rPr>
          <w:u w:val="none"/>
        </w:rPr>
        <w:t>“</w:t>
      </w:r>
      <w:r>
        <w:rPr>
          <w:spacing w:val="1"/>
          <w:u w:val="none"/>
        </w:rPr>
        <w:t>F</w:t>
      </w:r>
      <w:r>
        <w:rPr>
          <w:u w:val="none"/>
        </w:rPr>
        <w:t>iscal</w:t>
      </w:r>
      <w:r>
        <w:rPr>
          <w:spacing w:val="42"/>
          <w:u w:val="none"/>
        </w:rPr>
        <w:t xml:space="preserve"> </w:t>
      </w:r>
      <w:r>
        <w:rPr>
          <w:spacing w:val="1"/>
          <w:u w:val="none"/>
        </w:rPr>
        <w:t>Y</w:t>
      </w:r>
      <w:r>
        <w:rPr>
          <w:u w:val="none"/>
        </w:rPr>
        <w:t>ear”</w:t>
      </w:r>
      <w:r>
        <w:rPr>
          <w:spacing w:val="43"/>
          <w:u w:val="none"/>
        </w:rPr>
        <w:t xml:space="preserve"> </w:t>
      </w:r>
      <w:r>
        <w:rPr>
          <w:spacing w:val="2"/>
          <w:u w:val="none"/>
        </w:rPr>
        <w:t>m</w:t>
      </w:r>
      <w:r>
        <w:rPr>
          <w:u w:val="none"/>
        </w:rPr>
        <w:t>ea</w:t>
      </w:r>
      <w:r>
        <w:rPr>
          <w:spacing w:val="1"/>
          <w:u w:val="none"/>
        </w:rPr>
        <w:t>n</w:t>
      </w:r>
      <w:r>
        <w:rPr>
          <w:u w:val="none"/>
        </w:rPr>
        <w:t>s</w:t>
      </w:r>
      <w:r>
        <w:rPr>
          <w:spacing w:val="43"/>
          <w:u w:val="none"/>
        </w:rPr>
        <w:t xml:space="preserve"> </w:t>
      </w:r>
      <w:r>
        <w:rPr>
          <w:u w:val="none"/>
        </w:rPr>
        <w:t>t</w:t>
      </w:r>
      <w:r>
        <w:rPr>
          <w:spacing w:val="1"/>
          <w:u w:val="none"/>
        </w:rPr>
        <w:t>h</w:t>
      </w:r>
      <w:r>
        <w:rPr>
          <w:u w:val="none"/>
        </w:rPr>
        <w:t>e</w:t>
      </w:r>
      <w:r>
        <w:rPr>
          <w:spacing w:val="42"/>
          <w:u w:val="none"/>
        </w:rPr>
        <w:t xml:space="preserve"> </w:t>
      </w:r>
      <w:r>
        <w:rPr>
          <w:spacing w:val="1"/>
          <w:u w:val="none"/>
        </w:rPr>
        <w:t>p</w:t>
      </w:r>
      <w:r>
        <w:rPr>
          <w:u w:val="none"/>
        </w:rPr>
        <w:t>eri</w:t>
      </w:r>
      <w:r>
        <w:rPr>
          <w:spacing w:val="1"/>
          <w:u w:val="none"/>
        </w:rPr>
        <w:t>o</w:t>
      </w:r>
      <w:r>
        <w:rPr>
          <w:u w:val="none"/>
        </w:rPr>
        <w:t>d</w:t>
      </w:r>
      <w:r>
        <w:rPr>
          <w:spacing w:val="43"/>
          <w:u w:val="none"/>
        </w:rPr>
        <w:t xml:space="preserve"> </w:t>
      </w:r>
      <w:r>
        <w:rPr>
          <w:spacing w:val="1"/>
          <w:u w:val="none"/>
        </w:rPr>
        <w:t>o</w:t>
      </w:r>
      <w:r>
        <w:rPr>
          <w:u w:val="none"/>
        </w:rPr>
        <w:t>f</w:t>
      </w:r>
      <w:r>
        <w:rPr>
          <w:spacing w:val="42"/>
          <w:u w:val="none"/>
        </w:rPr>
        <w:t xml:space="preserve"> </w:t>
      </w:r>
      <w:r>
        <w:rPr>
          <w:u w:val="none"/>
        </w:rPr>
        <w:t>Ja</w:t>
      </w:r>
      <w:r>
        <w:rPr>
          <w:spacing w:val="1"/>
          <w:u w:val="none"/>
        </w:rPr>
        <w:t>nu</w:t>
      </w:r>
      <w:r>
        <w:rPr>
          <w:u w:val="none"/>
        </w:rPr>
        <w:t>ary</w:t>
      </w:r>
      <w:r>
        <w:rPr>
          <w:spacing w:val="43"/>
          <w:u w:val="none"/>
        </w:rPr>
        <w:t xml:space="preserve"> </w:t>
      </w:r>
      <w:r>
        <w:rPr>
          <w:u w:val="none"/>
        </w:rPr>
        <w:t>1</w:t>
      </w:r>
      <w:r>
        <w:rPr>
          <w:spacing w:val="43"/>
          <w:u w:val="none"/>
        </w:rPr>
        <w:t xml:space="preserve"> </w:t>
      </w:r>
      <w:r>
        <w:rPr>
          <w:u w:val="none"/>
        </w:rPr>
        <w:t>to</w:t>
      </w:r>
      <w:r>
        <w:rPr>
          <w:spacing w:val="43"/>
          <w:u w:val="none"/>
        </w:rPr>
        <w:t xml:space="preserve"> </w:t>
      </w:r>
      <w:r>
        <w:rPr>
          <w:u w:val="none"/>
        </w:rPr>
        <w:t>a</w:t>
      </w:r>
      <w:r>
        <w:rPr>
          <w:spacing w:val="1"/>
          <w:u w:val="none"/>
        </w:rPr>
        <w:t>n</w:t>
      </w:r>
      <w:r>
        <w:rPr>
          <w:u w:val="none"/>
        </w:rPr>
        <w:t>d</w:t>
      </w:r>
      <w:r>
        <w:rPr>
          <w:spacing w:val="42"/>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w w:val="102"/>
          <w:u w:val="none"/>
        </w:rPr>
        <w:t xml:space="preserve"> </w:t>
      </w:r>
      <w:r>
        <w:rPr>
          <w:spacing w:val="1"/>
          <w:u w:val="none"/>
        </w:rPr>
        <w:t>D</w:t>
      </w:r>
      <w:r>
        <w:rPr>
          <w:u w:val="none"/>
        </w:rPr>
        <w:t>ece</w:t>
      </w:r>
      <w:r>
        <w:rPr>
          <w:spacing w:val="2"/>
          <w:u w:val="none"/>
        </w:rPr>
        <w:t>m</w:t>
      </w:r>
      <w:r>
        <w:rPr>
          <w:spacing w:val="1"/>
          <w:u w:val="none"/>
        </w:rPr>
        <w:t>b</w:t>
      </w:r>
      <w:r>
        <w:rPr>
          <w:u w:val="none"/>
        </w:rPr>
        <w:t>er</w:t>
      </w:r>
      <w:r>
        <w:rPr>
          <w:spacing w:val="34"/>
          <w:u w:val="none"/>
        </w:rPr>
        <w:t xml:space="preserve"> </w:t>
      </w:r>
      <w:r>
        <w:rPr>
          <w:spacing w:val="1"/>
          <w:u w:val="none"/>
        </w:rPr>
        <w:t>31</w:t>
      </w:r>
      <w:r>
        <w:rPr>
          <w:u w:val="none"/>
        </w:rPr>
        <w:t>.</w:t>
      </w:r>
    </w:p>
    <w:p w14:paraId="3BA8A1AA" w14:textId="77777777" w:rsidR="000C19C9" w:rsidRDefault="000C19C9">
      <w:pPr>
        <w:spacing w:before="5" w:line="240" w:lineRule="exact"/>
        <w:rPr>
          <w:sz w:val="24"/>
          <w:szCs w:val="24"/>
        </w:rPr>
      </w:pPr>
    </w:p>
    <w:p w14:paraId="4F4ED518"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2"/>
          <w:u w:color="000000"/>
        </w:rPr>
        <w:t>G</w:t>
      </w:r>
      <w:r>
        <w:rPr>
          <w:rFonts w:cs="Times New Roman"/>
          <w:b/>
          <w:bCs/>
          <w:spacing w:val="1"/>
          <w:u w:color="000000"/>
        </w:rPr>
        <w:t>R</w:t>
      </w:r>
      <w:r>
        <w:rPr>
          <w:rFonts w:cs="Times New Roman"/>
          <w:b/>
          <w:bCs/>
          <w:spacing w:val="2"/>
          <w:u w:color="000000"/>
        </w:rPr>
        <w:t>O</w:t>
      </w:r>
      <w:r>
        <w:rPr>
          <w:rFonts w:cs="Times New Roman"/>
          <w:b/>
          <w:bCs/>
          <w:spacing w:val="1"/>
          <w:u w:color="000000"/>
        </w:rPr>
        <w:t>S</w:t>
      </w:r>
      <w:r>
        <w:rPr>
          <w:rFonts w:cs="Times New Roman"/>
          <w:b/>
          <w:bCs/>
          <w:u w:color="000000"/>
        </w:rPr>
        <w:t>S</w:t>
      </w:r>
      <w:r>
        <w:rPr>
          <w:rFonts w:cs="Times New Roman"/>
          <w:b/>
          <w:bCs/>
          <w:spacing w:val="25"/>
          <w:u w:color="000000"/>
        </w:rPr>
        <w:t xml:space="preserve"> </w:t>
      </w:r>
      <w:r>
        <w:rPr>
          <w:rFonts w:cs="Times New Roman"/>
          <w:b/>
          <w:bCs/>
          <w:spacing w:val="1"/>
          <w:u w:color="000000"/>
        </w:rPr>
        <w:t>ASSE</w:t>
      </w:r>
      <w:r>
        <w:rPr>
          <w:rFonts w:cs="Times New Roman"/>
          <w:b/>
          <w:bCs/>
          <w:u w:color="000000"/>
        </w:rPr>
        <w:t>T</w:t>
      </w:r>
      <w:r>
        <w:rPr>
          <w:rFonts w:cs="Times New Roman"/>
          <w:b/>
          <w:bCs/>
          <w:spacing w:val="25"/>
          <w:u w:color="000000"/>
        </w:rPr>
        <w:t xml:space="preserve"> </w:t>
      </w:r>
      <w:r>
        <w:rPr>
          <w:rFonts w:cs="Times New Roman"/>
          <w:b/>
          <w:bCs/>
          <w:spacing w:val="2"/>
          <w:u w:color="000000"/>
        </w:rPr>
        <w:t>V</w:t>
      </w:r>
      <w:r>
        <w:rPr>
          <w:rFonts w:cs="Times New Roman"/>
          <w:b/>
          <w:bCs/>
          <w:spacing w:val="1"/>
          <w:u w:color="000000"/>
        </w:rPr>
        <w:t>ALU</w:t>
      </w:r>
      <w:r>
        <w:rPr>
          <w:rFonts w:cs="Times New Roman"/>
          <w:b/>
          <w:bCs/>
          <w:u w:color="000000"/>
        </w:rPr>
        <w:t>E</w:t>
      </w:r>
      <w:r>
        <w:rPr>
          <w:rFonts w:cs="Times New Roman"/>
          <w:b/>
          <w:bCs/>
          <w:spacing w:val="26"/>
          <w:u w:color="000000"/>
        </w:rPr>
        <w:t xml:space="preserve"> </w:t>
      </w:r>
      <w:r>
        <w:rPr>
          <w:spacing w:val="2"/>
          <w:u w:val="none"/>
        </w:rPr>
        <w:t>m</w:t>
      </w:r>
      <w:r>
        <w:rPr>
          <w:u w:val="none"/>
        </w:rPr>
        <w:t>ea</w:t>
      </w:r>
      <w:r>
        <w:rPr>
          <w:spacing w:val="1"/>
          <w:u w:val="none"/>
        </w:rPr>
        <w:t>n</w:t>
      </w:r>
      <w:r>
        <w:rPr>
          <w:u w:val="none"/>
        </w:rPr>
        <w:t>s,</w:t>
      </w:r>
      <w:r>
        <w:rPr>
          <w:spacing w:val="24"/>
          <w:u w:val="none"/>
        </w:rPr>
        <w:t xml:space="preserve"> </w:t>
      </w:r>
      <w:r>
        <w:rPr>
          <w:spacing w:val="1"/>
          <w:u w:val="none"/>
        </w:rPr>
        <w:t>w</w:t>
      </w:r>
      <w:r>
        <w:rPr>
          <w:u w:val="none"/>
        </w:rPr>
        <w:t>ith</w:t>
      </w:r>
      <w:r>
        <w:rPr>
          <w:spacing w:val="26"/>
          <w:u w:val="none"/>
        </w:rPr>
        <w:t xml:space="preserve"> </w:t>
      </w:r>
      <w:r>
        <w:rPr>
          <w:u w:val="none"/>
        </w:rPr>
        <w:t>res</w:t>
      </w:r>
      <w:r>
        <w:rPr>
          <w:spacing w:val="1"/>
          <w:u w:val="none"/>
        </w:rPr>
        <w:t>p</w:t>
      </w:r>
      <w:r>
        <w:rPr>
          <w:u w:val="none"/>
        </w:rPr>
        <w:t>ect</w:t>
      </w:r>
      <w:r>
        <w:rPr>
          <w:spacing w:val="24"/>
          <w:u w:val="none"/>
        </w:rPr>
        <w:t xml:space="preserve"> </w:t>
      </w:r>
      <w:r>
        <w:rPr>
          <w:u w:val="none"/>
        </w:rPr>
        <w:t>to</w:t>
      </w:r>
      <w:r>
        <w:rPr>
          <w:spacing w:val="25"/>
          <w:u w:val="none"/>
        </w:rPr>
        <w:t xml:space="preserve"> </w:t>
      </w:r>
      <w:r>
        <w:rPr>
          <w:u w:val="none"/>
        </w:rPr>
        <w:t>a</w:t>
      </w:r>
      <w:r>
        <w:rPr>
          <w:spacing w:val="1"/>
          <w:u w:val="none"/>
        </w:rPr>
        <w:t>n</w:t>
      </w:r>
      <w:r>
        <w:rPr>
          <w:u w:val="none"/>
        </w:rPr>
        <w:t>y</w:t>
      </w:r>
      <w:r>
        <w:rPr>
          <w:spacing w:val="25"/>
          <w:u w:val="none"/>
        </w:rPr>
        <w:t xml:space="preserve"> </w:t>
      </w:r>
      <w:r>
        <w:rPr>
          <w:u w:val="none"/>
        </w:rPr>
        <w:t>asset,</w:t>
      </w:r>
      <w:r>
        <w:rPr>
          <w:spacing w:val="24"/>
          <w:u w:val="none"/>
        </w:rPr>
        <w:t xml:space="preserve"> </w:t>
      </w:r>
      <w:r>
        <w:rPr>
          <w:u w:val="none"/>
        </w:rPr>
        <w:t>t</w:t>
      </w:r>
      <w:r>
        <w:rPr>
          <w:spacing w:val="1"/>
          <w:u w:val="none"/>
        </w:rPr>
        <w:t>h</w:t>
      </w:r>
      <w:r>
        <w:rPr>
          <w:u w:val="none"/>
        </w:rPr>
        <w:t>e</w:t>
      </w:r>
      <w:r>
        <w:rPr>
          <w:spacing w:val="25"/>
          <w:u w:val="none"/>
        </w:rPr>
        <w:t xml:space="preserve"> </w:t>
      </w:r>
      <w:r>
        <w:rPr>
          <w:u w:val="none"/>
        </w:rPr>
        <w:t>asset’s</w:t>
      </w:r>
      <w:r>
        <w:rPr>
          <w:spacing w:val="25"/>
          <w:u w:val="none"/>
        </w:rPr>
        <w:t xml:space="preserve"> </w:t>
      </w:r>
      <w:r>
        <w:rPr>
          <w:u w:val="none"/>
        </w:rPr>
        <w:t>a</w:t>
      </w:r>
      <w:r>
        <w:rPr>
          <w:spacing w:val="1"/>
          <w:u w:val="none"/>
        </w:rPr>
        <w:t>d</w:t>
      </w:r>
      <w:r>
        <w:rPr>
          <w:u w:val="none"/>
        </w:rPr>
        <w:t>j</w:t>
      </w:r>
      <w:r>
        <w:rPr>
          <w:spacing w:val="1"/>
          <w:u w:val="none"/>
        </w:rPr>
        <w:t>u</w:t>
      </w:r>
      <w:r>
        <w:rPr>
          <w:u w:val="none"/>
        </w:rPr>
        <w:t>sted</w:t>
      </w:r>
      <w:r>
        <w:rPr>
          <w:spacing w:val="26"/>
          <w:u w:val="none"/>
        </w:rPr>
        <w:t xml:space="preserve"> </w:t>
      </w:r>
      <w:r>
        <w:rPr>
          <w:spacing w:val="1"/>
          <w:u w:val="none"/>
        </w:rPr>
        <w:t>b</w:t>
      </w:r>
      <w:r>
        <w:rPr>
          <w:u w:val="none"/>
        </w:rPr>
        <w:t>asis</w:t>
      </w:r>
      <w:r>
        <w:rPr>
          <w:spacing w:val="25"/>
          <w:u w:val="none"/>
        </w:rPr>
        <w:t xml:space="preserve"> </w:t>
      </w:r>
      <w:r>
        <w:rPr>
          <w:u w:val="none"/>
        </w:rPr>
        <w:t>f</w:t>
      </w:r>
      <w:r>
        <w:rPr>
          <w:spacing w:val="1"/>
          <w:u w:val="none"/>
        </w:rPr>
        <w:t>o</w:t>
      </w:r>
      <w:r>
        <w:rPr>
          <w:u w:val="none"/>
        </w:rPr>
        <w:t>r</w:t>
      </w:r>
      <w:r>
        <w:rPr>
          <w:w w:val="102"/>
          <w:u w:val="none"/>
        </w:rPr>
        <w:t xml:space="preserve"> </w:t>
      </w:r>
      <w:r>
        <w:rPr>
          <w:u w:val="none"/>
        </w:rPr>
        <w:t>fe</w:t>
      </w:r>
      <w:r>
        <w:rPr>
          <w:spacing w:val="1"/>
          <w:u w:val="none"/>
        </w:rPr>
        <w:t>d</w:t>
      </w:r>
      <w:r>
        <w:rPr>
          <w:u w:val="none"/>
        </w:rPr>
        <w:t>eral</w:t>
      </w:r>
      <w:r>
        <w:rPr>
          <w:spacing w:val="20"/>
          <w:u w:val="none"/>
        </w:rPr>
        <w:t xml:space="preserve"> </w:t>
      </w:r>
      <w:r>
        <w:rPr>
          <w:u w:val="none"/>
        </w:rPr>
        <w:t>i</w:t>
      </w:r>
      <w:r>
        <w:rPr>
          <w:spacing w:val="1"/>
          <w:u w:val="none"/>
        </w:rPr>
        <w:t>n</w:t>
      </w:r>
      <w:r>
        <w:rPr>
          <w:u w:val="none"/>
        </w:rPr>
        <w:t>co</w:t>
      </w:r>
      <w:r>
        <w:rPr>
          <w:spacing w:val="2"/>
          <w:u w:val="none"/>
        </w:rPr>
        <w:t>m</w:t>
      </w:r>
      <w:r>
        <w:rPr>
          <w:u w:val="none"/>
        </w:rPr>
        <w:t>e</w:t>
      </w:r>
      <w:r>
        <w:rPr>
          <w:spacing w:val="22"/>
          <w:u w:val="none"/>
        </w:rPr>
        <w:t xml:space="preserve"> </w:t>
      </w:r>
      <w:r>
        <w:rPr>
          <w:u w:val="none"/>
        </w:rPr>
        <w:t>tax</w:t>
      </w:r>
      <w:r>
        <w:rPr>
          <w:spacing w:val="22"/>
          <w:u w:val="none"/>
        </w:rPr>
        <w:t xml:space="preserve"> </w:t>
      </w:r>
      <w:r>
        <w:rPr>
          <w:u w:val="none"/>
        </w:rPr>
        <w:t>purposes,</w:t>
      </w:r>
      <w:r>
        <w:rPr>
          <w:spacing w:val="21"/>
          <w:u w:val="none"/>
        </w:rPr>
        <w:t xml:space="preserve"> </w:t>
      </w:r>
      <w:r>
        <w:rPr>
          <w:u w:val="none"/>
        </w:rPr>
        <w:t>except</w:t>
      </w:r>
      <w:r>
        <w:rPr>
          <w:spacing w:val="21"/>
          <w:u w:val="none"/>
        </w:rPr>
        <w:t xml:space="preserve"> </w:t>
      </w:r>
      <w:r>
        <w:rPr>
          <w:u w:val="none"/>
        </w:rPr>
        <w:t>as</w:t>
      </w:r>
      <w:r>
        <w:rPr>
          <w:spacing w:val="22"/>
          <w:u w:val="none"/>
        </w:rPr>
        <w:t xml:space="preserve"> </w:t>
      </w:r>
      <w:r>
        <w:rPr>
          <w:u w:val="none"/>
        </w:rPr>
        <w:t>foll</w:t>
      </w:r>
      <w:r>
        <w:rPr>
          <w:spacing w:val="1"/>
          <w:u w:val="none"/>
        </w:rPr>
        <w:t>o</w:t>
      </w:r>
      <w:r>
        <w:rPr>
          <w:spacing w:val="2"/>
          <w:u w:val="none"/>
        </w:rPr>
        <w:t>w</w:t>
      </w:r>
      <w:r>
        <w:rPr>
          <w:u w:val="none"/>
        </w:rPr>
        <w:t>s:</w:t>
      </w:r>
    </w:p>
    <w:p w14:paraId="1E51C77F" w14:textId="77777777" w:rsidR="000C19C9" w:rsidRDefault="000C19C9">
      <w:pPr>
        <w:spacing w:before="16" w:line="220" w:lineRule="exact"/>
      </w:pPr>
    </w:p>
    <w:p w14:paraId="425F1B71" w14:textId="77777777" w:rsidR="000C19C9" w:rsidRDefault="00D3642A">
      <w:pPr>
        <w:pStyle w:val="BodyText"/>
        <w:numPr>
          <w:ilvl w:val="2"/>
          <w:numId w:val="3"/>
        </w:numPr>
        <w:tabs>
          <w:tab w:val="left" w:pos="2264"/>
        </w:tabs>
        <w:spacing w:line="251" w:lineRule="auto"/>
        <w:ind w:right="115" w:firstLine="1440"/>
        <w:jc w:val="both"/>
        <w:rPr>
          <w:u w:val="none"/>
        </w:rPr>
      </w:pPr>
      <w:r>
        <w:rPr>
          <w:spacing w:val="1"/>
          <w:u w:val="none"/>
        </w:rPr>
        <w:t>Th</w:t>
      </w:r>
      <w:r>
        <w:rPr>
          <w:u w:val="none"/>
        </w:rPr>
        <w:t>e</w:t>
      </w:r>
      <w:r>
        <w:rPr>
          <w:spacing w:val="14"/>
          <w:u w:val="none"/>
        </w:rPr>
        <w:t xml:space="preserve"> </w:t>
      </w:r>
      <w:r>
        <w:rPr>
          <w:u w:val="none"/>
        </w:rPr>
        <w:t>i</w:t>
      </w:r>
      <w:r>
        <w:rPr>
          <w:spacing w:val="1"/>
          <w:u w:val="none"/>
        </w:rPr>
        <w:t>n</w:t>
      </w:r>
      <w:r>
        <w:rPr>
          <w:u w:val="none"/>
        </w:rPr>
        <w:t>itial</w:t>
      </w:r>
      <w:r>
        <w:rPr>
          <w:spacing w:val="13"/>
          <w:u w:val="none"/>
        </w:rPr>
        <w:t xml:space="preserve"> </w:t>
      </w:r>
      <w:r>
        <w:rPr>
          <w:spacing w:val="1"/>
          <w:u w:val="none"/>
        </w:rPr>
        <w:t>G</w:t>
      </w:r>
      <w:r>
        <w:rPr>
          <w:u w:val="none"/>
        </w:rPr>
        <w:t>r</w:t>
      </w:r>
      <w:r>
        <w:rPr>
          <w:spacing w:val="1"/>
          <w:u w:val="none"/>
        </w:rPr>
        <w:t>o</w:t>
      </w:r>
      <w:r>
        <w:rPr>
          <w:u w:val="none"/>
        </w:rPr>
        <w:t>ss</w:t>
      </w:r>
      <w:r>
        <w:rPr>
          <w:spacing w:val="15"/>
          <w:u w:val="none"/>
        </w:rPr>
        <w:t xml:space="preserve"> </w:t>
      </w:r>
      <w:r>
        <w:rPr>
          <w:spacing w:val="1"/>
          <w:u w:val="none"/>
        </w:rPr>
        <w:t>A</w:t>
      </w:r>
      <w:r>
        <w:rPr>
          <w:u w:val="none"/>
        </w:rPr>
        <w:t>sset</w:t>
      </w:r>
      <w:r>
        <w:rPr>
          <w:spacing w:val="13"/>
          <w:u w:val="none"/>
        </w:rPr>
        <w:t xml:space="preserve"> </w:t>
      </w:r>
      <w:r>
        <w:rPr>
          <w:spacing w:val="1"/>
          <w:u w:val="none"/>
        </w:rPr>
        <w:t>V</w:t>
      </w:r>
      <w:r>
        <w:rPr>
          <w:u w:val="none"/>
        </w:rPr>
        <w:t>al</w:t>
      </w:r>
      <w:r>
        <w:rPr>
          <w:spacing w:val="1"/>
          <w:u w:val="none"/>
        </w:rPr>
        <w:t>u</w:t>
      </w:r>
      <w:r>
        <w:rPr>
          <w:u w:val="none"/>
        </w:rPr>
        <w:t>e</w:t>
      </w:r>
      <w:r>
        <w:rPr>
          <w:spacing w:val="15"/>
          <w:u w:val="none"/>
        </w:rPr>
        <w:t xml:space="preserve"> </w:t>
      </w:r>
      <w:r>
        <w:rPr>
          <w:spacing w:val="1"/>
          <w:u w:val="none"/>
        </w:rPr>
        <w:t>o</w:t>
      </w:r>
      <w:r>
        <w:rPr>
          <w:u w:val="none"/>
        </w:rPr>
        <w:t>f</w:t>
      </w:r>
      <w:r>
        <w:rPr>
          <w:spacing w:val="13"/>
          <w:u w:val="none"/>
        </w:rPr>
        <w:t xml:space="preserve"> </w:t>
      </w:r>
      <w:r>
        <w:rPr>
          <w:u w:val="none"/>
        </w:rPr>
        <w:t>a</w:t>
      </w:r>
      <w:r>
        <w:rPr>
          <w:spacing w:val="1"/>
          <w:u w:val="none"/>
        </w:rPr>
        <w:t>n</w:t>
      </w:r>
      <w:r>
        <w:rPr>
          <w:u w:val="none"/>
        </w:rPr>
        <w:t>y</w:t>
      </w:r>
      <w:r>
        <w:rPr>
          <w:spacing w:val="15"/>
          <w:u w:val="none"/>
        </w:rPr>
        <w:t xml:space="preserve"> </w:t>
      </w:r>
      <w:r>
        <w:rPr>
          <w:u w:val="none"/>
        </w:rPr>
        <w:t>asset</w:t>
      </w:r>
      <w:r>
        <w:rPr>
          <w:spacing w:val="13"/>
          <w:u w:val="none"/>
        </w:rPr>
        <w:t xml:space="preserve"> </w:t>
      </w:r>
      <w:r>
        <w:rPr>
          <w:u w:val="none"/>
        </w:rPr>
        <w:t>c</w:t>
      </w:r>
      <w:r>
        <w:rPr>
          <w:spacing w:val="1"/>
          <w:u w:val="none"/>
        </w:rPr>
        <w:t>on</w:t>
      </w:r>
      <w:r>
        <w:rPr>
          <w:u w:val="none"/>
        </w:rPr>
        <w:t>tri</w:t>
      </w:r>
      <w:r>
        <w:rPr>
          <w:spacing w:val="1"/>
          <w:u w:val="none"/>
        </w:rPr>
        <w:t>bu</w:t>
      </w:r>
      <w:r>
        <w:rPr>
          <w:u w:val="none"/>
        </w:rPr>
        <w:t>ted</w:t>
      </w:r>
      <w:r>
        <w:rPr>
          <w:spacing w:val="15"/>
          <w:u w:val="none"/>
        </w:rPr>
        <w:t xml:space="preserve"> </w:t>
      </w:r>
      <w:r>
        <w:rPr>
          <w:spacing w:val="1"/>
          <w:u w:val="none"/>
        </w:rPr>
        <w:t>b</w:t>
      </w:r>
      <w:r>
        <w:rPr>
          <w:u w:val="none"/>
        </w:rPr>
        <w:t>y</w:t>
      </w:r>
      <w:r>
        <w:rPr>
          <w:spacing w:val="14"/>
          <w:u w:val="none"/>
        </w:rPr>
        <w:t xml:space="preserve"> </w:t>
      </w:r>
      <w:r>
        <w:rPr>
          <w:u w:val="none"/>
        </w:rPr>
        <w:t>a</w:t>
      </w:r>
      <w:r>
        <w:rPr>
          <w:spacing w:val="1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3"/>
          <w:u w:val="none"/>
        </w:rPr>
        <w:t xml:space="preserve"> </w:t>
      </w:r>
      <w:r>
        <w:rPr>
          <w:u w:val="none"/>
        </w:rPr>
        <w:t>to</w:t>
      </w:r>
      <w:r>
        <w:rPr>
          <w:spacing w:val="15"/>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8"/>
          <w:u w:val="none"/>
        </w:rPr>
        <w:t xml:space="preserve"> </w:t>
      </w:r>
      <w:r>
        <w:rPr>
          <w:u w:val="none"/>
        </w:rPr>
        <w:t>s</w:t>
      </w:r>
      <w:r>
        <w:rPr>
          <w:spacing w:val="1"/>
          <w:u w:val="none"/>
        </w:rPr>
        <w:t>h</w:t>
      </w:r>
      <w:r>
        <w:rPr>
          <w:u w:val="none"/>
        </w:rPr>
        <w:t>all</w:t>
      </w:r>
      <w:r>
        <w:rPr>
          <w:spacing w:val="38"/>
          <w:u w:val="none"/>
        </w:rPr>
        <w:t xml:space="preserve"> </w:t>
      </w:r>
      <w:r>
        <w:rPr>
          <w:spacing w:val="1"/>
          <w:u w:val="none"/>
        </w:rPr>
        <w:t>b</w:t>
      </w:r>
      <w:r>
        <w:rPr>
          <w:u w:val="none"/>
        </w:rPr>
        <w:t>e</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g</w:t>
      </w:r>
      <w:r>
        <w:rPr>
          <w:u w:val="none"/>
        </w:rPr>
        <w:t>r</w:t>
      </w:r>
      <w:r>
        <w:rPr>
          <w:spacing w:val="1"/>
          <w:u w:val="none"/>
        </w:rPr>
        <w:t>o</w:t>
      </w:r>
      <w:r>
        <w:rPr>
          <w:u w:val="none"/>
        </w:rPr>
        <w:t>ss</w:t>
      </w:r>
      <w:r>
        <w:rPr>
          <w:spacing w:val="38"/>
          <w:u w:val="none"/>
        </w:rPr>
        <w:t xml:space="preserve"> </w:t>
      </w:r>
      <w:r>
        <w:rPr>
          <w:u w:val="none"/>
        </w:rPr>
        <w:t>fair</w:t>
      </w:r>
      <w:r>
        <w:rPr>
          <w:spacing w:val="37"/>
          <w:u w:val="none"/>
        </w:rPr>
        <w:t xml:space="preserve"> </w:t>
      </w:r>
      <w:r>
        <w:rPr>
          <w:spacing w:val="2"/>
          <w:u w:val="none"/>
        </w:rPr>
        <w:t>m</w:t>
      </w:r>
      <w:r>
        <w:rPr>
          <w:u w:val="none"/>
        </w:rPr>
        <w:t>ar</w:t>
      </w:r>
      <w:r>
        <w:rPr>
          <w:spacing w:val="1"/>
          <w:u w:val="none"/>
        </w:rPr>
        <w:t>k</w:t>
      </w:r>
      <w:r>
        <w:rPr>
          <w:u w:val="none"/>
        </w:rPr>
        <w:t>et</w:t>
      </w:r>
      <w:r>
        <w:rPr>
          <w:spacing w:val="38"/>
          <w:u w:val="none"/>
        </w:rPr>
        <w:t xml:space="preserve"> </w:t>
      </w:r>
      <w:r>
        <w:rPr>
          <w:spacing w:val="1"/>
          <w:u w:val="none"/>
        </w:rPr>
        <w:t>v</w:t>
      </w:r>
      <w:r>
        <w:rPr>
          <w:u w:val="none"/>
        </w:rPr>
        <w:t>al</w:t>
      </w:r>
      <w:r>
        <w:rPr>
          <w:spacing w:val="1"/>
          <w:u w:val="none"/>
        </w:rPr>
        <w:t>u</w:t>
      </w:r>
      <w:r>
        <w:rPr>
          <w:u w:val="none"/>
        </w:rPr>
        <w:t>e</w:t>
      </w:r>
      <w:r>
        <w:rPr>
          <w:spacing w:val="39"/>
          <w:u w:val="none"/>
        </w:rPr>
        <w:t xml:space="preserve"> </w:t>
      </w:r>
      <w:r>
        <w:rPr>
          <w:spacing w:val="1"/>
          <w:u w:val="none"/>
        </w:rPr>
        <w:t>o</w:t>
      </w:r>
      <w:r>
        <w:rPr>
          <w:u w:val="none"/>
        </w:rPr>
        <w:t>f</w:t>
      </w:r>
      <w:r>
        <w:rPr>
          <w:spacing w:val="38"/>
          <w:u w:val="none"/>
        </w:rPr>
        <w:t xml:space="preserve"> </w:t>
      </w:r>
      <w:r>
        <w:rPr>
          <w:u w:val="none"/>
        </w:rPr>
        <w:t>s</w:t>
      </w:r>
      <w:r>
        <w:rPr>
          <w:spacing w:val="1"/>
          <w:u w:val="none"/>
        </w:rPr>
        <w:t>u</w:t>
      </w:r>
      <w:r>
        <w:rPr>
          <w:u w:val="none"/>
        </w:rPr>
        <w:t>ch</w:t>
      </w:r>
      <w:r>
        <w:rPr>
          <w:spacing w:val="39"/>
          <w:u w:val="none"/>
        </w:rPr>
        <w:t xml:space="preserve"> </w:t>
      </w:r>
      <w:r>
        <w:rPr>
          <w:u w:val="none"/>
        </w:rPr>
        <w:t>assets,</w:t>
      </w:r>
      <w:r>
        <w:rPr>
          <w:spacing w:val="37"/>
          <w:u w:val="none"/>
        </w:rPr>
        <w:t xml:space="preserve"> </w:t>
      </w:r>
      <w:r>
        <w:rPr>
          <w:u w:val="none"/>
        </w:rPr>
        <w:t>as</w:t>
      </w:r>
      <w:r>
        <w:rPr>
          <w:spacing w:val="38"/>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39"/>
          <w:u w:val="none"/>
        </w:rPr>
        <w:t xml:space="preserve"> </w:t>
      </w:r>
      <w:r>
        <w:rPr>
          <w:spacing w:val="1"/>
          <w:u w:val="none"/>
        </w:rPr>
        <w:t>b</w:t>
      </w:r>
      <w:r>
        <w:rPr>
          <w:u w:val="none"/>
        </w:rPr>
        <w:t>y</w:t>
      </w:r>
      <w:r>
        <w:rPr>
          <w:spacing w:val="39"/>
          <w:u w:val="none"/>
        </w:rPr>
        <w:t xml:space="preserve"> </w:t>
      </w:r>
      <w:r>
        <w:rPr>
          <w:u w:val="none"/>
        </w:rPr>
        <w:t>t</w:t>
      </w:r>
      <w:r>
        <w:rPr>
          <w:spacing w:val="1"/>
          <w:u w:val="none"/>
        </w:rPr>
        <w:t>h</w:t>
      </w:r>
      <w:r>
        <w:rPr>
          <w:u w:val="none"/>
        </w:rPr>
        <w:t>e</w:t>
      </w:r>
      <w:r>
        <w:rPr>
          <w:spacing w:val="39"/>
          <w:u w:val="none"/>
        </w:rPr>
        <w:t xml:space="preserve"> </w:t>
      </w:r>
      <w:r>
        <w:rPr>
          <w:u w:val="none"/>
        </w:rPr>
        <w:t>c</w:t>
      </w:r>
      <w:r>
        <w:rPr>
          <w:spacing w:val="1"/>
          <w:u w:val="none"/>
        </w:rPr>
        <w:t>on</w:t>
      </w:r>
      <w:r>
        <w:rPr>
          <w:u w:val="none"/>
        </w:rPr>
        <w:t>tri</w:t>
      </w:r>
      <w:r>
        <w:rPr>
          <w:spacing w:val="1"/>
          <w:u w:val="none"/>
        </w:rPr>
        <w:t>bu</w:t>
      </w:r>
      <w:r>
        <w:rPr>
          <w:u w:val="none"/>
        </w:rPr>
        <w:t>ti</w:t>
      </w:r>
      <w:r>
        <w:rPr>
          <w:spacing w:val="1"/>
          <w:u w:val="none"/>
        </w:rPr>
        <w:t>n</w:t>
      </w:r>
      <w:r>
        <w:rPr>
          <w:u w:val="none"/>
        </w:rPr>
        <w:t>g</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u w:val="none"/>
        </w:rPr>
        <w:t>a</w:t>
      </w:r>
      <w:r>
        <w:rPr>
          <w:spacing w:val="1"/>
          <w:u w:val="none"/>
        </w:rPr>
        <w:t>n</w:t>
      </w:r>
      <w:r>
        <w:rPr>
          <w:u w:val="none"/>
        </w:rPr>
        <w:t>d</w:t>
      </w:r>
      <w:r>
        <w:rPr>
          <w:spacing w:val="43"/>
          <w:u w:val="none"/>
        </w:rPr>
        <w:t xml:space="preserve"> </w:t>
      </w:r>
      <w:r>
        <w:rPr>
          <w:u w:val="none"/>
        </w:rPr>
        <w:t>the</w:t>
      </w:r>
      <w:r>
        <w:rPr>
          <w:spacing w:val="4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43"/>
          <w:u w:val="none"/>
        </w:rPr>
        <w:t xml:space="preserve"> </w:t>
      </w:r>
      <w:r>
        <w:rPr>
          <w:u w:val="none"/>
        </w:rPr>
        <w:t>t</w:t>
      </w:r>
      <w:r>
        <w:rPr>
          <w:spacing w:val="1"/>
          <w:u w:val="none"/>
        </w:rPr>
        <w:t>h</w:t>
      </w:r>
      <w:r>
        <w:rPr>
          <w:u w:val="none"/>
        </w:rPr>
        <w:t>at,</w:t>
      </w:r>
      <w:r>
        <w:rPr>
          <w:spacing w:val="42"/>
          <w:u w:val="none"/>
        </w:rPr>
        <w:t xml:space="preserve"> </w:t>
      </w:r>
      <w:r>
        <w:rPr>
          <w:u w:val="none"/>
        </w:rPr>
        <w:t>if</w:t>
      </w:r>
      <w:r>
        <w:rPr>
          <w:spacing w:val="42"/>
          <w:u w:val="none"/>
        </w:rPr>
        <w:t xml:space="preserve"> </w:t>
      </w:r>
      <w:r>
        <w:rPr>
          <w:u w:val="none"/>
        </w:rPr>
        <w:t>t</w:t>
      </w:r>
      <w:r>
        <w:rPr>
          <w:spacing w:val="1"/>
          <w:u w:val="none"/>
        </w:rPr>
        <w:t>h</w:t>
      </w:r>
      <w:r>
        <w:rPr>
          <w:u w:val="none"/>
        </w:rPr>
        <w:t>e</w:t>
      </w:r>
      <w:r>
        <w:rPr>
          <w:spacing w:val="4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u w:val="none"/>
        </w:rPr>
        <w:t>are</w:t>
      </w:r>
      <w:r>
        <w:rPr>
          <w:spacing w:val="42"/>
          <w:u w:val="none"/>
        </w:rPr>
        <w:t xml:space="preserve"> </w:t>
      </w:r>
      <w:r>
        <w:rPr>
          <w:u w:val="none"/>
        </w:rPr>
        <w:t>the</w:t>
      </w:r>
      <w:r>
        <w:rPr>
          <w:spacing w:val="42"/>
          <w:u w:val="none"/>
        </w:rPr>
        <w:t xml:space="preserve"> </w:t>
      </w:r>
      <w:r>
        <w:rPr>
          <w:u w:val="none"/>
        </w:rPr>
        <w:t>c</w:t>
      </w:r>
      <w:r>
        <w:rPr>
          <w:spacing w:val="1"/>
          <w:u w:val="none"/>
        </w:rPr>
        <w:t>o</w:t>
      </w:r>
      <w:r>
        <w:rPr>
          <w:u w:val="none"/>
        </w:rPr>
        <w:t>ntributing</w:t>
      </w:r>
      <w:r>
        <w:rPr>
          <w:spacing w:val="44"/>
          <w:u w:val="none"/>
        </w:rPr>
        <w:t xml:space="preserve"> </w:t>
      </w:r>
      <w:r>
        <w:rPr>
          <w:spacing w:val="2"/>
          <w:u w:val="none"/>
        </w:rPr>
        <w:t>M</w:t>
      </w:r>
      <w:r>
        <w:rPr>
          <w:u w:val="none"/>
        </w:rPr>
        <w:t>e</w:t>
      </w:r>
      <w:r>
        <w:rPr>
          <w:spacing w:val="2"/>
          <w:u w:val="none"/>
        </w:rPr>
        <w:t>m</w:t>
      </w:r>
      <w:r>
        <w:rPr>
          <w:u w:val="none"/>
        </w:rPr>
        <w:t>bers,</w:t>
      </w:r>
      <w:r>
        <w:rPr>
          <w:spacing w:val="41"/>
          <w:u w:val="none"/>
        </w:rPr>
        <w:t xml:space="preserve"> </w:t>
      </w:r>
      <w:r>
        <w:rPr>
          <w:u w:val="none"/>
        </w:rPr>
        <w:t>the</w:t>
      </w:r>
      <w:r>
        <w:rPr>
          <w:w w:val="10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fair</w:t>
      </w:r>
      <w:r>
        <w:rPr>
          <w:spacing w:val="19"/>
          <w:u w:val="none"/>
        </w:rPr>
        <w:t xml:space="preserve"> </w:t>
      </w:r>
      <w:r>
        <w:rPr>
          <w:spacing w:val="2"/>
          <w:u w:val="none"/>
        </w:rPr>
        <w:t>m</w:t>
      </w:r>
      <w:r>
        <w:rPr>
          <w:u w:val="none"/>
        </w:rPr>
        <w:t>ar</w:t>
      </w:r>
      <w:r>
        <w:rPr>
          <w:spacing w:val="1"/>
          <w:u w:val="none"/>
        </w:rPr>
        <w:t>k</w:t>
      </w:r>
      <w:r>
        <w:rPr>
          <w:u w:val="none"/>
        </w:rPr>
        <w:t>et</w:t>
      </w:r>
      <w:r>
        <w:rPr>
          <w:spacing w:val="19"/>
          <w:u w:val="none"/>
        </w:rPr>
        <w:t xml:space="preserve"> </w:t>
      </w:r>
      <w:r>
        <w:rPr>
          <w:spacing w:val="1"/>
          <w:u w:val="none"/>
        </w:rPr>
        <w:t>v</w:t>
      </w:r>
      <w:r>
        <w:rPr>
          <w:u w:val="none"/>
        </w:rPr>
        <w:t>al</w:t>
      </w:r>
      <w:r>
        <w:rPr>
          <w:spacing w:val="1"/>
          <w:u w:val="none"/>
        </w:rPr>
        <w:t>u</w:t>
      </w:r>
      <w:r>
        <w:rPr>
          <w:u w:val="none"/>
        </w:rPr>
        <w:t>e</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c</w:t>
      </w:r>
      <w:r>
        <w:rPr>
          <w:spacing w:val="1"/>
          <w:u w:val="none"/>
        </w:rPr>
        <w:t>o</w:t>
      </w:r>
      <w:r>
        <w:rPr>
          <w:u w:val="none"/>
        </w:rPr>
        <w:t>ntributed</w:t>
      </w:r>
      <w:r>
        <w:rPr>
          <w:spacing w:val="20"/>
          <w:u w:val="none"/>
        </w:rPr>
        <w:t xml:space="preserve"> </w:t>
      </w:r>
      <w:r>
        <w:rPr>
          <w:u w:val="none"/>
        </w:rPr>
        <w:t>asset</w:t>
      </w:r>
      <w:r>
        <w:rPr>
          <w:spacing w:val="18"/>
          <w:u w:val="none"/>
        </w:rPr>
        <w:t xml:space="preserve"> </w:t>
      </w:r>
      <w:r>
        <w:rPr>
          <w:u w:val="none"/>
        </w:rPr>
        <w:t>shall</w:t>
      </w:r>
      <w:r>
        <w:rPr>
          <w:spacing w:val="19"/>
          <w:u w:val="none"/>
        </w:rPr>
        <w:t xml:space="preserve"> </w:t>
      </w:r>
      <w:r>
        <w:rPr>
          <w:u w:val="none"/>
        </w:rPr>
        <w:t>re</w:t>
      </w:r>
      <w:r>
        <w:rPr>
          <w:spacing w:val="1"/>
          <w:u w:val="none"/>
        </w:rPr>
        <w:t>qu</w:t>
      </w:r>
      <w:r>
        <w:rPr>
          <w:u w:val="none"/>
        </w:rPr>
        <w:t>ire</w:t>
      </w:r>
      <w:r>
        <w:rPr>
          <w:spacing w:val="20"/>
          <w:u w:val="none"/>
        </w:rPr>
        <w:t xml:space="preserve"> </w:t>
      </w:r>
      <w:r>
        <w:rPr>
          <w:u w:val="none"/>
        </w:rPr>
        <w:t>t</w:t>
      </w:r>
      <w:r>
        <w:rPr>
          <w:spacing w:val="1"/>
          <w:u w:val="none"/>
        </w:rPr>
        <w:t>h</w:t>
      </w:r>
      <w:r>
        <w:rPr>
          <w:u w:val="none"/>
        </w:rPr>
        <w:t>e</w:t>
      </w:r>
      <w:r>
        <w:rPr>
          <w:spacing w:val="19"/>
          <w:u w:val="none"/>
        </w:rPr>
        <w:t xml:space="preserve"> </w:t>
      </w:r>
      <w:r>
        <w:rPr>
          <w:u w:val="none"/>
        </w:rPr>
        <w:t>c</w:t>
      </w:r>
      <w:r>
        <w:rPr>
          <w:spacing w:val="1"/>
          <w:u w:val="none"/>
        </w:rPr>
        <w:t>on</w:t>
      </w:r>
      <w:r>
        <w:rPr>
          <w:u w:val="none"/>
        </w:rPr>
        <w:t>se</w:t>
      </w:r>
      <w:r>
        <w:rPr>
          <w:spacing w:val="1"/>
          <w:u w:val="none"/>
        </w:rPr>
        <w:t>n</w:t>
      </w:r>
      <w:r>
        <w:rPr>
          <w:u w:val="none"/>
        </w:rPr>
        <w:t>t</w:t>
      </w:r>
      <w:r>
        <w:rPr>
          <w:spacing w:val="19"/>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own</w:t>
      </w:r>
      <w:r>
        <w:rPr>
          <w:u w:val="none"/>
        </w:rPr>
        <w:t>ers</w:t>
      </w:r>
      <w:r>
        <w:rPr>
          <w:spacing w:val="20"/>
          <w:u w:val="none"/>
        </w:rPr>
        <w:t xml:space="preserve"> </w:t>
      </w:r>
      <w:r>
        <w:rPr>
          <w:spacing w:val="1"/>
          <w:u w:val="none"/>
        </w:rPr>
        <w:t>o</w:t>
      </w:r>
      <w:r>
        <w:rPr>
          <w:u w:val="none"/>
        </w:rPr>
        <w:t>f</w:t>
      </w:r>
      <w:r>
        <w:rPr>
          <w:spacing w:val="20"/>
          <w:u w:val="none"/>
        </w:rPr>
        <w:t xml:space="preserve"> </w:t>
      </w:r>
      <w:r>
        <w:rPr>
          <w:u w:val="none"/>
        </w:rPr>
        <w:t>a</w:t>
      </w:r>
      <w:r>
        <w:rPr>
          <w:w w:val="102"/>
          <w:u w:val="none"/>
        </w:rPr>
        <w:t xml:space="preserve"> </w:t>
      </w:r>
      <w:r>
        <w:rPr>
          <w:spacing w:val="2"/>
          <w:u w:val="none"/>
        </w:rPr>
        <w:t>m</w:t>
      </w:r>
      <w:r>
        <w:rPr>
          <w:u w:val="none"/>
        </w:rPr>
        <w:t>aj</w:t>
      </w:r>
      <w:r>
        <w:rPr>
          <w:spacing w:val="1"/>
          <w:u w:val="none"/>
        </w:rPr>
        <w:t>o</w:t>
      </w:r>
      <w:r>
        <w:rPr>
          <w:u w:val="none"/>
        </w:rPr>
        <w:t>rity</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u w:val="none"/>
        </w:rPr>
        <w:t>I</w:t>
      </w:r>
      <w:r>
        <w:rPr>
          <w:spacing w:val="1"/>
          <w:u w:val="none"/>
        </w:rPr>
        <w:t>n</w:t>
      </w:r>
      <w:r>
        <w:rPr>
          <w:u w:val="none"/>
        </w:rPr>
        <w:t>terests</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o</w:t>
      </w:r>
      <w:r>
        <w:rPr>
          <w:u w:val="none"/>
        </w:rPr>
        <w:t>t</w:t>
      </w:r>
      <w:r>
        <w:rPr>
          <w:spacing w:val="1"/>
          <w:u w:val="none"/>
        </w:rPr>
        <w:t>h</w:t>
      </w:r>
      <w:r>
        <w:rPr>
          <w:u w:val="none"/>
        </w:rPr>
        <w:t>er</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p>
    <w:p w14:paraId="55ACA2C1" w14:textId="77777777" w:rsidR="000C19C9" w:rsidRDefault="000C19C9">
      <w:pPr>
        <w:spacing w:before="2" w:line="240" w:lineRule="exact"/>
        <w:rPr>
          <w:sz w:val="24"/>
          <w:szCs w:val="24"/>
        </w:rPr>
      </w:pPr>
    </w:p>
    <w:p w14:paraId="5AECA4BF" w14:textId="77777777" w:rsidR="000C19C9" w:rsidRDefault="00D3642A">
      <w:pPr>
        <w:pStyle w:val="BodyText"/>
        <w:numPr>
          <w:ilvl w:val="2"/>
          <w:numId w:val="3"/>
        </w:numPr>
        <w:tabs>
          <w:tab w:val="left" w:pos="2264"/>
        </w:tabs>
        <w:spacing w:line="252" w:lineRule="auto"/>
        <w:ind w:right="116" w:firstLine="1440"/>
        <w:jc w:val="both"/>
        <w:rPr>
          <w:u w:val="none"/>
        </w:rPr>
      </w:pPr>
      <w:r>
        <w:rPr>
          <w:spacing w:val="1"/>
          <w:u w:val="none"/>
        </w:rPr>
        <w:t>Th</w:t>
      </w:r>
      <w:r>
        <w:rPr>
          <w:u w:val="none"/>
        </w:rPr>
        <w:t>e</w:t>
      </w:r>
      <w:r>
        <w:rPr>
          <w:spacing w:val="42"/>
          <w:u w:val="none"/>
        </w:rPr>
        <w:t xml:space="preserve"> </w:t>
      </w:r>
      <w:r>
        <w:rPr>
          <w:spacing w:val="1"/>
          <w:u w:val="none"/>
        </w:rPr>
        <w:t>G</w:t>
      </w:r>
      <w:r>
        <w:rPr>
          <w:u w:val="none"/>
        </w:rPr>
        <w:t>r</w:t>
      </w:r>
      <w:r>
        <w:rPr>
          <w:spacing w:val="1"/>
          <w:u w:val="none"/>
        </w:rPr>
        <w:t>o</w:t>
      </w:r>
      <w:r>
        <w:rPr>
          <w:u w:val="none"/>
        </w:rPr>
        <w:t>ss</w:t>
      </w:r>
      <w:r>
        <w:rPr>
          <w:spacing w:val="43"/>
          <w:u w:val="none"/>
        </w:rPr>
        <w:t xml:space="preserve"> </w:t>
      </w:r>
      <w:r>
        <w:rPr>
          <w:spacing w:val="1"/>
          <w:u w:val="none"/>
        </w:rPr>
        <w:t>A</w:t>
      </w:r>
      <w:r>
        <w:rPr>
          <w:u w:val="none"/>
        </w:rPr>
        <w:t>sset</w:t>
      </w:r>
      <w:r>
        <w:rPr>
          <w:spacing w:val="42"/>
          <w:u w:val="none"/>
        </w:rPr>
        <w:t xml:space="preserve"> </w:t>
      </w:r>
      <w:r>
        <w:rPr>
          <w:spacing w:val="1"/>
          <w:u w:val="none"/>
        </w:rPr>
        <w:t>V</w:t>
      </w:r>
      <w:r>
        <w:rPr>
          <w:u w:val="none"/>
        </w:rPr>
        <w:t>al</w:t>
      </w:r>
      <w:r>
        <w:rPr>
          <w:spacing w:val="1"/>
          <w:u w:val="none"/>
        </w:rPr>
        <w:t>u</w:t>
      </w:r>
      <w:r>
        <w:rPr>
          <w:u w:val="none"/>
        </w:rPr>
        <w:t>es</w:t>
      </w:r>
      <w:r>
        <w:rPr>
          <w:spacing w:val="43"/>
          <w:u w:val="none"/>
        </w:rPr>
        <w:t xml:space="preserve"> </w:t>
      </w:r>
      <w:r>
        <w:rPr>
          <w:spacing w:val="1"/>
          <w:u w:val="none"/>
        </w:rPr>
        <w:t>o</w:t>
      </w:r>
      <w:r>
        <w:rPr>
          <w:u w:val="none"/>
        </w:rPr>
        <w:t>f</w:t>
      </w:r>
      <w:r>
        <w:rPr>
          <w:spacing w:val="42"/>
          <w:u w:val="none"/>
        </w:rPr>
        <w:t xml:space="preserve"> </w:t>
      </w:r>
      <w:r>
        <w:rPr>
          <w:u w:val="none"/>
        </w:rPr>
        <w:t>all</w:t>
      </w:r>
      <w:r>
        <w:rPr>
          <w:spacing w:val="4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2"/>
          <w:u w:val="none"/>
        </w:rPr>
        <w:t xml:space="preserve"> </w:t>
      </w:r>
      <w:r>
        <w:rPr>
          <w:u w:val="none"/>
        </w:rPr>
        <w:t>assets</w:t>
      </w:r>
      <w:r>
        <w:rPr>
          <w:spacing w:val="43"/>
          <w:u w:val="none"/>
        </w:rPr>
        <w:t xml:space="preserve"> </w:t>
      </w:r>
      <w:r>
        <w:rPr>
          <w:u w:val="none"/>
        </w:rPr>
        <w:t>s</w:t>
      </w:r>
      <w:r>
        <w:rPr>
          <w:spacing w:val="1"/>
          <w:u w:val="none"/>
        </w:rPr>
        <w:t>h</w:t>
      </w:r>
      <w:r>
        <w:rPr>
          <w:u w:val="none"/>
        </w:rPr>
        <w:t>all</w:t>
      </w:r>
      <w:r>
        <w:rPr>
          <w:spacing w:val="42"/>
          <w:u w:val="none"/>
        </w:rPr>
        <w:t xml:space="preserve"> </w:t>
      </w:r>
      <w:r>
        <w:rPr>
          <w:spacing w:val="1"/>
          <w:u w:val="none"/>
        </w:rPr>
        <w:t>b</w:t>
      </w:r>
      <w:r>
        <w:rPr>
          <w:u w:val="none"/>
        </w:rPr>
        <w:t>e</w:t>
      </w:r>
      <w:r>
        <w:rPr>
          <w:spacing w:val="43"/>
          <w:u w:val="none"/>
        </w:rPr>
        <w:t xml:space="preserve"> </w:t>
      </w:r>
      <w:r>
        <w:rPr>
          <w:u w:val="none"/>
        </w:rPr>
        <w:t>a</w:t>
      </w:r>
      <w:r>
        <w:rPr>
          <w:spacing w:val="1"/>
          <w:u w:val="none"/>
        </w:rPr>
        <w:t>d</w:t>
      </w:r>
      <w:r>
        <w:rPr>
          <w:u w:val="none"/>
        </w:rPr>
        <w:t>j</w:t>
      </w:r>
      <w:r>
        <w:rPr>
          <w:spacing w:val="1"/>
          <w:u w:val="none"/>
        </w:rPr>
        <w:t>u</w:t>
      </w:r>
      <w:r>
        <w:rPr>
          <w:u w:val="none"/>
        </w:rPr>
        <w:t>sted</w:t>
      </w:r>
      <w:r>
        <w:rPr>
          <w:spacing w:val="42"/>
          <w:u w:val="none"/>
        </w:rPr>
        <w:t xml:space="preserve"> </w:t>
      </w:r>
      <w:r>
        <w:rPr>
          <w:u w:val="none"/>
        </w:rPr>
        <w:t>to</w:t>
      </w:r>
      <w:r>
        <w:rPr>
          <w:spacing w:val="43"/>
          <w:u w:val="none"/>
        </w:rPr>
        <w:t xml:space="preserve"> </w:t>
      </w:r>
      <w:r>
        <w:rPr>
          <w:u w:val="none"/>
        </w:rPr>
        <w:t>e</w:t>
      </w:r>
      <w:r>
        <w:rPr>
          <w:spacing w:val="1"/>
          <w:u w:val="none"/>
        </w:rPr>
        <w:t>qu</w:t>
      </w:r>
      <w:r>
        <w:rPr>
          <w:u w:val="none"/>
        </w:rPr>
        <w:t>al</w:t>
      </w:r>
      <w:r>
        <w:rPr>
          <w:spacing w:val="42"/>
          <w:u w:val="none"/>
        </w:rPr>
        <w:t xml:space="preserve"> </w:t>
      </w:r>
      <w:r>
        <w:rPr>
          <w:u w:val="none"/>
        </w:rPr>
        <w:t>t</w:t>
      </w:r>
      <w:r>
        <w:rPr>
          <w:spacing w:val="1"/>
          <w:u w:val="none"/>
        </w:rPr>
        <w:t>h</w:t>
      </w:r>
      <w:r>
        <w:rPr>
          <w:u w:val="none"/>
        </w:rPr>
        <w:t>eir</w:t>
      </w:r>
      <w:r>
        <w:rPr>
          <w:w w:val="102"/>
          <w:u w:val="none"/>
        </w:rPr>
        <w:t xml:space="preserve"> </w:t>
      </w:r>
      <w:r>
        <w:rPr>
          <w:u w:val="none"/>
        </w:rPr>
        <w:t>res</w:t>
      </w:r>
      <w:r>
        <w:rPr>
          <w:spacing w:val="1"/>
          <w:u w:val="none"/>
        </w:rPr>
        <w:t>p</w:t>
      </w:r>
      <w:r>
        <w:rPr>
          <w:u w:val="none"/>
        </w:rPr>
        <w:t>ecti</w:t>
      </w:r>
      <w:r>
        <w:rPr>
          <w:spacing w:val="1"/>
          <w:u w:val="none"/>
        </w:rPr>
        <w:t>v</w:t>
      </w:r>
      <w:r>
        <w:rPr>
          <w:u w:val="none"/>
        </w:rPr>
        <w:t>e</w:t>
      </w:r>
      <w:r>
        <w:rPr>
          <w:spacing w:val="36"/>
          <w:u w:val="none"/>
        </w:rPr>
        <w:t xml:space="preserve"> </w:t>
      </w:r>
      <w:r>
        <w:rPr>
          <w:spacing w:val="1"/>
          <w:u w:val="none"/>
        </w:rPr>
        <w:t>g</w:t>
      </w:r>
      <w:r>
        <w:rPr>
          <w:u w:val="none"/>
        </w:rPr>
        <w:t>r</w:t>
      </w:r>
      <w:r>
        <w:rPr>
          <w:spacing w:val="1"/>
          <w:u w:val="none"/>
        </w:rPr>
        <w:t>o</w:t>
      </w:r>
      <w:r>
        <w:rPr>
          <w:u w:val="none"/>
        </w:rPr>
        <w:t>ss</w:t>
      </w:r>
      <w:r>
        <w:rPr>
          <w:spacing w:val="36"/>
          <w:u w:val="none"/>
        </w:rPr>
        <w:t xml:space="preserve"> </w:t>
      </w:r>
      <w:r>
        <w:rPr>
          <w:u w:val="none"/>
        </w:rPr>
        <w:t>fair</w:t>
      </w:r>
      <w:r>
        <w:rPr>
          <w:spacing w:val="36"/>
          <w:u w:val="none"/>
        </w:rPr>
        <w:t xml:space="preserve"> </w:t>
      </w:r>
      <w:r>
        <w:rPr>
          <w:spacing w:val="2"/>
          <w:u w:val="none"/>
        </w:rPr>
        <w:t>m</w:t>
      </w:r>
      <w:r>
        <w:rPr>
          <w:u w:val="none"/>
        </w:rPr>
        <w:t>ar</w:t>
      </w:r>
      <w:r>
        <w:rPr>
          <w:spacing w:val="1"/>
          <w:u w:val="none"/>
        </w:rPr>
        <w:t>k</w:t>
      </w:r>
      <w:r>
        <w:rPr>
          <w:u w:val="none"/>
        </w:rPr>
        <w:t>et</w:t>
      </w:r>
      <w:r>
        <w:rPr>
          <w:spacing w:val="36"/>
          <w:u w:val="none"/>
        </w:rPr>
        <w:t xml:space="preserve"> </w:t>
      </w:r>
      <w:r>
        <w:rPr>
          <w:spacing w:val="1"/>
          <w:u w:val="none"/>
        </w:rPr>
        <w:t>v</w:t>
      </w:r>
      <w:r>
        <w:rPr>
          <w:u w:val="none"/>
        </w:rPr>
        <w:t>al</w:t>
      </w:r>
      <w:r>
        <w:rPr>
          <w:spacing w:val="1"/>
          <w:u w:val="none"/>
        </w:rPr>
        <w:t>u</w:t>
      </w:r>
      <w:r>
        <w:rPr>
          <w:u w:val="none"/>
        </w:rPr>
        <w:t>es,</w:t>
      </w:r>
      <w:r>
        <w:rPr>
          <w:spacing w:val="36"/>
          <w:u w:val="none"/>
        </w:rPr>
        <w:t xml:space="preserve"> </w:t>
      </w:r>
      <w:r>
        <w:rPr>
          <w:u w:val="none"/>
        </w:rPr>
        <w:t>as</w:t>
      </w:r>
      <w:r>
        <w:rPr>
          <w:spacing w:val="3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8"/>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w:t>
      </w:r>
      <w:r>
        <w:rPr>
          <w:spacing w:val="3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7"/>
          <w:u w:val="none"/>
        </w:rPr>
        <w:t xml:space="preserve"> </w:t>
      </w:r>
      <w:r>
        <w:rPr>
          <w:u w:val="none"/>
        </w:rPr>
        <w:t>as</w:t>
      </w:r>
      <w:r>
        <w:rPr>
          <w:spacing w:val="36"/>
          <w:u w:val="none"/>
        </w:rPr>
        <w:t xml:space="preserve"> </w:t>
      </w:r>
      <w:r>
        <w:rPr>
          <w:u w:val="none"/>
        </w:rPr>
        <w:t>of</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g</w:t>
      </w:r>
      <w:r>
        <w:rPr>
          <w:spacing w:val="37"/>
          <w:u w:val="none"/>
        </w:rPr>
        <w:t xml:space="preserve"> </w:t>
      </w:r>
      <w:r>
        <w:rPr>
          <w:u w:val="none"/>
        </w:rPr>
        <w:t>ti</w:t>
      </w:r>
      <w:r>
        <w:rPr>
          <w:spacing w:val="2"/>
          <w:u w:val="none"/>
        </w:rPr>
        <w:t>m</w:t>
      </w:r>
      <w:r>
        <w:rPr>
          <w:u w:val="none"/>
        </w:rPr>
        <w:t>es:</w:t>
      </w:r>
    </w:p>
    <w:p w14:paraId="43791D09" w14:textId="77777777" w:rsidR="000C19C9" w:rsidRDefault="00D3642A">
      <w:pPr>
        <w:pStyle w:val="BodyText"/>
        <w:numPr>
          <w:ilvl w:val="0"/>
          <w:numId w:val="2"/>
        </w:numPr>
        <w:tabs>
          <w:tab w:val="left" w:pos="415"/>
        </w:tabs>
        <w:spacing w:line="237" w:lineRule="exact"/>
        <w:ind w:right="116" w:firstLine="0"/>
        <w:jc w:val="both"/>
        <w:rPr>
          <w:u w:val="none"/>
        </w:rPr>
      </w:pPr>
      <w:r>
        <w:rPr>
          <w:u w:val="none"/>
        </w:rPr>
        <w:t>t</w:t>
      </w:r>
      <w:r>
        <w:rPr>
          <w:spacing w:val="1"/>
          <w:u w:val="none"/>
        </w:rPr>
        <w:t>h</w:t>
      </w:r>
      <w:r>
        <w:rPr>
          <w:u w:val="none"/>
        </w:rPr>
        <w:t>e</w:t>
      </w:r>
      <w:r>
        <w:rPr>
          <w:spacing w:val="29"/>
          <w:u w:val="none"/>
        </w:rPr>
        <w:t xml:space="preserve"> </w:t>
      </w:r>
      <w:r>
        <w:rPr>
          <w:u w:val="none"/>
        </w:rPr>
        <w:t>ac</w:t>
      </w:r>
      <w:r>
        <w:rPr>
          <w:spacing w:val="1"/>
          <w:u w:val="none"/>
        </w:rPr>
        <w:t>qu</w:t>
      </w:r>
      <w:r>
        <w:rPr>
          <w:u w:val="none"/>
        </w:rPr>
        <w:t>isiti</w:t>
      </w:r>
      <w:r>
        <w:rPr>
          <w:spacing w:val="1"/>
          <w:u w:val="none"/>
        </w:rPr>
        <w:t>o</w:t>
      </w:r>
      <w:r>
        <w:rPr>
          <w:u w:val="none"/>
        </w:rPr>
        <w:t>n</w:t>
      </w:r>
      <w:r>
        <w:rPr>
          <w:spacing w:val="30"/>
          <w:u w:val="none"/>
        </w:rPr>
        <w:t xml:space="preserve"> </w:t>
      </w:r>
      <w:r>
        <w:rPr>
          <w:spacing w:val="1"/>
          <w:u w:val="none"/>
        </w:rPr>
        <w:t>o</w:t>
      </w:r>
      <w:r>
        <w:rPr>
          <w:u w:val="none"/>
        </w:rPr>
        <w:t>f</w:t>
      </w:r>
      <w:r>
        <w:rPr>
          <w:spacing w:val="28"/>
          <w:u w:val="none"/>
        </w:rPr>
        <w:t xml:space="preserve"> </w:t>
      </w:r>
      <w:r>
        <w:rPr>
          <w:u w:val="none"/>
        </w:rPr>
        <w:t>an</w:t>
      </w:r>
      <w:r>
        <w:rPr>
          <w:spacing w:val="30"/>
          <w:u w:val="none"/>
        </w:rPr>
        <w:t xml:space="preserve"> </w:t>
      </w:r>
      <w:r>
        <w:rPr>
          <w:u w:val="none"/>
        </w:rPr>
        <w:t>a</w:t>
      </w:r>
      <w:r>
        <w:rPr>
          <w:spacing w:val="1"/>
          <w:u w:val="none"/>
        </w:rPr>
        <w:t>d</w:t>
      </w:r>
      <w:r>
        <w:rPr>
          <w:u w:val="none"/>
        </w:rPr>
        <w:t>ditional</w:t>
      </w:r>
      <w:r>
        <w:rPr>
          <w:spacing w:val="28"/>
          <w:u w:val="none"/>
        </w:rPr>
        <w:t xml:space="preserve"> </w:t>
      </w:r>
      <w:r>
        <w:rPr>
          <w:u w:val="none"/>
        </w:rPr>
        <w:t>interest</w:t>
      </w:r>
      <w:r>
        <w:rPr>
          <w:spacing w:val="29"/>
          <w:u w:val="none"/>
        </w:rPr>
        <w:t xml:space="preserve"> </w:t>
      </w:r>
      <w:r>
        <w:rPr>
          <w:u w:val="none"/>
        </w:rPr>
        <w:t>in</w:t>
      </w:r>
      <w:r>
        <w:rPr>
          <w:spacing w:val="29"/>
          <w:u w:val="none"/>
        </w:rPr>
        <w:t xml:space="preserve"> </w:t>
      </w:r>
      <w:r>
        <w:rPr>
          <w:u w:val="none"/>
        </w:rPr>
        <w:t>the</w:t>
      </w:r>
      <w:r>
        <w:rPr>
          <w:spacing w:val="30"/>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0"/>
          <w:u w:val="none"/>
        </w:rPr>
        <w:t xml:space="preserve"> </w:t>
      </w:r>
      <w:r>
        <w:rPr>
          <w:u w:val="none"/>
        </w:rPr>
        <w:t>by</w:t>
      </w:r>
      <w:r>
        <w:rPr>
          <w:spacing w:val="29"/>
          <w:u w:val="none"/>
        </w:rPr>
        <w:t xml:space="preserve"> </w:t>
      </w:r>
      <w:r>
        <w:rPr>
          <w:u w:val="none"/>
        </w:rPr>
        <w:t>a</w:t>
      </w:r>
      <w:r>
        <w:rPr>
          <w:spacing w:val="1"/>
          <w:u w:val="none"/>
        </w:rPr>
        <w:t>n</w:t>
      </w:r>
      <w:r>
        <w:rPr>
          <w:u w:val="none"/>
        </w:rPr>
        <w:t>y</w:t>
      </w:r>
      <w:r>
        <w:rPr>
          <w:spacing w:val="30"/>
          <w:u w:val="none"/>
        </w:rPr>
        <w:t xml:space="preserve"> </w:t>
      </w:r>
      <w:r>
        <w:rPr>
          <w:u w:val="none"/>
        </w:rPr>
        <w:t>new</w:t>
      </w:r>
      <w:r>
        <w:rPr>
          <w:spacing w:val="31"/>
          <w:u w:val="none"/>
        </w:rPr>
        <w:t xml:space="preserve"> </w:t>
      </w:r>
      <w:r>
        <w:rPr>
          <w:u w:val="none"/>
        </w:rPr>
        <w:t>or</w:t>
      </w:r>
      <w:r>
        <w:rPr>
          <w:spacing w:val="28"/>
          <w:u w:val="none"/>
        </w:rPr>
        <w:t xml:space="preserve"> </w:t>
      </w:r>
      <w:r>
        <w:rPr>
          <w:u w:val="none"/>
        </w:rPr>
        <w:t>e</w:t>
      </w:r>
      <w:r>
        <w:rPr>
          <w:spacing w:val="1"/>
          <w:u w:val="none"/>
        </w:rPr>
        <w:t>x</w:t>
      </w:r>
      <w:r>
        <w:rPr>
          <w:u w:val="none"/>
        </w:rPr>
        <w:t>isting</w:t>
      </w:r>
      <w:r>
        <w:rPr>
          <w:spacing w:val="30"/>
          <w:u w:val="none"/>
        </w:rPr>
        <w:t xml:space="preserve"> </w:t>
      </w:r>
      <w:r>
        <w:rPr>
          <w:spacing w:val="2"/>
          <w:u w:val="none"/>
        </w:rPr>
        <w:t>M</w:t>
      </w:r>
      <w:r>
        <w:rPr>
          <w:u w:val="none"/>
        </w:rPr>
        <w:t>e</w:t>
      </w:r>
      <w:r>
        <w:rPr>
          <w:spacing w:val="2"/>
          <w:u w:val="none"/>
        </w:rPr>
        <w:t>m</w:t>
      </w:r>
      <w:r>
        <w:rPr>
          <w:u w:val="none"/>
        </w:rPr>
        <w:t>ber</w:t>
      </w:r>
      <w:r>
        <w:rPr>
          <w:spacing w:val="28"/>
          <w:u w:val="none"/>
        </w:rPr>
        <w:t xml:space="preserve"> </w:t>
      </w:r>
      <w:r>
        <w:rPr>
          <w:u w:val="none"/>
        </w:rPr>
        <w:t>in</w:t>
      </w:r>
      <w:r>
        <w:rPr>
          <w:spacing w:val="30"/>
          <w:u w:val="none"/>
        </w:rPr>
        <w:t xml:space="preserve"> </w:t>
      </w:r>
      <w:r>
        <w:rPr>
          <w:u w:val="none"/>
        </w:rPr>
        <w:t>e</w:t>
      </w:r>
      <w:r>
        <w:rPr>
          <w:spacing w:val="1"/>
          <w:u w:val="none"/>
        </w:rPr>
        <w:t>x</w:t>
      </w:r>
      <w:r>
        <w:rPr>
          <w:u w:val="none"/>
        </w:rPr>
        <w:t>c</w:t>
      </w:r>
      <w:r>
        <w:rPr>
          <w:spacing w:val="1"/>
          <w:u w:val="none"/>
        </w:rPr>
        <w:t>h</w:t>
      </w:r>
      <w:r>
        <w:rPr>
          <w:u w:val="none"/>
        </w:rPr>
        <w:t>a</w:t>
      </w:r>
      <w:r>
        <w:rPr>
          <w:spacing w:val="1"/>
          <w:u w:val="none"/>
        </w:rPr>
        <w:t>n</w:t>
      </w:r>
      <w:r>
        <w:rPr>
          <w:u w:val="none"/>
        </w:rPr>
        <w:t>ge</w:t>
      </w:r>
    </w:p>
    <w:p w14:paraId="185BC075" w14:textId="77777777" w:rsidR="000C19C9" w:rsidRDefault="00D3642A">
      <w:pPr>
        <w:pStyle w:val="BodyText"/>
        <w:spacing w:before="13" w:line="252" w:lineRule="auto"/>
        <w:ind w:right="115" w:firstLine="0"/>
        <w:jc w:val="both"/>
        <w:rPr>
          <w:u w:val="none"/>
        </w:rPr>
      </w:pPr>
      <w:r>
        <w:rPr>
          <w:u w:val="none"/>
        </w:rPr>
        <w:t>f</w:t>
      </w:r>
      <w:r>
        <w:rPr>
          <w:spacing w:val="1"/>
          <w:u w:val="none"/>
        </w:rPr>
        <w:t>o</w:t>
      </w:r>
      <w:r>
        <w:rPr>
          <w:u w:val="none"/>
        </w:rPr>
        <w:t>r</w:t>
      </w:r>
      <w:r>
        <w:rPr>
          <w:spacing w:val="35"/>
          <w:u w:val="none"/>
        </w:rPr>
        <w:t xml:space="preserve"> </w:t>
      </w:r>
      <w:r>
        <w:rPr>
          <w:spacing w:val="2"/>
          <w:u w:val="none"/>
        </w:rPr>
        <w:t>m</w:t>
      </w:r>
      <w:r>
        <w:rPr>
          <w:spacing w:val="1"/>
          <w:u w:val="none"/>
        </w:rPr>
        <w:t>o</w:t>
      </w:r>
      <w:r>
        <w:rPr>
          <w:u w:val="none"/>
        </w:rPr>
        <w:t>re</w:t>
      </w:r>
      <w:r>
        <w:rPr>
          <w:spacing w:val="37"/>
          <w:u w:val="none"/>
        </w:rPr>
        <w:t xml:space="preserve"> </w:t>
      </w:r>
      <w:r>
        <w:rPr>
          <w:u w:val="none"/>
        </w:rPr>
        <w:t>t</w:t>
      </w:r>
      <w:r>
        <w:rPr>
          <w:spacing w:val="1"/>
          <w:u w:val="none"/>
        </w:rPr>
        <w:t>h</w:t>
      </w:r>
      <w:r>
        <w:rPr>
          <w:u w:val="none"/>
        </w:rPr>
        <w:t>an</w:t>
      </w:r>
      <w:r>
        <w:rPr>
          <w:spacing w:val="38"/>
          <w:u w:val="none"/>
        </w:rPr>
        <w:t xml:space="preserve"> </w:t>
      </w:r>
      <w:r>
        <w:rPr>
          <w:u w:val="none"/>
        </w:rPr>
        <w:t>a</w:t>
      </w:r>
      <w:r>
        <w:rPr>
          <w:spacing w:val="37"/>
          <w:u w:val="none"/>
        </w:rPr>
        <w:t xml:space="preserve"> </w:t>
      </w:r>
      <w:r>
        <w:rPr>
          <w:spacing w:val="1"/>
          <w:u w:val="none"/>
        </w:rPr>
        <w:t>d</w:t>
      </w:r>
      <w:r>
        <w:rPr>
          <w:u w:val="none"/>
        </w:rPr>
        <w:t>e</w:t>
      </w:r>
      <w:r>
        <w:rPr>
          <w:spacing w:val="37"/>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s</w:t>
      </w:r>
      <w:r>
        <w:rPr>
          <w:spacing w:val="35"/>
          <w:u w:val="none"/>
        </w:rPr>
        <w:t xml:space="preserve"> </w:t>
      </w:r>
      <w:r>
        <w:rPr>
          <w:spacing w:val="1"/>
          <w:u w:val="none"/>
        </w:rPr>
        <w:t>C</w:t>
      </w:r>
      <w:r>
        <w:rPr>
          <w:u w:val="none"/>
        </w:rPr>
        <w:t>a</w:t>
      </w:r>
      <w:r>
        <w:rPr>
          <w:spacing w:val="1"/>
          <w:u w:val="none"/>
        </w:rPr>
        <w:t>p</w:t>
      </w:r>
      <w:r>
        <w:rPr>
          <w:u w:val="none"/>
        </w:rPr>
        <w:t>ital</w:t>
      </w:r>
      <w:r>
        <w:rPr>
          <w:spacing w:val="36"/>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w:t>
      </w:r>
      <w:r>
        <w:rPr>
          <w:spacing w:val="36"/>
          <w:u w:val="none"/>
        </w:rPr>
        <w:t xml:space="preserve"> </w:t>
      </w:r>
      <w:r>
        <w:rPr>
          <w:u w:val="none"/>
        </w:rPr>
        <w:t>(</w:t>
      </w:r>
      <w:r>
        <w:rPr>
          <w:spacing w:val="1"/>
          <w:u w:val="none"/>
        </w:rPr>
        <w:t>b</w:t>
      </w:r>
      <w:r>
        <w:rPr>
          <w:u w:val="none"/>
        </w:rPr>
        <w:t>)</w:t>
      </w:r>
      <w:r>
        <w:rPr>
          <w:spacing w:val="36"/>
          <w:u w:val="none"/>
        </w:rPr>
        <w:t xml:space="preserve"> </w:t>
      </w:r>
      <w:r>
        <w:rPr>
          <w:u w:val="none"/>
        </w:rPr>
        <w:t>t</w:t>
      </w:r>
      <w:r>
        <w:rPr>
          <w:spacing w:val="1"/>
          <w:u w:val="none"/>
        </w:rPr>
        <w:t>h</w:t>
      </w:r>
      <w:r>
        <w:rPr>
          <w:u w:val="none"/>
        </w:rPr>
        <w:t>e</w:t>
      </w:r>
      <w:r>
        <w:rPr>
          <w:spacing w:val="37"/>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37"/>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w:t>
      </w:r>
      <w:r>
        <w:rPr>
          <w:spacing w:val="3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7"/>
          <w:u w:val="none"/>
        </w:rPr>
        <w:t xml:space="preserve"> </w:t>
      </w:r>
      <w:r>
        <w:rPr>
          <w:u w:val="none"/>
        </w:rPr>
        <w:t>to</w:t>
      </w:r>
      <w:r>
        <w:rPr>
          <w:spacing w:val="37"/>
          <w:u w:val="none"/>
        </w:rPr>
        <w:t xml:space="preserve"> </w:t>
      </w:r>
      <w:r>
        <w:rPr>
          <w:u w:val="none"/>
        </w:rPr>
        <w:t>a</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o</w:t>
      </w:r>
      <w:r>
        <w:rPr>
          <w:u w:val="none"/>
        </w:rPr>
        <w:t>f</w:t>
      </w:r>
      <w:r>
        <w:rPr>
          <w:w w:val="102"/>
          <w:u w:val="none"/>
        </w:rPr>
        <w:t xml:space="preserve"> </w:t>
      </w:r>
      <w:r>
        <w:rPr>
          <w:spacing w:val="2"/>
          <w:u w:val="none"/>
        </w:rPr>
        <w:t>m</w:t>
      </w:r>
      <w:r>
        <w:rPr>
          <w:spacing w:val="1"/>
          <w:u w:val="none"/>
        </w:rPr>
        <w:t>o</w:t>
      </w:r>
      <w:r>
        <w:rPr>
          <w:u w:val="none"/>
        </w:rPr>
        <w:t>re</w:t>
      </w:r>
      <w:r>
        <w:rPr>
          <w:spacing w:val="26"/>
          <w:u w:val="none"/>
        </w:rPr>
        <w:t xml:space="preserve"> </w:t>
      </w:r>
      <w:r>
        <w:rPr>
          <w:u w:val="none"/>
        </w:rPr>
        <w:t>t</w:t>
      </w:r>
      <w:r>
        <w:rPr>
          <w:spacing w:val="1"/>
          <w:u w:val="none"/>
        </w:rPr>
        <w:t>h</w:t>
      </w:r>
      <w:r>
        <w:rPr>
          <w:u w:val="none"/>
        </w:rPr>
        <w:t>an</w:t>
      </w:r>
      <w:r>
        <w:rPr>
          <w:spacing w:val="26"/>
          <w:u w:val="none"/>
        </w:rPr>
        <w:t xml:space="preserve"> </w:t>
      </w:r>
      <w:r>
        <w:rPr>
          <w:u w:val="none"/>
        </w:rPr>
        <w:t>a</w:t>
      </w:r>
      <w:r>
        <w:rPr>
          <w:spacing w:val="27"/>
          <w:u w:val="none"/>
        </w:rPr>
        <w:t xml:space="preserve"> </w:t>
      </w:r>
      <w:r>
        <w:rPr>
          <w:spacing w:val="1"/>
          <w:u w:val="none"/>
        </w:rPr>
        <w:t>d</w:t>
      </w:r>
      <w:r>
        <w:rPr>
          <w:u w:val="none"/>
        </w:rPr>
        <w:t>e</w:t>
      </w:r>
      <w:r>
        <w:rPr>
          <w:spacing w:val="26"/>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s</w:t>
      </w:r>
      <w:r>
        <w:rPr>
          <w:spacing w:val="26"/>
          <w:u w:val="none"/>
        </w:rPr>
        <w:t xml:space="preserve"> </w:t>
      </w:r>
      <w:r>
        <w:rPr>
          <w:u w:val="none"/>
        </w:rPr>
        <w:t>a</w:t>
      </w:r>
      <w:r>
        <w:rPr>
          <w:spacing w:val="2"/>
          <w:u w:val="none"/>
        </w:rPr>
        <w:t>m</w:t>
      </w:r>
      <w:r>
        <w:rPr>
          <w:spacing w:val="1"/>
          <w:u w:val="none"/>
        </w:rPr>
        <w:t>oun</w:t>
      </w:r>
      <w:r>
        <w:rPr>
          <w:u w:val="none"/>
        </w:rPr>
        <w:t>t</w:t>
      </w:r>
      <w:r>
        <w:rPr>
          <w:spacing w:val="25"/>
          <w:u w:val="none"/>
        </w:rPr>
        <w:t xml:space="preserve"> </w:t>
      </w:r>
      <w:r>
        <w:rPr>
          <w:spacing w:val="1"/>
          <w:u w:val="none"/>
        </w:rPr>
        <w:t>o</w:t>
      </w:r>
      <w:r>
        <w:rPr>
          <w:u w:val="none"/>
        </w:rPr>
        <w:t>f</w:t>
      </w:r>
      <w:r>
        <w:rPr>
          <w:spacing w:val="25"/>
          <w:u w:val="none"/>
        </w:rPr>
        <w:t xml:space="preserve"> </w:t>
      </w:r>
      <w:r>
        <w:rPr>
          <w:spacing w:val="1"/>
          <w:u w:val="none"/>
        </w:rPr>
        <w:t>P</w:t>
      </w:r>
      <w:r>
        <w:rPr>
          <w:u w:val="none"/>
        </w:rPr>
        <w:t>r</w:t>
      </w:r>
      <w:r>
        <w:rPr>
          <w:spacing w:val="1"/>
          <w:u w:val="none"/>
        </w:rPr>
        <w:t>op</w:t>
      </w:r>
      <w:r>
        <w:rPr>
          <w:u w:val="none"/>
        </w:rPr>
        <w:t>erty</w:t>
      </w:r>
      <w:r>
        <w:rPr>
          <w:spacing w:val="27"/>
          <w:u w:val="none"/>
        </w:rPr>
        <w:t xml:space="preserve"> </w:t>
      </w:r>
      <w:r>
        <w:rPr>
          <w:u w:val="none"/>
        </w:rPr>
        <w:t>as</w:t>
      </w:r>
      <w:r>
        <w:rPr>
          <w:spacing w:val="25"/>
          <w:u w:val="none"/>
        </w:rPr>
        <w:t xml:space="preserve"> </w:t>
      </w:r>
      <w:r>
        <w:rPr>
          <w:u w:val="none"/>
        </w:rPr>
        <w:t>c</w:t>
      </w:r>
      <w:r>
        <w:rPr>
          <w:spacing w:val="1"/>
          <w:u w:val="none"/>
        </w:rPr>
        <w:t>on</w:t>
      </w:r>
      <w:r>
        <w:rPr>
          <w:u w:val="none"/>
        </w:rPr>
        <w:t>si</w:t>
      </w:r>
      <w:r>
        <w:rPr>
          <w:spacing w:val="1"/>
          <w:u w:val="none"/>
        </w:rPr>
        <w:t>d</w:t>
      </w:r>
      <w:r>
        <w:rPr>
          <w:u w:val="none"/>
        </w:rPr>
        <w:t>erati</w:t>
      </w:r>
      <w:r>
        <w:rPr>
          <w:spacing w:val="1"/>
          <w:u w:val="none"/>
        </w:rPr>
        <w:t>o</w:t>
      </w:r>
      <w:r>
        <w:rPr>
          <w:u w:val="none"/>
        </w:rPr>
        <w:t>n</w:t>
      </w:r>
      <w:r>
        <w:rPr>
          <w:spacing w:val="27"/>
          <w:u w:val="none"/>
        </w:rPr>
        <w:t xml:space="preserve"> </w:t>
      </w:r>
      <w:r>
        <w:rPr>
          <w:u w:val="none"/>
        </w:rPr>
        <w:t>f</w:t>
      </w:r>
      <w:r>
        <w:rPr>
          <w:spacing w:val="1"/>
          <w:u w:val="none"/>
        </w:rPr>
        <w:t>o</w:t>
      </w:r>
      <w:r>
        <w:rPr>
          <w:u w:val="none"/>
        </w:rPr>
        <w:t>r</w:t>
      </w:r>
      <w:r>
        <w:rPr>
          <w:spacing w:val="25"/>
          <w:u w:val="none"/>
        </w:rPr>
        <w:t xml:space="preserve"> </w:t>
      </w:r>
      <w:r>
        <w:rPr>
          <w:u w:val="none"/>
        </w:rPr>
        <w:t>an</w:t>
      </w:r>
      <w:r>
        <w:rPr>
          <w:spacing w:val="26"/>
          <w:u w:val="none"/>
        </w:rPr>
        <w:t xml:space="preserve"> </w:t>
      </w:r>
      <w:r>
        <w:rPr>
          <w:u w:val="none"/>
        </w:rPr>
        <w:t>i</w:t>
      </w:r>
      <w:r>
        <w:rPr>
          <w:spacing w:val="1"/>
          <w:u w:val="none"/>
        </w:rPr>
        <w:t>n</w:t>
      </w:r>
      <w:r>
        <w:rPr>
          <w:u w:val="none"/>
        </w:rPr>
        <w:t>terest</w:t>
      </w:r>
      <w:r>
        <w:rPr>
          <w:spacing w:val="26"/>
          <w:u w:val="none"/>
        </w:rPr>
        <w:t xml:space="preserve"> </w:t>
      </w:r>
      <w:r>
        <w:rPr>
          <w:u w:val="none"/>
        </w:rPr>
        <w:t>in</w:t>
      </w:r>
      <w:r>
        <w:rPr>
          <w:spacing w:val="26"/>
          <w:u w:val="none"/>
        </w:rPr>
        <w:t xml:space="preserve"> </w:t>
      </w:r>
      <w:r>
        <w:rPr>
          <w:u w:val="none"/>
        </w:rPr>
        <w:t>t</w:t>
      </w:r>
      <w:r>
        <w:rPr>
          <w:spacing w:val="1"/>
          <w:u w:val="none"/>
        </w:rPr>
        <w:t>h</w:t>
      </w:r>
      <w:r>
        <w:rPr>
          <w:u w:val="none"/>
        </w:rPr>
        <w:t>e</w:t>
      </w:r>
      <w:r>
        <w:rPr>
          <w:spacing w:val="2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5"/>
          <w:u w:val="none"/>
        </w:rPr>
        <w:t xml:space="preserve"> </w:t>
      </w:r>
      <w:r>
        <w:rPr>
          <w:u w:val="none"/>
        </w:rPr>
        <w:t>a</w:t>
      </w:r>
      <w:r>
        <w:rPr>
          <w:spacing w:val="1"/>
          <w:u w:val="none"/>
        </w:rPr>
        <w:t>n</w:t>
      </w:r>
      <w:r>
        <w:rPr>
          <w:u w:val="none"/>
        </w:rPr>
        <w:t>d</w:t>
      </w:r>
      <w:r>
        <w:rPr>
          <w:spacing w:val="26"/>
          <w:u w:val="none"/>
        </w:rPr>
        <w:t xml:space="preserve"> </w:t>
      </w:r>
      <w:r>
        <w:rPr>
          <w:u w:val="none"/>
        </w:rPr>
        <w:t>(c)</w:t>
      </w:r>
      <w:r>
        <w:rPr>
          <w:spacing w:val="26"/>
          <w:u w:val="none"/>
        </w:rPr>
        <w:t xml:space="preserve"> </w:t>
      </w:r>
      <w:r>
        <w:rPr>
          <w:u w:val="none"/>
        </w:rPr>
        <w:t>t</w:t>
      </w:r>
      <w:r>
        <w:rPr>
          <w:spacing w:val="1"/>
          <w:u w:val="none"/>
        </w:rPr>
        <w:t>h</w:t>
      </w:r>
      <w:r>
        <w:rPr>
          <w:u w:val="none"/>
        </w:rPr>
        <w:t>e</w:t>
      </w:r>
      <w:r>
        <w:rPr>
          <w:w w:val="102"/>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28"/>
          <w:u w:val="none"/>
        </w:rPr>
        <w:t xml:space="preserve"> </w:t>
      </w:r>
      <w:r>
        <w:rPr>
          <w:u w:val="none"/>
        </w:rPr>
        <w:t>of</w:t>
      </w:r>
      <w:r>
        <w:rPr>
          <w:spacing w:val="28"/>
          <w:u w:val="none"/>
        </w:rPr>
        <w:t xml:space="preserve"> </w:t>
      </w:r>
      <w:r>
        <w:rPr>
          <w:u w:val="none"/>
        </w:rPr>
        <w:t>t</w:t>
      </w:r>
      <w:r>
        <w:rPr>
          <w:spacing w:val="1"/>
          <w:u w:val="none"/>
        </w:rPr>
        <w:t>h</w:t>
      </w:r>
      <w:r>
        <w:rPr>
          <w:u w:val="none"/>
        </w:rPr>
        <w:t>e</w:t>
      </w:r>
      <w:r>
        <w:rPr>
          <w:spacing w:val="29"/>
          <w:u w:val="none"/>
        </w:rPr>
        <w:t xml:space="preserve"> </w:t>
      </w:r>
      <w:r>
        <w:rPr>
          <w:spacing w:val="1"/>
          <w:u w:val="none"/>
        </w:rPr>
        <w:t>C</w:t>
      </w:r>
      <w:r>
        <w:rPr>
          <w:u w:val="none"/>
        </w:rPr>
        <w:t>o</w:t>
      </w:r>
      <w:r>
        <w:rPr>
          <w:spacing w:val="2"/>
          <w:u w:val="none"/>
        </w:rPr>
        <w:t>m</w:t>
      </w:r>
      <w:r>
        <w:rPr>
          <w:u w:val="none"/>
        </w:rPr>
        <w:t>pany</w:t>
      </w:r>
      <w:r>
        <w:rPr>
          <w:spacing w:val="28"/>
          <w:u w:val="none"/>
        </w:rPr>
        <w:t xml:space="preserve"> </w:t>
      </w:r>
      <w:r>
        <w:rPr>
          <w:spacing w:val="2"/>
          <w:u w:val="none"/>
        </w:rPr>
        <w:t>w</w:t>
      </w:r>
      <w:r>
        <w:rPr>
          <w:u w:val="none"/>
        </w:rPr>
        <w:t>it</w:t>
      </w:r>
      <w:r>
        <w:rPr>
          <w:spacing w:val="1"/>
          <w:u w:val="none"/>
        </w:rPr>
        <w:t>h</w:t>
      </w:r>
      <w:r>
        <w:rPr>
          <w:u w:val="none"/>
        </w:rPr>
        <w:t>in</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30"/>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T</w:t>
      </w:r>
      <w:r>
        <w:rPr>
          <w:u w:val="none"/>
        </w:rPr>
        <w:t>reas</w:t>
      </w:r>
      <w:r>
        <w:rPr>
          <w:spacing w:val="1"/>
          <w:u w:val="none"/>
        </w:rPr>
        <w:t>u</w:t>
      </w:r>
      <w:r>
        <w:rPr>
          <w:u w:val="none"/>
        </w:rPr>
        <w:t>ry</w:t>
      </w:r>
      <w:r>
        <w:rPr>
          <w:spacing w:val="30"/>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8"/>
          <w:u w:val="none"/>
        </w:rPr>
        <w:t xml:space="preserve"> </w:t>
      </w:r>
      <w:r>
        <w:rPr>
          <w:u w:val="none"/>
        </w:rPr>
        <w:t>secti</w:t>
      </w:r>
      <w:r>
        <w:rPr>
          <w:spacing w:val="1"/>
          <w:u w:val="none"/>
        </w:rPr>
        <w:t>o</w:t>
      </w:r>
      <w:r>
        <w:rPr>
          <w:u w:val="none"/>
        </w:rPr>
        <w:t>n</w:t>
      </w:r>
      <w:r>
        <w:rPr>
          <w:spacing w:val="30"/>
          <w:u w:val="none"/>
        </w:rPr>
        <w:t xml:space="preserve"> </w:t>
      </w:r>
      <w:r>
        <w:rPr>
          <w:spacing w:val="1"/>
          <w:u w:val="none"/>
        </w:rPr>
        <w:t>1</w:t>
      </w:r>
      <w:r>
        <w:rPr>
          <w:u w:val="none"/>
        </w:rPr>
        <w:t>.</w:t>
      </w:r>
      <w:r>
        <w:rPr>
          <w:spacing w:val="1"/>
          <w:u w:val="none"/>
        </w:rPr>
        <w:t>70</w:t>
      </w:r>
      <w:r>
        <w:rPr>
          <w:u w:val="none"/>
        </w:rPr>
        <w:t>4-1</w:t>
      </w:r>
      <w:r>
        <w:rPr>
          <w:spacing w:val="28"/>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g</w:t>
      </w:r>
      <w:r>
        <w:rPr>
          <w:u w:val="none"/>
        </w:rPr>
        <w:t>);</w:t>
      </w:r>
      <w:r>
        <w:rPr>
          <w:w w:val="10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0"/>
          <w:u w:val="none"/>
        </w:rPr>
        <w:t xml:space="preserve"> </w:t>
      </w:r>
      <w:r>
        <w:rPr>
          <w:u w:val="none"/>
        </w:rPr>
        <w:t>,</w:t>
      </w:r>
      <w:r>
        <w:rPr>
          <w:spacing w:val="29"/>
          <w:u w:val="none"/>
        </w:rPr>
        <w:t xml:space="preserve"> </w:t>
      </w:r>
      <w:r>
        <w:rPr>
          <w:spacing w:val="1"/>
          <w:u w:val="none"/>
        </w:rPr>
        <w:t>how</w:t>
      </w:r>
      <w:r>
        <w:rPr>
          <w:u w:val="none"/>
        </w:rPr>
        <w:t>e</w:t>
      </w:r>
      <w:r>
        <w:rPr>
          <w:spacing w:val="1"/>
          <w:u w:val="none"/>
        </w:rPr>
        <w:t>v</w:t>
      </w:r>
      <w:r>
        <w:rPr>
          <w:u w:val="none"/>
        </w:rPr>
        <w:t>er,</w:t>
      </w:r>
      <w:r>
        <w:rPr>
          <w:spacing w:val="30"/>
          <w:u w:val="none"/>
        </w:rPr>
        <w:t xml:space="preserve"> </w:t>
      </w:r>
      <w:r>
        <w:rPr>
          <w:u w:val="none"/>
        </w:rPr>
        <w:t>t</w:t>
      </w:r>
      <w:r>
        <w:rPr>
          <w:spacing w:val="1"/>
          <w:u w:val="none"/>
        </w:rPr>
        <w:t>h</w:t>
      </w:r>
      <w:r>
        <w:rPr>
          <w:u w:val="none"/>
        </w:rPr>
        <w:t>at</w:t>
      </w:r>
      <w:r>
        <w:rPr>
          <w:spacing w:val="29"/>
          <w:u w:val="none"/>
        </w:rPr>
        <w:t xml:space="preserve"> </w:t>
      </w:r>
      <w:r>
        <w:rPr>
          <w:u w:val="none"/>
        </w:rPr>
        <w:t>t</w:t>
      </w:r>
      <w:r>
        <w:rPr>
          <w:spacing w:val="1"/>
          <w:u w:val="none"/>
        </w:rPr>
        <w:t>h</w:t>
      </w:r>
      <w:r>
        <w:rPr>
          <w:u w:val="none"/>
        </w:rPr>
        <w:t>e</w:t>
      </w:r>
      <w:r>
        <w:rPr>
          <w:spacing w:val="31"/>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r>
        <w:rPr>
          <w:spacing w:val="28"/>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9"/>
          <w:u w:val="none"/>
        </w:rPr>
        <w:t xml:space="preserve"> </w:t>
      </w:r>
      <w:r>
        <w:rPr>
          <w:u w:val="none"/>
        </w:rPr>
        <w:t>to</w:t>
      </w:r>
      <w:r>
        <w:rPr>
          <w:spacing w:val="31"/>
          <w:u w:val="none"/>
        </w:rPr>
        <w:t xml:space="preserve"> </w:t>
      </w:r>
      <w:r>
        <w:rPr>
          <w:u w:val="none"/>
        </w:rPr>
        <w:t>cla</w:t>
      </w:r>
      <w:r>
        <w:rPr>
          <w:spacing w:val="1"/>
          <w:u w:val="none"/>
        </w:rPr>
        <w:t>u</w:t>
      </w:r>
      <w:r>
        <w:rPr>
          <w:u w:val="none"/>
        </w:rPr>
        <w:t>ses</w:t>
      </w:r>
      <w:r>
        <w:rPr>
          <w:spacing w:val="30"/>
          <w:u w:val="none"/>
        </w:rPr>
        <w:t xml:space="preserve"> </w:t>
      </w:r>
      <w:r>
        <w:rPr>
          <w:u w:val="none"/>
        </w:rPr>
        <w:t>(a)</w:t>
      </w:r>
      <w:r>
        <w:rPr>
          <w:spacing w:val="30"/>
          <w:u w:val="none"/>
        </w:rPr>
        <w:t xml:space="preserve"> </w:t>
      </w:r>
      <w:r>
        <w:rPr>
          <w:u w:val="none"/>
        </w:rPr>
        <w:t>a</w:t>
      </w:r>
      <w:r>
        <w:rPr>
          <w:spacing w:val="1"/>
          <w:u w:val="none"/>
        </w:rPr>
        <w:t>n</w:t>
      </w:r>
      <w:r>
        <w:rPr>
          <w:u w:val="none"/>
        </w:rPr>
        <w:t>d</w:t>
      </w:r>
      <w:r>
        <w:rPr>
          <w:spacing w:val="30"/>
          <w:u w:val="none"/>
        </w:rPr>
        <w:t xml:space="preserve"> </w:t>
      </w:r>
      <w:r>
        <w:rPr>
          <w:u w:val="none"/>
        </w:rPr>
        <w:t>(</w:t>
      </w:r>
      <w:r>
        <w:rPr>
          <w:spacing w:val="1"/>
          <w:u w:val="none"/>
        </w:rPr>
        <w:t>b</w:t>
      </w:r>
      <w:r>
        <w:rPr>
          <w:u w:val="none"/>
        </w:rPr>
        <w:t>)</w:t>
      </w:r>
      <w:r>
        <w:rPr>
          <w:spacing w:val="30"/>
          <w:u w:val="none"/>
        </w:rPr>
        <w:t xml:space="preserve"> </w:t>
      </w:r>
      <w:r>
        <w:rPr>
          <w:u w:val="none"/>
        </w:rPr>
        <w:t>a</w:t>
      </w:r>
      <w:r>
        <w:rPr>
          <w:spacing w:val="1"/>
          <w:u w:val="none"/>
        </w:rPr>
        <w:t>bov</w:t>
      </w:r>
      <w:r>
        <w:rPr>
          <w:u w:val="none"/>
        </w:rPr>
        <w:t>e</w:t>
      </w:r>
      <w:r>
        <w:rPr>
          <w:spacing w:val="28"/>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31"/>
          <w:u w:val="none"/>
        </w:rPr>
        <w:t xml:space="preserve"> </w:t>
      </w:r>
      <w:r>
        <w:rPr>
          <w:spacing w:val="2"/>
          <w:u w:val="none"/>
        </w:rPr>
        <w:t>m</w:t>
      </w:r>
      <w:r>
        <w:rPr>
          <w:u w:val="none"/>
        </w:rPr>
        <w:t>a</w:t>
      </w:r>
      <w:r>
        <w:rPr>
          <w:spacing w:val="1"/>
          <w:u w:val="none"/>
        </w:rPr>
        <w:t>d</w:t>
      </w:r>
      <w:r>
        <w:rPr>
          <w:u w:val="none"/>
        </w:rPr>
        <w:t>e</w:t>
      </w:r>
      <w:r>
        <w:rPr>
          <w:spacing w:val="30"/>
          <w:u w:val="none"/>
        </w:rPr>
        <w:t xml:space="preserve"> </w:t>
      </w:r>
      <w:r>
        <w:rPr>
          <w:spacing w:val="1"/>
          <w:u w:val="none"/>
        </w:rPr>
        <w:t>on</w:t>
      </w:r>
      <w:r>
        <w:rPr>
          <w:u w:val="none"/>
        </w:rPr>
        <w:t>ly</w:t>
      </w:r>
      <w:r>
        <w:rPr>
          <w:spacing w:val="31"/>
          <w:u w:val="none"/>
        </w:rPr>
        <w:t xml:space="preserve"> </w:t>
      </w:r>
      <w:r>
        <w:rPr>
          <w:u w:val="none"/>
        </w:rPr>
        <w:t>if</w:t>
      </w:r>
      <w:r>
        <w:rPr>
          <w:spacing w:val="29"/>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6"/>
          <w:u w:val="none"/>
        </w:rPr>
        <w:t xml:space="preserve"> </w:t>
      </w:r>
      <w:r>
        <w:rPr>
          <w:u w:val="none"/>
        </w:rPr>
        <w:t>reas</w:t>
      </w:r>
      <w:r>
        <w:rPr>
          <w:spacing w:val="1"/>
          <w:u w:val="none"/>
        </w:rPr>
        <w:t>on</w:t>
      </w:r>
      <w:r>
        <w:rPr>
          <w:u w:val="none"/>
        </w:rPr>
        <w:t>a</w:t>
      </w:r>
      <w:r>
        <w:rPr>
          <w:spacing w:val="1"/>
          <w:u w:val="none"/>
        </w:rPr>
        <w:t>b</w:t>
      </w:r>
      <w:r>
        <w:rPr>
          <w:u w:val="none"/>
        </w:rPr>
        <w:t>ly</w:t>
      </w:r>
      <w:r>
        <w:rPr>
          <w:spacing w:val="2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26"/>
          <w:u w:val="none"/>
        </w:rPr>
        <w:t xml:space="preserve"> </w:t>
      </w:r>
      <w:r>
        <w:rPr>
          <w:u w:val="none"/>
        </w:rPr>
        <w:t>t</w:t>
      </w:r>
      <w:r>
        <w:rPr>
          <w:spacing w:val="1"/>
          <w:u w:val="none"/>
        </w:rPr>
        <w:t>h</w:t>
      </w:r>
      <w:r>
        <w:rPr>
          <w:u w:val="none"/>
        </w:rPr>
        <w:t>at</w:t>
      </w:r>
      <w:r>
        <w:rPr>
          <w:spacing w:val="25"/>
          <w:u w:val="none"/>
        </w:rPr>
        <w:t xml:space="preserve"> </w:t>
      </w:r>
      <w:r>
        <w:rPr>
          <w:u w:val="none"/>
        </w:rPr>
        <w:t>s</w:t>
      </w:r>
      <w:r>
        <w:rPr>
          <w:spacing w:val="1"/>
          <w:u w:val="none"/>
        </w:rPr>
        <w:t>u</w:t>
      </w:r>
      <w:r>
        <w:rPr>
          <w:u w:val="none"/>
        </w:rPr>
        <w:t>ch</w:t>
      </w:r>
      <w:r>
        <w:rPr>
          <w:spacing w:val="26"/>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r>
        <w:rPr>
          <w:spacing w:val="26"/>
          <w:u w:val="none"/>
        </w:rPr>
        <w:t xml:space="preserve"> </w:t>
      </w:r>
      <w:r>
        <w:rPr>
          <w:u w:val="none"/>
        </w:rPr>
        <w:t>are</w:t>
      </w:r>
      <w:r>
        <w:rPr>
          <w:spacing w:val="27"/>
          <w:u w:val="none"/>
        </w:rPr>
        <w:t xml:space="preserve"> </w:t>
      </w:r>
      <w:r>
        <w:rPr>
          <w:u w:val="none"/>
        </w:rPr>
        <w:t>necessary</w:t>
      </w:r>
      <w:r>
        <w:rPr>
          <w:spacing w:val="26"/>
          <w:u w:val="none"/>
        </w:rPr>
        <w:t xml:space="preserve"> </w:t>
      </w:r>
      <w:r>
        <w:rPr>
          <w:u w:val="none"/>
        </w:rPr>
        <w:t>or</w:t>
      </w:r>
      <w:r>
        <w:rPr>
          <w:spacing w:val="25"/>
          <w:u w:val="none"/>
        </w:rPr>
        <w:t xml:space="preserve"> </w:t>
      </w:r>
      <w:r>
        <w:rPr>
          <w:u w:val="none"/>
        </w:rPr>
        <w:t>a</w:t>
      </w:r>
      <w:r>
        <w:rPr>
          <w:spacing w:val="1"/>
          <w:u w:val="none"/>
        </w:rPr>
        <w:t>p</w:t>
      </w:r>
      <w:r>
        <w:rPr>
          <w:u w:val="none"/>
        </w:rPr>
        <w:t>propriate</w:t>
      </w:r>
      <w:r>
        <w:rPr>
          <w:spacing w:val="26"/>
          <w:u w:val="none"/>
        </w:rPr>
        <w:t xml:space="preserve"> </w:t>
      </w:r>
      <w:r>
        <w:rPr>
          <w:u w:val="none"/>
        </w:rPr>
        <w:t>to</w:t>
      </w:r>
      <w:r>
        <w:rPr>
          <w:spacing w:val="26"/>
          <w:u w:val="none"/>
        </w:rPr>
        <w:t xml:space="preserve"> </w:t>
      </w:r>
      <w:r>
        <w:rPr>
          <w:u w:val="none"/>
        </w:rPr>
        <w:t>reflect</w:t>
      </w:r>
      <w:r>
        <w:rPr>
          <w:spacing w:val="25"/>
          <w:u w:val="none"/>
        </w:rPr>
        <w:t xml:space="preserve"> </w:t>
      </w:r>
      <w:r>
        <w:rPr>
          <w:u w:val="none"/>
        </w:rPr>
        <w:t>the</w:t>
      </w:r>
      <w:r>
        <w:rPr>
          <w:w w:val="102"/>
          <w:u w:val="none"/>
        </w:rPr>
        <w:t xml:space="preserve"> </w:t>
      </w:r>
      <w:r>
        <w:rPr>
          <w:u w:val="none"/>
        </w:rPr>
        <w:t>relati</w:t>
      </w:r>
      <w:r>
        <w:rPr>
          <w:spacing w:val="1"/>
          <w:u w:val="none"/>
        </w:rPr>
        <w:t>v</w:t>
      </w:r>
      <w:r>
        <w:rPr>
          <w:u w:val="none"/>
        </w:rPr>
        <w:t>e</w:t>
      </w:r>
      <w:r>
        <w:rPr>
          <w:spacing w:val="20"/>
          <w:u w:val="none"/>
        </w:rPr>
        <w:t xml:space="preserve"> </w:t>
      </w:r>
      <w:r>
        <w:rPr>
          <w:u w:val="none"/>
        </w:rPr>
        <w:t>ec</w:t>
      </w:r>
      <w:r>
        <w:rPr>
          <w:spacing w:val="1"/>
          <w:u w:val="none"/>
        </w:rPr>
        <w:t>ono</w:t>
      </w:r>
      <w:r>
        <w:rPr>
          <w:spacing w:val="2"/>
          <w:u w:val="none"/>
        </w:rPr>
        <w:t>m</w:t>
      </w:r>
      <w:r>
        <w:rPr>
          <w:u w:val="none"/>
        </w:rPr>
        <w:t>ic</w:t>
      </w:r>
      <w:r>
        <w:rPr>
          <w:spacing w:val="21"/>
          <w:u w:val="none"/>
        </w:rPr>
        <w:t xml:space="preserve"> </w:t>
      </w:r>
      <w:r>
        <w:rPr>
          <w:u w:val="none"/>
        </w:rPr>
        <w:t>i</w:t>
      </w:r>
      <w:r>
        <w:rPr>
          <w:spacing w:val="1"/>
          <w:u w:val="none"/>
        </w:rPr>
        <w:t>n</w:t>
      </w:r>
      <w:r>
        <w:rPr>
          <w:u w:val="none"/>
        </w:rPr>
        <w:t>terests</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12F30859" w14:textId="77777777" w:rsidR="000C19C9" w:rsidRDefault="000C19C9">
      <w:pPr>
        <w:spacing w:before="16" w:line="220" w:lineRule="exact"/>
      </w:pPr>
    </w:p>
    <w:p w14:paraId="1093E885" w14:textId="77777777" w:rsidR="000C19C9" w:rsidRDefault="00D3642A">
      <w:pPr>
        <w:pStyle w:val="BodyText"/>
        <w:numPr>
          <w:ilvl w:val="2"/>
          <w:numId w:val="3"/>
        </w:numPr>
        <w:tabs>
          <w:tab w:val="left" w:pos="2264"/>
        </w:tabs>
        <w:spacing w:line="251" w:lineRule="auto"/>
        <w:ind w:right="115" w:firstLine="1440"/>
        <w:jc w:val="both"/>
        <w:rPr>
          <w:u w:val="none"/>
        </w:rPr>
      </w:pPr>
      <w:r>
        <w:rPr>
          <w:spacing w:val="1"/>
          <w:u w:val="none"/>
        </w:rPr>
        <w:t>Th</w:t>
      </w:r>
      <w:r>
        <w:rPr>
          <w:u w:val="none"/>
        </w:rPr>
        <w:t>e</w:t>
      </w:r>
      <w:r>
        <w:rPr>
          <w:spacing w:val="18"/>
          <w:u w:val="none"/>
        </w:rPr>
        <w:t xml:space="preserve"> </w:t>
      </w:r>
      <w:r>
        <w:rPr>
          <w:spacing w:val="1"/>
          <w:u w:val="none"/>
        </w:rPr>
        <w:t>G</w:t>
      </w:r>
      <w:r>
        <w:rPr>
          <w:u w:val="none"/>
        </w:rPr>
        <w:t>r</w:t>
      </w:r>
      <w:r>
        <w:rPr>
          <w:spacing w:val="1"/>
          <w:u w:val="none"/>
        </w:rPr>
        <w:t>o</w:t>
      </w:r>
      <w:r>
        <w:rPr>
          <w:u w:val="none"/>
        </w:rPr>
        <w:t>ss</w:t>
      </w:r>
      <w:r>
        <w:rPr>
          <w:spacing w:val="18"/>
          <w:u w:val="none"/>
        </w:rPr>
        <w:t xml:space="preserve"> </w:t>
      </w:r>
      <w:r>
        <w:rPr>
          <w:spacing w:val="1"/>
          <w:u w:val="none"/>
        </w:rPr>
        <w:t>A</w:t>
      </w:r>
      <w:r>
        <w:rPr>
          <w:u w:val="none"/>
        </w:rPr>
        <w:t>sset</w:t>
      </w:r>
      <w:r>
        <w:rPr>
          <w:spacing w:val="18"/>
          <w:u w:val="none"/>
        </w:rPr>
        <w:t xml:space="preserve"> </w:t>
      </w:r>
      <w:r>
        <w:rPr>
          <w:spacing w:val="1"/>
          <w:u w:val="none"/>
        </w:rPr>
        <w:t>V</w:t>
      </w:r>
      <w:r>
        <w:rPr>
          <w:u w:val="none"/>
        </w:rPr>
        <w:t>al</w:t>
      </w:r>
      <w:r>
        <w:rPr>
          <w:spacing w:val="1"/>
          <w:u w:val="none"/>
        </w:rPr>
        <w:t>u</w:t>
      </w:r>
      <w:r>
        <w:rPr>
          <w:u w:val="none"/>
        </w:rPr>
        <w:t>e</w:t>
      </w:r>
      <w:r>
        <w:rPr>
          <w:spacing w:val="18"/>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u w:val="none"/>
        </w:rPr>
        <w:t>asset</w:t>
      </w:r>
      <w:r>
        <w:rPr>
          <w:spacing w:val="18"/>
          <w:u w:val="none"/>
        </w:rPr>
        <w:t xml:space="preserve"> </w:t>
      </w:r>
      <w:r>
        <w:rPr>
          <w:spacing w:val="1"/>
          <w:u w:val="none"/>
        </w:rPr>
        <w:t>d</w:t>
      </w:r>
      <w:r>
        <w:rPr>
          <w:u w:val="none"/>
        </w:rPr>
        <w:t>istri</w:t>
      </w:r>
      <w:r>
        <w:rPr>
          <w:spacing w:val="1"/>
          <w:u w:val="none"/>
        </w:rPr>
        <w:t>bu</w:t>
      </w:r>
      <w:r>
        <w:rPr>
          <w:u w:val="none"/>
        </w:rPr>
        <w:t>ted</w:t>
      </w:r>
      <w:r>
        <w:rPr>
          <w:spacing w:val="19"/>
          <w:u w:val="none"/>
        </w:rPr>
        <w:t xml:space="preserve"> </w:t>
      </w:r>
      <w:r>
        <w:rPr>
          <w:u w:val="none"/>
        </w:rPr>
        <w:t>to</w:t>
      </w:r>
      <w:r>
        <w:rPr>
          <w:spacing w:val="20"/>
          <w:u w:val="none"/>
        </w:rPr>
        <w:t xml:space="preserve"> </w:t>
      </w:r>
      <w:r>
        <w:rPr>
          <w:u w:val="none"/>
        </w:rPr>
        <w:t>a</w:t>
      </w:r>
      <w:r>
        <w:rPr>
          <w:spacing w:val="1"/>
          <w:u w:val="none"/>
        </w:rPr>
        <w:t>n</w:t>
      </w:r>
      <w:r>
        <w:rPr>
          <w:u w:val="none"/>
        </w:rPr>
        <w:t>y</w:t>
      </w:r>
      <w:r>
        <w:rPr>
          <w:spacing w:val="19"/>
          <w:u w:val="none"/>
        </w:rPr>
        <w:t xml:space="preserve"> </w:t>
      </w:r>
      <w:r>
        <w:rPr>
          <w:spacing w:val="2"/>
          <w:u w:val="none"/>
        </w:rPr>
        <w:t>M</w:t>
      </w:r>
      <w:r>
        <w:rPr>
          <w:u w:val="none"/>
        </w:rPr>
        <w:t>e</w:t>
      </w:r>
      <w:r>
        <w:rPr>
          <w:spacing w:val="2"/>
          <w:u w:val="none"/>
        </w:rPr>
        <w:t>m</w:t>
      </w:r>
      <w:r>
        <w:rPr>
          <w:spacing w:val="1"/>
          <w:u w:val="none"/>
        </w:rPr>
        <w:t>be</w:t>
      </w:r>
      <w:r>
        <w:rPr>
          <w:u w:val="none"/>
        </w:rPr>
        <w:t>r</w:t>
      </w:r>
      <w:r>
        <w:rPr>
          <w:spacing w:val="18"/>
          <w:u w:val="none"/>
        </w:rPr>
        <w:t xml:space="preserve"> </w:t>
      </w:r>
      <w:r>
        <w:rPr>
          <w:u w:val="none"/>
        </w:rPr>
        <w:t>s</w:t>
      </w:r>
      <w:r>
        <w:rPr>
          <w:spacing w:val="1"/>
          <w:u w:val="none"/>
        </w:rPr>
        <w:t>h</w:t>
      </w:r>
      <w:r>
        <w:rPr>
          <w:u w:val="none"/>
        </w:rPr>
        <w:t>all</w:t>
      </w:r>
      <w:r>
        <w:rPr>
          <w:spacing w:val="18"/>
          <w:u w:val="none"/>
        </w:rPr>
        <w:t xml:space="preserve"> </w:t>
      </w:r>
      <w:r>
        <w:rPr>
          <w:spacing w:val="1"/>
          <w:u w:val="none"/>
        </w:rPr>
        <w:t>b</w:t>
      </w:r>
      <w:r>
        <w:rPr>
          <w:u w:val="none"/>
        </w:rPr>
        <w:t>e</w:t>
      </w:r>
      <w:r>
        <w:rPr>
          <w:w w:val="102"/>
          <w:u w:val="none"/>
        </w:rPr>
        <w:t xml:space="preserve"> </w:t>
      </w:r>
      <w:r>
        <w:rPr>
          <w:u w:val="none"/>
        </w:rPr>
        <w:t>a</w:t>
      </w:r>
      <w:r>
        <w:rPr>
          <w:spacing w:val="1"/>
          <w:u w:val="none"/>
        </w:rPr>
        <w:t>d</w:t>
      </w:r>
      <w:r>
        <w:rPr>
          <w:u w:val="none"/>
        </w:rPr>
        <w:t>justed</w:t>
      </w:r>
      <w:r>
        <w:rPr>
          <w:spacing w:val="18"/>
          <w:u w:val="none"/>
        </w:rPr>
        <w:t xml:space="preserve"> </w:t>
      </w:r>
      <w:r>
        <w:rPr>
          <w:u w:val="none"/>
        </w:rPr>
        <w:t>to</w:t>
      </w:r>
      <w:r>
        <w:rPr>
          <w:spacing w:val="19"/>
          <w:u w:val="none"/>
        </w:rPr>
        <w:t xml:space="preserve"> </w:t>
      </w:r>
      <w:r>
        <w:rPr>
          <w:u w:val="none"/>
        </w:rPr>
        <w:t>e</w:t>
      </w:r>
      <w:r>
        <w:rPr>
          <w:spacing w:val="1"/>
          <w:u w:val="none"/>
        </w:rPr>
        <w:t>q</w:t>
      </w:r>
      <w:r>
        <w:rPr>
          <w:u w:val="none"/>
        </w:rPr>
        <w:t>ual</w:t>
      </w:r>
      <w:r>
        <w:rPr>
          <w:spacing w:val="18"/>
          <w:u w:val="none"/>
        </w:rPr>
        <w:t xml:space="preserve"> </w:t>
      </w:r>
      <w:r>
        <w:rPr>
          <w:u w:val="none"/>
        </w:rPr>
        <w:t>the</w:t>
      </w:r>
      <w:r>
        <w:rPr>
          <w:spacing w:val="19"/>
          <w:u w:val="none"/>
        </w:rPr>
        <w:t xml:space="preserve"> </w:t>
      </w:r>
      <w:r>
        <w:rPr>
          <w:u w:val="none"/>
        </w:rPr>
        <w:t>gross</w:t>
      </w:r>
      <w:r>
        <w:rPr>
          <w:spacing w:val="18"/>
          <w:u w:val="none"/>
        </w:rPr>
        <w:t xml:space="preserve"> </w:t>
      </w:r>
      <w:r>
        <w:rPr>
          <w:u w:val="none"/>
        </w:rPr>
        <w:t>fair</w:t>
      </w:r>
      <w:r>
        <w:rPr>
          <w:spacing w:val="19"/>
          <w:u w:val="none"/>
        </w:rPr>
        <w:t xml:space="preserve"> </w:t>
      </w:r>
      <w:r>
        <w:rPr>
          <w:spacing w:val="2"/>
          <w:u w:val="none"/>
        </w:rPr>
        <w:t>m</w:t>
      </w:r>
      <w:r>
        <w:rPr>
          <w:u w:val="none"/>
        </w:rPr>
        <w:t>arket</w:t>
      </w:r>
      <w:r>
        <w:rPr>
          <w:spacing w:val="18"/>
          <w:u w:val="none"/>
        </w:rPr>
        <w:t xml:space="preserve"> </w:t>
      </w:r>
      <w:r>
        <w:rPr>
          <w:u w:val="none"/>
        </w:rPr>
        <w:t>value</w:t>
      </w:r>
      <w:r>
        <w:rPr>
          <w:spacing w:val="19"/>
          <w:u w:val="none"/>
        </w:rPr>
        <w:t xml:space="preserve"> </w:t>
      </w:r>
      <w:r>
        <w:rPr>
          <w:u w:val="none"/>
        </w:rPr>
        <w:t>of</w:t>
      </w:r>
      <w:r>
        <w:rPr>
          <w:spacing w:val="18"/>
          <w:u w:val="none"/>
        </w:rPr>
        <w:t xml:space="preserve"> </w:t>
      </w:r>
      <w:r>
        <w:rPr>
          <w:u w:val="none"/>
        </w:rPr>
        <w:t>such</w:t>
      </w:r>
      <w:r>
        <w:rPr>
          <w:spacing w:val="19"/>
          <w:u w:val="none"/>
        </w:rPr>
        <w:t xml:space="preserve"> </w:t>
      </w:r>
      <w:r>
        <w:rPr>
          <w:u w:val="none"/>
        </w:rPr>
        <w:t>asset</w:t>
      </w:r>
      <w:r>
        <w:rPr>
          <w:spacing w:val="18"/>
          <w:u w:val="none"/>
        </w:rPr>
        <w:t xml:space="preserve"> </w:t>
      </w:r>
      <w:r>
        <w:rPr>
          <w:u w:val="none"/>
        </w:rPr>
        <w:t>on</w:t>
      </w:r>
      <w:r>
        <w:rPr>
          <w:spacing w:val="19"/>
          <w:u w:val="none"/>
        </w:rPr>
        <w:t xml:space="preserve"> </w:t>
      </w:r>
      <w:r>
        <w:rPr>
          <w:u w:val="none"/>
        </w:rPr>
        <w:t>the</w:t>
      </w:r>
      <w:r>
        <w:rPr>
          <w:spacing w:val="18"/>
          <w:u w:val="none"/>
        </w:rPr>
        <w:t xml:space="preserve"> </w:t>
      </w:r>
      <w:r>
        <w:rPr>
          <w:u w:val="none"/>
        </w:rPr>
        <w:t>date</w:t>
      </w:r>
      <w:r>
        <w:rPr>
          <w:spacing w:val="19"/>
          <w:u w:val="none"/>
        </w:rPr>
        <w:t xml:space="preserve"> </w:t>
      </w:r>
      <w:r>
        <w:rPr>
          <w:u w:val="none"/>
        </w:rPr>
        <w:t>of</w:t>
      </w:r>
      <w:r>
        <w:rPr>
          <w:spacing w:val="19"/>
          <w:u w:val="none"/>
        </w:rPr>
        <w:t xml:space="preserve"> </w:t>
      </w:r>
      <w:r>
        <w:rPr>
          <w:u w:val="none"/>
        </w:rPr>
        <w:t>distribution</w:t>
      </w:r>
      <w:r>
        <w:rPr>
          <w:spacing w:val="19"/>
          <w:u w:val="none"/>
        </w:rPr>
        <w:t xml:space="preserve"> </w:t>
      </w:r>
      <w:r>
        <w:rPr>
          <w:u w:val="none"/>
        </w:rPr>
        <w:t>as</w:t>
      </w:r>
      <w:r>
        <w:rPr>
          <w:spacing w:val="19"/>
          <w:u w:val="none"/>
        </w:rPr>
        <w:t xml:space="preserve"> </w:t>
      </w:r>
      <w:r>
        <w:rPr>
          <w:u w:val="none"/>
        </w:rPr>
        <w:t>deter</w:t>
      </w:r>
      <w:r>
        <w:rPr>
          <w:spacing w:val="2"/>
          <w:u w:val="none"/>
        </w:rPr>
        <w:t>m</w:t>
      </w:r>
      <w:r>
        <w:rPr>
          <w:u w:val="none"/>
        </w:rPr>
        <w:t>ined</w:t>
      </w:r>
      <w:r>
        <w:rPr>
          <w:spacing w:val="18"/>
          <w:u w:val="none"/>
        </w:rPr>
        <w:t xml:space="preserve"> </w:t>
      </w:r>
      <w:r>
        <w:rPr>
          <w:u w:val="none"/>
        </w:rPr>
        <w:t>by</w:t>
      </w:r>
      <w:r>
        <w:rPr>
          <w:spacing w:val="19"/>
          <w:u w:val="none"/>
        </w:rPr>
        <w:t xml:space="preserve"> </w:t>
      </w:r>
      <w:r>
        <w:rPr>
          <w:u w:val="none"/>
        </w:rPr>
        <w:t>the</w:t>
      </w:r>
      <w:r>
        <w:rPr>
          <w:w w:val="102"/>
          <w:u w:val="none"/>
        </w:rPr>
        <w:t xml:space="preserve"> </w:t>
      </w:r>
      <w:r>
        <w:rPr>
          <w:spacing w:val="1"/>
          <w:u w:val="none"/>
        </w:rPr>
        <w:t>d</w:t>
      </w:r>
      <w:r>
        <w:rPr>
          <w:u w:val="none"/>
        </w:rPr>
        <w:t>istri</w:t>
      </w:r>
      <w:r>
        <w:rPr>
          <w:spacing w:val="1"/>
          <w:u w:val="none"/>
        </w:rPr>
        <w:t>bu</w:t>
      </w:r>
      <w:r>
        <w:rPr>
          <w:u w:val="none"/>
        </w:rPr>
        <w:t>tes</w:t>
      </w:r>
      <w:r>
        <w:rPr>
          <w:spacing w:val="19"/>
          <w:u w:val="none"/>
        </w:rPr>
        <w:t xml:space="preserve"> </w:t>
      </w:r>
      <w:r>
        <w:rPr>
          <w:u w:val="none"/>
        </w:rPr>
        <w:t>a</w:t>
      </w:r>
      <w:r>
        <w:rPr>
          <w:spacing w:val="1"/>
          <w:u w:val="none"/>
        </w:rPr>
        <w:t>n</w:t>
      </w:r>
      <w:r>
        <w:rPr>
          <w:u w:val="none"/>
        </w:rPr>
        <w:t>d</w:t>
      </w:r>
      <w:r>
        <w:rPr>
          <w:spacing w:val="21"/>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1"/>
          <w:u w:val="none"/>
        </w:rPr>
        <w:t xml:space="preserve"> </w:t>
      </w:r>
      <w:r>
        <w:rPr>
          <w:u w:val="none"/>
        </w:rPr>
        <w:t>t</w:t>
      </w:r>
      <w:r>
        <w:rPr>
          <w:spacing w:val="1"/>
          <w:u w:val="none"/>
        </w:rPr>
        <w:t>h</w:t>
      </w:r>
      <w:r>
        <w:rPr>
          <w:u w:val="none"/>
        </w:rPr>
        <w:t>at</w:t>
      </w:r>
      <w:r>
        <w:rPr>
          <w:spacing w:val="20"/>
          <w:u w:val="none"/>
        </w:rPr>
        <w:t xml:space="preserve"> </w:t>
      </w:r>
      <w:r>
        <w:rPr>
          <w:u w:val="none"/>
        </w:rPr>
        <w:t>if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d</w:t>
      </w:r>
      <w:r>
        <w:rPr>
          <w:u w:val="none"/>
        </w:rPr>
        <w:t>istri</w:t>
      </w:r>
      <w:r>
        <w:rPr>
          <w:spacing w:val="1"/>
          <w:u w:val="none"/>
        </w:rPr>
        <w:t>bu</w:t>
      </w:r>
      <w:r>
        <w:rPr>
          <w:u w:val="none"/>
        </w:rPr>
        <w:t>tes</w:t>
      </w:r>
      <w:r>
        <w:rPr>
          <w:spacing w:val="19"/>
          <w:u w:val="none"/>
        </w:rPr>
        <w:t xml:space="preserve"> </w:t>
      </w:r>
      <w:r>
        <w:rPr>
          <w:u w:val="none"/>
        </w:rPr>
        <w:t>is</w:t>
      </w:r>
      <w:r>
        <w:rPr>
          <w:spacing w:val="20"/>
          <w:u w:val="none"/>
        </w:rPr>
        <w:t xml:space="preserve"> </w:t>
      </w:r>
      <w:r>
        <w:rPr>
          <w:u w:val="none"/>
        </w:rPr>
        <w:t>a</w:t>
      </w:r>
      <w:r>
        <w:rPr>
          <w:spacing w:val="1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t</w:t>
      </w:r>
      <w:r>
        <w:rPr>
          <w:spacing w:val="1"/>
          <w:u w:val="none"/>
        </w:rPr>
        <w:t>h</w:t>
      </w:r>
      <w:r>
        <w:rPr>
          <w:u w:val="none"/>
        </w:rPr>
        <w:t>e</w:t>
      </w:r>
      <w:r>
        <w:rPr>
          <w:w w:val="102"/>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ati</w:t>
      </w:r>
      <w:r>
        <w:rPr>
          <w:spacing w:val="1"/>
          <w:u w:val="none"/>
        </w:rPr>
        <w:t>o</w:t>
      </w:r>
      <w:r>
        <w:rPr>
          <w:u w:val="none"/>
        </w:rPr>
        <w:t>n</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fair</w:t>
      </w:r>
      <w:r>
        <w:rPr>
          <w:spacing w:val="22"/>
          <w:u w:val="none"/>
        </w:rPr>
        <w:t xml:space="preserve"> </w:t>
      </w:r>
      <w:r>
        <w:rPr>
          <w:spacing w:val="2"/>
          <w:u w:val="none"/>
        </w:rPr>
        <w:t>m</w:t>
      </w:r>
      <w:r>
        <w:rPr>
          <w:u w:val="none"/>
        </w:rPr>
        <w:t>ar</w:t>
      </w:r>
      <w:r>
        <w:rPr>
          <w:spacing w:val="1"/>
          <w:u w:val="none"/>
        </w:rPr>
        <w:t>k</w:t>
      </w:r>
      <w:r>
        <w:rPr>
          <w:u w:val="none"/>
        </w:rPr>
        <w:t>et</w:t>
      </w:r>
      <w:r>
        <w:rPr>
          <w:spacing w:val="22"/>
          <w:u w:val="none"/>
        </w:rPr>
        <w:t xml:space="preserve"> </w:t>
      </w:r>
      <w:r>
        <w:rPr>
          <w:spacing w:val="1"/>
          <w:u w:val="none"/>
        </w:rPr>
        <w:t>v</w:t>
      </w:r>
      <w:r>
        <w:rPr>
          <w:u w:val="none"/>
        </w:rPr>
        <w:t>al</w:t>
      </w:r>
      <w:r>
        <w:rPr>
          <w:spacing w:val="1"/>
          <w:u w:val="none"/>
        </w:rPr>
        <w:t>u</w:t>
      </w:r>
      <w:r>
        <w:rPr>
          <w:u w:val="none"/>
        </w:rPr>
        <w:t>e</w:t>
      </w:r>
      <w:r>
        <w:rPr>
          <w:spacing w:val="23"/>
          <w:u w:val="none"/>
        </w:rPr>
        <w:t xml:space="preserve"> </w:t>
      </w:r>
      <w:r>
        <w:rPr>
          <w:u w:val="none"/>
        </w:rPr>
        <w:t>of</w:t>
      </w:r>
      <w:r>
        <w:rPr>
          <w:spacing w:val="22"/>
          <w:u w:val="none"/>
        </w:rPr>
        <w:t xml:space="preserve"> </w:t>
      </w:r>
      <w:r>
        <w:rPr>
          <w:u w:val="none"/>
        </w:rPr>
        <w:t>t</w:t>
      </w:r>
      <w:r>
        <w:rPr>
          <w:spacing w:val="1"/>
          <w:u w:val="none"/>
        </w:rPr>
        <w:t>h</w:t>
      </w:r>
      <w:r>
        <w:rPr>
          <w:u w:val="none"/>
        </w:rPr>
        <w:t>e</w:t>
      </w:r>
      <w:r>
        <w:rPr>
          <w:spacing w:val="23"/>
          <w:u w:val="none"/>
        </w:rPr>
        <w:t xml:space="preserve"> </w:t>
      </w:r>
      <w:r>
        <w:rPr>
          <w:spacing w:val="1"/>
          <w:u w:val="none"/>
        </w:rPr>
        <w:t>d</w:t>
      </w:r>
      <w:r>
        <w:rPr>
          <w:u w:val="none"/>
        </w:rPr>
        <w:t>istri</w:t>
      </w:r>
      <w:r>
        <w:rPr>
          <w:spacing w:val="1"/>
          <w:u w:val="none"/>
        </w:rPr>
        <w:t>bu</w:t>
      </w:r>
      <w:r>
        <w:rPr>
          <w:u w:val="none"/>
        </w:rPr>
        <w:t>ted</w:t>
      </w:r>
      <w:r>
        <w:rPr>
          <w:spacing w:val="24"/>
          <w:u w:val="none"/>
        </w:rPr>
        <w:t xml:space="preserve"> </w:t>
      </w:r>
      <w:r>
        <w:rPr>
          <w:u w:val="none"/>
        </w:rPr>
        <w:t>asset</w:t>
      </w:r>
      <w:r>
        <w:rPr>
          <w:spacing w:val="22"/>
          <w:u w:val="none"/>
        </w:rPr>
        <w:t xml:space="preserve"> </w:t>
      </w:r>
      <w:r>
        <w:rPr>
          <w:u w:val="none"/>
        </w:rPr>
        <w:t>s</w:t>
      </w:r>
      <w:r>
        <w:rPr>
          <w:spacing w:val="1"/>
          <w:u w:val="none"/>
        </w:rPr>
        <w:t>h</w:t>
      </w:r>
      <w:r>
        <w:rPr>
          <w:u w:val="none"/>
        </w:rPr>
        <w:t>all</w:t>
      </w:r>
      <w:r>
        <w:rPr>
          <w:spacing w:val="23"/>
          <w:u w:val="none"/>
        </w:rPr>
        <w:t xml:space="preserve"> </w:t>
      </w:r>
      <w:r>
        <w:rPr>
          <w:u w:val="none"/>
        </w:rPr>
        <w:t>re</w:t>
      </w:r>
      <w:r>
        <w:rPr>
          <w:spacing w:val="1"/>
          <w:u w:val="none"/>
        </w:rPr>
        <w:t>qu</w:t>
      </w:r>
      <w:r>
        <w:rPr>
          <w:u w:val="none"/>
        </w:rPr>
        <w:t>ire</w:t>
      </w:r>
      <w:r>
        <w:rPr>
          <w:spacing w:val="23"/>
          <w:u w:val="none"/>
        </w:rPr>
        <w:t xml:space="preserve"> </w:t>
      </w:r>
      <w:r>
        <w:rPr>
          <w:u w:val="none"/>
        </w:rPr>
        <w:t>t</w:t>
      </w:r>
      <w:r>
        <w:rPr>
          <w:spacing w:val="1"/>
          <w:u w:val="none"/>
        </w:rPr>
        <w:t>h</w:t>
      </w:r>
      <w:r>
        <w:rPr>
          <w:u w:val="none"/>
        </w:rPr>
        <w:t>e</w:t>
      </w:r>
      <w:r>
        <w:rPr>
          <w:spacing w:val="22"/>
          <w:u w:val="none"/>
        </w:rPr>
        <w:t xml:space="preserve"> </w:t>
      </w:r>
      <w:r>
        <w:rPr>
          <w:u w:val="none"/>
        </w:rPr>
        <w:t>c</w:t>
      </w:r>
      <w:r>
        <w:rPr>
          <w:spacing w:val="1"/>
          <w:u w:val="none"/>
        </w:rPr>
        <w:t>on</w:t>
      </w:r>
      <w:r>
        <w:rPr>
          <w:u w:val="none"/>
        </w:rPr>
        <w:t>se</w:t>
      </w:r>
      <w:r>
        <w:rPr>
          <w:spacing w:val="1"/>
          <w:u w:val="none"/>
        </w:rPr>
        <w:t>n</w:t>
      </w:r>
      <w:r>
        <w:rPr>
          <w:u w:val="none"/>
        </w:rPr>
        <w:t>t</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e</w:t>
      </w:r>
      <w:r>
        <w:rPr>
          <w:spacing w:val="22"/>
          <w:u w:val="none"/>
        </w:rPr>
        <w:t xml:space="preserve"> </w:t>
      </w:r>
      <w:r>
        <w:rPr>
          <w:spacing w:val="1"/>
          <w:u w:val="none"/>
        </w:rPr>
        <w:t>own</w:t>
      </w:r>
      <w:r>
        <w:rPr>
          <w:u w:val="none"/>
        </w:rPr>
        <w:t>ers</w:t>
      </w:r>
      <w:r>
        <w:rPr>
          <w:spacing w:val="23"/>
          <w:u w:val="none"/>
        </w:rPr>
        <w:t xml:space="preserve"> </w:t>
      </w:r>
      <w:r>
        <w:rPr>
          <w:spacing w:val="1"/>
          <w:u w:val="none"/>
        </w:rPr>
        <w:t>o</w:t>
      </w:r>
      <w:r>
        <w:rPr>
          <w:u w:val="none"/>
        </w:rPr>
        <w:t>f</w:t>
      </w:r>
      <w:r>
        <w:rPr>
          <w:spacing w:val="23"/>
          <w:u w:val="none"/>
        </w:rPr>
        <w:t xml:space="preserve"> </w:t>
      </w:r>
      <w:r>
        <w:rPr>
          <w:u w:val="none"/>
        </w:rPr>
        <w:t>a</w:t>
      </w:r>
      <w:r>
        <w:rPr>
          <w:w w:val="102"/>
          <w:u w:val="none"/>
        </w:rPr>
        <w:t xml:space="preserve"> </w:t>
      </w:r>
      <w:r>
        <w:rPr>
          <w:spacing w:val="2"/>
          <w:u w:val="none"/>
        </w:rPr>
        <w:t>m</w:t>
      </w:r>
      <w:r>
        <w:rPr>
          <w:u w:val="none"/>
        </w:rPr>
        <w:t>aj</w:t>
      </w:r>
      <w:r>
        <w:rPr>
          <w:spacing w:val="1"/>
          <w:u w:val="none"/>
        </w:rPr>
        <w:t>o</w:t>
      </w:r>
      <w:r>
        <w:rPr>
          <w:u w:val="none"/>
        </w:rPr>
        <w:t>rity</w:t>
      </w:r>
      <w:r>
        <w:rPr>
          <w:spacing w:val="19"/>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19"/>
          <w:u w:val="none"/>
        </w:rPr>
        <w:t xml:space="preserve"> </w:t>
      </w:r>
      <w:r>
        <w:rPr>
          <w:u w:val="none"/>
        </w:rPr>
        <w:t>I</w:t>
      </w:r>
      <w:r>
        <w:rPr>
          <w:spacing w:val="1"/>
          <w:u w:val="none"/>
        </w:rPr>
        <w:t>n</w:t>
      </w:r>
      <w:r>
        <w:rPr>
          <w:u w:val="none"/>
        </w:rPr>
        <w:t>terests</w:t>
      </w:r>
      <w:r>
        <w:rPr>
          <w:spacing w:val="19"/>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ot</w:t>
      </w:r>
      <w:r>
        <w:rPr>
          <w:spacing w:val="1"/>
          <w:u w:val="none"/>
        </w:rPr>
        <w:t>h</w:t>
      </w:r>
      <w:r>
        <w:rPr>
          <w:u w:val="none"/>
        </w:rPr>
        <w:t>er</w:t>
      </w:r>
      <w:r>
        <w:rPr>
          <w:spacing w:val="18"/>
          <w:u w:val="none"/>
        </w:rPr>
        <w:t xml:space="preserve"> </w:t>
      </w:r>
      <w:r>
        <w:rPr>
          <w:spacing w:val="2"/>
          <w:u w:val="none"/>
        </w:rPr>
        <w:t>M</w:t>
      </w:r>
      <w:r>
        <w:rPr>
          <w:u w:val="none"/>
        </w:rPr>
        <w:t>e</w:t>
      </w:r>
      <w:r>
        <w:rPr>
          <w:spacing w:val="2"/>
          <w:u w:val="none"/>
        </w:rPr>
        <w:t>m</w:t>
      </w:r>
      <w:r>
        <w:rPr>
          <w:u w:val="none"/>
        </w:rPr>
        <w:t>bers;</w:t>
      </w:r>
      <w:r>
        <w:rPr>
          <w:spacing w:val="18"/>
          <w:u w:val="none"/>
        </w:rPr>
        <w:t xml:space="preserve"> </w:t>
      </w:r>
      <w:r>
        <w:rPr>
          <w:u w:val="none"/>
        </w:rPr>
        <w:t>and</w:t>
      </w:r>
    </w:p>
    <w:p w14:paraId="154BF3E9" w14:textId="77777777" w:rsidR="000C19C9" w:rsidRDefault="000C19C9">
      <w:pPr>
        <w:spacing w:before="2" w:line="240" w:lineRule="exact"/>
        <w:rPr>
          <w:sz w:val="24"/>
          <w:szCs w:val="24"/>
        </w:rPr>
      </w:pPr>
    </w:p>
    <w:p w14:paraId="1DD8F0F6" w14:textId="77777777" w:rsidR="000C19C9" w:rsidRDefault="00D3642A">
      <w:pPr>
        <w:pStyle w:val="BodyText"/>
        <w:numPr>
          <w:ilvl w:val="2"/>
          <w:numId w:val="3"/>
        </w:numPr>
        <w:tabs>
          <w:tab w:val="left" w:pos="2264"/>
        </w:tabs>
        <w:spacing w:line="251" w:lineRule="auto"/>
        <w:ind w:right="114" w:firstLine="1440"/>
        <w:jc w:val="both"/>
        <w:rPr>
          <w:u w:val="none"/>
        </w:rPr>
      </w:pPr>
      <w:r>
        <w:rPr>
          <w:spacing w:val="1"/>
          <w:u w:val="none"/>
        </w:rPr>
        <w:t>Th</w:t>
      </w:r>
      <w:r>
        <w:rPr>
          <w:u w:val="none"/>
        </w:rPr>
        <w:t>e</w:t>
      </w:r>
      <w:r>
        <w:rPr>
          <w:spacing w:val="29"/>
          <w:u w:val="none"/>
        </w:rPr>
        <w:t xml:space="preserve"> </w:t>
      </w:r>
      <w:r>
        <w:rPr>
          <w:spacing w:val="1"/>
          <w:u w:val="none"/>
        </w:rPr>
        <w:t>G</w:t>
      </w:r>
      <w:r>
        <w:rPr>
          <w:u w:val="none"/>
        </w:rPr>
        <w:t>r</w:t>
      </w:r>
      <w:r>
        <w:rPr>
          <w:spacing w:val="1"/>
          <w:u w:val="none"/>
        </w:rPr>
        <w:t>o</w:t>
      </w:r>
      <w:r>
        <w:rPr>
          <w:u w:val="none"/>
        </w:rPr>
        <w:t>ss</w:t>
      </w:r>
      <w:r>
        <w:rPr>
          <w:spacing w:val="29"/>
          <w:u w:val="none"/>
        </w:rPr>
        <w:t xml:space="preserve"> </w:t>
      </w:r>
      <w:r>
        <w:rPr>
          <w:spacing w:val="1"/>
          <w:u w:val="none"/>
        </w:rPr>
        <w:t>A</w:t>
      </w:r>
      <w:r>
        <w:rPr>
          <w:u w:val="none"/>
        </w:rPr>
        <w:t>sset</w:t>
      </w:r>
      <w:r>
        <w:rPr>
          <w:spacing w:val="29"/>
          <w:u w:val="none"/>
        </w:rPr>
        <w:t xml:space="preserve"> </w:t>
      </w:r>
      <w:r>
        <w:rPr>
          <w:spacing w:val="1"/>
          <w:u w:val="none"/>
        </w:rPr>
        <w:t>V</w:t>
      </w:r>
      <w:r>
        <w:rPr>
          <w:u w:val="none"/>
        </w:rPr>
        <w:t>al</w:t>
      </w:r>
      <w:r>
        <w:rPr>
          <w:spacing w:val="1"/>
          <w:u w:val="none"/>
        </w:rPr>
        <w:t>u</w:t>
      </w:r>
      <w:r>
        <w:rPr>
          <w:u w:val="none"/>
        </w:rPr>
        <w:t>es</w:t>
      </w:r>
      <w:r>
        <w:rPr>
          <w:spacing w:val="29"/>
          <w:u w:val="none"/>
        </w:rPr>
        <w:t xml:space="preserve"> </w:t>
      </w:r>
      <w:r>
        <w:rPr>
          <w:spacing w:val="1"/>
          <w:u w:val="none"/>
        </w:rPr>
        <w:t>o</w:t>
      </w:r>
      <w:r>
        <w:rPr>
          <w:u w:val="none"/>
        </w:rPr>
        <w:t>f</w:t>
      </w:r>
      <w:r>
        <w:rPr>
          <w:spacing w:val="29"/>
          <w:u w:val="none"/>
        </w:rPr>
        <w:t xml:space="preserve"> </w:t>
      </w:r>
      <w:r>
        <w:rPr>
          <w:u w:val="none"/>
        </w:rPr>
        <w:t>a</w:t>
      </w:r>
      <w:r>
        <w:rPr>
          <w:spacing w:val="1"/>
          <w:u w:val="none"/>
        </w:rPr>
        <w:t>n</w:t>
      </w:r>
      <w:r>
        <w:rPr>
          <w:u w:val="none"/>
        </w:rPr>
        <w:t>y</w:t>
      </w:r>
      <w:r>
        <w:rPr>
          <w:spacing w:val="2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9"/>
          <w:u w:val="none"/>
        </w:rPr>
        <w:t xml:space="preserve"> </w:t>
      </w:r>
      <w:r>
        <w:rPr>
          <w:u w:val="none"/>
        </w:rPr>
        <w:t>asset</w:t>
      </w:r>
      <w:r>
        <w:rPr>
          <w:spacing w:val="30"/>
          <w:u w:val="none"/>
        </w:rPr>
        <w:t xml:space="preserve"> </w:t>
      </w:r>
      <w:r>
        <w:rPr>
          <w:u w:val="none"/>
        </w:rPr>
        <w:t>s</w:t>
      </w:r>
      <w:r>
        <w:rPr>
          <w:spacing w:val="1"/>
          <w:u w:val="none"/>
        </w:rPr>
        <w:t>h</w:t>
      </w:r>
      <w:r>
        <w:rPr>
          <w:u w:val="none"/>
        </w:rPr>
        <w:t>all</w:t>
      </w:r>
      <w:r>
        <w:rPr>
          <w:spacing w:val="29"/>
          <w:u w:val="none"/>
        </w:rPr>
        <w:t xml:space="preserve"> </w:t>
      </w:r>
      <w:r>
        <w:rPr>
          <w:spacing w:val="1"/>
          <w:u w:val="none"/>
        </w:rPr>
        <w:t>b</w:t>
      </w:r>
      <w:r>
        <w:rPr>
          <w:u w:val="none"/>
        </w:rPr>
        <w:t>e</w:t>
      </w:r>
      <w:r>
        <w:rPr>
          <w:spacing w:val="29"/>
          <w:u w:val="none"/>
        </w:rPr>
        <w:t xml:space="preserve"> </w:t>
      </w:r>
      <w:r>
        <w:rPr>
          <w:u w:val="none"/>
        </w:rPr>
        <w:t>i</w:t>
      </w:r>
      <w:r>
        <w:rPr>
          <w:spacing w:val="1"/>
          <w:u w:val="none"/>
        </w:rPr>
        <w:t>n</w:t>
      </w:r>
      <w:r>
        <w:rPr>
          <w:u w:val="none"/>
        </w:rPr>
        <w:t>creased</w:t>
      </w:r>
      <w:r>
        <w:rPr>
          <w:spacing w:val="29"/>
          <w:u w:val="none"/>
        </w:rPr>
        <w:t xml:space="preserve"> </w:t>
      </w:r>
      <w:r>
        <w:rPr>
          <w:u w:val="none"/>
        </w:rPr>
        <w:t>(</w:t>
      </w:r>
      <w:r>
        <w:rPr>
          <w:spacing w:val="1"/>
          <w:u w:val="none"/>
        </w:rPr>
        <w:t>o</w:t>
      </w:r>
      <w:r>
        <w:rPr>
          <w:u w:val="none"/>
        </w:rPr>
        <w:t>r</w:t>
      </w:r>
      <w:r>
        <w:rPr>
          <w:spacing w:val="29"/>
          <w:u w:val="none"/>
        </w:rPr>
        <w:t xml:space="preserve"> </w:t>
      </w:r>
      <w:r>
        <w:rPr>
          <w:spacing w:val="1"/>
          <w:u w:val="none"/>
        </w:rPr>
        <w:t>d</w:t>
      </w:r>
      <w:r>
        <w:rPr>
          <w:u w:val="none"/>
        </w:rPr>
        <w:t>ecrease</w:t>
      </w:r>
      <w:r>
        <w:rPr>
          <w:spacing w:val="1"/>
          <w:u w:val="none"/>
        </w:rPr>
        <w:t>d</w:t>
      </w:r>
      <w:r>
        <w:rPr>
          <w:u w:val="none"/>
        </w:rPr>
        <w:t>)</w:t>
      </w:r>
      <w:r>
        <w:rPr>
          <w:w w:val="102"/>
          <w:u w:val="none"/>
        </w:rPr>
        <w:t xml:space="preserve"> </w:t>
      </w:r>
      <w:r>
        <w:rPr>
          <w:u w:val="none"/>
        </w:rPr>
        <w:t>to</w:t>
      </w:r>
      <w:r>
        <w:rPr>
          <w:spacing w:val="35"/>
          <w:u w:val="none"/>
        </w:rPr>
        <w:t xml:space="preserve"> </w:t>
      </w:r>
      <w:r>
        <w:rPr>
          <w:u w:val="none"/>
        </w:rPr>
        <w:t>reflect</w:t>
      </w:r>
      <w:r>
        <w:rPr>
          <w:spacing w:val="34"/>
          <w:u w:val="none"/>
        </w:rPr>
        <w:t xml:space="preserve"> </w:t>
      </w:r>
      <w:r>
        <w:rPr>
          <w:u w:val="none"/>
        </w:rPr>
        <w:t>a</w:t>
      </w:r>
      <w:r>
        <w:rPr>
          <w:spacing w:val="1"/>
          <w:u w:val="none"/>
        </w:rPr>
        <w:t>n</w:t>
      </w:r>
      <w:r>
        <w:rPr>
          <w:u w:val="none"/>
        </w:rPr>
        <w:t>y</w:t>
      </w:r>
      <w:r>
        <w:rPr>
          <w:spacing w:val="35"/>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a</w:t>
      </w:r>
      <w:r>
        <w:rPr>
          <w:spacing w:val="1"/>
          <w:u w:val="none"/>
        </w:rPr>
        <w:t>d</w:t>
      </w:r>
      <w:r>
        <w:rPr>
          <w:u w:val="none"/>
        </w:rPr>
        <w:t>j</w:t>
      </w:r>
      <w:r>
        <w:rPr>
          <w:spacing w:val="1"/>
          <w:u w:val="none"/>
        </w:rPr>
        <w:t>u</w:t>
      </w:r>
      <w:r>
        <w:rPr>
          <w:u w:val="none"/>
        </w:rPr>
        <w:t>sted</w:t>
      </w:r>
      <w:r>
        <w:rPr>
          <w:spacing w:val="35"/>
          <w:u w:val="none"/>
        </w:rPr>
        <w:t xml:space="preserve"> </w:t>
      </w:r>
      <w:r>
        <w:rPr>
          <w:spacing w:val="1"/>
          <w:u w:val="none"/>
        </w:rPr>
        <w:t>b</w:t>
      </w:r>
      <w:r>
        <w:rPr>
          <w:u w:val="none"/>
        </w:rPr>
        <w:t>asis</w:t>
      </w:r>
      <w:r>
        <w:rPr>
          <w:spacing w:val="35"/>
          <w:u w:val="none"/>
        </w:rPr>
        <w:t xml:space="preserve"> </w:t>
      </w:r>
      <w:r>
        <w:rPr>
          <w:u w:val="none"/>
        </w:rPr>
        <w:t>of</w:t>
      </w:r>
      <w:r>
        <w:rPr>
          <w:spacing w:val="35"/>
          <w:u w:val="none"/>
        </w:rPr>
        <w:t xml:space="preserve"> </w:t>
      </w:r>
      <w:r>
        <w:rPr>
          <w:u w:val="none"/>
        </w:rPr>
        <w:t>such</w:t>
      </w:r>
      <w:r>
        <w:rPr>
          <w:spacing w:val="35"/>
          <w:u w:val="none"/>
        </w:rPr>
        <w:t xml:space="preserve"> </w:t>
      </w:r>
      <w:r>
        <w:rPr>
          <w:u w:val="none"/>
        </w:rPr>
        <w:t>assets</w:t>
      </w:r>
      <w:r>
        <w:rPr>
          <w:spacing w:val="35"/>
          <w:u w:val="none"/>
        </w:rPr>
        <w:t xml:space="preserve"> </w:t>
      </w:r>
      <w:r>
        <w:rPr>
          <w:u w:val="none"/>
        </w:rPr>
        <w:t>pursuant</w:t>
      </w:r>
      <w:r>
        <w:rPr>
          <w:spacing w:val="34"/>
          <w:u w:val="none"/>
        </w:rPr>
        <w:t xml:space="preserve"> </w:t>
      </w:r>
      <w:r>
        <w:rPr>
          <w:u w:val="none"/>
        </w:rPr>
        <w:t>to</w:t>
      </w:r>
      <w:r>
        <w:rPr>
          <w:spacing w:val="35"/>
          <w:u w:val="none"/>
        </w:rPr>
        <w:t xml:space="preserve"> </w:t>
      </w:r>
      <w:r>
        <w:rPr>
          <w:spacing w:val="1"/>
          <w:u w:val="none"/>
        </w:rPr>
        <w:t>C</w:t>
      </w:r>
      <w:r>
        <w:rPr>
          <w:u w:val="none"/>
        </w:rPr>
        <w:t>ode</w:t>
      </w:r>
      <w:r>
        <w:rPr>
          <w:spacing w:val="35"/>
          <w:u w:val="none"/>
        </w:rPr>
        <w:t xml:space="preserve"> </w:t>
      </w:r>
      <w:r>
        <w:rPr>
          <w:spacing w:val="1"/>
          <w:u w:val="none"/>
        </w:rPr>
        <w:t>S</w:t>
      </w:r>
      <w:r>
        <w:rPr>
          <w:u w:val="none"/>
        </w:rPr>
        <w:t>ecti</w:t>
      </w:r>
      <w:r>
        <w:rPr>
          <w:spacing w:val="1"/>
          <w:u w:val="none"/>
        </w:rPr>
        <w:t>o</w:t>
      </w:r>
      <w:r>
        <w:rPr>
          <w:u w:val="none"/>
        </w:rPr>
        <w:t>n</w:t>
      </w:r>
      <w:r>
        <w:rPr>
          <w:spacing w:val="35"/>
          <w:u w:val="none"/>
        </w:rPr>
        <w:t xml:space="preserve"> </w:t>
      </w:r>
      <w:r>
        <w:rPr>
          <w:u w:val="none"/>
        </w:rPr>
        <w:t>734(b)</w:t>
      </w:r>
      <w:r>
        <w:rPr>
          <w:spacing w:val="34"/>
          <w:u w:val="none"/>
        </w:rPr>
        <w:t xml:space="preserve"> </w:t>
      </w:r>
      <w:r>
        <w:rPr>
          <w:u w:val="none"/>
        </w:rPr>
        <w:t>or</w:t>
      </w:r>
      <w:r>
        <w:rPr>
          <w:spacing w:val="34"/>
          <w:u w:val="none"/>
        </w:rPr>
        <w:t xml:space="preserve"> </w:t>
      </w:r>
      <w:r>
        <w:rPr>
          <w:spacing w:val="1"/>
          <w:u w:val="none"/>
        </w:rPr>
        <w:t>C</w:t>
      </w:r>
      <w:r>
        <w:rPr>
          <w:u w:val="none"/>
        </w:rPr>
        <w:t>ode</w:t>
      </w:r>
      <w:r>
        <w:rPr>
          <w:w w:val="102"/>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743</w:t>
      </w:r>
      <w:r>
        <w:rPr>
          <w:u w:val="none"/>
        </w:rPr>
        <w:t>(</w:t>
      </w:r>
      <w:r>
        <w:rPr>
          <w:spacing w:val="1"/>
          <w:u w:val="none"/>
        </w:rPr>
        <w:t>b</w:t>
      </w:r>
      <w:r>
        <w:rPr>
          <w:u w:val="none"/>
        </w:rPr>
        <w:t>),</w:t>
      </w:r>
      <w:r>
        <w:rPr>
          <w:spacing w:val="18"/>
          <w:u w:val="none"/>
        </w:rPr>
        <w:t xml:space="preserve"> </w:t>
      </w:r>
      <w:r>
        <w:rPr>
          <w:spacing w:val="1"/>
          <w:u w:val="none"/>
        </w:rPr>
        <w:t>bu</w:t>
      </w:r>
      <w:r>
        <w:rPr>
          <w:u w:val="none"/>
        </w:rPr>
        <w:t>t</w:t>
      </w:r>
      <w:r>
        <w:rPr>
          <w:spacing w:val="18"/>
          <w:u w:val="none"/>
        </w:rPr>
        <w:t xml:space="preserve"> </w:t>
      </w:r>
      <w:r>
        <w:rPr>
          <w:spacing w:val="1"/>
          <w:u w:val="none"/>
        </w:rPr>
        <w:t>on</w:t>
      </w:r>
      <w:r>
        <w:rPr>
          <w:u w:val="none"/>
        </w:rPr>
        <w:t>ly</w:t>
      </w:r>
      <w:r>
        <w:rPr>
          <w:spacing w:val="20"/>
          <w:u w:val="none"/>
        </w:rPr>
        <w:t xml:space="preserve"> </w:t>
      </w:r>
      <w:r>
        <w:rPr>
          <w:u w:val="none"/>
        </w:rPr>
        <w:t>to</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e</w:t>
      </w:r>
      <w:r>
        <w:rPr>
          <w:spacing w:val="1"/>
          <w:u w:val="none"/>
        </w:rPr>
        <w:t>x</w:t>
      </w:r>
      <w:r>
        <w:rPr>
          <w:u w:val="none"/>
        </w:rPr>
        <w:t>te</w:t>
      </w:r>
      <w:r>
        <w:rPr>
          <w:spacing w:val="1"/>
          <w:u w:val="none"/>
        </w:rPr>
        <w:t>n</w:t>
      </w:r>
      <w:r>
        <w:rPr>
          <w:u w:val="none"/>
        </w:rPr>
        <w:t>t</w:t>
      </w:r>
      <w:r>
        <w:rPr>
          <w:spacing w:val="19"/>
          <w:u w:val="none"/>
        </w:rPr>
        <w:t xml:space="preserve"> </w:t>
      </w:r>
      <w:r>
        <w:rPr>
          <w:u w:val="none"/>
        </w:rPr>
        <w:t>t</w:t>
      </w:r>
      <w:r>
        <w:rPr>
          <w:spacing w:val="1"/>
          <w:u w:val="none"/>
        </w:rPr>
        <w:t>h</w:t>
      </w:r>
      <w:r>
        <w:rPr>
          <w:u w:val="none"/>
        </w:rPr>
        <w:t>at</w:t>
      </w:r>
      <w:r>
        <w:rPr>
          <w:spacing w:val="18"/>
          <w:u w:val="none"/>
        </w:rPr>
        <w:t xml:space="preserve"> </w:t>
      </w:r>
      <w:r>
        <w:rPr>
          <w:u w:val="none"/>
        </w:rPr>
        <w:t>s</w:t>
      </w:r>
      <w:r>
        <w:rPr>
          <w:spacing w:val="1"/>
          <w:u w:val="none"/>
        </w:rPr>
        <w:t>u</w:t>
      </w:r>
      <w:r>
        <w:rPr>
          <w:u w:val="none"/>
        </w:rPr>
        <w:t>ch</w:t>
      </w:r>
      <w:r>
        <w:rPr>
          <w:spacing w:val="19"/>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r>
        <w:rPr>
          <w:spacing w:val="18"/>
          <w:u w:val="none"/>
        </w:rPr>
        <w:t xml:space="preserve"> </w:t>
      </w:r>
      <w:r>
        <w:rPr>
          <w:u w:val="none"/>
        </w:rPr>
        <w:t>are</w:t>
      </w:r>
      <w:r>
        <w:rPr>
          <w:spacing w:val="20"/>
          <w:u w:val="none"/>
        </w:rPr>
        <w:t xml:space="preserve"> </w:t>
      </w:r>
      <w:r>
        <w:rPr>
          <w:u w:val="none"/>
        </w:rPr>
        <w:t>ta</w:t>
      </w:r>
      <w:r>
        <w:rPr>
          <w:spacing w:val="1"/>
          <w:u w:val="none"/>
        </w:rPr>
        <w:t>k</w:t>
      </w:r>
      <w:r>
        <w:rPr>
          <w:u w:val="none"/>
        </w:rPr>
        <w:t>en</w:t>
      </w:r>
      <w:r>
        <w:rPr>
          <w:spacing w:val="19"/>
          <w:u w:val="none"/>
        </w:rPr>
        <w:t xml:space="preserve"> </w:t>
      </w:r>
      <w:r>
        <w:rPr>
          <w:u w:val="none"/>
        </w:rPr>
        <w:t>i</w:t>
      </w:r>
      <w:r>
        <w:rPr>
          <w:spacing w:val="1"/>
          <w:u w:val="none"/>
        </w:rPr>
        <w:t>n</w:t>
      </w:r>
      <w:r>
        <w:rPr>
          <w:u w:val="none"/>
        </w:rPr>
        <w:t>to</w:t>
      </w:r>
      <w:r>
        <w:rPr>
          <w:spacing w:val="19"/>
          <w:u w:val="none"/>
        </w:rPr>
        <w:t xml:space="preserve"> </w:t>
      </w:r>
      <w:r>
        <w:rPr>
          <w:u w:val="none"/>
        </w:rPr>
        <w:t>acc</w:t>
      </w:r>
      <w:r>
        <w:rPr>
          <w:spacing w:val="1"/>
          <w:u w:val="none"/>
        </w:rPr>
        <w:t>oun</w:t>
      </w:r>
      <w:r>
        <w:rPr>
          <w:u w:val="none"/>
        </w:rPr>
        <w:t>t</w:t>
      </w:r>
      <w:r>
        <w:rPr>
          <w:spacing w:val="19"/>
          <w:u w:val="none"/>
        </w:rPr>
        <w:t xml:space="preserve"> </w:t>
      </w:r>
      <w:r>
        <w:rPr>
          <w:u w:val="none"/>
        </w:rPr>
        <w:t>in</w:t>
      </w:r>
      <w:r>
        <w:rPr>
          <w:spacing w:val="1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a</w:t>
      </w:r>
      <w:r>
        <w:rPr>
          <w:spacing w:val="1"/>
          <w:u w:val="none"/>
        </w:rPr>
        <w:t>n</w:t>
      </w:r>
      <w:r>
        <w:rPr>
          <w:u w:val="none"/>
        </w:rPr>
        <w:t>ts</w:t>
      </w:r>
      <w:r>
        <w:rPr>
          <w:spacing w:val="18"/>
          <w:u w:val="none"/>
        </w:rPr>
        <w:t xml:space="preserve"> </w:t>
      </w:r>
      <w:r>
        <w:rPr>
          <w:spacing w:val="1"/>
          <w:u w:val="none"/>
        </w:rPr>
        <w:t>C</w:t>
      </w:r>
      <w:r>
        <w:rPr>
          <w:u w:val="none"/>
        </w:rPr>
        <w:t>a</w:t>
      </w:r>
      <w:r>
        <w:rPr>
          <w:spacing w:val="1"/>
          <w:u w:val="none"/>
        </w:rPr>
        <w:t>p</w:t>
      </w:r>
      <w:r>
        <w:rPr>
          <w:u w:val="none"/>
        </w:rPr>
        <w:t>ital</w:t>
      </w:r>
      <w:r>
        <w:rPr>
          <w:w w:val="102"/>
          <w:u w:val="none"/>
        </w:rPr>
        <w:t xml:space="preserve"> </w:t>
      </w:r>
      <w:r>
        <w:rPr>
          <w:spacing w:val="1"/>
          <w:u w:val="none"/>
        </w:rPr>
        <w:t>A</w:t>
      </w:r>
      <w:r>
        <w:rPr>
          <w:u w:val="none"/>
        </w:rPr>
        <w:t>cc</w:t>
      </w:r>
      <w:r>
        <w:rPr>
          <w:spacing w:val="1"/>
          <w:u w:val="none"/>
        </w:rPr>
        <w:t>oun</w:t>
      </w:r>
      <w:r>
        <w:rPr>
          <w:u w:val="none"/>
        </w:rPr>
        <w:t>ts</w:t>
      </w:r>
      <w:r>
        <w:rPr>
          <w:spacing w:val="1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1"/>
          <w:u w:val="none"/>
        </w:rPr>
        <w:t xml:space="preserve"> </w:t>
      </w:r>
      <w:r>
        <w:rPr>
          <w:u w:val="none"/>
        </w:rPr>
        <w:t>to</w:t>
      </w:r>
      <w:r>
        <w:rPr>
          <w:spacing w:val="12"/>
          <w:u w:val="none"/>
        </w:rPr>
        <w:t xml:space="preserve"> </w:t>
      </w:r>
      <w:r>
        <w:rPr>
          <w:spacing w:val="1"/>
          <w:u w:val="none"/>
        </w:rPr>
        <w:t>T</w:t>
      </w:r>
      <w:r>
        <w:rPr>
          <w:u w:val="none"/>
        </w:rPr>
        <w:t>reas</w:t>
      </w:r>
      <w:r>
        <w:rPr>
          <w:spacing w:val="1"/>
          <w:u w:val="none"/>
        </w:rPr>
        <w:t>u</w:t>
      </w:r>
      <w:r>
        <w:rPr>
          <w:u w:val="none"/>
        </w:rPr>
        <w:t>ry</w:t>
      </w:r>
      <w:r>
        <w:rPr>
          <w:spacing w:val="1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12"/>
          <w:u w:val="none"/>
        </w:rPr>
        <w:t xml:space="preserve"> </w:t>
      </w:r>
      <w:r>
        <w:rPr>
          <w:spacing w:val="1"/>
          <w:u w:val="none"/>
        </w:rPr>
        <w:t>S</w:t>
      </w:r>
      <w:r>
        <w:rPr>
          <w:u w:val="none"/>
        </w:rPr>
        <w:t>ecti</w:t>
      </w:r>
      <w:r>
        <w:rPr>
          <w:spacing w:val="1"/>
          <w:u w:val="none"/>
        </w:rPr>
        <w:t>o</w:t>
      </w:r>
      <w:r>
        <w:rPr>
          <w:u w:val="none"/>
        </w:rPr>
        <w:t>n</w:t>
      </w:r>
      <w:r>
        <w:rPr>
          <w:spacing w:val="12"/>
          <w:u w:val="none"/>
        </w:rPr>
        <w:t xml:space="preserve"> </w:t>
      </w:r>
      <w:r>
        <w:rPr>
          <w:spacing w:val="1"/>
          <w:u w:val="none"/>
        </w:rPr>
        <w:t>1</w:t>
      </w:r>
      <w:r>
        <w:rPr>
          <w:u w:val="none"/>
        </w:rPr>
        <w:t>.</w:t>
      </w:r>
      <w:r>
        <w:rPr>
          <w:spacing w:val="1"/>
          <w:u w:val="none"/>
        </w:rPr>
        <w:t>70</w:t>
      </w:r>
      <w:r>
        <w:rPr>
          <w:u w:val="none"/>
        </w:rPr>
        <w:t>4-1</w:t>
      </w:r>
      <w:r>
        <w:rPr>
          <w:spacing w:val="13"/>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2"/>
          <w:u w:val="none"/>
        </w:rPr>
        <w:t xml:space="preserve"> </w:t>
      </w:r>
      <w:r>
        <w:rPr>
          <w:u w:val="none"/>
        </w:rPr>
        <w:t>a</w:t>
      </w:r>
      <w:r>
        <w:rPr>
          <w:spacing w:val="1"/>
          <w:u w:val="none"/>
        </w:rPr>
        <w:t>n</w:t>
      </w:r>
      <w:r>
        <w:rPr>
          <w:u w:val="none"/>
        </w:rPr>
        <w:t xml:space="preserve">d </w:t>
      </w:r>
      <w:r>
        <w:rPr>
          <w:spacing w:val="12"/>
          <w:u w:val="none"/>
        </w:rPr>
        <w:t xml:space="preserve"> </w:t>
      </w:r>
      <w:r>
        <w:rPr>
          <w:spacing w:val="1"/>
          <w:u w:val="none"/>
        </w:rPr>
        <w:t>S</w:t>
      </w:r>
      <w:r>
        <w:rPr>
          <w:u w:val="none"/>
        </w:rPr>
        <w:t>ecti</w:t>
      </w:r>
      <w:r>
        <w:rPr>
          <w:spacing w:val="1"/>
          <w:u w:val="none"/>
        </w:rPr>
        <w:t>on</w:t>
      </w:r>
      <w:r>
        <w:rPr>
          <w:u w:val="none"/>
        </w:rPr>
        <w:t xml:space="preserve">s </w:t>
      </w:r>
      <w:r>
        <w:rPr>
          <w:spacing w:val="12"/>
          <w:u w:val="none"/>
        </w:rPr>
        <w:t xml:space="preserve"> </w:t>
      </w:r>
      <w:r>
        <w:rPr>
          <w:spacing w:val="1"/>
          <w:u w:val="none"/>
        </w:rPr>
        <w:t>2</w:t>
      </w:r>
      <w:r>
        <w:rPr>
          <w:u w:val="none"/>
        </w:rPr>
        <w:t xml:space="preserve">.1 </w:t>
      </w:r>
      <w:r>
        <w:rPr>
          <w:spacing w:val="13"/>
          <w:u w:val="none"/>
        </w:rPr>
        <w:t xml:space="preserve"> </w:t>
      </w:r>
      <w:r>
        <w:rPr>
          <w:u w:val="none"/>
        </w:rPr>
        <w:t>a</w:t>
      </w:r>
      <w:r>
        <w:rPr>
          <w:spacing w:val="1"/>
          <w:u w:val="none"/>
        </w:rPr>
        <w:t>n</w:t>
      </w:r>
      <w:r>
        <w:rPr>
          <w:u w:val="none"/>
        </w:rPr>
        <w:t xml:space="preserve">d </w:t>
      </w:r>
      <w:r>
        <w:rPr>
          <w:spacing w:val="12"/>
          <w:u w:val="none"/>
        </w:rPr>
        <w:t xml:space="preserve"> </w:t>
      </w:r>
      <w:r>
        <w:rPr>
          <w:spacing w:val="1"/>
          <w:u w:val="none"/>
        </w:rPr>
        <w:t>2</w:t>
      </w:r>
      <w:r>
        <w:rPr>
          <w:u w:val="none"/>
        </w:rPr>
        <w:t>.</w:t>
      </w:r>
      <w:r>
        <w:rPr>
          <w:spacing w:val="1"/>
          <w:u w:val="none"/>
        </w:rPr>
        <w:t>9</w:t>
      </w:r>
      <w:r>
        <w:rPr>
          <w:u w:val="none"/>
        </w:rPr>
        <w:t>.7</w:t>
      </w:r>
      <w:r>
        <w:rPr>
          <w:w w:val="102"/>
          <w:u w:val="none"/>
        </w:rPr>
        <w:t xml:space="preserve"> </w:t>
      </w:r>
      <w:r>
        <w:rPr>
          <w:spacing w:val="1"/>
          <w:u w:val="none"/>
        </w:rPr>
        <w:t>b</w:t>
      </w:r>
      <w:r>
        <w:rPr>
          <w:u w:val="none"/>
        </w:rPr>
        <w:t>el</w:t>
      </w:r>
      <w:r>
        <w:rPr>
          <w:spacing w:val="1"/>
          <w:u w:val="none"/>
        </w:rPr>
        <w:t>ow</w:t>
      </w:r>
      <w:r>
        <w:rPr>
          <w:u w:val="none"/>
        </w:rPr>
        <w:t>;</w:t>
      </w:r>
      <w:r>
        <w:rPr>
          <w:spacing w:val="18"/>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w:t>
      </w:r>
      <w:r>
        <w:rPr>
          <w:spacing w:val="1"/>
          <w:u w:val="none"/>
        </w:rPr>
        <w:t>d</w:t>
      </w:r>
      <w:r>
        <w:rPr>
          <w:u w:val="none"/>
        </w:rPr>
        <w:t>,</w:t>
      </w:r>
      <w:r>
        <w:rPr>
          <w:spacing w:val="16"/>
          <w:u w:val="none"/>
        </w:rPr>
        <w:t xml:space="preserve"> </w:t>
      </w:r>
      <w:r>
        <w:rPr>
          <w:spacing w:val="1"/>
          <w:u w:val="none"/>
        </w:rPr>
        <w:t>how</w:t>
      </w:r>
      <w:r>
        <w:rPr>
          <w:u w:val="none"/>
        </w:rPr>
        <w:t>e</w:t>
      </w:r>
      <w:r>
        <w:rPr>
          <w:spacing w:val="1"/>
          <w:u w:val="none"/>
        </w:rPr>
        <w:t>v</w:t>
      </w:r>
      <w:r>
        <w:rPr>
          <w:u w:val="none"/>
        </w:rPr>
        <w:t>er,</w:t>
      </w:r>
      <w:r>
        <w:rPr>
          <w:spacing w:val="17"/>
          <w:u w:val="none"/>
        </w:rPr>
        <w:t xml:space="preserve"> </w:t>
      </w:r>
      <w:r>
        <w:rPr>
          <w:u w:val="none"/>
        </w:rPr>
        <w:t>t</w:t>
      </w:r>
      <w:r>
        <w:rPr>
          <w:spacing w:val="1"/>
          <w:u w:val="none"/>
        </w:rPr>
        <w:t>h</w:t>
      </w:r>
      <w:r>
        <w:rPr>
          <w:u w:val="none"/>
        </w:rPr>
        <w:t>at</w:t>
      </w:r>
      <w:r>
        <w:rPr>
          <w:spacing w:val="18"/>
          <w:u w:val="none"/>
        </w:rPr>
        <w:t xml:space="preserve"> </w:t>
      </w:r>
      <w:r>
        <w:rPr>
          <w:spacing w:val="1"/>
          <w:u w:val="none"/>
        </w:rPr>
        <w:t>G</w:t>
      </w:r>
      <w:r>
        <w:rPr>
          <w:u w:val="none"/>
        </w:rPr>
        <w:t>r</w:t>
      </w:r>
      <w:r>
        <w:rPr>
          <w:spacing w:val="1"/>
          <w:u w:val="none"/>
        </w:rPr>
        <w:t>o</w:t>
      </w:r>
      <w:r>
        <w:rPr>
          <w:u w:val="none"/>
        </w:rPr>
        <w:t>ss</w:t>
      </w:r>
      <w:r>
        <w:rPr>
          <w:spacing w:val="18"/>
          <w:u w:val="none"/>
        </w:rPr>
        <w:t xml:space="preserve"> </w:t>
      </w:r>
      <w:r>
        <w:rPr>
          <w:spacing w:val="1"/>
          <w:u w:val="none"/>
        </w:rPr>
        <w:t>A</w:t>
      </w:r>
      <w:r>
        <w:rPr>
          <w:u w:val="none"/>
        </w:rPr>
        <w:t>sset</w:t>
      </w:r>
      <w:r>
        <w:rPr>
          <w:spacing w:val="18"/>
          <w:u w:val="none"/>
        </w:rPr>
        <w:t xml:space="preserve"> </w:t>
      </w:r>
      <w:r>
        <w:rPr>
          <w:spacing w:val="1"/>
          <w:u w:val="none"/>
        </w:rPr>
        <w:t>V</w:t>
      </w:r>
      <w:r>
        <w:rPr>
          <w:u w:val="none"/>
        </w:rPr>
        <w:t>al</w:t>
      </w:r>
      <w:r>
        <w:rPr>
          <w:spacing w:val="1"/>
          <w:u w:val="none"/>
        </w:rPr>
        <w:t>u</w:t>
      </w:r>
      <w:r>
        <w:rPr>
          <w:u w:val="none"/>
        </w:rPr>
        <w:t>es</w:t>
      </w:r>
      <w:r>
        <w:rPr>
          <w:spacing w:val="19"/>
          <w:u w:val="none"/>
        </w:rPr>
        <w:t xml:space="preserve"> </w:t>
      </w:r>
      <w:r>
        <w:rPr>
          <w:u w:val="none"/>
        </w:rPr>
        <w:t>s</w:t>
      </w:r>
      <w:r>
        <w:rPr>
          <w:spacing w:val="1"/>
          <w:u w:val="none"/>
        </w:rPr>
        <w:t>h</w:t>
      </w:r>
      <w:r>
        <w:rPr>
          <w:u w:val="none"/>
        </w:rPr>
        <w:t>all</w:t>
      </w:r>
      <w:r>
        <w:rPr>
          <w:spacing w:val="18"/>
          <w:u w:val="none"/>
        </w:rPr>
        <w:t xml:space="preserve"> </w:t>
      </w:r>
      <w:r>
        <w:rPr>
          <w:spacing w:val="1"/>
          <w:u w:val="none"/>
        </w:rPr>
        <w:t>no</w:t>
      </w:r>
      <w:r>
        <w:rPr>
          <w:u w:val="none"/>
        </w:rPr>
        <w:t>t</w:t>
      </w:r>
      <w:r>
        <w:rPr>
          <w:spacing w:val="18"/>
          <w:u w:val="none"/>
        </w:rPr>
        <w:t xml:space="preserve"> </w:t>
      </w:r>
      <w:r>
        <w:rPr>
          <w:spacing w:val="1"/>
          <w:u w:val="none"/>
        </w:rPr>
        <w:t>b</w:t>
      </w:r>
      <w:r>
        <w:rPr>
          <w:u w:val="none"/>
        </w:rPr>
        <w:t>e</w:t>
      </w:r>
      <w:r>
        <w:rPr>
          <w:spacing w:val="18"/>
          <w:u w:val="none"/>
        </w:rPr>
        <w:t xml:space="preserve"> </w:t>
      </w:r>
      <w:r>
        <w:rPr>
          <w:u w:val="none"/>
        </w:rPr>
        <w:t>a</w:t>
      </w:r>
      <w:r>
        <w:rPr>
          <w:spacing w:val="1"/>
          <w:u w:val="none"/>
        </w:rPr>
        <w:t>d</w:t>
      </w:r>
      <w:r>
        <w:rPr>
          <w:u w:val="none"/>
        </w:rPr>
        <w:t>j</w:t>
      </w:r>
      <w:r>
        <w:rPr>
          <w:spacing w:val="1"/>
          <w:u w:val="none"/>
        </w:rPr>
        <w:t>u</w:t>
      </w:r>
      <w:r>
        <w:rPr>
          <w:u w:val="none"/>
        </w:rPr>
        <w:t>sted</w:t>
      </w:r>
      <w:r>
        <w:rPr>
          <w:spacing w:val="18"/>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8"/>
          <w:u w:val="none"/>
        </w:rPr>
        <w:t xml:space="preserve"> </w:t>
      </w:r>
      <w:r>
        <w:rPr>
          <w:u w:val="none"/>
        </w:rPr>
        <w:t>to</w:t>
      </w:r>
      <w:r>
        <w:rPr>
          <w:spacing w:val="18"/>
          <w:u w:val="none"/>
        </w:rPr>
        <w:t xml:space="preserve"> </w:t>
      </w:r>
      <w:r>
        <w:rPr>
          <w:u w:val="none"/>
        </w:rPr>
        <w:t>t</w:t>
      </w:r>
      <w:r>
        <w:rPr>
          <w:spacing w:val="1"/>
          <w:u w:val="none"/>
        </w:rPr>
        <w:t>h</w:t>
      </w:r>
      <w:r>
        <w:rPr>
          <w:u w:val="none"/>
        </w:rPr>
        <w:t>is</w:t>
      </w:r>
      <w:r>
        <w:rPr>
          <w:spacing w:val="18"/>
          <w:u w:val="none"/>
        </w:rPr>
        <w:t xml:space="preserve"> </w:t>
      </w:r>
      <w:r>
        <w:rPr>
          <w:spacing w:val="1"/>
          <w:u w:val="none"/>
        </w:rPr>
        <w:t>S</w:t>
      </w:r>
      <w:r>
        <w:rPr>
          <w:u w:val="none"/>
        </w:rPr>
        <w:t>ecti</w:t>
      </w:r>
      <w:r>
        <w:rPr>
          <w:spacing w:val="1"/>
          <w:u w:val="none"/>
        </w:rPr>
        <w:t>o</w:t>
      </w:r>
      <w:r>
        <w:rPr>
          <w:u w:val="none"/>
        </w:rPr>
        <w:t>n</w:t>
      </w:r>
      <w:r>
        <w:rPr>
          <w:spacing w:val="18"/>
          <w:u w:val="none"/>
        </w:rPr>
        <w:t xml:space="preserve"> </w:t>
      </w:r>
      <w:r>
        <w:rPr>
          <w:spacing w:val="1"/>
          <w:u w:val="none"/>
        </w:rPr>
        <w:t>1</w:t>
      </w:r>
      <w:r>
        <w:rPr>
          <w:u w:val="none"/>
        </w:rPr>
        <w:t>.</w:t>
      </w:r>
      <w:r>
        <w:rPr>
          <w:spacing w:val="1"/>
          <w:u w:val="none"/>
        </w:rPr>
        <w:t>16</w:t>
      </w:r>
      <w:r>
        <w:rPr>
          <w:u w:val="none"/>
        </w:rPr>
        <w:t>.4</w:t>
      </w:r>
      <w:r>
        <w:rPr>
          <w:spacing w:val="18"/>
          <w:u w:val="none"/>
        </w:rPr>
        <w:t xml:space="preserve"> </w:t>
      </w:r>
      <w:r>
        <w:rPr>
          <w:u w:val="none"/>
        </w:rPr>
        <w:t>to</w:t>
      </w:r>
      <w:r>
        <w:rPr>
          <w:w w:val="102"/>
          <w:u w:val="none"/>
        </w:rPr>
        <w:t xml:space="preserve"> </w:t>
      </w:r>
      <w:r>
        <w:rPr>
          <w:u w:val="none"/>
        </w:rPr>
        <w:t>t</w:t>
      </w:r>
      <w:r>
        <w:rPr>
          <w:spacing w:val="1"/>
          <w:u w:val="none"/>
        </w:rPr>
        <w:t>h</w:t>
      </w:r>
      <w:r>
        <w:rPr>
          <w:u w:val="none"/>
        </w:rPr>
        <w:t>e</w:t>
      </w:r>
      <w:r>
        <w:rPr>
          <w:spacing w:val="12"/>
          <w:u w:val="none"/>
        </w:rPr>
        <w:t xml:space="preserve"> </w:t>
      </w:r>
      <w:r>
        <w:rPr>
          <w:u w:val="none"/>
        </w:rPr>
        <w:t>extent</w:t>
      </w:r>
      <w:r>
        <w:rPr>
          <w:spacing w:val="12"/>
          <w:u w:val="none"/>
        </w:rPr>
        <w:t xml:space="preserve"> </w:t>
      </w:r>
      <w:r>
        <w:rPr>
          <w:u w:val="none"/>
        </w:rPr>
        <w:t>t</w:t>
      </w:r>
      <w:r>
        <w:rPr>
          <w:spacing w:val="1"/>
          <w:u w:val="none"/>
        </w:rPr>
        <w:t>h</w:t>
      </w:r>
      <w:r>
        <w:rPr>
          <w:u w:val="none"/>
        </w:rPr>
        <w:t>e</w:t>
      </w:r>
      <w:r>
        <w:rPr>
          <w:spacing w:val="1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1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13"/>
          <w:u w:val="none"/>
        </w:rPr>
        <w:t xml:space="preserve"> </w:t>
      </w:r>
      <w:r>
        <w:rPr>
          <w:u w:val="none"/>
        </w:rPr>
        <w:t>t</w:t>
      </w:r>
      <w:r>
        <w:rPr>
          <w:spacing w:val="1"/>
          <w:u w:val="none"/>
        </w:rPr>
        <w:t>h</w:t>
      </w:r>
      <w:r>
        <w:rPr>
          <w:u w:val="none"/>
        </w:rPr>
        <w:t>at</w:t>
      </w:r>
      <w:r>
        <w:rPr>
          <w:spacing w:val="11"/>
          <w:u w:val="none"/>
        </w:rPr>
        <w:t xml:space="preserve"> </w:t>
      </w:r>
      <w:r>
        <w:rPr>
          <w:u w:val="none"/>
        </w:rPr>
        <w:t>an</w:t>
      </w:r>
      <w:r>
        <w:rPr>
          <w:spacing w:val="13"/>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11"/>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2"/>
          <w:u w:val="none"/>
        </w:rPr>
        <w:t xml:space="preserve"> </w:t>
      </w:r>
      <w:r>
        <w:rPr>
          <w:u w:val="none"/>
        </w:rPr>
        <w:t>to</w:t>
      </w:r>
      <w:r>
        <w:rPr>
          <w:spacing w:val="12"/>
          <w:u w:val="none"/>
        </w:rPr>
        <w:t xml:space="preserve"> </w:t>
      </w:r>
      <w:r>
        <w:rPr>
          <w:spacing w:val="1"/>
          <w:u w:val="none"/>
        </w:rPr>
        <w:t>S</w:t>
      </w:r>
      <w:r>
        <w:rPr>
          <w:u w:val="none"/>
        </w:rPr>
        <w:t>ecti</w:t>
      </w:r>
      <w:r>
        <w:rPr>
          <w:spacing w:val="1"/>
          <w:u w:val="none"/>
        </w:rPr>
        <w:t>o</w:t>
      </w:r>
      <w:r>
        <w:rPr>
          <w:u w:val="none"/>
        </w:rPr>
        <w:t>n</w:t>
      </w:r>
      <w:r>
        <w:rPr>
          <w:spacing w:val="13"/>
          <w:u w:val="none"/>
        </w:rPr>
        <w:t xml:space="preserve"> </w:t>
      </w:r>
      <w:r>
        <w:rPr>
          <w:spacing w:val="1"/>
          <w:u w:val="none"/>
        </w:rPr>
        <w:t>1</w:t>
      </w:r>
      <w:r>
        <w:rPr>
          <w:u w:val="none"/>
        </w:rPr>
        <w:t>.</w:t>
      </w:r>
      <w:r>
        <w:rPr>
          <w:spacing w:val="1"/>
          <w:u w:val="none"/>
        </w:rPr>
        <w:t>16</w:t>
      </w:r>
      <w:r>
        <w:rPr>
          <w:u w:val="none"/>
        </w:rPr>
        <w:t>.2</w:t>
      </w:r>
      <w:r>
        <w:rPr>
          <w:spacing w:val="12"/>
          <w:u w:val="none"/>
        </w:rPr>
        <w:t xml:space="preserve"> </w:t>
      </w:r>
      <w:r>
        <w:rPr>
          <w:spacing w:val="1"/>
          <w:u w:val="none"/>
        </w:rPr>
        <w:t>h</w:t>
      </w:r>
      <w:r>
        <w:rPr>
          <w:u w:val="none"/>
        </w:rPr>
        <w:t>ere</w:t>
      </w:r>
      <w:r>
        <w:rPr>
          <w:spacing w:val="1"/>
          <w:u w:val="none"/>
        </w:rPr>
        <w:t>o</w:t>
      </w:r>
      <w:r>
        <w:rPr>
          <w:u w:val="none"/>
        </w:rPr>
        <w:t xml:space="preserve">f </w:t>
      </w:r>
      <w:r>
        <w:rPr>
          <w:spacing w:val="12"/>
          <w:u w:val="none"/>
        </w:rPr>
        <w:t xml:space="preserve"> </w:t>
      </w:r>
      <w:r>
        <w:rPr>
          <w:u w:val="none"/>
        </w:rPr>
        <w:t>is</w:t>
      </w:r>
      <w:r>
        <w:rPr>
          <w:w w:val="102"/>
          <w:u w:val="none"/>
        </w:rPr>
        <w:t xml:space="preserve"> </w:t>
      </w:r>
      <w:r>
        <w:rPr>
          <w:spacing w:val="1"/>
          <w:u w:val="none"/>
        </w:rPr>
        <w:t>n</w:t>
      </w:r>
      <w:r>
        <w:rPr>
          <w:u w:val="none"/>
        </w:rPr>
        <w:t>ecessary</w:t>
      </w:r>
      <w:r>
        <w:rPr>
          <w:spacing w:val="47"/>
          <w:u w:val="none"/>
        </w:rPr>
        <w:t xml:space="preserve"> </w:t>
      </w:r>
      <w:r>
        <w:rPr>
          <w:spacing w:val="1"/>
          <w:u w:val="none"/>
        </w:rPr>
        <w:t>o</w:t>
      </w:r>
      <w:r>
        <w:rPr>
          <w:u w:val="none"/>
        </w:rPr>
        <w:t>r</w:t>
      </w:r>
      <w:r>
        <w:rPr>
          <w:spacing w:val="47"/>
          <w:u w:val="none"/>
        </w:rPr>
        <w:t xml:space="preserve"> </w:t>
      </w:r>
      <w:r>
        <w:rPr>
          <w:u w:val="none"/>
        </w:rPr>
        <w:t>a</w:t>
      </w:r>
      <w:r>
        <w:rPr>
          <w:spacing w:val="1"/>
          <w:u w:val="none"/>
        </w:rPr>
        <w:t>pp</w:t>
      </w:r>
      <w:r>
        <w:rPr>
          <w:u w:val="none"/>
        </w:rPr>
        <w:t>r</w:t>
      </w:r>
      <w:r>
        <w:rPr>
          <w:spacing w:val="1"/>
          <w:u w:val="none"/>
        </w:rPr>
        <w:t>op</w:t>
      </w:r>
      <w:r>
        <w:rPr>
          <w:u w:val="none"/>
        </w:rPr>
        <w:t>riate</w:t>
      </w:r>
      <w:r>
        <w:rPr>
          <w:spacing w:val="46"/>
          <w:u w:val="none"/>
        </w:rPr>
        <w:t xml:space="preserve"> </w:t>
      </w:r>
      <w:r>
        <w:rPr>
          <w:u w:val="none"/>
        </w:rPr>
        <w:t>in</w:t>
      </w:r>
      <w:r>
        <w:rPr>
          <w:spacing w:val="48"/>
          <w:u w:val="none"/>
        </w:rPr>
        <w:t xml:space="preserve"> </w:t>
      </w:r>
      <w:r>
        <w:rPr>
          <w:u w:val="none"/>
        </w:rPr>
        <w:t>c</w:t>
      </w:r>
      <w:r>
        <w:rPr>
          <w:spacing w:val="1"/>
          <w:u w:val="none"/>
        </w:rPr>
        <w:t>onn</w:t>
      </w:r>
      <w:r>
        <w:rPr>
          <w:u w:val="none"/>
        </w:rPr>
        <w:t>ecti</w:t>
      </w:r>
      <w:r>
        <w:rPr>
          <w:spacing w:val="1"/>
          <w:u w:val="none"/>
        </w:rPr>
        <w:t>o</w:t>
      </w:r>
      <w:r>
        <w:rPr>
          <w:u w:val="none"/>
        </w:rPr>
        <w:t>n</w:t>
      </w:r>
      <w:r>
        <w:rPr>
          <w:spacing w:val="48"/>
          <w:u w:val="none"/>
        </w:rPr>
        <w:t xml:space="preserve"> </w:t>
      </w:r>
      <w:r>
        <w:rPr>
          <w:spacing w:val="1"/>
          <w:u w:val="none"/>
        </w:rPr>
        <w:t>w</w:t>
      </w:r>
      <w:r>
        <w:rPr>
          <w:u w:val="none"/>
        </w:rPr>
        <w:t>ith</w:t>
      </w:r>
      <w:r>
        <w:rPr>
          <w:spacing w:val="45"/>
          <w:u w:val="none"/>
        </w:rPr>
        <w:t xml:space="preserve"> </w:t>
      </w:r>
      <w:r>
        <w:rPr>
          <w:u w:val="none"/>
        </w:rPr>
        <w:t>a</w:t>
      </w:r>
      <w:r>
        <w:rPr>
          <w:spacing w:val="46"/>
          <w:u w:val="none"/>
        </w:rPr>
        <w:t xml:space="preserve"> </w:t>
      </w:r>
      <w:r>
        <w:rPr>
          <w:u w:val="none"/>
        </w:rPr>
        <w:t>transacti</w:t>
      </w:r>
      <w:r>
        <w:rPr>
          <w:spacing w:val="1"/>
          <w:u w:val="none"/>
        </w:rPr>
        <w:t>o</w:t>
      </w:r>
      <w:r>
        <w:rPr>
          <w:u w:val="none"/>
        </w:rPr>
        <w:t>n</w:t>
      </w:r>
      <w:r>
        <w:rPr>
          <w:spacing w:val="47"/>
          <w:u w:val="none"/>
        </w:rPr>
        <w:t xml:space="preserve"> </w:t>
      </w:r>
      <w:r>
        <w:rPr>
          <w:u w:val="none"/>
        </w:rPr>
        <w:t>t</w:t>
      </w:r>
      <w:r>
        <w:rPr>
          <w:spacing w:val="1"/>
          <w:u w:val="none"/>
        </w:rPr>
        <w:t>h</w:t>
      </w:r>
      <w:r>
        <w:rPr>
          <w:u w:val="none"/>
        </w:rPr>
        <w:t>at</w:t>
      </w:r>
      <w:r>
        <w:rPr>
          <w:spacing w:val="46"/>
          <w:u w:val="none"/>
        </w:rPr>
        <w:t xml:space="preserve"> </w:t>
      </w:r>
      <w:r>
        <w:rPr>
          <w:spacing w:val="2"/>
          <w:u w:val="none"/>
        </w:rPr>
        <w:t>w</w:t>
      </w:r>
      <w:r>
        <w:rPr>
          <w:u w:val="none"/>
        </w:rPr>
        <w:t>ould</w:t>
      </w:r>
      <w:r>
        <w:rPr>
          <w:spacing w:val="47"/>
          <w:u w:val="none"/>
        </w:rPr>
        <w:t xml:space="preserve"> </w:t>
      </w:r>
      <w:r>
        <w:rPr>
          <w:u w:val="none"/>
        </w:rPr>
        <w:t>ot</w:t>
      </w:r>
      <w:r>
        <w:rPr>
          <w:spacing w:val="1"/>
          <w:u w:val="none"/>
        </w:rPr>
        <w:t>h</w:t>
      </w:r>
      <w:r>
        <w:rPr>
          <w:u w:val="none"/>
        </w:rPr>
        <w:t>er</w:t>
      </w:r>
      <w:r>
        <w:rPr>
          <w:spacing w:val="2"/>
          <w:u w:val="none"/>
        </w:rPr>
        <w:t>w</w:t>
      </w:r>
      <w:r>
        <w:rPr>
          <w:u w:val="none"/>
        </w:rPr>
        <w:t>ise</w:t>
      </w:r>
      <w:r>
        <w:rPr>
          <w:spacing w:val="46"/>
          <w:u w:val="none"/>
        </w:rPr>
        <w:t xml:space="preserve"> </w:t>
      </w:r>
      <w:r>
        <w:rPr>
          <w:u w:val="none"/>
        </w:rPr>
        <w:t>result</w:t>
      </w:r>
      <w:r>
        <w:rPr>
          <w:spacing w:val="47"/>
          <w:u w:val="none"/>
        </w:rPr>
        <w:t xml:space="preserve"> </w:t>
      </w:r>
      <w:r>
        <w:rPr>
          <w:u w:val="none"/>
        </w:rPr>
        <w:t>in</w:t>
      </w:r>
      <w:r>
        <w:rPr>
          <w:spacing w:val="46"/>
          <w:u w:val="none"/>
        </w:rPr>
        <w:t xml:space="preserve"> </w:t>
      </w:r>
      <w:r>
        <w:rPr>
          <w:u w:val="none"/>
        </w:rPr>
        <w:t>an</w:t>
      </w:r>
      <w:r>
        <w:rPr>
          <w:spacing w:val="47"/>
          <w:u w:val="none"/>
        </w:rPr>
        <w:t xml:space="preserve"> </w:t>
      </w:r>
      <w:r>
        <w:rPr>
          <w:u w:val="none"/>
        </w:rPr>
        <w:t>adjust</w:t>
      </w:r>
      <w:r>
        <w:rPr>
          <w:spacing w:val="2"/>
          <w:u w:val="none"/>
        </w:rPr>
        <w:t>m</w:t>
      </w:r>
      <w:r>
        <w:rPr>
          <w:u w:val="none"/>
        </w:rPr>
        <w:t>ent</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22"/>
          <w:u w:val="none"/>
        </w:rPr>
        <w:t xml:space="preserve"> </w:t>
      </w:r>
      <w:r>
        <w:rPr>
          <w:u w:val="none"/>
        </w:rPr>
        <w:t>t</w:t>
      </w:r>
      <w:r>
        <w:rPr>
          <w:spacing w:val="1"/>
          <w:u w:val="none"/>
        </w:rPr>
        <w:t>h</w:t>
      </w:r>
      <w:r>
        <w:rPr>
          <w:u w:val="none"/>
        </w:rPr>
        <w:t>is</w:t>
      </w:r>
      <w:r>
        <w:rPr>
          <w:spacing w:val="22"/>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1.</w:t>
      </w:r>
      <w:r>
        <w:rPr>
          <w:spacing w:val="1"/>
          <w:u w:val="none"/>
        </w:rPr>
        <w:t>16</w:t>
      </w:r>
      <w:r>
        <w:rPr>
          <w:u w:val="none"/>
        </w:rPr>
        <w:t>.</w:t>
      </w:r>
      <w:r>
        <w:rPr>
          <w:spacing w:val="1"/>
          <w:u w:val="none"/>
        </w:rPr>
        <w:t>4.</w:t>
      </w:r>
    </w:p>
    <w:p w14:paraId="26A0D380" w14:textId="77777777" w:rsidR="000C19C9" w:rsidRDefault="000C19C9">
      <w:pPr>
        <w:spacing w:before="17" w:line="220" w:lineRule="exact"/>
      </w:pPr>
    </w:p>
    <w:p w14:paraId="02DEAFF1" w14:textId="77777777" w:rsidR="000C19C9" w:rsidRDefault="00D3642A">
      <w:pPr>
        <w:pStyle w:val="BodyText"/>
        <w:spacing w:line="252" w:lineRule="auto"/>
        <w:ind w:right="113"/>
        <w:jc w:val="both"/>
        <w:rPr>
          <w:u w:val="none"/>
        </w:rPr>
      </w:pPr>
      <w:r>
        <w:rPr>
          <w:u w:val="none"/>
        </w:rPr>
        <w:t>If</w:t>
      </w:r>
      <w:r>
        <w:rPr>
          <w:spacing w:val="42"/>
          <w:u w:val="none"/>
        </w:rPr>
        <w:t xml:space="preserve"> </w:t>
      </w:r>
      <w:r>
        <w:rPr>
          <w:u w:val="none"/>
        </w:rPr>
        <w:t>t</w:t>
      </w:r>
      <w:r>
        <w:rPr>
          <w:spacing w:val="1"/>
          <w:u w:val="none"/>
        </w:rPr>
        <w:t>h</w:t>
      </w:r>
      <w:r>
        <w:rPr>
          <w:u w:val="none"/>
        </w:rPr>
        <w:t>e</w:t>
      </w:r>
      <w:r>
        <w:rPr>
          <w:spacing w:val="42"/>
          <w:u w:val="none"/>
        </w:rPr>
        <w:t xml:space="preserve"> </w:t>
      </w:r>
      <w:r>
        <w:rPr>
          <w:spacing w:val="1"/>
          <w:u w:val="none"/>
        </w:rPr>
        <w:t>G</w:t>
      </w:r>
      <w:r>
        <w:rPr>
          <w:u w:val="none"/>
        </w:rPr>
        <w:t>r</w:t>
      </w:r>
      <w:r>
        <w:rPr>
          <w:spacing w:val="1"/>
          <w:u w:val="none"/>
        </w:rPr>
        <w:t>o</w:t>
      </w:r>
      <w:r>
        <w:rPr>
          <w:u w:val="none"/>
        </w:rPr>
        <w:t>ss</w:t>
      </w:r>
      <w:r>
        <w:rPr>
          <w:spacing w:val="42"/>
          <w:u w:val="none"/>
        </w:rPr>
        <w:t xml:space="preserve"> </w:t>
      </w:r>
      <w:r>
        <w:rPr>
          <w:spacing w:val="1"/>
          <w:u w:val="none"/>
        </w:rPr>
        <w:t>A</w:t>
      </w:r>
      <w:r>
        <w:rPr>
          <w:u w:val="none"/>
        </w:rPr>
        <w:t>sset</w:t>
      </w:r>
      <w:r>
        <w:rPr>
          <w:spacing w:val="42"/>
          <w:u w:val="none"/>
        </w:rPr>
        <w:t xml:space="preserve"> </w:t>
      </w:r>
      <w:r>
        <w:rPr>
          <w:spacing w:val="1"/>
          <w:u w:val="none"/>
        </w:rPr>
        <w:t>V</w:t>
      </w:r>
      <w:r>
        <w:rPr>
          <w:u w:val="none"/>
        </w:rPr>
        <w:t>al</w:t>
      </w:r>
      <w:r>
        <w:rPr>
          <w:spacing w:val="1"/>
          <w:u w:val="none"/>
        </w:rPr>
        <w:t>u</w:t>
      </w:r>
      <w:r>
        <w:rPr>
          <w:u w:val="none"/>
        </w:rPr>
        <w:t>e</w:t>
      </w:r>
      <w:r>
        <w:rPr>
          <w:spacing w:val="42"/>
          <w:u w:val="none"/>
        </w:rPr>
        <w:t xml:space="preserve"> </w:t>
      </w:r>
      <w:r>
        <w:rPr>
          <w:spacing w:val="1"/>
          <w:u w:val="none"/>
        </w:rPr>
        <w:t>o</w:t>
      </w:r>
      <w:r>
        <w:rPr>
          <w:u w:val="none"/>
        </w:rPr>
        <w:t>f</w:t>
      </w:r>
      <w:r>
        <w:rPr>
          <w:spacing w:val="42"/>
          <w:u w:val="none"/>
        </w:rPr>
        <w:t xml:space="preserve"> </w:t>
      </w:r>
      <w:r>
        <w:rPr>
          <w:u w:val="none"/>
        </w:rPr>
        <w:t>an</w:t>
      </w:r>
      <w:r>
        <w:rPr>
          <w:spacing w:val="44"/>
          <w:u w:val="none"/>
        </w:rPr>
        <w:t xml:space="preserve"> </w:t>
      </w:r>
      <w:r>
        <w:rPr>
          <w:u w:val="none"/>
        </w:rPr>
        <w:t>asset</w:t>
      </w:r>
      <w:r>
        <w:rPr>
          <w:spacing w:val="42"/>
          <w:u w:val="none"/>
        </w:rPr>
        <w:t xml:space="preserve"> </w:t>
      </w:r>
      <w:r>
        <w:rPr>
          <w:spacing w:val="1"/>
          <w:u w:val="none"/>
        </w:rPr>
        <w:t>h</w:t>
      </w:r>
      <w:r>
        <w:rPr>
          <w:u w:val="none"/>
        </w:rPr>
        <w:t>as</w:t>
      </w:r>
      <w:r>
        <w:rPr>
          <w:spacing w:val="42"/>
          <w:u w:val="none"/>
        </w:rPr>
        <w:t xml:space="preserve"> </w:t>
      </w:r>
      <w:r>
        <w:rPr>
          <w:spacing w:val="1"/>
          <w:u w:val="none"/>
        </w:rPr>
        <w:t>b</w:t>
      </w:r>
      <w:r>
        <w:rPr>
          <w:u w:val="none"/>
        </w:rPr>
        <w:t>een</w:t>
      </w:r>
      <w:r>
        <w:rPr>
          <w:spacing w:val="43"/>
          <w:u w:val="none"/>
        </w:rPr>
        <w:t xml:space="preserve"> </w:t>
      </w:r>
      <w:r>
        <w:rPr>
          <w:spacing w:val="1"/>
          <w:u w:val="none"/>
        </w:rPr>
        <w:t>d</w:t>
      </w:r>
      <w:r>
        <w:rPr>
          <w:u w:val="none"/>
        </w:rPr>
        <w:t>etai</w:t>
      </w:r>
      <w:r>
        <w:rPr>
          <w:spacing w:val="1"/>
          <w:u w:val="none"/>
        </w:rPr>
        <w:t>n</w:t>
      </w:r>
      <w:r>
        <w:rPr>
          <w:u w:val="none"/>
        </w:rPr>
        <w:t>ed</w:t>
      </w:r>
      <w:r>
        <w:rPr>
          <w:spacing w:val="44"/>
          <w:u w:val="none"/>
        </w:rPr>
        <w:t xml:space="preserve"> </w:t>
      </w:r>
      <w:r>
        <w:rPr>
          <w:spacing w:val="1"/>
          <w:u w:val="none"/>
        </w:rPr>
        <w:t>o</w:t>
      </w:r>
      <w:r>
        <w:rPr>
          <w:u w:val="none"/>
        </w:rPr>
        <w:t>r</w:t>
      </w:r>
      <w:r>
        <w:rPr>
          <w:spacing w:val="42"/>
          <w:u w:val="none"/>
        </w:rPr>
        <w:t xml:space="preserve"> </w:t>
      </w:r>
      <w:r>
        <w:rPr>
          <w:u w:val="none"/>
        </w:rPr>
        <w:t>a</w:t>
      </w:r>
      <w:r>
        <w:rPr>
          <w:spacing w:val="1"/>
          <w:u w:val="none"/>
        </w:rPr>
        <w:t>d</w:t>
      </w:r>
      <w:r>
        <w:rPr>
          <w:u w:val="none"/>
        </w:rPr>
        <w:t>j</w:t>
      </w:r>
      <w:r>
        <w:rPr>
          <w:spacing w:val="1"/>
          <w:u w:val="none"/>
        </w:rPr>
        <w:t>u</w:t>
      </w:r>
      <w:r>
        <w:rPr>
          <w:u w:val="none"/>
        </w:rPr>
        <w:t>sted</w:t>
      </w:r>
      <w:r>
        <w:rPr>
          <w:spacing w:val="43"/>
          <w:u w:val="none"/>
        </w:rPr>
        <w:t xml:space="preserve"> </w:t>
      </w:r>
      <w:r>
        <w:rPr>
          <w:spacing w:val="1"/>
          <w:u w:val="none"/>
        </w:rPr>
        <w:t>pu</w:t>
      </w:r>
      <w:r>
        <w:rPr>
          <w:u w:val="none"/>
        </w:rPr>
        <w:t>rs</w:t>
      </w:r>
      <w:r>
        <w:rPr>
          <w:spacing w:val="1"/>
          <w:u w:val="none"/>
        </w:rPr>
        <w:t>uan</w:t>
      </w:r>
      <w:r>
        <w:rPr>
          <w:u w:val="none"/>
        </w:rPr>
        <w:t>t</w:t>
      </w:r>
      <w:r>
        <w:rPr>
          <w:spacing w:val="42"/>
          <w:u w:val="none"/>
        </w:rPr>
        <w:t xml:space="preserve"> </w:t>
      </w:r>
      <w:r>
        <w:rPr>
          <w:u w:val="none"/>
        </w:rPr>
        <w:t>to</w:t>
      </w:r>
      <w:r>
        <w:rPr>
          <w:spacing w:val="43"/>
          <w:u w:val="none"/>
        </w:rPr>
        <w:t xml:space="preserve"> </w:t>
      </w:r>
      <w:r>
        <w:rPr>
          <w:spacing w:val="1"/>
          <w:u w:val="none"/>
        </w:rPr>
        <w:t>S</w:t>
      </w:r>
      <w:r>
        <w:rPr>
          <w:u w:val="none"/>
        </w:rPr>
        <w:t>ecti</w:t>
      </w:r>
      <w:r>
        <w:rPr>
          <w:spacing w:val="1"/>
          <w:u w:val="none"/>
        </w:rPr>
        <w:t>o</w:t>
      </w:r>
      <w:r>
        <w:rPr>
          <w:u w:val="none"/>
        </w:rPr>
        <w:t>n</w:t>
      </w:r>
      <w:r>
        <w:rPr>
          <w:spacing w:val="44"/>
          <w:u w:val="none"/>
        </w:rPr>
        <w:t xml:space="preserve"> </w:t>
      </w:r>
      <w:r>
        <w:rPr>
          <w:spacing w:val="1"/>
          <w:u w:val="none"/>
        </w:rPr>
        <w:t>1</w:t>
      </w:r>
      <w:r>
        <w:rPr>
          <w:u w:val="none"/>
        </w:rPr>
        <w:t>.</w:t>
      </w:r>
      <w:r>
        <w:rPr>
          <w:spacing w:val="1"/>
          <w:u w:val="none"/>
        </w:rPr>
        <w:t>16</w:t>
      </w:r>
      <w:r>
        <w:rPr>
          <w:u w:val="none"/>
        </w:rPr>
        <w:t>.</w:t>
      </w:r>
      <w:r>
        <w:rPr>
          <w:spacing w:val="1"/>
          <w:u w:val="none"/>
        </w:rPr>
        <w:t>1,</w:t>
      </w:r>
      <w:r>
        <w:rPr>
          <w:spacing w:val="2"/>
          <w:w w:val="102"/>
          <w:u w:val="none"/>
        </w:rPr>
        <w:t xml:space="preserve"> </w:t>
      </w:r>
      <w:r>
        <w:rPr>
          <w:spacing w:val="1"/>
          <w:u w:val="none"/>
        </w:rPr>
        <w:t>S</w:t>
      </w:r>
      <w:r>
        <w:rPr>
          <w:u w:val="none"/>
        </w:rPr>
        <w:t>ecti</w:t>
      </w:r>
      <w:r>
        <w:rPr>
          <w:spacing w:val="1"/>
          <w:u w:val="none"/>
        </w:rPr>
        <w:t>o</w:t>
      </w:r>
      <w:r>
        <w:rPr>
          <w:u w:val="none"/>
        </w:rPr>
        <w:t>n</w:t>
      </w:r>
      <w:r>
        <w:rPr>
          <w:spacing w:val="7"/>
          <w:u w:val="none"/>
        </w:rPr>
        <w:t xml:space="preserve"> </w:t>
      </w:r>
      <w:r>
        <w:rPr>
          <w:spacing w:val="1"/>
          <w:u w:val="none"/>
        </w:rPr>
        <w:t>1</w:t>
      </w:r>
      <w:r>
        <w:rPr>
          <w:u w:val="none"/>
        </w:rPr>
        <w:t>.</w:t>
      </w:r>
      <w:r>
        <w:rPr>
          <w:spacing w:val="1"/>
          <w:u w:val="none"/>
        </w:rPr>
        <w:t>16</w:t>
      </w:r>
      <w:r>
        <w:rPr>
          <w:u w:val="none"/>
        </w:rPr>
        <w:t>.</w:t>
      </w:r>
      <w:r>
        <w:rPr>
          <w:spacing w:val="1"/>
          <w:u w:val="none"/>
        </w:rPr>
        <w:t>2</w:t>
      </w:r>
      <w:r>
        <w:rPr>
          <w:u w:val="none"/>
        </w:rPr>
        <w:t>,</w:t>
      </w:r>
      <w:r>
        <w:rPr>
          <w:spacing w:val="6"/>
          <w:u w:val="none"/>
        </w:rPr>
        <w:t xml:space="preserve"> </w:t>
      </w:r>
      <w:r>
        <w:rPr>
          <w:spacing w:val="1"/>
          <w:u w:val="none"/>
        </w:rPr>
        <w:t>o</w:t>
      </w:r>
      <w:r>
        <w:rPr>
          <w:u w:val="none"/>
        </w:rPr>
        <w:t>r</w:t>
      </w:r>
      <w:r>
        <w:rPr>
          <w:spacing w:val="8"/>
          <w:u w:val="none"/>
        </w:rPr>
        <w:t xml:space="preserve"> </w:t>
      </w:r>
      <w:r>
        <w:rPr>
          <w:spacing w:val="1"/>
          <w:u w:val="none"/>
        </w:rPr>
        <w:t>S</w:t>
      </w:r>
      <w:r>
        <w:rPr>
          <w:u w:val="none"/>
        </w:rPr>
        <w:t>ecti</w:t>
      </w:r>
      <w:r>
        <w:rPr>
          <w:spacing w:val="1"/>
          <w:u w:val="none"/>
        </w:rPr>
        <w:t>o</w:t>
      </w:r>
      <w:r>
        <w:rPr>
          <w:u w:val="none"/>
        </w:rPr>
        <w:t>n</w:t>
      </w:r>
      <w:r>
        <w:rPr>
          <w:spacing w:val="7"/>
          <w:u w:val="none"/>
        </w:rPr>
        <w:t xml:space="preserve"> </w:t>
      </w:r>
      <w:r>
        <w:rPr>
          <w:spacing w:val="1"/>
          <w:u w:val="none"/>
        </w:rPr>
        <w:t>1</w:t>
      </w:r>
      <w:r>
        <w:rPr>
          <w:u w:val="none"/>
        </w:rPr>
        <w:t>.</w:t>
      </w:r>
      <w:r>
        <w:rPr>
          <w:spacing w:val="1"/>
          <w:u w:val="none"/>
        </w:rPr>
        <w:t>16</w:t>
      </w:r>
      <w:r>
        <w:rPr>
          <w:u w:val="none"/>
        </w:rPr>
        <w:t>.4</w:t>
      </w:r>
      <w:r>
        <w:rPr>
          <w:spacing w:val="8"/>
          <w:u w:val="none"/>
        </w:rPr>
        <w:t xml:space="preserve"> </w:t>
      </w:r>
      <w:r>
        <w:rPr>
          <w:spacing w:val="1"/>
          <w:u w:val="none"/>
        </w:rPr>
        <w:t>h</w:t>
      </w:r>
      <w:r>
        <w:rPr>
          <w:u w:val="none"/>
        </w:rPr>
        <w:t>ere</w:t>
      </w:r>
      <w:r>
        <w:rPr>
          <w:spacing w:val="1"/>
          <w:u w:val="none"/>
        </w:rPr>
        <w:t>o</w:t>
      </w:r>
      <w:r>
        <w:rPr>
          <w:u w:val="none"/>
        </w:rPr>
        <w:t>f,</w:t>
      </w:r>
      <w:r>
        <w:rPr>
          <w:spacing w:val="6"/>
          <w:u w:val="none"/>
        </w:rPr>
        <w:t xml:space="preserve"> </w:t>
      </w:r>
      <w:r>
        <w:rPr>
          <w:u w:val="none"/>
        </w:rPr>
        <w:t>s</w:t>
      </w:r>
      <w:r>
        <w:rPr>
          <w:spacing w:val="1"/>
          <w:u w:val="none"/>
        </w:rPr>
        <w:t>u</w:t>
      </w:r>
      <w:r>
        <w:rPr>
          <w:u w:val="none"/>
        </w:rPr>
        <w:t>ch</w:t>
      </w:r>
      <w:r>
        <w:rPr>
          <w:spacing w:val="7"/>
          <w:u w:val="none"/>
        </w:rPr>
        <w:t xml:space="preserve"> </w:t>
      </w:r>
      <w:r>
        <w:rPr>
          <w:spacing w:val="1"/>
          <w:u w:val="none"/>
        </w:rPr>
        <w:t>G</w:t>
      </w:r>
      <w:r>
        <w:rPr>
          <w:u w:val="none"/>
        </w:rPr>
        <w:t>r</w:t>
      </w:r>
      <w:r>
        <w:rPr>
          <w:spacing w:val="1"/>
          <w:u w:val="none"/>
        </w:rPr>
        <w:t>o</w:t>
      </w:r>
      <w:r>
        <w:rPr>
          <w:u w:val="none"/>
        </w:rPr>
        <w:t>ss</w:t>
      </w:r>
      <w:r>
        <w:rPr>
          <w:spacing w:val="8"/>
          <w:u w:val="none"/>
        </w:rPr>
        <w:t xml:space="preserve"> </w:t>
      </w:r>
      <w:r>
        <w:rPr>
          <w:spacing w:val="1"/>
          <w:u w:val="none"/>
        </w:rPr>
        <w:t>A</w:t>
      </w:r>
      <w:r>
        <w:rPr>
          <w:u w:val="none"/>
        </w:rPr>
        <w:t>sset</w:t>
      </w:r>
      <w:r>
        <w:rPr>
          <w:spacing w:val="6"/>
          <w:u w:val="none"/>
        </w:rPr>
        <w:t xml:space="preserve"> </w:t>
      </w:r>
      <w:r>
        <w:rPr>
          <w:spacing w:val="1"/>
          <w:u w:val="none"/>
        </w:rPr>
        <w:t>V</w:t>
      </w:r>
      <w:r>
        <w:rPr>
          <w:u w:val="none"/>
        </w:rPr>
        <w:t>al</w:t>
      </w:r>
      <w:r>
        <w:rPr>
          <w:spacing w:val="1"/>
          <w:u w:val="none"/>
        </w:rPr>
        <w:t>u</w:t>
      </w:r>
      <w:r>
        <w:rPr>
          <w:u w:val="none"/>
        </w:rPr>
        <w:t>e</w:t>
      </w:r>
      <w:r>
        <w:rPr>
          <w:spacing w:val="8"/>
          <w:u w:val="none"/>
        </w:rPr>
        <w:t xml:space="preserve"> </w:t>
      </w:r>
      <w:r>
        <w:rPr>
          <w:u w:val="none"/>
        </w:rPr>
        <w:t>s</w:t>
      </w:r>
      <w:r>
        <w:rPr>
          <w:spacing w:val="1"/>
          <w:u w:val="none"/>
        </w:rPr>
        <w:t>ha</w:t>
      </w:r>
      <w:r>
        <w:rPr>
          <w:u w:val="none"/>
        </w:rPr>
        <w:t>ll</w:t>
      </w:r>
      <w:r>
        <w:rPr>
          <w:spacing w:val="7"/>
          <w:u w:val="none"/>
        </w:rPr>
        <w:t xml:space="preserve"> </w:t>
      </w:r>
      <w:r>
        <w:rPr>
          <w:u w:val="none"/>
        </w:rPr>
        <w:t>t</w:t>
      </w:r>
      <w:r>
        <w:rPr>
          <w:spacing w:val="1"/>
          <w:u w:val="none"/>
        </w:rPr>
        <w:t>h</w:t>
      </w:r>
      <w:r>
        <w:rPr>
          <w:u w:val="none"/>
        </w:rPr>
        <w:t>ereafter</w:t>
      </w:r>
      <w:r>
        <w:rPr>
          <w:spacing w:val="7"/>
          <w:u w:val="none"/>
        </w:rPr>
        <w:t xml:space="preserve"> </w:t>
      </w:r>
      <w:r>
        <w:rPr>
          <w:u w:val="none"/>
        </w:rPr>
        <w:t>be</w:t>
      </w:r>
      <w:r>
        <w:rPr>
          <w:spacing w:val="8"/>
          <w:u w:val="none"/>
        </w:rPr>
        <w:t xml:space="preserve"> </w:t>
      </w:r>
      <w:r>
        <w:rPr>
          <w:u w:val="none"/>
        </w:rPr>
        <w:t>adjusted</w:t>
      </w:r>
      <w:r>
        <w:rPr>
          <w:spacing w:val="7"/>
          <w:u w:val="none"/>
        </w:rPr>
        <w:t xml:space="preserve"> </w:t>
      </w:r>
      <w:r>
        <w:rPr>
          <w:u w:val="none"/>
        </w:rPr>
        <w:t>by</w:t>
      </w:r>
      <w:r>
        <w:rPr>
          <w:spacing w:val="8"/>
          <w:u w:val="none"/>
        </w:rPr>
        <w:t xml:space="preserve"> </w:t>
      </w:r>
      <w:r>
        <w:rPr>
          <w:u w:val="none"/>
        </w:rPr>
        <w:t>t</w:t>
      </w:r>
      <w:r>
        <w:rPr>
          <w:spacing w:val="1"/>
          <w:u w:val="none"/>
        </w:rPr>
        <w:t>h</w:t>
      </w:r>
      <w:r>
        <w:rPr>
          <w:u w:val="none"/>
        </w:rPr>
        <w:t>e</w:t>
      </w:r>
      <w:r>
        <w:rPr>
          <w:w w:val="102"/>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19"/>
          <w:u w:val="none"/>
        </w:rPr>
        <w:t xml:space="preserve"> </w:t>
      </w:r>
      <w:r>
        <w:rPr>
          <w:u w:val="none"/>
        </w:rPr>
        <w:t>ta</w:t>
      </w:r>
      <w:r>
        <w:rPr>
          <w:spacing w:val="1"/>
          <w:u w:val="none"/>
        </w:rPr>
        <w:t>k</w:t>
      </w:r>
      <w:r>
        <w:rPr>
          <w:u w:val="none"/>
        </w:rPr>
        <w:t>en</w:t>
      </w:r>
      <w:r>
        <w:rPr>
          <w:spacing w:val="20"/>
          <w:u w:val="none"/>
        </w:rPr>
        <w:t xml:space="preserve"> </w:t>
      </w:r>
      <w:r>
        <w:rPr>
          <w:u w:val="none"/>
        </w:rPr>
        <w:t>i</w:t>
      </w:r>
      <w:r>
        <w:rPr>
          <w:spacing w:val="1"/>
          <w:u w:val="none"/>
        </w:rPr>
        <w:t>n</w:t>
      </w:r>
      <w:r>
        <w:rPr>
          <w:u w:val="none"/>
        </w:rPr>
        <w:t>to</w:t>
      </w:r>
      <w:r>
        <w:rPr>
          <w:spacing w:val="19"/>
          <w:u w:val="none"/>
        </w:rPr>
        <w:t xml:space="preserve"> </w:t>
      </w:r>
      <w:r>
        <w:rPr>
          <w:u w:val="none"/>
        </w:rPr>
        <w:t>acc</w:t>
      </w:r>
      <w:r>
        <w:rPr>
          <w:spacing w:val="1"/>
          <w:u w:val="none"/>
        </w:rPr>
        <w:t>oun</w:t>
      </w:r>
      <w:r>
        <w:rPr>
          <w:u w:val="none"/>
        </w:rPr>
        <w:t>t</w:t>
      </w:r>
      <w:r>
        <w:rPr>
          <w:spacing w:val="18"/>
          <w:u w:val="none"/>
        </w:rPr>
        <w:t xml:space="preserve"> </w:t>
      </w:r>
      <w:r>
        <w:rPr>
          <w:spacing w:val="1"/>
          <w:u w:val="none"/>
        </w:rPr>
        <w:t>w</w:t>
      </w:r>
      <w:r>
        <w:rPr>
          <w:u w:val="none"/>
        </w:rPr>
        <w:t>ith</w:t>
      </w:r>
      <w:r>
        <w:rPr>
          <w:spacing w:val="20"/>
          <w:u w:val="none"/>
        </w:rPr>
        <w:t xml:space="preserve"> </w:t>
      </w:r>
      <w:r>
        <w:rPr>
          <w:u w:val="none"/>
        </w:rPr>
        <w:t>res</w:t>
      </w:r>
      <w:r>
        <w:rPr>
          <w:spacing w:val="1"/>
          <w:u w:val="none"/>
        </w:rPr>
        <w:t>p</w:t>
      </w:r>
      <w:r>
        <w:rPr>
          <w:u w:val="none"/>
        </w:rPr>
        <w:t>ect</w:t>
      </w:r>
      <w:r>
        <w:rPr>
          <w:spacing w:val="18"/>
          <w:u w:val="none"/>
        </w:rPr>
        <w:t xml:space="preserve"> </w:t>
      </w:r>
      <w:r>
        <w:rPr>
          <w:u w:val="none"/>
        </w:rPr>
        <w:t>to</w:t>
      </w:r>
      <w:r>
        <w:rPr>
          <w:spacing w:val="20"/>
          <w:u w:val="none"/>
        </w:rPr>
        <w:t xml:space="preserve"> </w:t>
      </w:r>
      <w:r>
        <w:rPr>
          <w:u w:val="none"/>
        </w:rPr>
        <w:t>s</w:t>
      </w:r>
      <w:r>
        <w:rPr>
          <w:spacing w:val="1"/>
          <w:u w:val="none"/>
        </w:rPr>
        <w:t>u</w:t>
      </w:r>
      <w:r>
        <w:rPr>
          <w:u w:val="none"/>
        </w:rPr>
        <w:t>ch</w:t>
      </w:r>
      <w:r>
        <w:rPr>
          <w:spacing w:val="19"/>
          <w:u w:val="none"/>
        </w:rPr>
        <w:t xml:space="preserve"> </w:t>
      </w:r>
      <w:r>
        <w:rPr>
          <w:u w:val="none"/>
        </w:rPr>
        <w:t>asset</w:t>
      </w:r>
      <w:r>
        <w:rPr>
          <w:spacing w:val="19"/>
          <w:u w:val="none"/>
        </w:rPr>
        <w:t xml:space="preserve"> </w:t>
      </w:r>
      <w:r>
        <w:rPr>
          <w:u w:val="none"/>
        </w:rPr>
        <w:t>f</w:t>
      </w:r>
      <w:r>
        <w:rPr>
          <w:spacing w:val="1"/>
          <w:u w:val="none"/>
        </w:rPr>
        <w:t>o</w:t>
      </w:r>
      <w:r>
        <w:rPr>
          <w:u w:val="none"/>
        </w:rPr>
        <w:t>r</w:t>
      </w:r>
      <w:r>
        <w:rPr>
          <w:spacing w:val="18"/>
          <w:u w:val="none"/>
        </w:rPr>
        <w:t xml:space="preserve"> </w:t>
      </w:r>
      <w:r>
        <w:rPr>
          <w:spacing w:val="1"/>
          <w:u w:val="none"/>
        </w:rPr>
        <w:t>pu</w:t>
      </w:r>
      <w:r>
        <w:rPr>
          <w:u w:val="none"/>
        </w:rPr>
        <w:t>r</w:t>
      </w:r>
      <w:r>
        <w:rPr>
          <w:spacing w:val="1"/>
          <w:u w:val="none"/>
        </w:rPr>
        <w:t>po</w:t>
      </w:r>
      <w:r>
        <w:rPr>
          <w:u w:val="none"/>
        </w:rPr>
        <w:t>ses</w:t>
      </w:r>
      <w:r>
        <w:rPr>
          <w:spacing w:val="20"/>
          <w:u w:val="none"/>
        </w:rPr>
        <w:t xml:space="preserve"> </w:t>
      </w:r>
      <w:r>
        <w:rPr>
          <w:spacing w:val="1"/>
          <w:u w:val="none"/>
        </w:rPr>
        <w:t>o</w:t>
      </w:r>
      <w:r>
        <w:rPr>
          <w:u w:val="none"/>
        </w:rPr>
        <w:t>f</w:t>
      </w:r>
      <w:r>
        <w:rPr>
          <w:spacing w:val="18"/>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19"/>
          <w:u w:val="none"/>
        </w:rPr>
        <w:t xml:space="preserve"> </w:t>
      </w:r>
      <w:r>
        <w:rPr>
          <w:spacing w:val="1"/>
          <w:u w:val="none"/>
        </w:rPr>
        <w:t>P</w:t>
      </w:r>
      <w:r>
        <w:rPr>
          <w:u w:val="none"/>
        </w:rPr>
        <w:t>r</w:t>
      </w:r>
      <w:r>
        <w:rPr>
          <w:spacing w:val="1"/>
          <w:u w:val="none"/>
        </w:rPr>
        <w:t>o</w:t>
      </w:r>
      <w:r>
        <w:rPr>
          <w:u w:val="none"/>
        </w:rPr>
        <w:t>fits</w:t>
      </w:r>
      <w:r>
        <w:rPr>
          <w:spacing w:val="20"/>
          <w:u w:val="none"/>
        </w:rPr>
        <w:t xml:space="preserve"> </w:t>
      </w:r>
      <w:r>
        <w:rPr>
          <w:u w:val="none"/>
        </w:rPr>
        <w:t>a</w:t>
      </w:r>
      <w:r>
        <w:rPr>
          <w:spacing w:val="1"/>
          <w:u w:val="none"/>
        </w:rPr>
        <w:t>n</w:t>
      </w:r>
      <w:r>
        <w:rPr>
          <w:u w:val="none"/>
        </w:rPr>
        <w:t>d</w:t>
      </w:r>
      <w:r>
        <w:rPr>
          <w:spacing w:val="19"/>
          <w:u w:val="none"/>
        </w:rPr>
        <w:t xml:space="preserve"> </w:t>
      </w:r>
      <w:r>
        <w:rPr>
          <w:spacing w:val="1"/>
          <w:u w:val="none"/>
        </w:rPr>
        <w:t>Lo</w:t>
      </w:r>
      <w:r>
        <w:rPr>
          <w:u w:val="none"/>
        </w:rPr>
        <w:t>sses.</w:t>
      </w:r>
    </w:p>
    <w:p w14:paraId="34106D3E" w14:textId="77777777" w:rsidR="000C19C9" w:rsidRDefault="000C19C9">
      <w:pPr>
        <w:spacing w:line="252" w:lineRule="auto"/>
        <w:jc w:val="both"/>
        <w:sectPr w:rsidR="000C19C9">
          <w:pgSz w:w="12240" w:h="15840"/>
          <w:pgMar w:top="1380" w:right="1320" w:bottom="940" w:left="1340" w:header="0" w:footer="742" w:gutter="0"/>
          <w:cols w:space="720"/>
        </w:sectPr>
      </w:pPr>
    </w:p>
    <w:p w14:paraId="753BC24F" w14:textId="77777777" w:rsidR="000C19C9" w:rsidRDefault="00D3642A">
      <w:pPr>
        <w:pStyle w:val="BodyText"/>
        <w:numPr>
          <w:ilvl w:val="1"/>
          <w:numId w:val="3"/>
        </w:numPr>
        <w:tabs>
          <w:tab w:val="left" w:pos="1599"/>
        </w:tabs>
        <w:spacing w:before="70" w:line="251" w:lineRule="auto"/>
        <w:ind w:right="115" w:firstLine="720"/>
        <w:jc w:val="both"/>
        <w:rPr>
          <w:u w:val="none"/>
        </w:rPr>
      </w:pPr>
      <w:r>
        <w:rPr>
          <w:rFonts w:cs="Times New Roman"/>
          <w:b/>
          <w:bCs/>
          <w:u w:color="000000"/>
        </w:rPr>
        <w:lastRenderedPageBreak/>
        <w:t>I</w:t>
      </w:r>
      <w:r>
        <w:rPr>
          <w:rFonts w:cs="Times New Roman"/>
          <w:b/>
          <w:bCs/>
          <w:spacing w:val="1"/>
          <w:u w:color="000000"/>
        </w:rPr>
        <w:t>NTEREST</w:t>
      </w:r>
      <w:r>
        <w:rPr>
          <w:rFonts w:cs="Times New Roman"/>
          <w:b/>
          <w:bCs/>
          <w:u w:val="none"/>
        </w:rPr>
        <w:t>.</w:t>
      </w:r>
      <w:r>
        <w:rPr>
          <w:rFonts w:cs="Times New Roman"/>
          <w:b/>
          <w:bCs/>
          <w:spacing w:val="19"/>
          <w:u w:val="none"/>
        </w:rPr>
        <w:t xml:space="preserve"> </w:t>
      </w:r>
      <w:r>
        <w:rPr>
          <w:u w:val="none"/>
        </w:rPr>
        <w:t>“I</w:t>
      </w:r>
      <w:r>
        <w:rPr>
          <w:spacing w:val="1"/>
          <w:u w:val="none"/>
        </w:rPr>
        <w:t>n</w:t>
      </w:r>
      <w:r>
        <w:rPr>
          <w:u w:val="none"/>
        </w:rPr>
        <w:t>terest”</w:t>
      </w:r>
      <w:r>
        <w:rPr>
          <w:spacing w:val="21"/>
          <w:u w:val="none"/>
        </w:rPr>
        <w:t xml:space="preserve"> </w:t>
      </w:r>
      <w:r>
        <w:rPr>
          <w:spacing w:val="2"/>
          <w:u w:val="none"/>
        </w:rPr>
        <w:t>m</w:t>
      </w:r>
      <w:r>
        <w:rPr>
          <w:u w:val="none"/>
        </w:rPr>
        <w:t>ea</w:t>
      </w:r>
      <w:r>
        <w:rPr>
          <w:spacing w:val="1"/>
          <w:u w:val="none"/>
        </w:rPr>
        <w:t>n</w:t>
      </w:r>
      <w:r>
        <w:rPr>
          <w:u w:val="none"/>
        </w:rPr>
        <w:t>s</w:t>
      </w:r>
      <w:r>
        <w:rPr>
          <w:spacing w:val="21"/>
          <w:u w:val="none"/>
        </w:rPr>
        <w:t xml:space="preserve"> </w:t>
      </w:r>
      <w:r>
        <w:rPr>
          <w:u w:val="none"/>
        </w:rPr>
        <w:t>an</w:t>
      </w:r>
      <w:r>
        <w:rPr>
          <w:spacing w:val="21"/>
          <w:u w:val="none"/>
        </w:rPr>
        <w:t xml:space="preserve"> </w:t>
      </w:r>
      <w:r>
        <w:rPr>
          <w:spacing w:val="1"/>
          <w:u w:val="none"/>
        </w:rPr>
        <w:t>own</w:t>
      </w:r>
      <w:r>
        <w:rPr>
          <w:u w:val="none"/>
        </w:rPr>
        <w:t>ers</w:t>
      </w:r>
      <w:r>
        <w:rPr>
          <w:spacing w:val="1"/>
          <w:u w:val="none"/>
        </w:rPr>
        <w:t>h</w:t>
      </w:r>
      <w:r>
        <w:rPr>
          <w:u w:val="none"/>
        </w:rPr>
        <w:t>ip</w:t>
      </w:r>
      <w:r>
        <w:rPr>
          <w:spacing w:val="20"/>
          <w:u w:val="none"/>
        </w:rPr>
        <w:t xml:space="preserve"> </w:t>
      </w:r>
      <w:r>
        <w:rPr>
          <w:u w:val="none"/>
        </w:rPr>
        <w:t>i</w:t>
      </w:r>
      <w:r>
        <w:rPr>
          <w:spacing w:val="1"/>
          <w:u w:val="none"/>
        </w:rPr>
        <w:t>n</w:t>
      </w:r>
      <w:r>
        <w:rPr>
          <w:u w:val="none"/>
        </w:rPr>
        <w:t>terest</w:t>
      </w:r>
      <w:r>
        <w:rPr>
          <w:spacing w:val="20"/>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9"/>
          <w:u w:val="none"/>
        </w:rPr>
        <w:t xml:space="preserve"> </w:t>
      </w:r>
      <w:r>
        <w:rPr>
          <w:spacing w:val="1"/>
          <w:u w:val="none"/>
        </w:rPr>
        <w:t>wh</w:t>
      </w:r>
      <w:r>
        <w:rPr>
          <w:u w:val="none"/>
        </w:rPr>
        <w:t>ich</w:t>
      </w:r>
      <w:r>
        <w:rPr>
          <w:spacing w:val="21"/>
          <w:u w:val="none"/>
        </w:rPr>
        <w:t xml:space="preserve"> </w:t>
      </w:r>
      <w:r>
        <w:rPr>
          <w:u w:val="none"/>
        </w:rPr>
        <w:t>i</w:t>
      </w:r>
      <w:r>
        <w:rPr>
          <w:spacing w:val="1"/>
          <w:u w:val="none"/>
        </w:rPr>
        <w:t>n</w:t>
      </w:r>
      <w:r>
        <w:rPr>
          <w:u w:val="none"/>
        </w:rPr>
        <w:t>cl</w:t>
      </w:r>
      <w:r>
        <w:rPr>
          <w:spacing w:val="1"/>
          <w:u w:val="none"/>
        </w:rPr>
        <w:t>ud</w:t>
      </w:r>
      <w:r>
        <w:rPr>
          <w:u w:val="none"/>
        </w:rPr>
        <w:t>es</w:t>
      </w:r>
      <w:r>
        <w:rPr>
          <w:spacing w:val="21"/>
          <w:u w:val="none"/>
        </w:rPr>
        <w:t xml:space="preserve"> </w:t>
      </w:r>
      <w:r>
        <w:rPr>
          <w:u w:val="none"/>
        </w:rPr>
        <w:t>t</w:t>
      </w:r>
      <w:r>
        <w:rPr>
          <w:spacing w:val="1"/>
          <w:u w:val="none"/>
        </w:rPr>
        <w:t>h</w:t>
      </w:r>
      <w:r>
        <w:rPr>
          <w:u w:val="none"/>
        </w:rPr>
        <w:t>e</w:t>
      </w:r>
      <w:r>
        <w:rPr>
          <w:w w:val="102"/>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35"/>
          <w:u w:val="none"/>
        </w:rPr>
        <w:t xml:space="preserve"> </w:t>
      </w:r>
      <w:r>
        <w:rPr>
          <w:u w:val="none"/>
        </w:rPr>
        <w:t>I</w:t>
      </w:r>
      <w:r>
        <w:rPr>
          <w:spacing w:val="1"/>
          <w:u w:val="none"/>
        </w:rPr>
        <w:t>n</w:t>
      </w:r>
      <w:r>
        <w:rPr>
          <w:u w:val="none"/>
        </w:rPr>
        <w:t>terest,</w:t>
      </w:r>
      <w:r>
        <w:rPr>
          <w:spacing w:val="34"/>
          <w:u w:val="none"/>
        </w:rPr>
        <w:t xml:space="preserve"> </w:t>
      </w:r>
      <w:r>
        <w:rPr>
          <w:u w:val="none"/>
        </w:rPr>
        <w:t>t</w:t>
      </w:r>
      <w:r>
        <w:rPr>
          <w:spacing w:val="1"/>
          <w:u w:val="none"/>
        </w:rPr>
        <w:t>h</w:t>
      </w:r>
      <w:r>
        <w:rPr>
          <w:u w:val="none"/>
        </w:rPr>
        <w:t>e</w:t>
      </w:r>
      <w:r>
        <w:rPr>
          <w:spacing w:val="35"/>
          <w:u w:val="none"/>
        </w:rPr>
        <w:t xml:space="preserve"> </w:t>
      </w:r>
      <w:r>
        <w:rPr>
          <w:u w:val="none"/>
        </w:rPr>
        <w:t>ri</w:t>
      </w:r>
      <w:r>
        <w:rPr>
          <w:spacing w:val="1"/>
          <w:u w:val="none"/>
        </w:rPr>
        <w:t>gh</w:t>
      </w:r>
      <w:r>
        <w:rPr>
          <w:u w:val="none"/>
        </w:rPr>
        <w:t>t</w:t>
      </w:r>
      <w:r>
        <w:rPr>
          <w:spacing w:val="35"/>
          <w:u w:val="none"/>
        </w:rPr>
        <w:t xml:space="preserve"> </w:t>
      </w:r>
      <w:r>
        <w:rPr>
          <w:u w:val="none"/>
        </w:rPr>
        <w:t>to</w:t>
      </w:r>
      <w:r>
        <w:rPr>
          <w:spacing w:val="34"/>
          <w:u w:val="none"/>
        </w:rPr>
        <w:t xml:space="preserve"> </w:t>
      </w:r>
      <w:r>
        <w:rPr>
          <w:spacing w:val="1"/>
          <w:u w:val="none"/>
        </w:rPr>
        <w:t>vo</w:t>
      </w:r>
      <w:r>
        <w:rPr>
          <w:u w:val="none"/>
        </w:rPr>
        <w:t>te</w:t>
      </w:r>
      <w:r>
        <w:rPr>
          <w:spacing w:val="35"/>
          <w:u w:val="none"/>
        </w:rPr>
        <w:t xml:space="preserve"> </w:t>
      </w:r>
      <w:r>
        <w:rPr>
          <w:spacing w:val="1"/>
          <w:u w:val="none"/>
        </w:rPr>
        <w:t>o</w:t>
      </w:r>
      <w:r>
        <w:rPr>
          <w:u w:val="none"/>
        </w:rPr>
        <w:t>r</w:t>
      </w:r>
      <w:r>
        <w:rPr>
          <w:spacing w:val="34"/>
          <w:u w:val="none"/>
        </w:rPr>
        <w:t xml:space="preserve"> </w:t>
      </w:r>
      <w:r>
        <w:rPr>
          <w:spacing w:val="1"/>
          <w:u w:val="none"/>
        </w:rPr>
        <w:t>p</w:t>
      </w:r>
      <w:r>
        <w:rPr>
          <w:u w:val="none"/>
        </w:rPr>
        <w:t>artici</w:t>
      </w:r>
      <w:r>
        <w:rPr>
          <w:spacing w:val="1"/>
          <w:u w:val="none"/>
        </w:rPr>
        <w:t>p</w:t>
      </w:r>
      <w:r>
        <w:rPr>
          <w:u w:val="none"/>
        </w:rPr>
        <w:t>ate,</w:t>
      </w:r>
      <w:r>
        <w:rPr>
          <w:spacing w:val="34"/>
          <w:u w:val="none"/>
        </w:rPr>
        <w:t xml:space="preserve"> </w:t>
      </w:r>
      <w:r>
        <w:rPr>
          <w:u w:val="none"/>
        </w:rPr>
        <w:t>in</w:t>
      </w:r>
      <w:r>
        <w:rPr>
          <w:spacing w:val="36"/>
          <w:u w:val="none"/>
        </w:rPr>
        <w:t xml:space="preserve"> </w:t>
      </w:r>
      <w:r>
        <w:rPr>
          <w:u w:val="none"/>
        </w:rPr>
        <w:t>t</w:t>
      </w:r>
      <w:r>
        <w:rPr>
          <w:spacing w:val="1"/>
          <w:u w:val="none"/>
        </w:rPr>
        <w:t>h</w:t>
      </w:r>
      <w:r>
        <w:rPr>
          <w:u w:val="none"/>
        </w:rPr>
        <w:t>e</w:t>
      </w:r>
      <w:r>
        <w:rPr>
          <w:spacing w:val="3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
          <w:u w:val="none"/>
        </w:rPr>
        <w:t>m</w:t>
      </w:r>
      <w:r>
        <w:rPr>
          <w:u w:val="none"/>
        </w:rPr>
        <w:t>e</w:t>
      </w:r>
      <w:r>
        <w:rPr>
          <w:spacing w:val="1"/>
          <w:u w:val="none"/>
        </w:rPr>
        <w:t>n</w:t>
      </w:r>
      <w:r>
        <w:rPr>
          <w:u w:val="none"/>
        </w:rPr>
        <w:t>t</w:t>
      </w:r>
      <w:r>
        <w:rPr>
          <w:spacing w:val="34"/>
          <w:u w:val="none"/>
        </w:rPr>
        <w:t xml:space="preserve"> </w:t>
      </w:r>
      <w:r>
        <w:rPr>
          <w:spacing w:val="1"/>
          <w:u w:val="none"/>
        </w:rPr>
        <w:t>o</w:t>
      </w:r>
      <w:r>
        <w:rPr>
          <w:u w:val="none"/>
        </w:rPr>
        <w:t>f</w:t>
      </w:r>
      <w:r>
        <w:rPr>
          <w:spacing w:val="35"/>
          <w:u w:val="none"/>
        </w:rPr>
        <w:t xml:space="preserve"> </w:t>
      </w:r>
      <w:r>
        <w:rPr>
          <w:u w:val="none"/>
        </w:rPr>
        <w:t>t</w:t>
      </w:r>
      <w:r>
        <w:rPr>
          <w:spacing w:val="1"/>
          <w:u w:val="none"/>
        </w:rPr>
        <w:t>h</w:t>
      </w:r>
      <w:r>
        <w:rPr>
          <w:u w:val="none"/>
        </w:rPr>
        <w:t>e</w:t>
      </w:r>
      <w:r>
        <w:rPr>
          <w:spacing w:val="35"/>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4"/>
          <w:u w:val="none"/>
        </w:rPr>
        <w:t xml:space="preserve"> </w:t>
      </w:r>
      <w:r>
        <w:rPr>
          <w:u w:val="none"/>
        </w:rPr>
        <w:t>a</w:t>
      </w:r>
      <w:r>
        <w:rPr>
          <w:spacing w:val="1"/>
          <w:u w:val="none"/>
        </w:rPr>
        <w:t>n</w:t>
      </w:r>
      <w:r>
        <w:rPr>
          <w:u w:val="none"/>
        </w:rPr>
        <w:t>d</w:t>
      </w:r>
      <w:r>
        <w:rPr>
          <w:spacing w:val="35"/>
          <w:u w:val="none"/>
        </w:rPr>
        <w:t xml:space="preserve"> </w:t>
      </w:r>
      <w:r>
        <w:rPr>
          <w:u w:val="none"/>
        </w:rPr>
        <w:t>t</w:t>
      </w:r>
      <w:r>
        <w:rPr>
          <w:spacing w:val="1"/>
          <w:u w:val="none"/>
        </w:rPr>
        <w:t>h</w:t>
      </w:r>
      <w:r>
        <w:rPr>
          <w:u w:val="none"/>
        </w:rPr>
        <w:t>e</w:t>
      </w:r>
      <w:r>
        <w:rPr>
          <w:spacing w:val="36"/>
          <w:u w:val="none"/>
        </w:rPr>
        <w:t xml:space="preserve"> </w:t>
      </w:r>
      <w:r>
        <w:rPr>
          <w:u w:val="none"/>
        </w:rPr>
        <w:t>ri</w:t>
      </w:r>
      <w:r>
        <w:rPr>
          <w:spacing w:val="1"/>
          <w:u w:val="none"/>
        </w:rPr>
        <w:t>gh</w:t>
      </w:r>
      <w:r>
        <w:rPr>
          <w:u w:val="none"/>
        </w:rPr>
        <w:t>t</w:t>
      </w:r>
      <w:r>
        <w:rPr>
          <w:spacing w:val="34"/>
          <w:u w:val="none"/>
        </w:rPr>
        <w:t xml:space="preserve"> </w:t>
      </w:r>
      <w:r>
        <w:rPr>
          <w:u w:val="none"/>
        </w:rPr>
        <w:t>to</w:t>
      </w:r>
      <w:r>
        <w:rPr>
          <w:w w:val="102"/>
          <w:u w:val="none"/>
        </w:rPr>
        <w:t xml:space="preserve"> </w:t>
      </w:r>
      <w:r>
        <w:rPr>
          <w:u w:val="none"/>
        </w:rPr>
        <w:t>i</w:t>
      </w:r>
      <w:r>
        <w:rPr>
          <w:spacing w:val="1"/>
          <w:u w:val="none"/>
        </w:rPr>
        <w:t>n</w:t>
      </w:r>
      <w:r>
        <w:rPr>
          <w:u w:val="none"/>
        </w:rPr>
        <w:t>for</w:t>
      </w:r>
      <w:r>
        <w:rPr>
          <w:spacing w:val="2"/>
          <w:u w:val="none"/>
        </w:rPr>
        <w:t>m</w:t>
      </w:r>
      <w:r>
        <w:rPr>
          <w:u w:val="none"/>
        </w:rPr>
        <w:t>ati</w:t>
      </w:r>
      <w:r>
        <w:rPr>
          <w:spacing w:val="1"/>
          <w:u w:val="none"/>
        </w:rPr>
        <w:t>o</w:t>
      </w:r>
      <w:r>
        <w:rPr>
          <w:u w:val="none"/>
        </w:rPr>
        <w:t>n</w:t>
      </w:r>
      <w:r>
        <w:rPr>
          <w:spacing w:val="22"/>
          <w:u w:val="none"/>
        </w:rPr>
        <w:t xml:space="preserve"> </w:t>
      </w:r>
      <w:r>
        <w:rPr>
          <w:u w:val="none"/>
        </w:rPr>
        <w:t>concerni</w:t>
      </w:r>
      <w:r>
        <w:rPr>
          <w:spacing w:val="1"/>
          <w:u w:val="none"/>
        </w:rPr>
        <w:t>n</w:t>
      </w:r>
      <w:r>
        <w:rPr>
          <w:u w:val="none"/>
        </w:rPr>
        <w:t>g</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busi</w:t>
      </w:r>
      <w:r>
        <w:rPr>
          <w:spacing w:val="1"/>
          <w:u w:val="none"/>
        </w:rPr>
        <w:t>n</w:t>
      </w:r>
      <w:r>
        <w:rPr>
          <w:u w:val="none"/>
        </w:rPr>
        <w:t>ess</w:t>
      </w:r>
      <w:r>
        <w:rPr>
          <w:spacing w:val="22"/>
          <w:u w:val="none"/>
        </w:rPr>
        <w:t xml:space="preserve"> </w:t>
      </w:r>
      <w:r>
        <w:rPr>
          <w:u w:val="none"/>
        </w:rPr>
        <w:t>and</w:t>
      </w:r>
      <w:r>
        <w:rPr>
          <w:spacing w:val="23"/>
          <w:u w:val="none"/>
        </w:rPr>
        <w:t xml:space="preserve"> </w:t>
      </w:r>
      <w:r>
        <w:rPr>
          <w:u w:val="none"/>
        </w:rPr>
        <w:t>affairs</w:t>
      </w:r>
      <w:r>
        <w:rPr>
          <w:spacing w:val="21"/>
          <w:u w:val="none"/>
        </w:rPr>
        <w:t xml:space="preserve"> </w:t>
      </w:r>
      <w:r>
        <w:rPr>
          <w:u w:val="none"/>
        </w:rPr>
        <w:t>of</w:t>
      </w:r>
      <w:r>
        <w:rPr>
          <w:spacing w:val="22"/>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w:t>
      </w:r>
      <w:r>
        <w:rPr>
          <w:spacing w:val="2"/>
          <w:u w:val="none"/>
        </w:rPr>
        <w:t>m</w:t>
      </w:r>
      <w:r>
        <w:rPr>
          <w:u w:val="none"/>
        </w:rPr>
        <w:t>pany,</w:t>
      </w:r>
      <w:r>
        <w:rPr>
          <w:spacing w:val="22"/>
          <w:u w:val="none"/>
        </w:rPr>
        <w:t xml:space="preserve"> </w:t>
      </w:r>
      <w:r>
        <w:rPr>
          <w:u w:val="none"/>
        </w:rPr>
        <w:t>as</w:t>
      </w:r>
      <w:r>
        <w:rPr>
          <w:spacing w:val="21"/>
          <w:u w:val="none"/>
        </w:rPr>
        <w:t xml:space="preserve"> </w:t>
      </w:r>
      <w:r>
        <w:rPr>
          <w:u w:val="none"/>
        </w:rPr>
        <w:t>provi</w:t>
      </w:r>
      <w:r>
        <w:rPr>
          <w:spacing w:val="1"/>
          <w:u w:val="none"/>
        </w:rPr>
        <w:t>d</w:t>
      </w:r>
      <w:r>
        <w:rPr>
          <w:u w:val="none"/>
        </w:rPr>
        <w:t>ed</w:t>
      </w:r>
      <w:r>
        <w:rPr>
          <w:spacing w:val="23"/>
          <w:u w:val="none"/>
        </w:rPr>
        <w:t xml:space="preserve"> </w:t>
      </w:r>
      <w:r>
        <w:rPr>
          <w:u w:val="none"/>
        </w:rPr>
        <w:t>in</w:t>
      </w:r>
      <w:r>
        <w:rPr>
          <w:spacing w:val="23"/>
          <w:u w:val="none"/>
        </w:rPr>
        <w:t xml:space="preserve"> </w:t>
      </w:r>
      <w:r>
        <w:rPr>
          <w:u w:val="none"/>
        </w:rPr>
        <w:t>t</w:t>
      </w:r>
      <w:r>
        <w:rPr>
          <w:spacing w:val="1"/>
          <w:u w:val="none"/>
        </w:rPr>
        <w:t>h</w:t>
      </w:r>
      <w:r>
        <w:rPr>
          <w:u w:val="none"/>
        </w:rPr>
        <w:t>is</w:t>
      </w:r>
      <w:r>
        <w:rPr>
          <w:spacing w:val="22"/>
          <w:u w:val="none"/>
        </w:rPr>
        <w:t xml:space="preserve"> </w:t>
      </w:r>
      <w:r>
        <w:rPr>
          <w:u w:val="none"/>
        </w:rPr>
        <w:t>agree</w:t>
      </w:r>
      <w:r>
        <w:rPr>
          <w:spacing w:val="2"/>
          <w:u w:val="none"/>
        </w:rPr>
        <w:t>m</w:t>
      </w:r>
      <w:r>
        <w:rPr>
          <w:u w:val="none"/>
        </w:rPr>
        <w:t>ent</w:t>
      </w:r>
      <w:r>
        <w:rPr>
          <w:spacing w:val="21"/>
          <w:u w:val="none"/>
        </w:rPr>
        <w:t xml:space="preserve"> </w:t>
      </w:r>
      <w:r>
        <w:rPr>
          <w:u w:val="none"/>
        </w:rPr>
        <w:t>and</w:t>
      </w:r>
      <w:r>
        <w:rPr>
          <w:spacing w:val="23"/>
          <w:u w:val="none"/>
        </w:rPr>
        <w:t xml:space="preserve"> </w:t>
      </w:r>
      <w:r>
        <w:rPr>
          <w:u w:val="none"/>
        </w:rPr>
        <w:t>under</w:t>
      </w:r>
      <w:r>
        <w:rPr>
          <w:w w:val="102"/>
          <w:u w:val="none"/>
        </w:rPr>
        <w:t xml:space="preserve"> </w:t>
      </w:r>
      <w:r>
        <w:rPr>
          <w:u w:val="none"/>
        </w:rPr>
        <w:t>t</w:t>
      </w:r>
      <w:r>
        <w:rPr>
          <w:spacing w:val="1"/>
          <w:u w:val="none"/>
        </w:rPr>
        <w:t>h</w:t>
      </w:r>
      <w:r>
        <w:rPr>
          <w:u w:val="none"/>
        </w:rPr>
        <w:t>e</w:t>
      </w:r>
      <w:r>
        <w:rPr>
          <w:spacing w:val="29"/>
          <w:u w:val="none"/>
        </w:rPr>
        <w:t xml:space="preserve"> </w:t>
      </w:r>
      <w:r>
        <w:rPr>
          <w:spacing w:val="1"/>
          <w:u w:val="none"/>
        </w:rPr>
        <w:t>S</w:t>
      </w:r>
      <w:r>
        <w:rPr>
          <w:u w:val="none"/>
        </w:rPr>
        <w:t>tat</w:t>
      </w:r>
      <w:r>
        <w:rPr>
          <w:spacing w:val="1"/>
          <w:u w:val="none"/>
        </w:rPr>
        <w:t>u</w:t>
      </w:r>
      <w:r>
        <w:rPr>
          <w:u w:val="none"/>
        </w:rPr>
        <w:t>te.</w:t>
      </w:r>
    </w:p>
    <w:p w14:paraId="109A38ED" w14:textId="77777777" w:rsidR="000C19C9" w:rsidRDefault="000C19C9">
      <w:pPr>
        <w:spacing w:before="2" w:line="240" w:lineRule="exact"/>
        <w:rPr>
          <w:sz w:val="24"/>
          <w:szCs w:val="24"/>
        </w:rPr>
      </w:pPr>
    </w:p>
    <w:p w14:paraId="0786A90E"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1"/>
          <w:u w:color="000000"/>
        </w:rPr>
        <w:t>L</w:t>
      </w:r>
      <w:r>
        <w:rPr>
          <w:rFonts w:cs="Times New Roman"/>
          <w:b/>
          <w:bCs/>
          <w:spacing w:val="2"/>
          <w:u w:color="000000"/>
        </w:rPr>
        <w:t>O</w:t>
      </w:r>
      <w:r>
        <w:rPr>
          <w:rFonts w:cs="Times New Roman"/>
          <w:b/>
          <w:bCs/>
          <w:spacing w:val="1"/>
          <w:u w:color="000000"/>
        </w:rPr>
        <w:t>ANS</w:t>
      </w:r>
      <w:r>
        <w:rPr>
          <w:rFonts w:cs="Times New Roman"/>
          <w:b/>
          <w:bCs/>
          <w:u w:val="none"/>
        </w:rPr>
        <w:t>.</w:t>
      </w:r>
      <w:r>
        <w:rPr>
          <w:rFonts w:cs="Times New Roman"/>
          <w:b/>
          <w:bCs/>
          <w:spacing w:val="7"/>
          <w:u w:val="none"/>
        </w:rPr>
        <w:t xml:space="preserve"> </w:t>
      </w:r>
      <w:r>
        <w:rPr>
          <w:u w:val="none"/>
        </w:rPr>
        <w:t>“</w:t>
      </w:r>
      <w:r>
        <w:rPr>
          <w:spacing w:val="1"/>
          <w:u w:val="none"/>
        </w:rPr>
        <w:t>Lo</w:t>
      </w:r>
      <w:r>
        <w:rPr>
          <w:u w:val="none"/>
        </w:rPr>
        <w:t>a</w:t>
      </w:r>
      <w:r>
        <w:rPr>
          <w:spacing w:val="1"/>
          <w:u w:val="none"/>
        </w:rPr>
        <w:t>n</w:t>
      </w:r>
      <w:r>
        <w:rPr>
          <w:u w:val="none"/>
        </w:rPr>
        <w:t>s”</w:t>
      </w:r>
      <w:r>
        <w:rPr>
          <w:spacing w:val="8"/>
          <w:u w:val="none"/>
        </w:rPr>
        <w:t xml:space="preserve"> </w:t>
      </w:r>
      <w:r>
        <w:rPr>
          <w:u w:val="none"/>
        </w:rPr>
        <w:t>s</w:t>
      </w:r>
      <w:r>
        <w:rPr>
          <w:spacing w:val="1"/>
          <w:u w:val="none"/>
        </w:rPr>
        <w:t>h</w:t>
      </w:r>
      <w:r>
        <w:rPr>
          <w:u w:val="none"/>
        </w:rPr>
        <w:t>all</w:t>
      </w:r>
      <w:r>
        <w:rPr>
          <w:spacing w:val="8"/>
          <w:u w:val="none"/>
        </w:rPr>
        <w:t xml:space="preserve"> </w:t>
      </w:r>
      <w:r>
        <w:rPr>
          <w:u w:val="none"/>
        </w:rPr>
        <w:t>refer</w:t>
      </w:r>
      <w:r>
        <w:rPr>
          <w:spacing w:val="7"/>
          <w:u w:val="none"/>
        </w:rPr>
        <w:t xml:space="preserve"> </w:t>
      </w:r>
      <w:r>
        <w:rPr>
          <w:u w:val="none"/>
        </w:rPr>
        <w:t>to</w:t>
      </w:r>
      <w:r>
        <w:rPr>
          <w:spacing w:val="9"/>
          <w:u w:val="none"/>
        </w:rPr>
        <w:t xml:space="preserve"> </w:t>
      </w:r>
      <w:r>
        <w:rPr>
          <w:u w:val="none"/>
        </w:rPr>
        <w:t>a</w:t>
      </w:r>
      <w:r>
        <w:rPr>
          <w:spacing w:val="1"/>
          <w:u w:val="none"/>
        </w:rPr>
        <w:t>n</w:t>
      </w:r>
      <w:r>
        <w:rPr>
          <w:u w:val="none"/>
        </w:rPr>
        <w:t>y</w:t>
      </w:r>
      <w:r>
        <w:rPr>
          <w:spacing w:val="9"/>
          <w:u w:val="none"/>
        </w:rPr>
        <w:t xml:space="preserve"> </w:t>
      </w:r>
      <w:r>
        <w:rPr>
          <w:u w:val="none"/>
        </w:rPr>
        <w:t>l</w:t>
      </w:r>
      <w:r>
        <w:rPr>
          <w:spacing w:val="1"/>
          <w:u w:val="none"/>
        </w:rPr>
        <w:t>o</w:t>
      </w:r>
      <w:r>
        <w:rPr>
          <w:u w:val="none"/>
        </w:rPr>
        <w:t>a</w:t>
      </w:r>
      <w:r>
        <w:rPr>
          <w:spacing w:val="1"/>
          <w:u w:val="none"/>
        </w:rPr>
        <w:t>n</w:t>
      </w:r>
      <w:r>
        <w:rPr>
          <w:u w:val="none"/>
        </w:rPr>
        <w:t>s</w:t>
      </w:r>
      <w:r>
        <w:rPr>
          <w:spacing w:val="8"/>
          <w:u w:val="none"/>
        </w:rPr>
        <w:t xml:space="preserve"> </w:t>
      </w:r>
      <w:r>
        <w:rPr>
          <w:spacing w:val="1"/>
          <w:u w:val="none"/>
        </w:rPr>
        <w:t>o</w:t>
      </w:r>
      <w:r>
        <w:rPr>
          <w:u w:val="none"/>
        </w:rPr>
        <w:t>r</w:t>
      </w:r>
      <w:r>
        <w:rPr>
          <w:spacing w:val="7"/>
          <w:u w:val="none"/>
        </w:rPr>
        <w:t xml:space="preserve"> </w:t>
      </w:r>
      <w:r>
        <w:rPr>
          <w:u w:val="none"/>
        </w:rPr>
        <w:t>a</w:t>
      </w:r>
      <w:r>
        <w:rPr>
          <w:spacing w:val="1"/>
          <w:u w:val="none"/>
        </w:rPr>
        <w:t>dv</w:t>
      </w:r>
      <w:r>
        <w:rPr>
          <w:u w:val="none"/>
        </w:rPr>
        <w:t>a</w:t>
      </w:r>
      <w:r>
        <w:rPr>
          <w:spacing w:val="1"/>
          <w:u w:val="none"/>
        </w:rPr>
        <w:t>n</w:t>
      </w:r>
      <w:r>
        <w:rPr>
          <w:u w:val="none"/>
        </w:rPr>
        <w:t>ces</w:t>
      </w:r>
      <w:r>
        <w:rPr>
          <w:spacing w:val="8"/>
          <w:u w:val="none"/>
        </w:rPr>
        <w:t xml:space="preserve"> </w:t>
      </w:r>
      <w:r>
        <w:rPr>
          <w:spacing w:val="2"/>
          <w:u w:val="none"/>
        </w:rPr>
        <w:t>m</w:t>
      </w:r>
      <w:r>
        <w:rPr>
          <w:u w:val="none"/>
        </w:rPr>
        <w:t>a</w:t>
      </w:r>
      <w:r>
        <w:rPr>
          <w:spacing w:val="1"/>
          <w:u w:val="none"/>
        </w:rPr>
        <w:t>d</w:t>
      </w:r>
      <w:r>
        <w:rPr>
          <w:u w:val="none"/>
        </w:rPr>
        <w:t>e</w:t>
      </w:r>
      <w:r>
        <w:rPr>
          <w:spacing w:val="8"/>
          <w:u w:val="none"/>
        </w:rPr>
        <w:t xml:space="preserve"> </w:t>
      </w:r>
      <w:r>
        <w:rPr>
          <w:spacing w:val="1"/>
          <w:u w:val="none"/>
        </w:rPr>
        <w:t>b</w:t>
      </w:r>
      <w:r>
        <w:rPr>
          <w:u w:val="none"/>
        </w:rPr>
        <w:t>y</w:t>
      </w:r>
      <w:r>
        <w:rPr>
          <w:spacing w:val="8"/>
          <w:u w:val="none"/>
        </w:rPr>
        <w:t xml:space="preserve"> </w:t>
      </w:r>
      <w:r>
        <w:rPr>
          <w:u w:val="none"/>
        </w:rPr>
        <w:t>a</w:t>
      </w:r>
      <w:r>
        <w:rPr>
          <w:spacing w:val="1"/>
          <w:u w:val="none"/>
        </w:rPr>
        <w:t>n</w:t>
      </w:r>
      <w:r>
        <w:rPr>
          <w:u w:val="none"/>
        </w:rPr>
        <w:t>y</w:t>
      </w:r>
      <w:r>
        <w:rPr>
          <w:spacing w:val="9"/>
          <w:u w:val="none"/>
        </w:rPr>
        <w:t xml:space="preserve"> </w:t>
      </w:r>
      <w:r>
        <w:rPr>
          <w:spacing w:val="2"/>
          <w:u w:val="none"/>
        </w:rPr>
        <w:t>M</w:t>
      </w:r>
      <w:r>
        <w:rPr>
          <w:u w:val="none"/>
        </w:rPr>
        <w:t>em</w:t>
      </w:r>
      <w:r>
        <w:rPr>
          <w:spacing w:val="1"/>
          <w:u w:val="none"/>
        </w:rPr>
        <w:t>b</w:t>
      </w:r>
      <w:r>
        <w:rPr>
          <w:u w:val="none"/>
        </w:rPr>
        <w:t>er</w:t>
      </w:r>
      <w:r>
        <w:rPr>
          <w:spacing w:val="8"/>
          <w:u w:val="none"/>
        </w:rPr>
        <w:t xml:space="preserve"> </w:t>
      </w:r>
      <w:r>
        <w:rPr>
          <w:u w:val="none"/>
        </w:rPr>
        <w:t xml:space="preserve">to </w:t>
      </w:r>
      <w:r>
        <w:rPr>
          <w:spacing w:val="9"/>
          <w:u w:val="none"/>
        </w:rPr>
        <w:t xml:space="preserve"> </w:t>
      </w:r>
      <w:r>
        <w:rPr>
          <w:u w:val="none"/>
        </w:rPr>
        <w:t>t</w:t>
      </w:r>
      <w:r>
        <w:rPr>
          <w:spacing w:val="1"/>
          <w:u w:val="none"/>
        </w:rPr>
        <w:t>he</w:t>
      </w:r>
      <w:r>
        <w:rPr>
          <w:spacing w:val="2"/>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6"/>
          <w:u w:val="none"/>
        </w:rPr>
        <w:t xml:space="preserve"> </w:t>
      </w:r>
      <w:r>
        <w:rPr>
          <w:spacing w:val="1"/>
          <w:u w:val="none"/>
        </w:rPr>
        <w:t>und</w:t>
      </w:r>
      <w:r>
        <w:rPr>
          <w:u w:val="none"/>
        </w:rPr>
        <w:t>er</w:t>
      </w:r>
      <w:r>
        <w:rPr>
          <w:spacing w:val="16"/>
          <w:u w:val="none"/>
        </w:rPr>
        <w:t xml:space="preserve"> </w:t>
      </w:r>
      <w:r>
        <w:rPr>
          <w:u w:val="none"/>
        </w:rPr>
        <w:t>a</w:t>
      </w:r>
      <w:r>
        <w:rPr>
          <w:spacing w:val="1"/>
          <w:u w:val="none"/>
        </w:rPr>
        <w:t>n</w:t>
      </w:r>
      <w:r>
        <w:rPr>
          <w:u w:val="none"/>
        </w:rPr>
        <w:t>y</w:t>
      </w:r>
      <w:r>
        <w:rPr>
          <w:spacing w:val="17"/>
          <w:u w:val="none"/>
        </w:rPr>
        <w:t xml:space="preserve"> </w:t>
      </w:r>
      <w:r>
        <w:rPr>
          <w:spacing w:val="1"/>
          <w:u w:val="none"/>
        </w:rPr>
        <w:t>o</w:t>
      </w:r>
      <w:r>
        <w:rPr>
          <w:u w:val="none"/>
        </w:rPr>
        <w:t>f</w:t>
      </w:r>
      <w:r>
        <w:rPr>
          <w:spacing w:val="15"/>
          <w:u w:val="none"/>
        </w:rPr>
        <w:t xml:space="preserve"> </w:t>
      </w:r>
      <w:r>
        <w:rPr>
          <w:u w:val="none"/>
        </w:rPr>
        <w:t>t</w:t>
      </w:r>
      <w:r>
        <w:rPr>
          <w:spacing w:val="1"/>
          <w:u w:val="none"/>
        </w:rPr>
        <w:t>h</w:t>
      </w:r>
      <w:r>
        <w:rPr>
          <w:u w:val="none"/>
        </w:rPr>
        <w:t>e</w:t>
      </w:r>
      <w:r>
        <w:rPr>
          <w:spacing w:val="17"/>
          <w:u w:val="none"/>
        </w:rPr>
        <w:t xml:space="preserve"> </w:t>
      </w:r>
      <w:r>
        <w:rPr>
          <w:u w:val="none"/>
        </w:rPr>
        <w:t>circ</w:t>
      </w:r>
      <w:r>
        <w:rPr>
          <w:spacing w:val="1"/>
          <w:u w:val="none"/>
        </w:rPr>
        <w:t>u</w:t>
      </w:r>
      <w:r>
        <w:rPr>
          <w:spacing w:val="2"/>
          <w:u w:val="none"/>
        </w:rPr>
        <w:t>m</w:t>
      </w:r>
      <w:r>
        <w:rPr>
          <w:u w:val="none"/>
        </w:rPr>
        <w:t>sta</w:t>
      </w:r>
      <w:r>
        <w:rPr>
          <w:spacing w:val="1"/>
          <w:u w:val="none"/>
        </w:rPr>
        <w:t>n</w:t>
      </w:r>
      <w:r>
        <w:rPr>
          <w:u w:val="none"/>
        </w:rPr>
        <w:t>ces</w:t>
      </w:r>
      <w:r>
        <w:rPr>
          <w:spacing w:val="15"/>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7"/>
          <w:u w:val="none"/>
        </w:rPr>
        <w:t xml:space="preserve"> </w:t>
      </w:r>
      <w:r>
        <w:rPr>
          <w:u w:val="none"/>
        </w:rPr>
        <w:t>in</w:t>
      </w:r>
      <w:r>
        <w:rPr>
          <w:spacing w:val="16"/>
          <w:u w:val="none"/>
        </w:rPr>
        <w:t xml:space="preserve"> </w:t>
      </w:r>
      <w:r>
        <w:rPr>
          <w:u w:val="none"/>
        </w:rPr>
        <w:t>t</w:t>
      </w:r>
      <w:r>
        <w:rPr>
          <w:spacing w:val="1"/>
          <w:u w:val="none"/>
        </w:rPr>
        <w:t>h</w:t>
      </w:r>
      <w:r>
        <w:rPr>
          <w:u w:val="none"/>
        </w:rPr>
        <w:t>is</w:t>
      </w:r>
      <w:r>
        <w:rPr>
          <w:spacing w:val="1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 xml:space="preserve">t. </w:t>
      </w:r>
      <w:r>
        <w:rPr>
          <w:spacing w:val="16"/>
          <w:u w:val="none"/>
        </w:rPr>
        <w:t xml:space="preserve"> </w:t>
      </w:r>
      <w:r>
        <w:rPr>
          <w:spacing w:val="1"/>
          <w:u w:val="none"/>
        </w:rPr>
        <w:t>Th</w:t>
      </w:r>
      <w:r>
        <w:rPr>
          <w:u w:val="none"/>
        </w:rPr>
        <w:t xml:space="preserve">e </w:t>
      </w:r>
      <w:r>
        <w:rPr>
          <w:spacing w:val="16"/>
          <w:u w:val="none"/>
        </w:rPr>
        <w:t xml:space="preserve"> </w:t>
      </w:r>
      <w:r>
        <w:rPr>
          <w:u w:val="none"/>
        </w:rPr>
        <w:t>i</w:t>
      </w:r>
      <w:r>
        <w:rPr>
          <w:spacing w:val="1"/>
          <w:u w:val="none"/>
        </w:rPr>
        <w:t>n</w:t>
      </w:r>
      <w:r>
        <w:rPr>
          <w:u w:val="none"/>
        </w:rPr>
        <w:t xml:space="preserve">terest </w:t>
      </w:r>
      <w:r>
        <w:rPr>
          <w:spacing w:val="16"/>
          <w:u w:val="none"/>
        </w:rPr>
        <w:t xml:space="preserve"> </w:t>
      </w:r>
      <w:r>
        <w:rPr>
          <w:u w:val="none"/>
        </w:rPr>
        <w:t xml:space="preserve">rate </w:t>
      </w:r>
      <w:r>
        <w:rPr>
          <w:spacing w:val="17"/>
          <w:u w:val="none"/>
        </w:rPr>
        <w:t xml:space="preserve"> </w:t>
      </w:r>
      <w:r>
        <w:rPr>
          <w:spacing w:val="-1"/>
          <w:u w:val="none"/>
        </w:rPr>
        <w:t>(</w:t>
      </w:r>
      <w:r>
        <w:rPr>
          <w:u w:val="none"/>
        </w:rPr>
        <w:t>“I</w:t>
      </w:r>
      <w:r>
        <w:rPr>
          <w:spacing w:val="1"/>
          <w:u w:val="none"/>
        </w:rPr>
        <w:t>n</w:t>
      </w:r>
      <w:r>
        <w:rPr>
          <w:u w:val="none"/>
        </w:rPr>
        <w:t>terest”)</w:t>
      </w:r>
      <w:r>
        <w:rPr>
          <w:w w:val="102"/>
          <w:u w:val="none"/>
        </w:rPr>
        <w:t xml:space="preserve"> </w:t>
      </w:r>
      <w:r>
        <w:rPr>
          <w:spacing w:val="1"/>
          <w:u w:val="none"/>
        </w:rPr>
        <w:t>p</w:t>
      </w:r>
      <w:r>
        <w:rPr>
          <w:u w:val="none"/>
        </w:rPr>
        <w:t>a</w:t>
      </w:r>
      <w:r>
        <w:rPr>
          <w:spacing w:val="1"/>
          <w:u w:val="none"/>
        </w:rPr>
        <w:t>y</w:t>
      </w:r>
      <w:r>
        <w:rPr>
          <w:u w:val="none"/>
        </w:rPr>
        <w:t>a</w:t>
      </w:r>
      <w:r>
        <w:rPr>
          <w:spacing w:val="1"/>
          <w:u w:val="none"/>
        </w:rPr>
        <w:t>b</w:t>
      </w:r>
      <w:r>
        <w:rPr>
          <w:u w:val="none"/>
        </w:rPr>
        <w:t>le</w:t>
      </w:r>
      <w:r>
        <w:rPr>
          <w:spacing w:val="24"/>
          <w:u w:val="none"/>
        </w:rPr>
        <w:t xml:space="preserve"> </w:t>
      </w:r>
      <w:r>
        <w:rPr>
          <w:spacing w:val="1"/>
          <w:u w:val="none"/>
        </w:rPr>
        <w:t>und</w:t>
      </w:r>
      <w:r>
        <w:rPr>
          <w:u w:val="none"/>
        </w:rPr>
        <w:t>er</w:t>
      </w:r>
      <w:r>
        <w:rPr>
          <w:spacing w:val="25"/>
          <w:u w:val="none"/>
        </w:rPr>
        <w:t xml:space="preserve"> </w:t>
      </w:r>
      <w:r>
        <w:rPr>
          <w:u w:val="none"/>
        </w:rPr>
        <w:t>a</w:t>
      </w:r>
      <w:r>
        <w:rPr>
          <w:spacing w:val="1"/>
          <w:u w:val="none"/>
        </w:rPr>
        <w:t>n</w:t>
      </w:r>
      <w:r>
        <w:rPr>
          <w:u w:val="none"/>
        </w:rPr>
        <w:t>y</w:t>
      </w:r>
      <w:r>
        <w:rPr>
          <w:spacing w:val="26"/>
          <w:u w:val="none"/>
        </w:rPr>
        <w:t xml:space="preserve"> </w:t>
      </w:r>
      <w:r>
        <w:rPr>
          <w:u w:val="none"/>
        </w:rPr>
        <w:t>s</w:t>
      </w:r>
      <w:r>
        <w:rPr>
          <w:spacing w:val="1"/>
          <w:u w:val="none"/>
        </w:rPr>
        <w:t>u</w:t>
      </w:r>
      <w:r>
        <w:rPr>
          <w:u w:val="none"/>
        </w:rPr>
        <w:t>ch</w:t>
      </w:r>
      <w:r>
        <w:rPr>
          <w:spacing w:val="25"/>
          <w:u w:val="none"/>
        </w:rPr>
        <w:t xml:space="preserve"> </w:t>
      </w:r>
      <w:r>
        <w:rPr>
          <w:u w:val="none"/>
        </w:rPr>
        <w:t>l</w:t>
      </w:r>
      <w:r>
        <w:rPr>
          <w:spacing w:val="1"/>
          <w:u w:val="none"/>
        </w:rPr>
        <w:t>o</w:t>
      </w:r>
      <w:r>
        <w:rPr>
          <w:u w:val="none"/>
        </w:rPr>
        <w:t>ans</w:t>
      </w:r>
      <w:r>
        <w:rPr>
          <w:spacing w:val="25"/>
          <w:u w:val="none"/>
        </w:rPr>
        <w:t xml:space="preserve"> </w:t>
      </w:r>
      <w:r>
        <w:rPr>
          <w:u w:val="none"/>
        </w:rPr>
        <w:t>shall</w:t>
      </w:r>
      <w:r>
        <w:rPr>
          <w:spacing w:val="24"/>
          <w:u w:val="none"/>
        </w:rPr>
        <w:t xml:space="preserve"> </w:t>
      </w:r>
      <w:r>
        <w:rPr>
          <w:u w:val="none"/>
        </w:rPr>
        <w:t>be</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i</w:t>
      </w:r>
      <w:r>
        <w:rPr>
          <w:spacing w:val="1"/>
          <w:u w:val="none"/>
        </w:rPr>
        <w:t>n</w:t>
      </w:r>
      <w:r>
        <w:rPr>
          <w:u w:val="none"/>
        </w:rPr>
        <w:t>terest</w:t>
      </w:r>
      <w:r>
        <w:rPr>
          <w:spacing w:val="25"/>
          <w:u w:val="none"/>
        </w:rPr>
        <w:t xml:space="preserve"> </w:t>
      </w:r>
      <w:r>
        <w:rPr>
          <w:u w:val="none"/>
        </w:rPr>
        <w:t>rate</w:t>
      </w:r>
      <w:r>
        <w:rPr>
          <w:spacing w:val="24"/>
          <w:u w:val="none"/>
        </w:rPr>
        <w:t xml:space="preserve"> </w:t>
      </w:r>
      <w:r>
        <w:rPr>
          <w:u w:val="none"/>
        </w:rPr>
        <w:t>agree</w:t>
      </w:r>
      <w:r>
        <w:rPr>
          <w:spacing w:val="1"/>
          <w:u w:val="none"/>
        </w:rPr>
        <w:t>d</w:t>
      </w:r>
      <w:r>
        <w:rPr>
          <w:u w:val="none"/>
        </w:rPr>
        <w:t>-</w:t>
      </w:r>
      <w:r>
        <w:rPr>
          <w:spacing w:val="1"/>
          <w:u w:val="none"/>
        </w:rPr>
        <w:t>o</w:t>
      </w:r>
      <w:r>
        <w:rPr>
          <w:u w:val="none"/>
        </w:rPr>
        <w:t>n</w:t>
      </w:r>
      <w:r>
        <w:rPr>
          <w:spacing w:val="26"/>
          <w:u w:val="none"/>
        </w:rPr>
        <w:t xml:space="preserve"> </w:t>
      </w:r>
      <w:r>
        <w:rPr>
          <w:spacing w:val="1"/>
          <w:u w:val="none"/>
        </w:rPr>
        <w:t>b</w:t>
      </w:r>
      <w:r>
        <w:rPr>
          <w:u w:val="none"/>
        </w:rPr>
        <w:t>et</w:t>
      </w:r>
      <w:r>
        <w:rPr>
          <w:spacing w:val="1"/>
          <w:u w:val="none"/>
        </w:rPr>
        <w:t>w</w:t>
      </w:r>
      <w:r>
        <w:rPr>
          <w:u w:val="none"/>
        </w:rPr>
        <w:t>een</w:t>
      </w:r>
      <w:r>
        <w:rPr>
          <w:spacing w:val="25"/>
          <w:u w:val="none"/>
        </w:rPr>
        <w:t xml:space="preserve"> </w:t>
      </w:r>
      <w:r>
        <w:rPr>
          <w:u w:val="none"/>
        </w:rPr>
        <w:t>t</w:t>
      </w:r>
      <w:r>
        <w:rPr>
          <w:spacing w:val="1"/>
          <w:u w:val="none"/>
        </w:rPr>
        <w:t>h</w:t>
      </w:r>
      <w:r>
        <w:rPr>
          <w:u w:val="none"/>
        </w:rPr>
        <w:t>e</w:t>
      </w:r>
      <w:r>
        <w:rPr>
          <w:spacing w:val="25"/>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u w:val="none"/>
        </w:rPr>
        <w:t>a</w:t>
      </w:r>
      <w:r>
        <w:rPr>
          <w:spacing w:val="1"/>
          <w:u w:val="none"/>
        </w:rPr>
        <w:t>n</w:t>
      </w:r>
      <w:r>
        <w:rPr>
          <w:u w:val="none"/>
        </w:rPr>
        <w:t>d</w:t>
      </w:r>
      <w:r>
        <w:rPr>
          <w:spacing w:val="26"/>
          <w:u w:val="none"/>
        </w:rPr>
        <w:t xml:space="preserve"> </w:t>
      </w:r>
      <w:r>
        <w:rPr>
          <w:u w:val="none"/>
        </w:rPr>
        <w:t>the</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2"/>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w:t>
      </w:r>
      <w:r>
        <w:rPr>
          <w:spacing w:val="1"/>
          <w:u w:val="none"/>
        </w:rPr>
        <w:t>d</w:t>
      </w:r>
      <w:r>
        <w:rPr>
          <w:u w:val="none"/>
        </w:rPr>
        <w:t>,</w:t>
      </w:r>
      <w:r>
        <w:rPr>
          <w:spacing w:val="42"/>
          <w:u w:val="none"/>
        </w:rPr>
        <w:t xml:space="preserve"> </w:t>
      </w:r>
      <w:r>
        <w:rPr>
          <w:spacing w:val="1"/>
          <w:u w:val="none"/>
        </w:rPr>
        <w:t>how</w:t>
      </w:r>
      <w:r>
        <w:rPr>
          <w:u w:val="none"/>
        </w:rPr>
        <w:t>e</w:t>
      </w:r>
      <w:r>
        <w:rPr>
          <w:spacing w:val="1"/>
          <w:u w:val="none"/>
        </w:rPr>
        <w:t>v</w:t>
      </w:r>
      <w:r>
        <w:rPr>
          <w:u w:val="none"/>
        </w:rPr>
        <w:t>er,</w:t>
      </w:r>
      <w:r>
        <w:rPr>
          <w:spacing w:val="42"/>
          <w:u w:val="none"/>
        </w:rPr>
        <w:t xml:space="preserve"> </w:t>
      </w:r>
      <w:r>
        <w:rPr>
          <w:u w:val="none"/>
        </w:rPr>
        <w:t>in</w:t>
      </w:r>
      <w:r>
        <w:rPr>
          <w:spacing w:val="43"/>
          <w:u w:val="none"/>
        </w:rPr>
        <w:t xml:space="preserve"> </w:t>
      </w:r>
      <w:r>
        <w:rPr>
          <w:spacing w:val="1"/>
          <w:u w:val="none"/>
        </w:rPr>
        <w:t>n</w:t>
      </w:r>
      <w:r>
        <w:rPr>
          <w:u w:val="none"/>
        </w:rPr>
        <w:t>o</w:t>
      </w:r>
      <w:r>
        <w:rPr>
          <w:spacing w:val="44"/>
          <w:u w:val="none"/>
        </w:rPr>
        <w:t xml:space="preserve"> </w:t>
      </w:r>
      <w:r>
        <w:rPr>
          <w:u w:val="none"/>
        </w:rPr>
        <w:t>e</w:t>
      </w:r>
      <w:r>
        <w:rPr>
          <w:spacing w:val="1"/>
          <w:u w:val="none"/>
        </w:rPr>
        <w:t>v</w:t>
      </w:r>
      <w:r>
        <w:rPr>
          <w:u w:val="none"/>
        </w:rPr>
        <w:t>e</w:t>
      </w:r>
      <w:r>
        <w:rPr>
          <w:spacing w:val="1"/>
          <w:u w:val="none"/>
        </w:rPr>
        <w:t>n</w:t>
      </w:r>
      <w:r>
        <w:rPr>
          <w:u w:val="none"/>
        </w:rPr>
        <w:t>t</w:t>
      </w:r>
      <w:r>
        <w:rPr>
          <w:spacing w:val="42"/>
          <w:u w:val="none"/>
        </w:rPr>
        <w:t xml:space="preserve"> </w:t>
      </w:r>
      <w:r>
        <w:rPr>
          <w:u w:val="none"/>
        </w:rPr>
        <w:t>s</w:t>
      </w:r>
      <w:r>
        <w:rPr>
          <w:spacing w:val="1"/>
          <w:u w:val="none"/>
        </w:rPr>
        <w:t>h</w:t>
      </w:r>
      <w:r>
        <w:rPr>
          <w:u w:val="none"/>
        </w:rPr>
        <w:t>all</w:t>
      </w:r>
      <w:r>
        <w:rPr>
          <w:spacing w:val="42"/>
          <w:u w:val="none"/>
        </w:rPr>
        <w:t xml:space="preserve"> </w:t>
      </w:r>
      <w:r>
        <w:rPr>
          <w:u w:val="none"/>
        </w:rPr>
        <w:t>t</w:t>
      </w:r>
      <w:r>
        <w:rPr>
          <w:spacing w:val="1"/>
          <w:u w:val="none"/>
        </w:rPr>
        <w:t>h</w:t>
      </w:r>
      <w:r>
        <w:rPr>
          <w:u w:val="none"/>
        </w:rPr>
        <w:t>e</w:t>
      </w:r>
      <w:r>
        <w:rPr>
          <w:spacing w:val="44"/>
          <w:u w:val="none"/>
        </w:rPr>
        <w:t xml:space="preserve"> </w:t>
      </w:r>
      <w:r>
        <w:rPr>
          <w:u w:val="none"/>
        </w:rPr>
        <w:t>i</w:t>
      </w:r>
      <w:r>
        <w:rPr>
          <w:spacing w:val="1"/>
          <w:u w:val="none"/>
        </w:rPr>
        <w:t>n</w:t>
      </w:r>
      <w:r>
        <w:rPr>
          <w:u w:val="none"/>
        </w:rPr>
        <w:t>terest</w:t>
      </w:r>
      <w:r>
        <w:rPr>
          <w:spacing w:val="42"/>
          <w:u w:val="none"/>
        </w:rPr>
        <w:t xml:space="preserve"> </w:t>
      </w:r>
      <w:r>
        <w:rPr>
          <w:u w:val="none"/>
        </w:rPr>
        <w:t>exceed</w:t>
      </w:r>
      <w:r>
        <w:rPr>
          <w:spacing w:val="43"/>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axi</w:t>
      </w:r>
      <w:r>
        <w:rPr>
          <w:spacing w:val="2"/>
          <w:u w:val="none"/>
        </w:rPr>
        <w:t>m</w:t>
      </w:r>
      <w:r>
        <w:rPr>
          <w:u w:val="none"/>
        </w:rPr>
        <w:t>um</w:t>
      </w:r>
      <w:r>
        <w:rPr>
          <w:spacing w:val="45"/>
          <w:u w:val="none"/>
        </w:rPr>
        <w:t xml:space="preserve"> </w:t>
      </w:r>
      <w:r>
        <w:rPr>
          <w:u w:val="none"/>
        </w:rPr>
        <w:t>la</w:t>
      </w:r>
      <w:r>
        <w:rPr>
          <w:spacing w:val="2"/>
          <w:u w:val="none"/>
        </w:rPr>
        <w:t>w</w:t>
      </w:r>
      <w:r>
        <w:rPr>
          <w:u w:val="none"/>
        </w:rPr>
        <w:t>ful</w:t>
      </w:r>
      <w:r>
        <w:rPr>
          <w:spacing w:val="42"/>
          <w:u w:val="none"/>
        </w:rPr>
        <w:t xml:space="preserve"> </w:t>
      </w:r>
      <w:r>
        <w:rPr>
          <w:u w:val="none"/>
        </w:rPr>
        <w:t>rate</w:t>
      </w:r>
      <w:r>
        <w:rPr>
          <w:spacing w:val="43"/>
          <w:u w:val="none"/>
        </w:rPr>
        <w:t xml:space="preserve"> </w:t>
      </w:r>
      <w:r>
        <w:rPr>
          <w:u w:val="none"/>
        </w:rPr>
        <w:t>of</w:t>
      </w:r>
      <w:r>
        <w:rPr>
          <w:spacing w:val="44"/>
          <w:u w:val="none"/>
        </w:rPr>
        <w:t xml:space="preserve"> </w:t>
      </w:r>
      <w:r>
        <w:rPr>
          <w:u w:val="none"/>
        </w:rPr>
        <w:t>i</w:t>
      </w:r>
      <w:r>
        <w:rPr>
          <w:spacing w:val="1"/>
          <w:u w:val="none"/>
        </w:rPr>
        <w:t>n</w:t>
      </w:r>
      <w:r>
        <w:rPr>
          <w:u w:val="none"/>
        </w:rPr>
        <w:t>terest</w:t>
      </w:r>
      <w:r>
        <w:rPr>
          <w:w w:val="102"/>
          <w:u w:val="none"/>
        </w:rPr>
        <w:t xml:space="preserve"> </w:t>
      </w:r>
      <w:r>
        <w:rPr>
          <w:spacing w:val="1"/>
          <w:u w:val="none"/>
        </w:rPr>
        <w:t>wh</w:t>
      </w:r>
      <w:r>
        <w:rPr>
          <w:u w:val="none"/>
        </w:rPr>
        <w:t>ich</w:t>
      </w:r>
      <w:r>
        <w:rPr>
          <w:spacing w:val="18"/>
          <w:u w:val="none"/>
        </w:rPr>
        <w:t xml:space="preserve"> </w:t>
      </w:r>
      <w:r>
        <w:rPr>
          <w:u w:val="none"/>
        </w:rPr>
        <w:t>can</w:t>
      </w:r>
      <w:r>
        <w:rPr>
          <w:spacing w:val="19"/>
          <w:u w:val="none"/>
        </w:rPr>
        <w:t xml:space="preserve"> </w:t>
      </w:r>
      <w:r>
        <w:rPr>
          <w:spacing w:val="1"/>
          <w:u w:val="none"/>
        </w:rPr>
        <w:t>b</w:t>
      </w:r>
      <w:r>
        <w:rPr>
          <w:u w:val="none"/>
        </w:rPr>
        <w:t>e</w:t>
      </w:r>
      <w:r>
        <w:rPr>
          <w:spacing w:val="18"/>
          <w:u w:val="none"/>
        </w:rPr>
        <w:t xml:space="preserve"> </w:t>
      </w:r>
      <w:r>
        <w:rPr>
          <w:u w:val="none"/>
        </w:rPr>
        <w:t>c</w:t>
      </w:r>
      <w:r>
        <w:rPr>
          <w:spacing w:val="1"/>
          <w:u w:val="none"/>
        </w:rPr>
        <w:t>h</w:t>
      </w:r>
      <w:r>
        <w:rPr>
          <w:u w:val="none"/>
        </w:rPr>
        <w:t>ar</w:t>
      </w:r>
      <w:r>
        <w:rPr>
          <w:spacing w:val="1"/>
          <w:u w:val="none"/>
        </w:rPr>
        <w:t>g</w:t>
      </w:r>
      <w:r>
        <w:rPr>
          <w:u w:val="none"/>
        </w:rPr>
        <w:t>ed</w:t>
      </w:r>
      <w:r>
        <w:rPr>
          <w:spacing w:val="19"/>
          <w:u w:val="none"/>
        </w:rPr>
        <w:t xml:space="preserve"> </w:t>
      </w:r>
      <w:r>
        <w:rPr>
          <w:spacing w:val="1"/>
          <w:u w:val="none"/>
        </w:rPr>
        <w:t>b</w:t>
      </w:r>
      <w:r>
        <w:rPr>
          <w:u w:val="none"/>
        </w:rPr>
        <w:t>y</w:t>
      </w:r>
      <w:r>
        <w:rPr>
          <w:spacing w:val="18"/>
          <w:u w:val="none"/>
        </w:rPr>
        <w:t xml:space="preserve"> </w:t>
      </w:r>
      <w:r>
        <w:rPr>
          <w:u w:val="none"/>
        </w:rPr>
        <w:t>a</w:t>
      </w:r>
      <w:r>
        <w:rPr>
          <w:spacing w:val="19"/>
          <w:u w:val="none"/>
        </w:rPr>
        <w:t xml:space="preserve"> </w:t>
      </w:r>
      <w:r>
        <w:rPr>
          <w:spacing w:val="1"/>
          <w:u w:val="none"/>
        </w:rPr>
        <w:t>no</w:t>
      </w:r>
      <w:r>
        <w:rPr>
          <w:u w:val="none"/>
        </w:rPr>
        <w:t>n-e</w:t>
      </w:r>
      <w:r>
        <w:rPr>
          <w:spacing w:val="1"/>
          <w:u w:val="none"/>
        </w:rPr>
        <w:t>x</w:t>
      </w:r>
      <w:r>
        <w:rPr>
          <w:u w:val="none"/>
        </w:rPr>
        <w:t>e</w:t>
      </w:r>
      <w:r>
        <w:rPr>
          <w:spacing w:val="2"/>
          <w:u w:val="none"/>
        </w:rPr>
        <w:t>m</w:t>
      </w:r>
      <w:r>
        <w:rPr>
          <w:u w:val="none"/>
        </w:rPr>
        <w:t>pt</w:t>
      </w:r>
      <w:r>
        <w:rPr>
          <w:spacing w:val="17"/>
          <w:u w:val="none"/>
        </w:rPr>
        <w:t xml:space="preserve"> </w:t>
      </w:r>
      <w:r>
        <w:rPr>
          <w:u w:val="none"/>
        </w:rPr>
        <w:t>le</w:t>
      </w:r>
      <w:r>
        <w:rPr>
          <w:spacing w:val="1"/>
          <w:u w:val="none"/>
        </w:rPr>
        <w:t>n</w:t>
      </w:r>
      <w:r>
        <w:rPr>
          <w:u w:val="none"/>
        </w:rPr>
        <w:t>der</w:t>
      </w:r>
      <w:r>
        <w:rPr>
          <w:spacing w:val="17"/>
          <w:u w:val="none"/>
        </w:rPr>
        <w:t xml:space="preserve"> </w:t>
      </w:r>
      <w:r>
        <w:rPr>
          <w:u w:val="none"/>
        </w:rPr>
        <w:t>in</w:t>
      </w:r>
      <w:r>
        <w:rPr>
          <w:spacing w:val="19"/>
          <w:u w:val="none"/>
        </w:rPr>
        <w:t xml:space="preserve"> </w:t>
      </w:r>
      <w:r>
        <w:rPr>
          <w:u w:val="none"/>
        </w:rPr>
        <w:t>a</w:t>
      </w:r>
      <w:r>
        <w:rPr>
          <w:spacing w:val="18"/>
          <w:u w:val="none"/>
        </w:rPr>
        <w:t xml:space="preserve"> </w:t>
      </w:r>
      <w:r>
        <w:rPr>
          <w:spacing w:val="1"/>
          <w:u w:val="none"/>
        </w:rPr>
        <w:t>bu</w:t>
      </w:r>
      <w:r>
        <w:rPr>
          <w:u w:val="none"/>
        </w:rPr>
        <w:t>si</w:t>
      </w:r>
      <w:r>
        <w:rPr>
          <w:spacing w:val="1"/>
          <w:u w:val="none"/>
        </w:rPr>
        <w:t>n</w:t>
      </w:r>
      <w:r>
        <w:rPr>
          <w:u w:val="none"/>
        </w:rPr>
        <w:t>ess</w:t>
      </w:r>
      <w:r>
        <w:rPr>
          <w:spacing w:val="17"/>
          <w:u w:val="none"/>
        </w:rPr>
        <w:t xml:space="preserve"> </w:t>
      </w:r>
      <w:r>
        <w:rPr>
          <w:u w:val="none"/>
        </w:rPr>
        <w:t>related</w:t>
      </w:r>
      <w:r>
        <w:rPr>
          <w:spacing w:val="19"/>
          <w:u w:val="none"/>
        </w:rPr>
        <w:t xml:space="preserve"> </w:t>
      </w:r>
      <w:r>
        <w:rPr>
          <w:u w:val="none"/>
        </w:rPr>
        <w:t>tra</w:t>
      </w:r>
      <w:r>
        <w:rPr>
          <w:spacing w:val="1"/>
          <w:u w:val="none"/>
        </w:rPr>
        <w:t>n</w:t>
      </w:r>
      <w:r>
        <w:rPr>
          <w:u w:val="none"/>
        </w:rPr>
        <w:t>sacti</w:t>
      </w:r>
      <w:r>
        <w:rPr>
          <w:spacing w:val="1"/>
          <w:u w:val="none"/>
        </w:rPr>
        <w:t>on.</w:t>
      </w:r>
    </w:p>
    <w:p w14:paraId="5410201A" w14:textId="77777777" w:rsidR="000C19C9" w:rsidRDefault="000C19C9">
      <w:pPr>
        <w:spacing w:before="17" w:line="220" w:lineRule="exact"/>
      </w:pPr>
    </w:p>
    <w:p w14:paraId="09AC711F"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2"/>
          <w:u w:color="000000"/>
        </w:rPr>
        <w:t>M</w:t>
      </w:r>
      <w:r>
        <w:rPr>
          <w:rFonts w:cs="Times New Roman"/>
          <w:b/>
          <w:bCs/>
          <w:spacing w:val="1"/>
          <w:u w:color="000000"/>
        </w:rPr>
        <w:t>AJ</w:t>
      </w:r>
      <w:r>
        <w:rPr>
          <w:rFonts w:cs="Times New Roman"/>
          <w:b/>
          <w:bCs/>
          <w:spacing w:val="2"/>
          <w:u w:color="000000"/>
        </w:rPr>
        <w:t>O</w:t>
      </w:r>
      <w:r>
        <w:rPr>
          <w:rFonts w:cs="Times New Roman"/>
          <w:b/>
          <w:bCs/>
          <w:spacing w:val="1"/>
          <w:u w:color="000000"/>
        </w:rPr>
        <w:t>R</w:t>
      </w:r>
      <w:r>
        <w:rPr>
          <w:rFonts w:cs="Times New Roman"/>
          <w:b/>
          <w:bCs/>
          <w:u w:color="000000"/>
        </w:rPr>
        <w:t>I</w:t>
      </w:r>
      <w:r>
        <w:rPr>
          <w:rFonts w:cs="Times New Roman"/>
          <w:b/>
          <w:bCs/>
          <w:spacing w:val="1"/>
          <w:u w:color="000000"/>
        </w:rPr>
        <w:t>T</w:t>
      </w:r>
      <w:r>
        <w:rPr>
          <w:rFonts w:cs="Times New Roman"/>
          <w:b/>
          <w:bCs/>
          <w:u w:color="000000"/>
        </w:rPr>
        <w:t>Y</w:t>
      </w:r>
      <w:r>
        <w:rPr>
          <w:rFonts w:cs="Times New Roman"/>
          <w:b/>
          <w:bCs/>
          <w:spacing w:val="38"/>
          <w:u w:color="000000"/>
        </w:rPr>
        <w:t xml:space="preserve"> </w:t>
      </w:r>
      <w:r>
        <w:rPr>
          <w:rFonts w:cs="Times New Roman"/>
          <w:b/>
          <w:bCs/>
          <w:u w:color="000000"/>
        </w:rPr>
        <w:t>IN</w:t>
      </w:r>
      <w:r>
        <w:rPr>
          <w:rFonts w:cs="Times New Roman"/>
          <w:b/>
          <w:bCs/>
          <w:spacing w:val="37"/>
          <w:u w:color="000000"/>
        </w:rPr>
        <w:t xml:space="preserve"> </w:t>
      </w:r>
      <w:r>
        <w:rPr>
          <w:rFonts w:cs="Times New Roman"/>
          <w:b/>
          <w:bCs/>
          <w:u w:color="000000"/>
        </w:rPr>
        <w:t>I</w:t>
      </w:r>
      <w:r>
        <w:rPr>
          <w:rFonts w:cs="Times New Roman"/>
          <w:b/>
          <w:bCs/>
          <w:spacing w:val="1"/>
          <w:u w:color="000000"/>
        </w:rPr>
        <w:t>NTERES</w:t>
      </w:r>
      <w:r>
        <w:rPr>
          <w:rFonts w:cs="Times New Roman"/>
          <w:b/>
          <w:bCs/>
          <w:u w:color="000000"/>
        </w:rPr>
        <w:t>T</w:t>
      </w:r>
      <w:r>
        <w:rPr>
          <w:rFonts w:cs="Times New Roman"/>
          <w:b/>
          <w:bCs/>
          <w:spacing w:val="38"/>
          <w:u w:color="000000"/>
        </w:rPr>
        <w:t xml:space="preserve"> </w:t>
      </w:r>
      <w:r>
        <w:rPr>
          <w:rFonts w:cs="Times New Roman"/>
          <w:b/>
          <w:bCs/>
          <w:spacing w:val="2"/>
          <w:u w:color="000000"/>
        </w:rPr>
        <w:t>O</w:t>
      </w:r>
      <w:r>
        <w:rPr>
          <w:rFonts w:cs="Times New Roman"/>
          <w:b/>
          <w:bCs/>
          <w:u w:color="000000"/>
        </w:rPr>
        <w:t>F</w:t>
      </w:r>
      <w:r>
        <w:rPr>
          <w:rFonts w:cs="Times New Roman"/>
          <w:b/>
          <w:bCs/>
          <w:spacing w:val="38"/>
          <w:u w:color="000000"/>
        </w:rPr>
        <w:t xml:space="preserve"> </w:t>
      </w:r>
      <w:r>
        <w:rPr>
          <w:rFonts w:cs="Times New Roman"/>
          <w:b/>
          <w:bCs/>
          <w:spacing w:val="1"/>
          <w:u w:color="000000"/>
        </w:rPr>
        <w:t>T</w:t>
      </w:r>
      <w:r>
        <w:rPr>
          <w:rFonts w:cs="Times New Roman"/>
          <w:b/>
          <w:bCs/>
          <w:spacing w:val="2"/>
          <w:u w:color="000000"/>
        </w:rPr>
        <w:t>H</w:t>
      </w:r>
      <w:r>
        <w:rPr>
          <w:rFonts w:cs="Times New Roman"/>
          <w:b/>
          <w:bCs/>
          <w:u w:color="000000"/>
        </w:rPr>
        <w:t>E</w:t>
      </w:r>
      <w:r>
        <w:rPr>
          <w:rFonts w:cs="Times New Roman"/>
          <w:b/>
          <w:bCs/>
          <w:spacing w:val="39"/>
          <w:u w:color="000000"/>
        </w:rPr>
        <w:t xml:space="preserve"> </w:t>
      </w: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BER</w:t>
      </w:r>
      <w:r>
        <w:rPr>
          <w:rFonts w:cs="Times New Roman"/>
          <w:b/>
          <w:bCs/>
          <w:u w:color="000000"/>
        </w:rPr>
        <w:t>S</w:t>
      </w:r>
      <w:r>
        <w:rPr>
          <w:rFonts w:cs="Times New Roman"/>
          <w:b/>
          <w:bCs/>
          <w:u w:val="none"/>
        </w:rPr>
        <w:t>.</w:t>
      </w:r>
      <w:r>
        <w:rPr>
          <w:rFonts w:cs="Times New Roman"/>
          <w:b/>
          <w:bCs/>
          <w:spacing w:val="37"/>
          <w:u w:val="none"/>
        </w:rPr>
        <w:t xml:space="preserve"> </w:t>
      </w:r>
      <w:r>
        <w:rPr>
          <w:u w:val="none"/>
        </w:rPr>
        <w:t>“</w:t>
      </w:r>
      <w:r>
        <w:rPr>
          <w:spacing w:val="2"/>
          <w:u w:val="none"/>
        </w:rPr>
        <w:t>M</w:t>
      </w:r>
      <w:r>
        <w:rPr>
          <w:u w:val="none"/>
        </w:rPr>
        <w:t>aj</w:t>
      </w:r>
      <w:r>
        <w:rPr>
          <w:spacing w:val="1"/>
          <w:u w:val="none"/>
        </w:rPr>
        <w:t>o</w:t>
      </w:r>
      <w:r>
        <w:rPr>
          <w:u w:val="none"/>
        </w:rPr>
        <w:t>rity</w:t>
      </w:r>
      <w:r>
        <w:rPr>
          <w:spacing w:val="38"/>
          <w:u w:val="none"/>
        </w:rPr>
        <w:t xml:space="preserve"> </w:t>
      </w:r>
      <w:r>
        <w:rPr>
          <w:u w:val="none"/>
        </w:rPr>
        <w:t>in</w:t>
      </w:r>
      <w:r>
        <w:rPr>
          <w:spacing w:val="38"/>
          <w:u w:val="none"/>
        </w:rPr>
        <w:t xml:space="preserve"> </w:t>
      </w:r>
      <w:r>
        <w:rPr>
          <w:u w:val="none"/>
        </w:rPr>
        <w:t>I</w:t>
      </w:r>
      <w:r>
        <w:rPr>
          <w:spacing w:val="1"/>
          <w:u w:val="none"/>
        </w:rPr>
        <w:t>n</w:t>
      </w:r>
      <w:r>
        <w:rPr>
          <w:u w:val="none"/>
        </w:rPr>
        <w:t>terest</w:t>
      </w:r>
      <w:r>
        <w:rPr>
          <w:spacing w:val="37"/>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8"/>
          <w:u w:val="none"/>
        </w:rPr>
        <w:t xml:space="preserve"> </w:t>
      </w:r>
      <w:r>
        <w:rPr>
          <w:spacing w:val="2"/>
          <w:u w:val="none"/>
        </w:rPr>
        <w:t>m</w:t>
      </w:r>
      <w:r>
        <w:rPr>
          <w:u w:val="none"/>
        </w:rPr>
        <w:t>ea</w:t>
      </w:r>
      <w:r>
        <w:rPr>
          <w:spacing w:val="1"/>
          <w:u w:val="none"/>
        </w:rPr>
        <w:t>n</w:t>
      </w:r>
      <w:r>
        <w:rPr>
          <w:u w:val="none"/>
        </w:rPr>
        <w:t>s</w:t>
      </w:r>
      <w:r>
        <w:rPr>
          <w:spacing w:val="48"/>
          <w:u w:val="none"/>
        </w:rPr>
        <w:t xml:space="preserve"> </w:t>
      </w:r>
      <w:r>
        <w:rPr>
          <w:u w:val="none"/>
        </w:rPr>
        <w:t>t</w:t>
      </w:r>
      <w:r>
        <w:rPr>
          <w:spacing w:val="1"/>
          <w:u w:val="none"/>
        </w:rPr>
        <w:t>h</w:t>
      </w:r>
      <w:r>
        <w:rPr>
          <w:u w:val="none"/>
        </w:rPr>
        <w:t>e</w:t>
      </w:r>
      <w:r>
        <w:rPr>
          <w:spacing w:val="48"/>
          <w:u w:val="none"/>
        </w:rPr>
        <w:t xml:space="preserve"> </w:t>
      </w:r>
      <w:r>
        <w:rPr>
          <w:u w:val="none"/>
        </w:rPr>
        <w:t>a</w:t>
      </w:r>
      <w:r>
        <w:rPr>
          <w:spacing w:val="1"/>
          <w:u w:val="none"/>
        </w:rPr>
        <w:t>g</w:t>
      </w:r>
      <w:r>
        <w:rPr>
          <w:u w:val="none"/>
        </w:rPr>
        <w:t>ree</w:t>
      </w:r>
      <w:r>
        <w:rPr>
          <w:spacing w:val="2"/>
          <w:u w:val="none"/>
        </w:rPr>
        <w:t>m</w:t>
      </w:r>
      <w:r>
        <w:rPr>
          <w:u w:val="none"/>
        </w:rPr>
        <w:t>e</w:t>
      </w:r>
      <w:r>
        <w:rPr>
          <w:spacing w:val="1"/>
          <w:u w:val="none"/>
        </w:rPr>
        <w:t>n</w:t>
      </w:r>
      <w:r>
        <w:rPr>
          <w:u w:val="none"/>
        </w:rPr>
        <w:t>t</w:t>
      </w:r>
      <w:r>
        <w:rPr>
          <w:spacing w:val="47"/>
          <w:u w:val="none"/>
        </w:rPr>
        <w:t xml:space="preserve"> </w:t>
      </w:r>
      <w:r>
        <w:rPr>
          <w:u w:val="none"/>
        </w:rPr>
        <w:t>of</w:t>
      </w:r>
      <w:r>
        <w:rPr>
          <w:spacing w:val="48"/>
          <w:u w:val="none"/>
        </w:rPr>
        <w:t xml:space="preserve"> </w:t>
      </w:r>
      <w:r>
        <w:rPr>
          <w:spacing w:val="2"/>
          <w:u w:val="none"/>
        </w:rPr>
        <w:t>M</w:t>
      </w:r>
      <w:r>
        <w:rPr>
          <w:u w:val="none"/>
        </w:rPr>
        <w:t>e</w:t>
      </w:r>
      <w:r>
        <w:rPr>
          <w:spacing w:val="2"/>
          <w:u w:val="none"/>
        </w:rPr>
        <w:t>m</w:t>
      </w:r>
      <w:r>
        <w:rPr>
          <w:u w:val="none"/>
        </w:rPr>
        <w:t>bers</w:t>
      </w:r>
      <w:r>
        <w:rPr>
          <w:spacing w:val="48"/>
          <w:u w:val="none"/>
        </w:rPr>
        <w:t xml:space="preserve"> </w:t>
      </w:r>
      <w:r>
        <w:rPr>
          <w:spacing w:val="1"/>
          <w:u w:val="none"/>
        </w:rPr>
        <w:t>w</w:t>
      </w:r>
      <w:r>
        <w:rPr>
          <w:u w:val="none"/>
        </w:rPr>
        <w:t>ho</w:t>
      </w:r>
      <w:r>
        <w:rPr>
          <w:spacing w:val="48"/>
          <w:u w:val="none"/>
        </w:rPr>
        <w:t xml:space="preserve"> </w:t>
      </w:r>
      <w:r>
        <w:rPr>
          <w:u w:val="none"/>
        </w:rPr>
        <w:t>o</w:t>
      </w:r>
      <w:r>
        <w:rPr>
          <w:spacing w:val="1"/>
          <w:u w:val="none"/>
        </w:rPr>
        <w:t>w</w:t>
      </w:r>
      <w:r>
        <w:rPr>
          <w:u w:val="none"/>
        </w:rPr>
        <w:t>n,</w:t>
      </w:r>
      <w:r>
        <w:rPr>
          <w:spacing w:val="47"/>
          <w:u w:val="none"/>
        </w:rPr>
        <w:t xml:space="preserve"> </w:t>
      </w:r>
      <w:r>
        <w:rPr>
          <w:u w:val="none"/>
        </w:rPr>
        <w:t>at</w:t>
      </w:r>
      <w:r>
        <w:rPr>
          <w:spacing w:val="47"/>
          <w:u w:val="none"/>
        </w:rPr>
        <w:t xml:space="preserve"> </w:t>
      </w:r>
      <w:r>
        <w:rPr>
          <w:u w:val="none"/>
        </w:rPr>
        <w:t>t</w:t>
      </w:r>
      <w:r>
        <w:rPr>
          <w:spacing w:val="1"/>
          <w:u w:val="none"/>
        </w:rPr>
        <w:t>h</w:t>
      </w:r>
      <w:r>
        <w:rPr>
          <w:u w:val="none"/>
        </w:rPr>
        <w:t>e</w:t>
      </w:r>
      <w:r>
        <w:rPr>
          <w:spacing w:val="48"/>
          <w:u w:val="none"/>
        </w:rPr>
        <w:t xml:space="preserve"> </w:t>
      </w:r>
      <w:r>
        <w:rPr>
          <w:u w:val="none"/>
        </w:rPr>
        <w:t>date</w:t>
      </w:r>
      <w:r>
        <w:rPr>
          <w:spacing w:val="48"/>
          <w:u w:val="none"/>
        </w:rPr>
        <w:t xml:space="preserve"> </w:t>
      </w:r>
      <w:r>
        <w:rPr>
          <w:u w:val="none"/>
        </w:rPr>
        <w:t>of</w:t>
      </w:r>
      <w:r>
        <w:rPr>
          <w:spacing w:val="48"/>
          <w:u w:val="none"/>
        </w:rPr>
        <w:t xml:space="preserve"> </w:t>
      </w:r>
      <w:r>
        <w:rPr>
          <w:u w:val="none"/>
        </w:rPr>
        <w:t>a</w:t>
      </w:r>
      <w:r>
        <w:rPr>
          <w:spacing w:val="48"/>
          <w:u w:val="none"/>
        </w:rPr>
        <w:t xml:space="preserve"> </w:t>
      </w:r>
      <w:r>
        <w:rPr>
          <w:u w:val="none"/>
        </w:rPr>
        <w:t>vote,</w:t>
      </w:r>
      <w:r>
        <w:rPr>
          <w:spacing w:val="47"/>
          <w:u w:val="none"/>
        </w:rPr>
        <w:t xml:space="preserve"> </w:t>
      </w:r>
      <w:r>
        <w:rPr>
          <w:spacing w:val="2"/>
          <w:u w:val="none"/>
        </w:rPr>
        <w:t>m</w:t>
      </w:r>
      <w:r>
        <w:rPr>
          <w:u w:val="none"/>
        </w:rPr>
        <w:t>ore</w:t>
      </w:r>
      <w:r>
        <w:rPr>
          <w:spacing w:val="48"/>
          <w:u w:val="none"/>
        </w:rPr>
        <w:t xml:space="preserve"> </w:t>
      </w:r>
      <w:r>
        <w:rPr>
          <w:u w:val="none"/>
        </w:rPr>
        <w:t>than</w:t>
      </w:r>
      <w:r>
        <w:rPr>
          <w:spacing w:val="48"/>
          <w:u w:val="none"/>
        </w:rPr>
        <w:t xml:space="preserve"> </w:t>
      </w:r>
      <w:r>
        <w:rPr>
          <w:u w:val="none"/>
        </w:rPr>
        <w:t>fifty</w:t>
      </w:r>
      <w:r>
        <w:rPr>
          <w:spacing w:val="48"/>
          <w:u w:val="none"/>
        </w:rPr>
        <w:t xml:space="preserve"> </w:t>
      </w:r>
      <w:r>
        <w:rPr>
          <w:u w:val="none"/>
        </w:rPr>
        <w:t>perce</w:t>
      </w:r>
      <w:r>
        <w:rPr>
          <w:spacing w:val="1"/>
          <w:u w:val="none"/>
        </w:rPr>
        <w:t>n</w:t>
      </w:r>
      <w:r>
        <w:rPr>
          <w:u w:val="none"/>
        </w:rPr>
        <w:t>t</w:t>
      </w:r>
      <w:r>
        <w:rPr>
          <w:w w:val="102"/>
          <w:u w:val="none"/>
        </w:rPr>
        <w:t xml:space="preserve"> </w:t>
      </w:r>
      <w:r>
        <w:rPr>
          <w:u w:val="none"/>
        </w:rPr>
        <w:t>(</w:t>
      </w:r>
      <w:r>
        <w:rPr>
          <w:spacing w:val="1"/>
          <w:u w:val="none"/>
        </w:rPr>
        <w:t>50</w:t>
      </w:r>
      <w:r>
        <w:rPr>
          <w:spacing w:val="2"/>
          <w:u w:val="none"/>
        </w:rPr>
        <w:t>%</w:t>
      </w:r>
      <w:r>
        <w:rPr>
          <w:u w:val="none"/>
        </w:rPr>
        <w:t>)</w:t>
      </w:r>
      <w:r>
        <w:rPr>
          <w:spacing w:val="18"/>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u w:val="none"/>
        </w:rPr>
        <w:t>I</w:t>
      </w:r>
      <w:r>
        <w:rPr>
          <w:spacing w:val="1"/>
          <w:u w:val="none"/>
        </w:rPr>
        <w:t>n</w:t>
      </w:r>
      <w:r>
        <w:rPr>
          <w:u w:val="none"/>
        </w:rPr>
        <w:t>terests</w:t>
      </w:r>
      <w:r>
        <w:rPr>
          <w:spacing w:val="20"/>
          <w:u w:val="none"/>
        </w:rPr>
        <w:t xml:space="preserve"> </w:t>
      </w:r>
      <w:r>
        <w:rPr>
          <w:spacing w:val="1"/>
          <w:u w:val="none"/>
        </w:rPr>
        <w:t>own</w:t>
      </w:r>
      <w:r>
        <w:rPr>
          <w:u w:val="none"/>
        </w:rPr>
        <w:t>ed</w:t>
      </w:r>
      <w:r>
        <w:rPr>
          <w:spacing w:val="20"/>
          <w:u w:val="none"/>
        </w:rPr>
        <w:t xml:space="preserve"> </w:t>
      </w:r>
      <w:r>
        <w:rPr>
          <w:spacing w:val="1"/>
          <w:u w:val="none"/>
        </w:rPr>
        <w:t>b</w:t>
      </w:r>
      <w:r>
        <w:rPr>
          <w:u w:val="none"/>
        </w:rPr>
        <w:t>y</w:t>
      </w:r>
      <w:r>
        <w:rPr>
          <w:spacing w:val="19"/>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p>
    <w:p w14:paraId="377C666A" w14:textId="77777777" w:rsidR="000C19C9" w:rsidRDefault="000C19C9">
      <w:pPr>
        <w:spacing w:before="16" w:line="220" w:lineRule="exact"/>
      </w:pPr>
    </w:p>
    <w:p w14:paraId="3A71B42B"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2"/>
          <w:u w:color="000000"/>
        </w:rPr>
        <w:t>M</w:t>
      </w:r>
      <w:r>
        <w:rPr>
          <w:rFonts w:cs="Times New Roman"/>
          <w:b/>
          <w:bCs/>
          <w:spacing w:val="1"/>
          <w:u w:color="000000"/>
        </w:rPr>
        <w:t>ANA</w:t>
      </w:r>
      <w:r>
        <w:rPr>
          <w:rFonts w:cs="Times New Roman"/>
          <w:b/>
          <w:bCs/>
          <w:spacing w:val="2"/>
          <w:u w:color="000000"/>
        </w:rPr>
        <w:t>G</w:t>
      </w:r>
      <w:r>
        <w:rPr>
          <w:rFonts w:cs="Times New Roman"/>
          <w:b/>
          <w:bCs/>
          <w:u w:color="000000"/>
        </w:rPr>
        <w:t>I</w:t>
      </w:r>
      <w:r>
        <w:rPr>
          <w:rFonts w:cs="Times New Roman"/>
          <w:b/>
          <w:bCs/>
          <w:spacing w:val="1"/>
          <w:u w:color="000000"/>
        </w:rPr>
        <w:t>N</w:t>
      </w:r>
      <w:r>
        <w:rPr>
          <w:rFonts w:cs="Times New Roman"/>
          <w:b/>
          <w:bCs/>
          <w:u w:color="000000"/>
        </w:rPr>
        <w:t>G</w:t>
      </w:r>
      <w:r>
        <w:rPr>
          <w:rFonts w:cs="Times New Roman"/>
          <w:b/>
          <w:bCs/>
          <w:spacing w:val="31"/>
          <w:u w:color="000000"/>
        </w:rPr>
        <w:t xml:space="preserve"> </w:t>
      </w: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spacing w:val="2"/>
          <w:u w:color="000000"/>
        </w:rPr>
        <w:t>R</w:t>
      </w:r>
      <w:r>
        <w:rPr>
          <w:rFonts w:cs="Times New Roman"/>
          <w:b/>
          <w:bCs/>
          <w:u w:val="none"/>
        </w:rPr>
        <w:t>.</w:t>
      </w:r>
      <w:r>
        <w:rPr>
          <w:rFonts w:cs="Times New Roman"/>
          <w:b/>
          <w:bCs/>
          <w:spacing w:val="29"/>
          <w:u w:val="none"/>
        </w:rPr>
        <w:t xml:space="preserve"> </w:t>
      </w:r>
      <w:r>
        <w:rPr>
          <w:u w:val="none"/>
        </w:rPr>
        <w:t>“</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spacing w:val="2"/>
          <w:u w:val="none"/>
        </w:rPr>
        <w:t>m</w:t>
      </w:r>
      <w:r>
        <w:rPr>
          <w:u w:val="none"/>
        </w:rPr>
        <w:t>ea</w:t>
      </w:r>
      <w:r>
        <w:rPr>
          <w:spacing w:val="1"/>
          <w:u w:val="none"/>
        </w:rPr>
        <w:t>n</w:t>
      </w:r>
      <w:r>
        <w:rPr>
          <w:u w:val="none"/>
        </w:rPr>
        <w:t>s</w:t>
      </w:r>
      <w:r>
        <w:rPr>
          <w:spacing w:val="31"/>
          <w:u w:val="none"/>
        </w:rPr>
        <w:t xml:space="preserve"> </w:t>
      </w:r>
      <w:r>
        <w:rPr>
          <w:u w:val="none"/>
        </w:rPr>
        <w:t>t</w:t>
      </w:r>
      <w:r>
        <w:rPr>
          <w:spacing w:val="1"/>
          <w:u w:val="none"/>
        </w:rPr>
        <w:t>h</w:t>
      </w:r>
      <w:r>
        <w:rPr>
          <w:u w:val="none"/>
        </w:rPr>
        <w:t>e</w:t>
      </w:r>
      <w:r>
        <w:rPr>
          <w:spacing w:val="30"/>
          <w:u w:val="none"/>
        </w:rPr>
        <w:t xml:space="preserve"> </w:t>
      </w:r>
      <w:r>
        <w:rPr>
          <w:spacing w:val="1"/>
          <w:u w:val="none"/>
        </w:rPr>
        <w:t>p</w:t>
      </w:r>
      <w:r>
        <w:rPr>
          <w:u w:val="none"/>
        </w:rPr>
        <w:t>ers</w:t>
      </w:r>
      <w:r>
        <w:rPr>
          <w:spacing w:val="1"/>
          <w:u w:val="none"/>
        </w:rPr>
        <w:t>on</w:t>
      </w:r>
      <w:r>
        <w:rPr>
          <w:u w:val="none"/>
        </w:rPr>
        <w:t>(s)</w:t>
      </w:r>
      <w:r>
        <w:rPr>
          <w:spacing w:val="30"/>
          <w:u w:val="none"/>
        </w:rPr>
        <w:t xml:space="preserve"> </w:t>
      </w:r>
      <w:r>
        <w:rPr>
          <w:u w:val="none"/>
        </w:rPr>
        <w:t>a</w:t>
      </w:r>
      <w:r>
        <w:rPr>
          <w:spacing w:val="1"/>
          <w:u w:val="none"/>
        </w:rPr>
        <w:t>nd</w:t>
      </w:r>
      <w:r>
        <w:rPr>
          <w:u w:val="none"/>
        </w:rPr>
        <w:t>/</w:t>
      </w:r>
      <w:r>
        <w:rPr>
          <w:spacing w:val="1"/>
          <w:u w:val="none"/>
        </w:rPr>
        <w:t>o</w:t>
      </w:r>
      <w:r>
        <w:rPr>
          <w:u w:val="none"/>
        </w:rPr>
        <w:t>r</w:t>
      </w:r>
      <w:r>
        <w:rPr>
          <w:spacing w:val="29"/>
          <w:u w:val="none"/>
        </w:rPr>
        <w:t xml:space="preserve"> </w:t>
      </w:r>
      <w:r>
        <w:rPr>
          <w:u w:val="none"/>
        </w:rPr>
        <w:t>e</w:t>
      </w:r>
      <w:r>
        <w:rPr>
          <w:spacing w:val="1"/>
          <w:u w:val="none"/>
        </w:rPr>
        <w:t>n</w:t>
      </w:r>
      <w:r>
        <w:rPr>
          <w:u w:val="none"/>
        </w:rPr>
        <w:t>tities</w:t>
      </w:r>
      <w:r>
        <w:rPr>
          <w:w w:val="102"/>
          <w:u w:val="none"/>
        </w:rPr>
        <w:t xml:space="preserve"> </w:t>
      </w:r>
      <w:r>
        <w:rPr>
          <w:u w:val="none"/>
        </w:rPr>
        <w:t>selected</w:t>
      </w:r>
      <w:r>
        <w:rPr>
          <w:spacing w:val="27"/>
          <w:u w:val="none"/>
        </w:rPr>
        <w:t xml:space="preserve"> </w:t>
      </w:r>
      <w:r>
        <w:rPr>
          <w:u w:val="none"/>
        </w:rPr>
        <w:t>to</w:t>
      </w:r>
      <w:r>
        <w:rPr>
          <w:spacing w:val="2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e</w:t>
      </w:r>
      <w:r>
        <w:rPr>
          <w:spacing w:val="28"/>
          <w:u w:val="none"/>
        </w:rPr>
        <w:t xml:space="preserve"> </w:t>
      </w:r>
      <w:r>
        <w:rPr>
          <w:u w:val="none"/>
        </w:rPr>
        <w:t>t</w:t>
      </w:r>
      <w:r>
        <w:rPr>
          <w:spacing w:val="1"/>
          <w:u w:val="none"/>
        </w:rPr>
        <w:t>h</w:t>
      </w:r>
      <w:r>
        <w:rPr>
          <w:u w:val="none"/>
        </w:rPr>
        <w:t>e</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6"/>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7"/>
          <w:u w:val="none"/>
        </w:rPr>
        <w:t xml:space="preserve"> </w:t>
      </w:r>
      <w:r>
        <w:rPr>
          <w:u w:val="none"/>
        </w:rPr>
        <w:t>to</w:t>
      </w:r>
      <w:r>
        <w:rPr>
          <w:spacing w:val="28"/>
          <w:u w:val="none"/>
        </w:rPr>
        <w:t xml:space="preserve"> </w:t>
      </w:r>
      <w:r>
        <w:rPr>
          <w:spacing w:val="1"/>
          <w:u w:val="none"/>
        </w:rPr>
        <w:t>S</w:t>
      </w:r>
      <w:r>
        <w:rPr>
          <w:u w:val="none"/>
        </w:rPr>
        <w:t>ecti</w:t>
      </w:r>
      <w:r>
        <w:rPr>
          <w:spacing w:val="1"/>
          <w:u w:val="none"/>
        </w:rPr>
        <w:t>o</w:t>
      </w:r>
      <w:r>
        <w:rPr>
          <w:u w:val="none"/>
        </w:rPr>
        <w:t>n</w:t>
      </w:r>
      <w:r>
        <w:rPr>
          <w:spacing w:val="28"/>
          <w:u w:val="none"/>
        </w:rPr>
        <w:t xml:space="preserve"> </w:t>
      </w:r>
      <w:r>
        <w:rPr>
          <w:spacing w:val="1"/>
          <w:u w:val="none"/>
        </w:rPr>
        <w:t>4</w:t>
      </w:r>
      <w:r>
        <w:rPr>
          <w:u w:val="none"/>
        </w:rPr>
        <w:t>.1</w:t>
      </w:r>
      <w:r>
        <w:rPr>
          <w:spacing w:val="28"/>
          <w:u w:val="none"/>
        </w:rPr>
        <w:t xml:space="preserve"> </w:t>
      </w:r>
      <w:r>
        <w:rPr>
          <w:spacing w:val="1"/>
          <w:u w:val="none"/>
        </w:rPr>
        <w:t>o</w:t>
      </w:r>
      <w:r>
        <w:rPr>
          <w:u w:val="none"/>
        </w:rPr>
        <w:t>f</w:t>
      </w:r>
      <w:r>
        <w:rPr>
          <w:spacing w:val="26"/>
          <w:u w:val="none"/>
        </w:rPr>
        <w:t xml:space="preserve"> </w:t>
      </w:r>
      <w:r>
        <w:rPr>
          <w:u w:val="none"/>
        </w:rPr>
        <w:t>t</w:t>
      </w:r>
      <w:r>
        <w:rPr>
          <w:spacing w:val="1"/>
          <w:u w:val="none"/>
        </w:rPr>
        <w:t>h</w:t>
      </w:r>
      <w:r>
        <w:rPr>
          <w:u w:val="none"/>
        </w:rPr>
        <w:t>e</w:t>
      </w:r>
      <w:r>
        <w:rPr>
          <w:spacing w:val="28"/>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7"/>
          <w:u w:val="none"/>
        </w:rPr>
        <w:t xml:space="preserve"> </w:t>
      </w:r>
      <w:r>
        <w:rPr>
          <w:spacing w:val="1"/>
          <w:u w:val="none"/>
        </w:rPr>
        <w:t>wh</w:t>
      </w:r>
      <w:r>
        <w:rPr>
          <w:u w:val="none"/>
        </w:rPr>
        <w:t>o</w:t>
      </w:r>
      <w:r>
        <w:rPr>
          <w:spacing w:val="28"/>
          <w:u w:val="none"/>
        </w:rPr>
        <w:t xml:space="preserve"> </w:t>
      </w:r>
      <w:r>
        <w:rPr>
          <w:u w:val="none"/>
        </w:rPr>
        <w:t>i</w:t>
      </w:r>
      <w:r>
        <w:rPr>
          <w:spacing w:val="1"/>
          <w:u w:val="none"/>
        </w:rPr>
        <w:t>n</w:t>
      </w:r>
      <w:r>
        <w:rPr>
          <w:u w:val="none"/>
        </w:rPr>
        <w:t>itially</w:t>
      </w:r>
      <w:r>
        <w:rPr>
          <w:spacing w:val="26"/>
          <w:u w:val="none"/>
        </w:rPr>
        <w:t xml:space="preserve"> </w:t>
      </w:r>
      <w:r>
        <w:rPr>
          <w:u w:val="none"/>
        </w:rPr>
        <w:t>s</w:t>
      </w:r>
      <w:r>
        <w:rPr>
          <w:spacing w:val="1"/>
          <w:u w:val="none"/>
        </w:rPr>
        <w:t>h</w:t>
      </w:r>
      <w:r>
        <w:rPr>
          <w:u w:val="none"/>
        </w:rPr>
        <w:t>all</w:t>
      </w:r>
      <w:r>
        <w:rPr>
          <w:spacing w:val="26"/>
          <w:u w:val="none"/>
        </w:rPr>
        <w:t xml:space="preserve"> </w:t>
      </w:r>
      <w:r>
        <w:rPr>
          <w:spacing w:val="1"/>
          <w:u w:val="none"/>
        </w:rPr>
        <w:t>b</w:t>
      </w:r>
      <w:r>
        <w:rPr>
          <w:u w:val="none"/>
        </w:rPr>
        <w:t>e</w:t>
      </w:r>
      <w:r>
        <w:rPr>
          <w:spacing w:val="27"/>
          <w:u w:val="none"/>
        </w:rPr>
        <w:t xml:space="preserve"> </w:t>
      </w:r>
      <w:r w:rsidR="005D0AFF">
        <w:rPr>
          <w:spacing w:val="1"/>
          <w:u w:val="none"/>
        </w:rPr>
        <w:t xml:space="preserve">BEDROCK </w:t>
      </w:r>
      <w:r w:rsidR="009C313C">
        <w:rPr>
          <w:spacing w:val="1"/>
          <w:u w:val="none"/>
        </w:rPr>
        <w:t>&lt;&gt; EM HOLDINGS</w:t>
      </w:r>
      <w:r>
        <w:rPr>
          <w:u w:val="none"/>
        </w:rPr>
        <w:t>,</w:t>
      </w:r>
      <w:r>
        <w:rPr>
          <w:spacing w:val="25"/>
          <w:u w:val="none"/>
        </w:rPr>
        <w:t xml:space="preserve"> </w:t>
      </w:r>
      <w:r>
        <w:rPr>
          <w:spacing w:val="1"/>
          <w:u w:val="none"/>
        </w:rPr>
        <w:t>LLC</w:t>
      </w:r>
      <w:r>
        <w:rPr>
          <w:u w:val="none"/>
        </w:rPr>
        <w:t>,</w:t>
      </w:r>
      <w:r>
        <w:rPr>
          <w:spacing w:val="25"/>
          <w:u w:val="none"/>
        </w:rPr>
        <w:t xml:space="preserve"> </w:t>
      </w:r>
      <w:r>
        <w:rPr>
          <w:u w:val="none"/>
        </w:rPr>
        <w:t>a</w:t>
      </w:r>
      <w:r w:rsidR="005D0AFF">
        <w:rPr>
          <w:u w:val="none"/>
        </w:rPr>
        <w:t xml:space="preserve"> Delaware</w:t>
      </w:r>
      <w:r>
        <w:rPr>
          <w:spacing w:val="26"/>
          <w:u w:val="none"/>
        </w:rPr>
        <w:t xml:space="preserve"> </w:t>
      </w:r>
      <w:r>
        <w:rPr>
          <w:u w:val="none"/>
        </w:rPr>
        <w:t>li</w:t>
      </w:r>
      <w:r>
        <w:rPr>
          <w:spacing w:val="2"/>
          <w:u w:val="none"/>
        </w:rPr>
        <w:t>m</w:t>
      </w:r>
      <w:r>
        <w:rPr>
          <w:u w:val="none"/>
        </w:rPr>
        <w:t>ited</w:t>
      </w:r>
      <w:r>
        <w:rPr>
          <w:spacing w:val="26"/>
          <w:u w:val="none"/>
        </w:rPr>
        <w:t xml:space="preserve"> </w:t>
      </w:r>
      <w:r>
        <w:rPr>
          <w:u w:val="none"/>
        </w:rPr>
        <w:t>liability</w:t>
      </w:r>
      <w:r>
        <w:rPr>
          <w:spacing w:val="26"/>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ny</w:t>
      </w:r>
      <w:r>
        <w:rPr>
          <w:u w:val="none"/>
        </w:rPr>
        <w:t>.</w:t>
      </w:r>
    </w:p>
    <w:p w14:paraId="3719B049" w14:textId="77777777" w:rsidR="000C19C9" w:rsidRDefault="000C19C9">
      <w:pPr>
        <w:spacing w:line="240" w:lineRule="exact"/>
        <w:rPr>
          <w:sz w:val="24"/>
          <w:szCs w:val="24"/>
        </w:rPr>
      </w:pPr>
    </w:p>
    <w:p w14:paraId="6F8CB21D" w14:textId="77777777" w:rsidR="000C19C9" w:rsidRDefault="00D3642A">
      <w:pPr>
        <w:pStyle w:val="BodyText"/>
        <w:numPr>
          <w:ilvl w:val="1"/>
          <w:numId w:val="3"/>
        </w:numPr>
        <w:tabs>
          <w:tab w:val="left" w:pos="1544"/>
        </w:tabs>
        <w:spacing w:line="251" w:lineRule="auto"/>
        <w:ind w:right="115"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BER</w:t>
      </w:r>
      <w:r>
        <w:rPr>
          <w:rFonts w:cs="Times New Roman"/>
          <w:b/>
          <w:bCs/>
          <w:u w:val="none"/>
        </w:rPr>
        <w:t>.</w:t>
      </w:r>
      <w:r>
        <w:rPr>
          <w:rFonts w:cs="Times New Roman"/>
          <w:b/>
          <w:bCs/>
          <w:spacing w:val="2"/>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3"/>
          <w:u w:val="none"/>
        </w:rPr>
        <w:t xml:space="preserve"> </w:t>
      </w:r>
      <w:r>
        <w:rPr>
          <w:spacing w:val="2"/>
          <w:u w:val="none"/>
        </w:rPr>
        <w:t>m</w:t>
      </w:r>
      <w:r>
        <w:rPr>
          <w:u w:val="none"/>
        </w:rPr>
        <w:t>ea</w:t>
      </w:r>
      <w:r>
        <w:rPr>
          <w:spacing w:val="1"/>
          <w:u w:val="none"/>
        </w:rPr>
        <w:t>n</w:t>
      </w:r>
      <w:r>
        <w:rPr>
          <w:u w:val="none"/>
        </w:rPr>
        <w:t>s</w:t>
      </w:r>
      <w:r>
        <w:rPr>
          <w:spacing w:val="4"/>
          <w:u w:val="none"/>
        </w:rPr>
        <w:t xml:space="preserve"> </w:t>
      </w:r>
      <w:r>
        <w:rPr>
          <w:u w:val="none"/>
        </w:rPr>
        <w:t>a</w:t>
      </w:r>
      <w:r>
        <w:rPr>
          <w:spacing w:val="4"/>
          <w:u w:val="none"/>
        </w:rPr>
        <w:t xml:space="preserve"> </w:t>
      </w:r>
      <w:r>
        <w:rPr>
          <w:spacing w:val="1"/>
          <w:u w:val="none"/>
        </w:rPr>
        <w:t>p</w:t>
      </w:r>
      <w:r>
        <w:rPr>
          <w:u w:val="none"/>
        </w:rPr>
        <w:t>ers</w:t>
      </w:r>
      <w:r>
        <w:rPr>
          <w:spacing w:val="1"/>
          <w:u w:val="none"/>
        </w:rPr>
        <w:t>o</w:t>
      </w:r>
      <w:r>
        <w:rPr>
          <w:u w:val="none"/>
        </w:rPr>
        <w:t>n</w:t>
      </w:r>
      <w:r>
        <w:rPr>
          <w:spacing w:val="3"/>
          <w:u w:val="none"/>
        </w:rPr>
        <w:t xml:space="preserve"> </w:t>
      </w:r>
      <w:r>
        <w:rPr>
          <w:spacing w:val="1"/>
          <w:u w:val="none"/>
        </w:rPr>
        <w:t>wh</w:t>
      </w:r>
      <w:r>
        <w:rPr>
          <w:u w:val="none"/>
        </w:rPr>
        <w:t>o</w:t>
      </w:r>
      <w:r>
        <w:rPr>
          <w:spacing w:val="4"/>
          <w:u w:val="none"/>
        </w:rPr>
        <w:t xml:space="preserve"> </w:t>
      </w:r>
      <w:r>
        <w:rPr>
          <w:spacing w:val="1"/>
          <w:u w:val="none"/>
        </w:rPr>
        <w:t>h</w:t>
      </w:r>
      <w:r>
        <w:rPr>
          <w:u w:val="none"/>
        </w:rPr>
        <w:t>as</w:t>
      </w:r>
      <w:r>
        <w:rPr>
          <w:spacing w:val="3"/>
          <w:u w:val="none"/>
        </w:rPr>
        <w:t xml:space="preserve"> </w:t>
      </w:r>
      <w:r>
        <w:rPr>
          <w:spacing w:val="1"/>
          <w:u w:val="none"/>
        </w:rPr>
        <w:t>b</w:t>
      </w:r>
      <w:r>
        <w:rPr>
          <w:u w:val="none"/>
        </w:rPr>
        <w:t>een</w:t>
      </w:r>
      <w:r>
        <w:rPr>
          <w:spacing w:val="4"/>
          <w:u w:val="none"/>
        </w:rPr>
        <w:t xml:space="preserve"> </w:t>
      </w:r>
      <w:r>
        <w:rPr>
          <w:u w:val="none"/>
        </w:rPr>
        <w:t>a</w:t>
      </w:r>
      <w:r>
        <w:rPr>
          <w:spacing w:val="1"/>
          <w:u w:val="none"/>
        </w:rPr>
        <w:t>d</w:t>
      </w:r>
      <w:r>
        <w:rPr>
          <w:spacing w:val="2"/>
          <w:u w:val="none"/>
        </w:rPr>
        <w:t>m</w:t>
      </w:r>
      <w:r>
        <w:rPr>
          <w:u w:val="none"/>
        </w:rPr>
        <w:t>itted</w:t>
      </w:r>
      <w:r>
        <w:rPr>
          <w:spacing w:val="3"/>
          <w:u w:val="none"/>
        </w:rPr>
        <w:t xml:space="preserve"> </w:t>
      </w:r>
      <w:r>
        <w:rPr>
          <w:u w:val="none"/>
        </w:rPr>
        <w:t>to</w:t>
      </w:r>
      <w:r>
        <w:rPr>
          <w:spacing w:val="4"/>
          <w:u w:val="none"/>
        </w:rPr>
        <w:t xml:space="preserve"> </w:t>
      </w:r>
      <w:r>
        <w:rPr>
          <w:u w:val="none"/>
        </w:rPr>
        <w:t>t</w:t>
      </w:r>
      <w:r>
        <w:rPr>
          <w:spacing w:val="1"/>
          <w:u w:val="none"/>
        </w:rPr>
        <w:t>h</w:t>
      </w:r>
      <w:r>
        <w:rPr>
          <w:u w:val="none"/>
        </w:rPr>
        <w:t>e</w:t>
      </w:r>
      <w:r>
        <w:rPr>
          <w:spacing w:val="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 xml:space="preserve">y </w:t>
      </w:r>
      <w:r>
        <w:rPr>
          <w:spacing w:val="4"/>
          <w:u w:val="none"/>
        </w:rPr>
        <w:t xml:space="preserve"> </w:t>
      </w:r>
      <w:r>
        <w:rPr>
          <w:u w:val="none"/>
        </w:rPr>
        <w:t xml:space="preserve">as </w:t>
      </w:r>
      <w:r>
        <w:rPr>
          <w:spacing w:val="4"/>
          <w:u w:val="none"/>
        </w:rPr>
        <w:t xml:space="preserve"> </w:t>
      </w:r>
      <w:r>
        <w:rPr>
          <w:u w:val="none"/>
        </w:rPr>
        <w:t>a</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u w:val="none"/>
        </w:rPr>
        <w:t>in</w:t>
      </w:r>
      <w:r>
        <w:rPr>
          <w:spacing w:val="32"/>
          <w:u w:val="none"/>
        </w:rPr>
        <w:t xml:space="preserve"> </w:t>
      </w:r>
      <w:r>
        <w:rPr>
          <w:u w:val="none"/>
        </w:rPr>
        <w:t>acc</w:t>
      </w:r>
      <w:r>
        <w:rPr>
          <w:spacing w:val="1"/>
          <w:u w:val="none"/>
        </w:rPr>
        <w:t>o</w:t>
      </w:r>
      <w:r>
        <w:rPr>
          <w:u w:val="none"/>
        </w:rPr>
        <w:t>rda</w:t>
      </w:r>
      <w:r>
        <w:rPr>
          <w:spacing w:val="1"/>
          <w:u w:val="none"/>
        </w:rPr>
        <w:t>n</w:t>
      </w:r>
      <w:r>
        <w:rPr>
          <w:u w:val="none"/>
        </w:rPr>
        <w:t>ce</w:t>
      </w:r>
      <w:r>
        <w:rPr>
          <w:spacing w:val="32"/>
          <w:u w:val="none"/>
        </w:rPr>
        <w:t xml:space="preserve"> </w:t>
      </w:r>
      <w:r>
        <w:rPr>
          <w:spacing w:val="1"/>
          <w:u w:val="none"/>
        </w:rPr>
        <w:t>w</w:t>
      </w:r>
      <w:r>
        <w:rPr>
          <w:u w:val="none"/>
        </w:rPr>
        <w:t>ith</w:t>
      </w:r>
      <w:r>
        <w:rPr>
          <w:spacing w:val="32"/>
          <w:u w:val="none"/>
        </w:rPr>
        <w:t xml:space="preserve"> </w:t>
      </w:r>
      <w:r>
        <w:rPr>
          <w:u w:val="none"/>
        </w:rPr>
        <w:t>this</w:t>
      </w:r>
      <w:r>
        <w:rPr>
          <w:spacing w:val="31"/>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31"/>
          <w:u w:val="none"/>
        </w:rPr>
        <w:t xml:space="preserve"> </w:t>
      </w:r>
      <w:r>
        <w:rPr>
          <w:u w:val="none"/>
        </w:rPr>
        <w:t>or</w:t>
      </w:r>
      <w:r>
        <w:rPr>
          <w:spacing w:val="30"/>
          <w:u w:val="none"/>
        </w:rPr>
        <w:t xml:space="preserve"> </w:t>
      </w:r>
      <w:r>
        <w:rPr>
          <w:u w:val="none"/>
        </w:rPr>
        <w:t>an</w:t>
      </w:r>
      <w:r>
        <w:rPr>
          <w:spacing w:val="32"/>
          <w:u w:val="none"/>
        </w:rPr>
        <w:t xml:space="preserve"> </w:t>
      </w:r>
      <w:r>
        <w:rPr>
          <w:u w:val="none"/>
        </w:rPr>
        <w:t>assignee</w:t>
      </w:r>
      <w:r>
        <w:rPr>
          <w:spacing w:val="32"/>
          <w:u w:val="none"/>
        </w:rPr>
        <w:t xml:space="preserve"> </w:t>
      </w:r>
      <w:r>
        <w:rPr>
          <w:u w:val="none"/>
        </w:rPr>
        <w:t>of</w:t>
      </w:r>
      <w:r>
        <w:rPr>
          <w:spacing w:val="31"/>
          <w:u w:val="none"/>
        </w:rPr>
        <w:t xml:space="preserve"> </w:t>
      </w:r>
      <w:r>
        <w:rPr>
          <w:u w:val="none"/>
        </w:rPr>
        <w:t>an</w:t>
      </w:r>
      <w:r>
        <w:rPr>
          <w:spacing w:val="32"/>
          <w:u w:val="none"/>
        </w:rPr>
        <w:t xml:space="preserve"> </w:t>
      </w:r>
      <w:r>
        <w:rPr>
          <w:u w:val="none"/>
        </w:rPr>
        <w:t>Interest,</w:t>
      </w:r>
      <w:r>
        <w:rPr>
          <w:spacing w:val="31"/>
          <w:u w:val="none"/>
        </w:rPr>
        <w:t xml:space="preserve"> </w:t>
      </w:r>
      <w:r>
        <w:rPr>
          <w:u w:val="none"/>
        </w:rPr>
        <w:t>other</w:t>
      </w:r>
      <w:r>
        <w:rPr>
          <w:spacing w:val="30"/>
          <w:u w:val="none"/>
        </w:rPr>
        <w:t xml:space="preserve"> </w:t>
      </w:r>
      <w:r>
        <w:rPr>
          <w:u w:val="none"/>
        </w:rPr>
        <w:t>than</w:t>
      </w:r>
      <w:r>
        <w:rPr>
          <w:spacing w:val="33"/>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32"/>
          <w:u w:val="none"/>
        </w:rPr>
        <w:t xml:space="preserve"> </w:t>
      </w:r>
      <w:r>
        <w:rPr>
          <w:u w:val="none"/>
        </w:rPr>
        <w:t>I</w:t>
      </w:r>
      <w:r>
        <w:rPr>
          <w:spacing w:val="1"/>
          <w:u w:val="none"/>
        </w:rPr>
        <w:t>n</w:t>
      </w:r>
      <w:r>
        <w:rPr>
          <w:u w:val="none"/>
        </w:rPr>
        <w:t>terest,</w:t>
      </w:r>
      <w:r>
        <w:rPr>
          <w:w w:val="102"/>
          <w:u w:val="none"/>
        </w:rPr>
        <w:t xml:space="preserve"> </w:t>
      </w:r>
      <w:r>
        <w:rPr>
          <w:spacing w:val="1"/>
          <w:u w:val="none"/>
        </w:rPr>
        <w:t>wh</w:t>
      </w:r>
      <w:r>
        <w:rPr>
          <w:u w:val="none"/>
        </w:rPr>
        <w:t>o</w:t>
      </w:r>
      <w:r>
        <w:rPr>
          <w:spacing w:val="28"/>
          <w:u w:val="none"/>
        </w:rPr>
        <w:t xml:space="preserve"> </w:t>
      </w:r>
      <w:r>
        <w:rPr>
          <w:spacing w:val="1"/>
          <w:u w:val="none"/>
        </w:rPr>
        <w:t>h</w:t>
      </w:r>
      <w:r>
        <w:rPr>
          <w:u w:val="none"/>
        </w:rPr>
        <w:t>as</w:t>
      </w:r>
      <w:r>
        <w:rPr>
          <w:spacing w:val="29"/>
          <w:u w:val="none"/>
        </w:rPr>
        <w:t xml:space="preserve"> </w:t>
      </w:r>
      <w:r>
        <w:rPr>
          <w:spacing w:val="1"/>
          <w:u w:val="none"/>
        </w:rPr>
        <w:t>b</w:t>
      </w:r>
      <w:r>
        <w:rPr>
          <w:u w:val="none"/>
        </w:rPr>
        <w:t>ec</w:t>
      </w:r>
      <w:r>
        <w:rPr>
          <w:spacing w:val="1"/>
          <w:u w:val="none"/>
        </w:rPr>
        <w:t>o</w:t>
      </w:r>
      <w:r>
        <w:rPr>
          <w:spacing w:val="2"/>
          <w:u w:val="none"/>
        </w:rPr>
        <w:t>m</w:t>
      </w:r>
      <w:r>
        <w:rPr>
          <w:u w:val="none"/>
        </w:rPr>
        <w:t>e</w:t>
      </w:r>
      <w:r>
        <w:rPr>
          <w:spacing w:val="29"/>
          <w:u w:val="none"/>
        </w:rPr>
        <w:t xml:space="preserve"> </w:t>
      </w:r>
      <w:r>
        <w:rPr>
          <w:u w:val="none"/>
        </w:rPr>
        <w:t>a</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9"/>
          <w:u w:val="none"/>
        </w:rPr>
        <w:t xml:space="preserve"> </w:t>
      </w:r>
      <w:r>
        <w:rPr>
          <w:u w:val="none"/>
        </w:rPr>
        <w:t>to</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u w:val="none"/>
        </w:rPr>
        <w:t>8</w:t>
      </w:r>
      <w:r>
        <w:rPr>
          <w:spacing w:val="28"/>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e</w:t>
      </w:r>
      <w:r>
        <w:rPr>
          <w:spacing w:val="2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8"/>
          <w:u w:val="none"/>
        </w:rPr>
        <w:t xml:space="preserve"> </w:t>
      </w:r>
      <w:r>
        <w:rPr>
          <w:u w:val="none"/>
        </w:rPr>
        <w:t>a</w:t>
      </w:r>
      <w:r>
        <w:rPr>
          <w:spacing w:val="1"/>
          <w:u w:val="none"/>
        </w:rPr>
        <w:t>n</w:t>
      </w:r>
      <w:r>
        <w:rPr>
          <w:u w:val="none"/>
        </w:rPr>
        <w:t>d</w:t>
      </w:r>
      <w:r>
        <w:rPr>
          <w:spacing w:val="29"/>
          <w:u w:val="none"/>
        </w:rPr>
        <w:t xml:space="preserve"> </w:t>
      </w:r>
      <w:r>
        <w:rPr>
          <w:spacing w:val="1"/>
          <w:u w:val="none"/>
        </w:rPr>
        <w:t>h</w:t>
      </w:r>
      <w:r>
        <w:rPr>
          <w:u w:val="none"/>
        </w:rPr>
        <w:t>as</w:t>
      </w:r>
      <w:r>
        <w:rPr>
          <w:spacing w:val="29"/>
          <w:u w:val="none"/>
        </w:rPr>
        <w:t xml:space="preserve"> </w:t>
      </w:r>
      <w:r>
        <w:rPr>
          <w:spacing w:val="1"/>
          <w:u w:val="none"/>
        </w:rPr>
        <w:t>no</w:t>
      </w:r>
      <w:r>
        <w:rPr>
          <w:u w:val="none"/>
        </w:rPr>
        <w:t>t</w:t>
      </w:r>
      <w:r>
        <w:rPr>
          <w:spacing w:val="29"/>
          <w:u w:val="none"/>
        </w:rPr>
        <w:t xml:space="preserve"> </w:t>
      </w:r>
      <w:r>
        <w:rPr>
          <w:u w:val="none"/>
        </w:rPr>
        <w:t>resi</w:t>
      </w:r>
      <w:r>
        <w:rPr>
          <w:spacing w:val="1"/>
          <w:u w:val="none"/>
        </w:rPr>
        <w:t>gn</w:t>
      </w:r>
      <w:r>
        <w:rPr>
          <w:u w:val="none"/>
        </w:rPr>
        <w:t>e</w:t>
      </w:r>
      <w:r>
        <w:rPr>
          <w:spacing w:val="1"/>
          <w:u w:val="none"/>
        </w:rPr>
        <w:t>d</w:t>
      </w:r>
      <w:r>
        <w:rPr>
          <w:u w:val="none"/>
        </w:rPr>
        <w:t>,</w:t>
      </w:r>
      <w:r>
        <w:rPr>
          <w:spacing w:val="26"/>
          <w:u w:val="none"/>
        </w:rPr>
        <w:t xml:space="preserve"> </w:t>
      </w:r>
      <w:r>
        <w:rPr>
          <w:spacing w:val="1"/>
          <w:u w:val="none"/>
        </w:rPr>
        <w:t>w</w:t>
      </w:r>
      <w:r>
        <w:rPr>
          <w:u w:val="none"/>
        </w:rPr>
        <w:t>it</w:t>
      </w:r>
      <w:r>
        <w:rPr>
          <w:spacing w:val="1"/>
          <w:u w:val="none"/>
        </w:rPr>
        <w:t>hd</w:t>
      </w:r>
      <w:r>
        <w:rPr>
          <w:u w:val="none"/>
        </w:rPr>
        <w:t>ra</w:t>
      </w:r>
      <w:r>
        <w:rPr>
          <w:spacing w:val="1"/>
          <w:u w:val="none"/>
        </w:rPr>
        <w:t>w</w:t>
      </w:r>
      <w:r>
        <w:rPr>
          <w:u w:val="none"/>
        </w:rPr>
        <w:t>n</w:t>
      </w:r>
      <w:r>
        <w:rPr>
          <w:spacing w:val="29"/>
          <w:u w:val="none"/>
        </w:rPr>
        <w:t xml:space="preserve"> </w:t>
      </w:r>
      <w:r>
        <w:rPr>
          <w:spacing w:val="1"/>
          <w:u w:val="none"/>
        </w:rPr>
        <w:t>o</w:t>
      </w:r>
      <w:r>
        <w:rPr>
          <w:u w:val="none"/>
        </w:rPr>
        <w:t>r</w:t>
      </w:r>
      <w:r>
        <w:rPr>
          <w:w w:val="102"/>
          <w:u w:val="none"/>
        </w:rPr>
        <w:t xml:space="preserve"> </w:t>
      </w:r>
      <w:r>
        <w:rPr>
          <w:spacing w:val="1"/>
          <w:u w:val="none"/>
        </w:rPr>
        <w:t>b</w:t>
      </w:r>
      <w:r>
        <w:rPr>
          <w:u w:val="none"/>
        </w:rPr>
        <w:t>een</w:t>
      </w:r>
      <w:r>
        <w:rPr>
          <w:spacing w:val="17"/>
          <w:u w:val="none"/>
        </w:rPr>
        <w:t xml:space="preserve"> </w:t>
      </w:r>
      <w:r>
        <w:rPr>
          <w:u w:val="none"/>
        </w:rPr>
        <w:t>e</w:t>
      </w:r>
      <w:r>
        <w:rPr>
          <w:spacing w:val="1"/>
          <w:u w:val="none"/>
        </w:rPr>
        <w:t>xp</w:t>
      </w:r>
      <w:r>
        <w:rPr>
          <w:u w:val="none"/>
        </w:rPr>
        <w:t>elled</w:t>
      </w:r>
      <w:r>
        <w:rPr>
          <w:spacing w:val="18"/>
          <w:u w:val="none"/>
        </w:rPr>
        <w:t xml:space="preserve"> </w:t>
      </w:r>
      <w:r>
        <w:rPr>
          <w:u w:val="none"/>
        </w:rPr>
        <w:t>as</w:t>
      </w:r>
      <w:r>
        <w:rPr>
          <w:spacing w:val="16"/>
          <w:u w:val="none"/>
        </w:rPr>
        <w:t xml:space="preserve"> </w:t>
      </w:r>
      <w:r>
        <w:rPr>
          <w:u w:val="none"/>
        </w:rPr>
        <w:t>a</w:t>
      </w:r>
      <w:r>
        <w:rPr>
          <w:spacing w:val="1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6"/>
          <w:u w:val="none"/>
        </w:rPr>
        <w:t xml:space="preserve"> </w:t>
      </w:r>
      <w:r>
        <w:rPr>
          <w:spacing w:val="1"/>
          <w:u w:val="none"/>
        </w:rPr>
        <w:t>o</w:t>
      </w:r>
      <w:r>
        <w:rPr>
          <w:u w:val="none"/>
        </w:rPr>
        <w:t>r,</w:t>
      </w:r>
      <w:r>
        <w:rPr>
          <w:spacing w:val="16"/>
          <w:u w:val="none"/>
        </w:rPr>
        <w:t xml:space="preserve"> </w:t>
      </w:r>
      <w:r>
        <w:rPr>
          <w:u w:val="none"/>
        </w:rPr>
        <w:t>if</w:t>
      </w:r>
      <w:r>
        <w:rPr>
          <w:spacing w:val="17"/>
          <w:u w:val="none"/>
        </w:rPr>
        <w:t xml:space="preserve"> </w:t>
      </w:r>
      <w:r>
        <w:rPr>
          <w:spacing w:val="1"/>
          <w:u w:val="none"/>
        </w:rPr>
        <w:t>o</w:t>
      </w:r>
      <w:r>
        <w:rPr>
          <w:u w:val="none"/>
        </w:rPr>
        <w:t>t</w:t>
      </w:r>
      <w:r>
        <w:rPr>
          <w:spacing w:val="1"/>
          <w:u w:val="none"/>
        </w:rPr>
        <w:t>h</w:t>
      </w:r>
      <w:r>
        <w:rPr>
          <w:u w:val="none"/>
        </w:rPr>
        <w:t>er</w:t>
      </w:r>
      <w:r>
        <w:rPr>
          <w:spacing w:val="16"/>
          <w:u w:val="none"/>
        </w:rPr>
        <w:t xml:space="preserve"> </w:t>
      </w:r>
      <w:r>
        <w:rPr>
          <w:u w:val="none"/>
        </w:rPr>
        <w:t>t</w:t>
      </w:r>
      <w:r>
        <w:rPr>
          <w:spacing w:val="1"/>
          <w:u w:val="none"/>
        </w:rPr>
        <w:t>h</w:t>
      </w:r>
      <w:r>
        <w:rPr>
          <w:u w:val="none"/>
        </w:rPr>
        <w:t>an</w:t>
      </w:r>
      <w:r>
        <w:rPr>
          <w:spacing w:val="18"/>
          <w:u w:val="none"/>
        </w:rPr>
        <w:t xml:space="preserve"> </w:t>
      </w:r>
      <w:r>
        <w:rPr>
          <w:u w:val="none"/>
        </w:rPr>
        <w:t>an</w:t>
      </w:r>
      <w:r>
        <w:rPr>
          <w:spacing w:val="17"/>
          <w:u w:val="none"/>
        </w:rPr>
        <w:t xml:space="preserve"> </w:t>
      </w:r>
      <w:r>
        <w:rPr>
          <w:u w:val="none"/>
        </w:rPr>
        <w:t>i</w:t>
      </w:r>
      <w:r>
        <w:rPr>
          <w:spacing w:val="1"/>
          <w:u w:val="none"/>
        </w:rPr>
        <w:t>nd</w:t>
      </w:r>
      <w:r>
        <w:rPr>
          <w:u w:val="none"/>
        </w:rPr>
        <w:t>i</w:t>
      </w:r>
      <w:r>
        <w:rPr>
          <w:spacing w:val="1"/>
          <w:u w:val="none"/>
        </w:rPr>
        <w:t>v</w:t>
      </w:r>
      <w:r>
        <w:rPr>
          <w:u w:val="none"/>
        </w:rPr>
        <w:t>i</w:t>
      </w:r>
      <w:r>
        <w:rPr>
          <w:spacing w:val="1"/>
          <w:u w:val="none"/>
        </w:rPr>
        <w:t>du</w:t>
      </w:r>
      <w:r>
        <w:rPr>
          <w:u w:val="none"/>
        </w:rPr>
        <w:t>al,</w:t>
      </w:r>
      <w:r>
        <w:rPr>
          <w:spacing w:val="17"/>
          <w:u w:val="none"/>
        </w:rPr>
        <w:t xml:space="preserve"> </w:t>
      </w:r>
      <w:r>
        <w:rPr>
          <w:spacing w:val="1"/>
          <w:u w:val="none"/>
        </w:rPr>
        <w:t>b</w:t>
      </w:r>
      <w:r>
        <w:rPr>
          <w:u w:val="none"/>
        </w:rPr>
        <w:t>een</w:t>
      </w:r>
      <w:r>
        <w:rPr>
          <w:spacing w:val="17"/>
          <w:u w:val="none"/>
        </w:rPr>
        <w:t xml:space="preserve"> </w:t>
      </w:r>
      <w:r>
        <w:rPr>
          <w:spacing w:val="1"/>
          <w:u w:val="none"/>
        </w:rPr>
        <w:t>d</w:t>
      </w:r>
      <w:r>
        <w:rPr>
          <w:u w:val="none"/>
        </w:rPr>
        <w:t>iss</w:t>
      </w:r>
      <w:r>
        <w:rPr>
          <w:spacing w:val="1"/>
          <w:u w:val="none"/>
        </w:rPr>
        <w:t>o</w:t>
      </w:r>
      <w:r>
        <w:rPr>
          <w:u w:val="none"/>
        </w:rPr>
        <w:t>l</w:t>
      </w:r>
      <w:r>
        <w:rPr>
          <w:spacing w:val="1"/>
          <w:u w:val="none"/>
        </w:rPr>
        <w:t>v</w:t>
      </w:r>
      <w:r>
        <w:rPr>
          <w:u w:val="none"/>
        </w:rPr>
        <w:t>e</w:t>
      </w:r>
      <w:r>
        <w:rPr>
          <w:spacing w:val="1"/>
          <w:u w:val="none"/>
        </w:rPr>
        <w:t>d.</w:t>
      </w:r>
    </w:p>
    <w:p w14:paraId="0399FB53" w14:textId="77777777" w:rsidR="000C19C9" w:rsidRDefault="000C19C9">
      <w:pPr>
        <w:spacing w:before="17" w:line="220" w:lineRule="exact"/>
      </w:pPr>
    </w:p>
    <w:p w14:paraId="454B4B23" w14:textId="77777777" w:rsidR="000C19C9" w:rsidRDefault="00D3642A">
      <w:pPr>
        <w:pStyle w:val="BodyText"/>
        <w:numPr>
          <w:ilvl w:val="1"/>
          <w:numId w:val="3"/>
        </w:numPr>
        <w:tabs>
          <w:tab w:val="left" w:pos="1544"/>
          <w:tab w:val="left" w:pos="5367"/>
        </w:tabs>
        <w:spacing w:line="252" w:lineRule="auto"/>
        <w:ind w:right="116"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u w:color="000000"/>
        </w:rPr>
        <w:t xml:space="preserve">R </w:t>
      </w:r>
      <w:r>
        <w:rPr>
          <w:rFonts w:cs="Times New Roman"/>
          <w:b/>
          <w:bCs/>
          <w:spacing w:val="27"/>
          <w:u w:color="000000"/>
        </w:rPr>
        <w:t xml:space="preserve"> </w:t>
      </w:r>
      <w:r>
        <w:rPr>
          <w:rFonts w:cs="Times New Roman"/>
          <w:b/>
          <w:bCs/>
          <w:spacing w:val="1"/>
          <w:u w:color="000000"/>
        </w:rPr>
        <w:t>N</w:t>
      </w:r>
      <w:r>
        <w:rPr>
          <w:rFonts w:cs="Times New Roman"/>
          <w:b/>
          <w:bCs/>
          <w:spacing w:val="2"/>
          <w:u w:color="000000"/>
        </w:rPr>
        <w:t>O</w:t>
      </w:r>
      <w:r>
        <w:rPr>
          <w:rFonts w:cs="Times New Roman"/>
          <w:b/>
          <w:bCs/>
          <w:spacing w:val="1"/>
          <w:u w:color="000000"/>
        </w:rPr>
        <w:t>NREC</w:t>
      </w:r>
      <w:r>
        <w:rPr>
          <w:rFonts w:cs="Times New Roman"/>
          <w:b/>
          <w:bCs/>
          <w:spacing w:val="2"/>
          <w:u w:color="000000"/>
        </w:rPr>
        <w:t>O</w:t>
      </w:r>
      <w:r>
        <w:rPr>
          <w:rFonts w:cs="Times New Roman"/>
          <w:b/>
          <w:bCs/>
          <w:spacing w:val="1"/>
          <w:u w:color="000000"/>
        </w:rPr>
        <w:t>URS</w:t>
      </w:r>
      <w:r>
        <w:rPr>
          <w:rFonts w:cs="Times New Roman"/>
          <w:b/>
          <w:bCs/>
          <w:u w:color="000000"/>
        </w:rPr>
        <w:t xml:space="preserve">E </w:t>
      </w:r>
      <w:r>
        <w:rPr>
          <w:rFonts w:cs="Times New Roman"/>
          <w:b/>
          <w:bCs/>
          <w:spacing w:val="27"/>
          <w:u w:color="000000"/>
        </w:rPr>
        <w:t xml:space="preserve"> </w:t>
      </w:r>
      <w:r>
        <w:rPr>
          <w:rFonts w:cs="Times New Roman"/>
          <w:b/>
          <w:bCs/>
          <w:spacing w:val="1"/>
          <w:u w:color="000000"/>
        </w:rPr>
        <w:t>DEB</w:t>
      </w:r>
      <w:r>
        <w:rPr>
          <w:rFonts w:cs="Times New Roman"/>
          <w:b/>
          <w:bCs/>
          <w:spacing w:val="2"/>
          <w:u w:color="000000"/>
        </w:rPr>
        <w:t>T</w:t>
      </w:r>
      <w:r>
        <w:rPr>
          <w:rFonts w:cs="Times New Roman"/>
          <w:b/>
          <w:bCs/>
          <w:u w:val="none"/>
        </w:rPr>
        <w:t>.</w:t>
      </w:r>
      <w:r>
        <w:rPr>
          <w:rFonts w:cs="Times New Roman"/>
          <w:b/>
          <w:bCs/>
          <w:u w:val="none"/>
        </w:rPr>
        <w:tab/>
      </w:r>
      <w:r>
        <w:rPr>
          <w:u w:val="none"/>
        </w:rPr>
        <w:t>“</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Non</w:t>
      </w:r>
      <w:r>
        <w:rPr>
          <w:u w:val="none"/>
        </w:rPr>
        <w:t>rec</w:t>
      </w:r>
      <w:r>
        <w:rPr>
          <w:spacing w:val="1"/>
          <w:u w:val="none"/>
        </w:rPr>
        <w:t>ou</w:t>
      </w:r>
      <w:r>
        <w:rPr>
          <w:u w:val="none"/>
        </w:rPr>
        <w:t>rse</w:t>
      </w:r>
      <w:r>
        <w:rPr>
          <w:spacing w:val="25"/>
          <w:u w:val="none"/>
        </w:rPr>
        <w:t xml:space="preserve"> </w:t>
      </w:r>
      <w:r>
        <w:rPr>
          <w:spacing w:val="1"/>
          <w:u w:val="none"/>
        </w:rPr>
        <w:t>d</w:t>
      </w:r>
      <w:r>
        <w:rPr>
          <w:u w:val="none"/>
        </w:rPr>
        <w:t>e</w:t>
      </w:r>
      <w:r>
        <w:rPr>
          <w:spacing w:val="1"/>
          <w:u w:val="none"/>
        </w:rPr>
        <w:t>b</w:t>
      </w:r>
      <w:r>
        <w:rPr>
          <w:u w:val="none"/>
        </w:rPr>
        <w:t>t”</w:t>
      </w:r>
      <w:r>
        <w:rPr>
          <w:spacing w:val="24"/>
          <w:u w:val="none"/>
        </w:rPr>
        <w:t xml:space="preserve"> </w:t>
      </w:r>
      <w:r>
        <w:rPr>
          <w:u w:val="none"/>
        </w:rPr>
        <w:t>s</w:t>
      </w:r>
      <w:r>
        <w:rPr>
          <w:spacing w:val="1"/>
          <w:u w:val="none"/>
        </w:rPr>
        <w:t>h</w:t>
      </w:r>
      <w:r>
        <w:rPr>
          <w:u w:val="none"/>
        </w:rPr>
        <w:t>all</w:t>
      </w:r>
      <w:r>
        <w:rPr>
          <w:spacing w:val="25"/>
          <w:u w:val="none"/>
        </w:rPr>
        <w:t xml:space="preserve"> </w:t>
      </w:r>
      <w:r>
        <w:rPr>
          <w:spacing w:val="1"/>
          <w:u w:val="none"/>
        </w:rPr>
        <w:t>h</w:t>
      </w:r>
      <w:r>
        <w:rPr>
          <w:u w:val="none"/>
        </w:rPr>
        <w:t>a</w:t>
      </w:r>
      <w:r>
        <w:rPr>
          <w:spacing w:val="1"/>
          <w:u w:val="none"/>
        </w:rPr>
        <w:t>v</w:t>
      </w:r>
      <w:r>
        <w:rPr>
          <w:u w:val="none"/>
        </w:rPr>
        <w:t>e</w:t>
      </w:r>
      <w:r>
        <w:rPr>
          <w:spacing w:val="25"/>
          <w:u w:val="none"/>
        </w:rPr>
        <w:t xml:space="preserve"> </w:t>
      </w:r>
      <w:r>
        <w:rPr>
          <w:u w:val="none"/>
        </w:rPr>
        <w:t>t</w:t>
      </w:r>
      <w:r>
        <w:rPr>
          <w:spacing w:val="1"/>
          <w:u w:val="none"/>
        </w:rPr>
        <w:t>h</w:t>
      </w:r>
      <w:r>
        <w:rPr>
          <w:u w:val="none"/>
        </w:rPr>
        <w:t>e</w:t>
      </w:r>
      <w:r>
        <w:rPr>
          <w:w w:val="102"/>
          <w:u w:val="none"/>
        </w:rPr>
        <w:t xml:space="preserve"> </w:t>
      </w:r>
      <w:r>
        <w:rPr>
          <w:u w:val="none"/>
        </w:rPr>
        <w:t>sa</w:t>
      </w:r>
      <w:r>
        <w:rPr>
          <w:spacing w:val="2"/>
          <w:u w:val="none"/>
        </w:rPr>
        <w:t>m</w:t>
      </w:r>
      <w:r>
        <w:rPr>
          <w:u w:val="none"/>
        </w:rPr>
        <w:t>e</w:t>
      </w:r>
      <w:r>
        <w:rPr>
          <w:spacing w:val="22"/>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23"/>
          <w:u w:val="none"/>
        </w:rPr>
        <w:t xml:space="preserve"> </w:t>
      </w:r>
      <w:r>
        <w:rPr>
          <w:u w:val="none"/>
        </w:rPr>
        <w:t>as</w:t>
      </w:r>
      <w:r>
        <w:rPr>
          <w:spacing w:val="22"/>
          <w:u w:val="none"/>
        </w:rPr>
        <w:t xml:space="preserve"> </w:t>
      </w:r>
      <w:r>
        <w:rPr>
          <w:u w:val="none"/>
        </w:rPr>
        <w:t>“</w:t>
      </w:r>
      <w:r>
        <w:rPr>
          <w:spacing w:val="1"/>
          <w:u w:val="none"/>
        </w:rPr>
        <w:t>P</w:t>
      </w:r>
      <w:r>
        <w:rPr>
          <w:u w:val="none"/>
        </w:rPr>
        <w:t>art</w:t>
      </w:r>
      <w:r>
        <w:rPr>
          <w:spacing w:val="1"/>
          <w:u w:val="none"/>
        </w:rPr>
        <w:t>n</w:t>
      </w:r>
      <w:r>
        <w:rPr>
          <w:u w:val="none"/>
        </w:rPr>
        <w:t>er</w:t>
      </w:r>
      <w:r>
        <w:rPr>
          <w:spacing w:val="22"/>
          <w:u w:val="none"/>
        </w:rPr>
        <w:t xml:space="preserve"> </w:t>
      </w:r>
      <w:r>
        <w:rPr>
          <w:spacing w:val="1"/>
          <w:u w:val="none"/>
        </w:rPr>
        <w:t>non</w:t>
      </w:r>
      <w:r>
        <w:rPr>
          <w:u w:val="none"/>
        </w:rPr>
        <w:t>rec</w:t>
      </w:r>
      <w:r>
        <w:rPr>
          <w:spacing w:val="1"/>
          <w:u w:val="none"/>
        </w:rPr>
        <w:t>ou</w:t>
      </w:r>
      <w:r>
        <w:rPr>
          <w:u w:val="none"/>
        </w:rPr>
        <w:t>rse</w:t>
      </w:r>
      <w:r>
        <w:rPr>
          <w:spacing w:val="23"/>
          <w:u w:val="none"/>
        </w:rPr>
        <w:t xml:space="preserve"> </w:t>
      </w:r>
      <w:r>
        <w:rPr>
          <w:spacing w:val="1"/>
          <w:u w:val="none"/>
        </w:rPr>
        <w:t>d</w:t>
      </w:r>
      <w:r>
        <w:rPr>
          <w:u w:val="none"/>
        </w:rPr>
        <w:t>e</w:t>
      </w:r>
      <w:r>
        <w:rPr>
          <w:spacing w:val="1"/>
          <w:u w:val="none"/>
        </w:rPr>
        <w:t>b</w:t>
      </w:r>
      <w:r>
        <w:rPr>
          <w:u w:val="none"/>
        </w:rPr>
        <w:t>t”</w:t>
      </w:r>
      <w:r>
        <w:rPr>
          <w:spacing w:val="23"/>
          <w:u w:val="none"/>
        </w:rPr>
        <w:t xml:space="preserve"> </w:t>
      </w:r>
      <w:r>
        <w:rPr>
          <w:u w:val="none"/>
        </w:rPr>
        <w:t>set</w:t>
      </w:r>
      <w:r>
        <w:rPr>
          <w:spacing w:val="21"/>
          <w:u w:val="none"/>
        </w:rPr>
        <w:t xml:space="preserve"> </w:t>
      </w:r>
      <w:r>
        <w:rPr>
          <w:u w:val="none"/>
        </w:rPr>
        <w:t>f</w:t>
      </w:r>
      <w:r>
        <w:rPr>
          <w:spacing w:val="1"/>
          <w:u w:val="none"/>
        </w:rPr>
        <w:t>o</w:t>
      </w:r>
      <w:r>
        <w:rPr>
          <w:u w:val="none"/>
        </w:rPr>
        <w:t>rth</w:t>
      </w:r>
      <w:r>
        <w:rPr>
          <w:spacing w:val="23"/>
          <w:u w:val="none"/>
        </w:rPr>
        <w:t xml:space="preserve"> </w:t>
      </w:r>
      <w:r>
        <w:rPr>
          <w:u w:val="none"/>
        </w:rPr>
        <w:t>in</w:t>
      </w:r>
      <w:r>
        <w:rPr>
          <w:spacing w:val="2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3"/>
          <w:u w:val="none"/>
        </w:rPr>
        <w:t xml:space="preserve"> </w:t>
      </w:r>
      <w:r>
        <w:rPr>
          <w:spacing w:val="1"/>
          <w:u w:val="none"/>
        </w:rPr>
        <w:t>S</w:t>
      </w:r>
      <w:r>
        <w:rPr>
          <w:u w:val="none"/>
        </w:rPr>
        <w:t>ecti</w:t>
      </w:r>
      <w:r>
        <w:rPr>
          <w:spacing w:val="1"/>
          <w:u w:val="none"/>
        </w:rPr>
        <w:t>o</w:t>
      </w:r>
      <w:r>
        <w:rPr>
          <w:u w:val="none"/>
        </w:rPr>
        <w:t>n</w:t>
      </w:r>
      <w:r>
        <w:rPr>
          <w:spacing w:val="23"/>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b</w:t>
      </w:r>
      <w:r>
        <w:rPr>
          <w:u w:val="none"/>
        </w:rPr>
        <w:t>)(</w:t>
      </w:r>
      <w:r>
        <w:rPr>
          <w:spacing w:val="1"/>
          <w:u w:val="none"/>
        </w:rPr>
        <w:t>4</w:t>
      </w:r>
      <w:r>
        <w:rPr>
          <w:u w:val="none"/>
        </w:rPr>
        <w:t>).</w:t>
      </w:r>
    </w:p>
    <w:p w14:paraId="748E4917" w14:textId="77777777" w:rsidR="000C19C9" w:rsidRDefault="000C19C9">
      <w:pPr>
        <w:spacing w:line="240" w:lineRule="exact"/>
        <w:rPr>
          <w:sz w:val="24"/>
          <w:szCs w:val="24"/>
        </w:rPr>
      </w:pPr>
    </w:p>
    <w:p w14:paraId="1196ED39"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u w:color="000000"/>
        </w:rPr>
        <w:t>R</w:t>
      </w:r>
      <w:r>
        <w:rPr>
          <w:rFonts w:cs="Times New Roman"/>
          <w:b/>
          <w:bCs/>
          <w:spacing w:val="37"/>
          <w:u w:color="000000"/>
        </w:rPr>
        <w:t xml:space="preserve"> </w:t>
      </w:r>
      <w:r>
        <w:rPr>
          <w:rFonts w:cs="Times New Roman"/>
          <w:b/>
          <w:bCs/>
          <w:spacing w:val="1"/>
          <w:u w:color="000000"/>
        </w:rPr>
        <w:t>N</w:t>
      </w:r>
      <w:r>
        <w:rPr>
          <w:rFonts w:cs="Times New Roman"/>
          <w:b/>
          <w:bCs/>
          <w:spacing w:val="2"/>
          <w:u w:color="000000"/>
        </w:rPr>
        <w:t>O</w:t>
      </w:r>
      <w:r>
        <w:rPr>
          <w:rFonts w:cs="Times New Roman"/>
          <w:b/>
          <w:bCs/>
          <w:spacing w:val="1"/>
          <w:u w:color="000000"/>
        </w:rPr>
        <w:t>NREC</w:t>
      </w:r>
      <w:r>
        <w:rPr>
          <w:rFonts w:cs="Times New Roman"/>
          <w:b/>
          <w:bCs/>
          <w:spacing w:val="2"/>
          <w:u w:color="000000"/>
        </w:rPr>
        <w:t>O</w:t>
      </w:r>
      <w:r>
        <w:rPr>
          <w:rFonts w:cs="Times New Roman"/>
          <w:b/>
          <w:bCs/>
          <w:spacing w:val="1"/>
          <w:u w:color="000000"/>
        </w:rPr>
        <w:t>URS</w:t>
      </w:r>
      <w:r>
        <w:rPr>
          <w:rFonts w:cs="Times New Roman"/>
          <w:b/>
          <w:bCs/>
          <w:u w:color="000000"/>
        </w:rPr>
        <w:t>E</w:t>
      </w:r>
      <w:r>
        <w:rPr>
          <w:rFonts w:cs="Times New Roman"/>
          <w:b/>
          <w:bCs/>
          <w:spacing w:val="38"/>
          <w:u w:color="000000"/>
        </w:rPr>
        <w:t xml:space="preserve"> </w:t>
      </w:r>
      <w:r>
        <w:rPr>
          <w:rFonts w:cs="Times New Roman"/>
          <w:b/>
          <w:bCs/>
          <w:spacing w:val="1"/>
          <w:u w:color="000000"/>
        </w:rPr>
        <w:t>DEB</w:t>
      </w:r>
      <w:r>
        <w:rPr>
          <w:rFonts w:cs="Times New Roman"/>
          <w:b/>
          <w:bCs/>
          <w:u w:color="000000"/>
        </w:rPr>
        <w:t>T</w:t>
      </w:r>
      <w:r>
        <w:rPr>
          <w:rFonts w:cs="Times New Roman"/>
          <w:b/>
          <w:bCs/>
          <w:spacing w:val="37"/>
          <w:u w:color="000000"/>
        </w:rPr>
        <w:t xml:space="preserve"> </w:t>
      </w:r>
      <w:r>
        <w:rPr>
          <w:rFonts w:cs="Times New Roman"/>
          <w:b/>
          <w:bCs/>
          <w:spacing w:val="2"/>
          <w:u w:color="000000"/>
        </w:rPr>
        <w:t>M</w:t>
      </w:r>
      <w:r>
        <w:rPr>
          <w:rFonts w:cs="Times New Roman"/>
          <w:b/>
          <w:bCs/>
          <w:u w:color="000000"/>
        </w:rPr>
        <w:t>I</w:t>
      </w:r>
      <w:r>
        <w:rPr>
          <w:rFonts w:cs="Times New Roman"/>
          <w:b/>
          <w:bCs/>
          <w:spacing w:val="1"/>
          <w:u w:color="000000"/>
        </w:rPr>
        <w:t>N</w:t>
      </w:r>
      <w:r>
        <w:rPr>
          <w:rFonts w:cs="Times New Roman"/>
          <w:b/>
          <w:bCs/>
          <w:u w:color="000000"/>
        </w:rPr>
        <w:t>I</w:t>
      </w:r>
      <w:r>
        <w:rPr>
          <w:rFonts w:cs="Times New Roman"/>
          <w:b/>
          <w:bCs/>
          <w:spacing w:val="2"/>
          <w:u w:color="000000"/>
        </w:rPr>
        <w:t>M</w:t>
      </w:r>
      <w:r>
        <w:rPr>
          <w:rFonts w:cs="Times New Roman"/>
          <w:b/>
          <w:bCs/>
          <w:spacing w:val="1"/>
          <w:u w:color="000000"/>
        </w:rPr>
        <w:t>U</w:t>
      </w:r>
      <w:r>
        <w:rPr>
          <w:rFonts w:cs="Times New Roman"/>
          <w:b/>
          <w:bCs/>
          <w:u w:color="000000"/>
        </w:rPr>
        <w:t>M</w:t>
      </w:r>
      <w:r>
        <w:rPr>
          <w:rFonts w:cs="Times New Roman"/>
          <w:b/>
          <w:bCs/>
          <w:spacing w:val="39"/>
          <w:u w:color="000000"/>
        </w:rPr>
        <w:t xml:space="preserve"> </w:t>
      </w:r>
      <w:r>
        <w:rPr>
          <w:rFonts w:cs="Times New Roman"/>
          <w:b/>
          <w:bCs/>
          <w:spacing w:val="2"/>
          <w:u w:color="000000"/>
        </w:rPr>
        <w:t>G</w:t>
      </w:r>
      <w:r>
        <w:rPr>
          <w:rFonts w:cs="Times New Roman"/>
          <w:b/>
          <w:bCs/>
          <w:spacing w:val="1"/>
          <w:u w:color="000000"/>
        </w:rPr>
        <w:t>A</w:t>
      </w:r>
      <w:r>
        <w:rPr>
          <w:rFonts w:cs="Times New Roman"/>
          <w:b/>
          <w:bCs/>
          <w:u w:color="000000"/>
        </w:rPr>
        <w:t>I</w:t>
      </w:r>
      <w:r>
        <w:rPr>
          <w:rFonts w:cs="Times New Roman"/>
          <w:b/>
          <w:bCs/>
          <w:spacing w:val="2"/>
          <w:u w:color="000000"/>
        </w:rPr>
        <w:t>N</w:t>
      </w:r>
      <w:r>
        <w:rPr>
          <w:rFonts w:cs="Times New Roman"/>
          <w:b/>
          <w:bCs/>
          <w:u w:val="none"/>
        </w:rPr>
        <w:t>.</w:t>
      </w:r>
      <w:r>
        <w:rPr>
          <w:rFonts w:cs="Times New Roman"/>
          <w:b/>
          <w:bCs/>
          <w:spacing w:val="37"/>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spacing w:val="1"/>
          <w:u w:val="none"/>
        </w:rPr>
        <w:t>Non</w:t>
      </w:r>
      <w:r>
        <w:rPr>
          <w:u w:val="none"/>
        </w:rPr>
        <w:t>rec</w:t>
      </w:r>
      <w:r>
        <w:rPr>
          <w:spacing w:val="1"/>
          <w:u w:val="none"/>
        </w:rPr>
        <w:t>ou</w:t>
      </w:r>
      <w:r>
        <w:rPr>
          <w:u w:val="none"/>
        </w:rPr>
        <w:t>rse</w:t>
      </w:r>
      <w:r>
        <w:rPr>
          <w:spacing w:val="36"/>
          <w:u w:val="none"/>
        </w:rPr>
        <w:t xml:space="preserve"> </w:t>
      </w:r>
      <w:r>
        <w:rPr>
          <w:spacing w:val="1"/>
          <w:u w:val="none"/>
        </w:rPr>
        <w:t>D</w:t>
      </w:r>
      <w:r>
        <w:rPr>
          <w:u w:val="none"/>
        </w:rPr>
        <w:t>e</w:t>
      </w:r>
      <w:r>
        <w:rPr>
          <w:spacing w:val="1"/>
          <w:u w:val="none"/>
        </w:rPr>
        <w:t>b</w:t>
      </w:r>
      <w:r>
        <w:rPr>
          <w:u w:val="none"/>
        </w:rPr>
        <w:t>t</w:t>
      </w:r>
      <w:r>
        <w:rPr>
          <w:w w:val="10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7"/>
          <w:u w:val="none"/>
        </w:rPr>
        <w:t xml:space="preserve"> </w:t>
      </w:r>
      <w:r>
        <w:rPr>
          <w:spacing w:val="1"/>
          <w:u w:val="none"/>
        </w:rPr>
        <w:t>G</w:t>
      </w:r>
      <w:r>
        <w:rPr>
          <w:u w:val="none"/>
        </w:rPr>
        <w:t>ai</w:t>
      </w:r>
      <w:r>
        <w:rPr>
          <w:spacing w:val="1"/>
          <w:u w:val="none"/>
        </w:rPr>
        <w:t>n</w:t>
      </w:r>
      <w:r>
        <w:rPr>
          <w:u w:val="none"/>
        </w:rPr>
        <w:t>”</w:t>
      </w:r>
      <w:r>
        <w:rPr>
          <w:spacing w:val="26"/>
          <w:u w:val="none"/>
        </w:rPr>
        <w:t xml:space="preserve"> </w:t>
      </w:r>
      <w:r>
        <w:rPr>
          <w:spacing w:val="2"/>
          <w:u w:val="none"/>
        </w:rPr>
        <w:t>m</w:t>
      </w:r>
      <w:r>
        <w:rPr>
          <w:u w:val="none"/>
        </w:rPr>
        <w:t>ea</w:t>
      </w:r>
      <w:r>
        <w:rPr>
          <w:spacing w:val="1"/>
          <w:u w:val="none"/>
        </w:rPr>
        <w:t>n</w:t>
      </w:r>
      <w:r>
        <w:rPr>
          <w:u w:val="none"/>
        </w:rPr>
        <w:t>s</w:t>
      </w:r>
      <w:r>
        <w:rPr>
          <w:spacing w:val="25"/>
          <w:u w:val="none"/>
        </w:rPr>
        <w:t xml:space="preserve"> </w:t>
      </w:r>
      <w:r>
        <w:rPr>
          <w:u w:val="none"/>
        </w:rPr>
        <w:t>an</w:t>
      </w:r>
      <w:r>
        <w:rPr>
          <w:spacing w:val="26"/>
          <w:u w:val="none"/>
        </w:rPr>
        <w:t xml:space="preserve"> </w:t>
      </w:r>
      <w:r>
        <w:rPr>
          <w:u w:val="none"/>
        </w:rPr>
        <w:t>a</w:t>
      </w:r>
      <w:r>
        <w:rPr>
          <w:spacing w:val="2"/>
          <w:u w:val="none"/>
        </w:rPr>
        <w:t>m</w:t>
      </w:r>
      <w:r>
        <w:rPr>
          <w:spacing w:val="1"/>
          <w:u w:val="none"/>
        </w:rPr>
        <w:t>oun</w:t>
      </w:r>
      <w:r>
        <w:rPr>
          <w:u w:val="none"/>
        </w:rPr>
        <w:t>t,</w:t>
      </w:r>
      <w:r>
        <w:rPr>
          <w:spacing w:val="25"/>
          <w:u w:val="none"/>
        </w:rPr>
        <w:t xml:space="preserve"> </w:t>
      </w:r>
      <w:r>
        <w:rPr>
          <w:spacing w:val="1"/>
          <w:u w:val="none"/>
        </w:rPr>
        <w:t>w</w:t>
      </w:r>
      <w:r>
        <w:rPr>
          <w:u w:val="none"/>
        </w:rPr>
        <w:t>ith</w:t>
      </w:r>
      <w:r>
        <w:rPr>
          <w:spacing w:val="26"/>
          <w:u w:val="none"/>
        </w:rPr>
        <w:t xml:space="preserve"> </w:t>
      </w:r>
      <w:r>
        <w:rPr>
          <w:u w:val="none"/>
        </w:rPr>
        <w:t>res</w:t>
      </w:r>
      <w:r>
        <w:rPr>
          <w:spacing w:val="1"/>
          <w:u w:val="none"/>
        </w:rPr>
        <w:t>p</w:t>
      </w:r>
      <w:r>
        <w:rPr>
          <w:u w:val="none"/>
        </w:rPr>
        <w:t>ect</w:t>
      </w:r>
      <w:r>
        <w:rPr>
          <w:spacing w:val="25"/>
          <w:u w:val="none"/>
        </w:rPr>
        <w:t xml:space="preserve"> </w:t>
      </w:r>
      <w:r>
        <w:rPr>
          <w:u w:val="none"/>
        </w:rPr>
        <w:t>to</w:t>
      </w:r>
      <w:r>
        <w:rPr>
          <w:spacing w:val="26"/>
          <w:u w:val="none"/>
        </w:rPr>
        <w:t xml:space="preserve"> </w:t>
      </w:r>
      <w:r>
        <w:rPr>
          <w:u w:val="none"/>
        </w:rPr>
        <w:t>each</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Non</w:t>
      </w:r>
      <w:r>
        <w:rPr>
          <w:u w:val="none"/>
        </w:rPr>
        <w:t>rec</w:t>
      </w:r>
      <w:r>
        <w:rPr>
          <w:spacing w:val="1"/>
          <w:u w:val="none"/>
        </w:rPr>
        <w:t>ou</w:t>
      </w:r>
      <w:r>
        <w:rPr>
          <w:u w:val="none"/>
        </w:rPr>
        <w:t>rse</w:t>
      </w:r>
      <w:r>
        <w:rPr>
          <w:spacing w:val="25"/>
          <w:u w:val="none"/>
        </w:rPr>
        <w:t xml:space="preserve"> </w:t>
      </w:r>
      <w:r>
        <w:rPr>
          <w:spacing w:val="1"/>
          <w:u w:val="none"/>
        </w:rPr>
        <w:t>D</w:t>
      </w:r>
      <w:r>
        <w:rPr>
          <w:u w:val="none"/>
        </w:rPr>
        <w:t>e</w:t>
      </w:r>
      <w:r>
        <w:rPr>
          <w:spacing w:val="1"/>
          <w:u w:val="none"/>
        </w:rPr>
        <w:t>b</w:t>
      </w:r>
      <w:r>
        <w:rPr>
          <w:u w:val="none"/>
        </w:rPr>
        <w:t>t,</w:t>
      </w:r>
      <w:r>
        <w:rPr>
          <w:spacing w:val="25"/>
          <w:u w:val="none"/>
        </w:rPr>
        <w:t xml:space="preserve"> </w:t>
      </w:r>
      <w:r>
        <w:rPr>
          <w:u w:val="none"/>
        </w:rPr>
        <w:t>e</w:t>
      </w:r>
      <w:r>
        <w:rPr>
          <w:spacing w:val="1"/>
          <w:u w:val="none"/>
        </w:rPr>
        <w:t>qu</w:t>
      </w:r>
      <w:r>
        <w:rPr>
          <w:u w:val="none"/>
        </w:rPr>
        <w:t>al</w:t>
      </w:r>
      <w:r>
        <w:rPr>
          <w:spacing w:val="25"/>
          <w:u w:val="none"/>
        </w:rPr>
        <w:t xml:space="preserve"> </w:t>
      </w:r>
      <w:r>
        <w:rPr>
          <w:u w:val="none"/>
        </w:rPr>
        <w:t xml:space="preserve">to </w:t>
      </w:r>
      <w:r>
        <w:rPr>
          <w:spacing w:val="26"/>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0"/>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2"/>
          <w:u w:val="none"/>
        </w:rPr>
        <w:t xml:space="preserve"> </w:t>
      </w:r>
      <w:r>
        <w:rPr>
          <w:spacing w:val="1"/>
          <w:u w:val="none"/>
        </w:rPr>
        <w:t>G</w:t>
      </w:r>
      <w:r>
        <w:rPr>
          <w:u w:val="none"/>
        </w:rPr>
        <w:t>ain</w:t>
      </w:r>
      <w:r>
        <w:rPr>
          <w:spacing w:val="30"/>
          <w:u w:val="none"/>
        </w:rPr>
        <w:t xml:space="preserve"> </w:t>
      </w:r>
      <w:r>
        <w:rPr>
          <w:u w:val="none"/>
        </w:rPr>
        <w:t>t</w:t>
      </w:r>
      <w:r>
        <w:rPr>
          <w:spacing w:val="1"/>
          <w:u w:val="none"/>
        </w:rPr>
        <w:t>h</w:t>
      </w:r>
      <w:r>
        <w:rPr>
          <w:u w:val="none"/>
        </w:rPr>
        <w:t>at</w:t>
      </w:r>
      <w:r>
        <w:rPr>
          <w:spacing w:val="30"/>
          <w:u w:val="none"/>
        </w:rPr>
        <w:t xml:space="preserve"> </w:t>
      </w:r>
      <w:r>
        <w:rPr>
          <w:spacing w:val="2"/>
          <w:u w:val="none"/>
        </w:rPr>
        <w:t>w</w:t>
      </w:r>
      <w:r>
        <w:rPr>
          <w:u w:val="none"/>
        </w:rPr>
        <w:t>ould</w:t>
      </w:r>
      <w:r>
        <w:rPr>
          <w:spacing w:val="31"/>
          <w:u w:val="none"/>
        </w:rPr>
        <w:t xml:space="preserve"> </w:t>
      </w:r>
      <w:r>
        <w:rPr>
          <w:u w:val="none"/>
        </w:rPr>
        <w:t>res</w:t>
      </w:r>
      <w:r>
        <w:rPr>
          <w:spacing w:val="1"/>
          <w:u w:val="none"/>
        </w:rPr>
        <w:t>u</w:t>
      </w:r>
      <w:r>
        <w:rPr>
          <w:u w:val="none"/>
        </w:rPr>
        <w:t>lt</w:t>
      </w:r>
      <w:r>
        <w:rPr>
          <w:spacing w:val="30"/>
          <w:u w:val="none"/>
        </w:rPr>
        <w:t xml:space="preserve"> </w:t>
      </w:r>
      <w:r>
        <w:rPr>
          <w:u w:val="none"/>
        </w:rPr>
        <w:t>if</w:t>
      </w:r>
      <w:r>
        <w:rPr>
          <w:spacing w:val="31"/>
          <w:u w:val="none"/>
        </w:rPr>
        <w:t xml:space="preserve"> </w:t>
      </w:r>
      <w:r>
        <w:rPr>
          <w:u w:val="none"/>
        </w:rPr>
        <w:t>s</w:t>
      </w:r>
      <w:r>
        <w:rPr>
          <w:spacing w:val="1"/>
          <w:u w:val="none"/>
        </w:rPr>
        <w:t>u</w:t>
      </w:r>
      <w:r>
        <w:rPr>
          <w:u w:val="none"/>
        </w:rPr>
        <w:t>ch</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spacing w:val="1"/>
          <w:u w:val="none"/>
        </w:rPr>
        <w:t>Non</w:t>
      </w:r>
      <w:r>
        <w:rPr>
          <w:u w:val="none"/>
        </w:rPr>
        <w:t>rec</w:t>
      </w:r>
      <w:r>
        <w:rPr>
          <w:spacing w:val="1"/>
          <w:u w:val="none"/>
        </w:rPr>
        <w:t>ou</w:t>
      </w:r>
      <w:r>
        <w:rPr>
          <w:u w:val="none"/>
        </w:rPr>
        <w:t>rse</w:t>
      </w:r>
      <w:r>
        <w:rPr>
          <w:spacing w:val="30"/>
          <w:u w:val="none"/>
        </w:rPr>
        <w:t xml:space="preserve"> </w:t>
      </w:r>
      <w:r>
        <w:rPr>
          <w:spacing w:val="1"/>
          <w:u w:val="none"/>
        </w:rPr>
        <w:t>D</w:t>
      </w:r>
      <w:r>
        <w:rPr>
          <w:u w:val="none"/>
        </w:rPr>
        <w:t>e</w:t>
      </w:r>
      <w:r>
        <w:rPr>
          <w:spacing w:val="1"/>
          <w:u w:val="none"/>
        </w:rPr>
        <w:t>b</w:t>
      </w:r>
      <w:r>
        <w:rPr>
          <w:u w:val="none"/>
        </w:rPr>
        <w:t>t</w:t>
      </w:r>
      <w:r>
        <w:rPr>
          <w:spacing w:val="30"/>
          <w:u w:val="none"/>
        </w:rPr>
        <w:t xml:space="preserve"> </w:t>
      </w:r>
      <w:r>
        <w:rPr>
          <w:spacing w:val="1"/>
          <w:u w:val="none"/>
        </w:rPr>
        <w:t>w</w:t>
      </w:r>
      <w:r>
        <w:rPr>
          <w:u w:val="none"/>
        </w:rPr>
        <w:t>ere</w:t>
      </w:r>
      <w:r>
        <w:rPr>
          <w:spacing w:val="31"/>
          <w:u w:val="none"/>
        </w:rPr>
        <w:t xml:space="preserve"> </w:t>
      </w:r>
      <w:r>
        <w:rPr>
          <w:u w:val="none"/>
        </w:rPr>
        <w:t>treated</w:t>
      </w:r>
      <w:r>
        <w:rPr>
          <w:spacing w:val="31"/>
          <w:u w:val="none"/>
        </w:rPr>
        <w:t xml:space="preserve"> </w:t>
      </w:r>
      <w:r>
        <w:rPr>
          <w:u w:val="none"/>
        </w:rPr>
        <w:t>as</w:t>
      </w:r>
      <w:r>
        <w:rPr>
          <w:spacing w:val="31"/>
          <w:u w:val="none"/>
        </w:rPr>
        <w:t xml:space="preserve"> </w:t>
      </w:r>
      <w:r>
        <w:rPr>
          <w:u w:val="none"/>
        </w:rPr>
        <w:t>a</w:t>
      </w:r>
      <w:r>
        <w:rPr>
          <w:w w:val="102"/>
          <w:u w:val="none"/>
        </w:rPr>
        <w:t xml:space="preserve"> </w:t>
      </w:r>
      <w:r>
        <w:rPr>
          <w:spacing w:val="1"/>
          <w:u w:val="none"/>
        </w:rPr>
        <w:t>non</w:t>
      </w:r>
      <w:r>
        <w:rPr>
          <w:u w:val="none"/>
        </w:rPr>
        <w:t>rec</w:t>
      </w:r>
      <w:r>
        <w:rPr>
          <w:spacing w:val="1"/>
          <w:u w:val="none"/>
        </w:rPr>
        <w:t>ou</w:t>
      </w:r>
      <w:r>
        <w:rPr>
          <w:u w:val="none"/>
        </w:rPr>
        <w:t>rse</w:t>
      </w:r>
      <w:r>
        <w:rPr>
          <w:spacing w:val="32"/>
          <w:u w:val="none"/>
        </w:rPr>
        <w:t xml:space="preserve"> </w:t>
      </w:r>
      <w:r>
        <w:rPr>
          <w:u w:val="none"/>
        </w:rPr>
        <w:t>lia</w:t>
      </w:r>
      <w:r>
        <w:rPr>
          <w:spacing w:val="1"/>
          <w:u w:val="none"/>
        </w:rPr>
        <w:t>b</w:t>
      </w:r>
      <w:r>
        <w:rPr>
          <w:u w:val="none"/>
        </w:rPr>
        <w:t>ility</w:t>
      </w:r>
      <w:r>
        <w:rPr>
          <w:spacing w:val="32"/>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2"/>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2"/>
          <w:u w:val="none"/>
        </w:rPr>
        <w:t xml:space="preserve"> </w:t>
      </w:r>
      <w:r>
        <w:rPr>
          <w:u w:val="none"/>
        </w:rPr>
        <w:t>in</w:t>
      </w:r>
      <w:r>
        <w:rPr>
          <w:spacing w:val="33"/>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2"/>
          <w:u w:val="none"/>
        </w:rPr>
        <w:t xml:space="preserve"> </w:t>
      </w:r>
      <w:r>
        <w:rPr>
          <w:spacing w:val="1"/>
          <w:u w:val="none"/>
        </w:rPr>
        <w:t>w</w:t>
      </w:r>
      <w:r>
        <w:rPr>
          <w:u w:val="none"/>
        </w:rPr>
        <w:t>ith</w:t>
      </w:r>
      <w:r>
        <w:rPr>
          <w:spacing w:val="3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2"/>
          <w:u w:val="none"/>
        </w:rPr>
        <w:t xml:space="preserve"> </w:t>
      </w:r>
      <w:r>
        <w:rPr>
          <w:spacing w:val="1"/>
          <w:u w:val="none"/>
        </w:rPr>
        <w:t>S</w:t>
      </w:r>
      <w:r>
        <w:rPr>
          <w:u w:val="none"/>
        </w:rPr>
        <w:t>ecti</w:t>
      </w:r>
      <w:r>
        <w:rPr>
          <w:spacing w:val="1"/>
          <w:u w:val="none"/>
        </w:rPr>
        <w:t>on</w:t>
      </w:r>
      <w:r>
        <w:rPr>
          <w:u w:val="none"/>
        </w:rPr>
        <w:t>s</w:t>
      </w:r>
      <w:r>
        <w:rPr>
          <w:spacing w:val="32"/>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r>
        <w:rPr>
          <w:u w:val="none"/>
        </w:rPr>
        <w:t>)(</w:t>
      </w:r>
      <w:r>
        <w:rPr>
          <w:spacing w:val="1"/>
          <w:u w:val="none"/>
        </w:rPr>
        <w:t>2)</w:t>
      </w:r>
      <w:r>
        <w:rPr>
          <w:spacing w:val="2"/>
          <w:w w:val="102"/>
          <w:u w:val="none"/>
        </w:rPr>
        <w:t xml:space="preserve"> </w:t>
      </w:r>
      <w:r>
        <w:rPr>
          <w:u w:val="none"/>
        </w:rPr>
        <w:t>a</w:t>
      </w:r>
      <w:r>
        <w:rPr>
          <w:spacing w:val="1"/>
          <w:u w:val="none"/>
        </w:rPr>
        <w:t>n</w:t>
      </w:r>
      <w:r>
        <w:rPr>
          <w:u w:val="none"/>
        </w:rPr>
        <w:t>d</w:t>
      </w:r>
      <w:r>
        <w:rPr>
          <w:spacing w:val="21"/>
          <w:u w:val="none"/>
        </w:rPr>
        <w:t xml:space="preserve"> </w:t>
      </w:r>
      <w:r>
        <w:rPr>
          <w:u w:val="none"/>
        </w:rPr>
        <w:t>(3).</w:t>
      </w:r>
    </w:p>
    <w:p w14:paraId="66174C8A" w14:textId="77777777" w:rsidR="000C19C9" w:rsidRDefault="000C19C9">
      <w:pPr>
        <w:spacing w:before="17" w:line="220" w:lineRule="exact"/>
      </w:pPr>
    </w:p>
    <w:p w14:paraId="26E04A1D"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u w:color="000000"/>
        </w:rPr>
        <w:t>R</w:t>
      </w:r>
      <w:r>
        <w:rPr>
          <w:rFonts w:cs="Times New Roman"/>
          <w:b/>
          <w:bCs/>
          <w:spacing w:val="51"/>
          <w:u w:color="000000"/>
        </w:rPr>
        <w:t xml:space="preserve"> </w:t>
      </w:r>
      <w:r>
        <w:rPr>
          <w:rFonts w:cs="Times New Roman"/>
          <w:b/>
          <w:bCs/>
          <w:spacing w:val="1"/>
          <w:u w:color="000000"/>
        </w:rPr>
        <w:t>N</w:t>
      </w:r>
      <w:r>
        <w:rPr>
          <w:rFonts w:cs="Times New Roman"/>
          <w:b/>
          <w:bCs/>
          <w:spacing w:val="2"/>
          <w:u w:color="000000"/>
        </w:rPr>
        <w:t>O</w:t>
      </w:r>
      <w:r>
        <w:rPr>
          <w:rFonts w:cs="Times New Roman"/>
          <w:b/>
          <w:bCs/>
          <w:spacing w:val="1"/>
          <w:u w:color="000000"/>
        </w:rPr>
        <w:t>NREC</w:t>
      </w:r>
      <w:r>
        <w:rPr>
          <w:rFonts w:cs="Times New Roman"/>
          <w:b/>
          <w:bCs/>
          <w:spacing w:val="2"/>
          <w:u w:color="000000"/>
        </w:rPr>
        <w:t>O</w:t>
      </w:r>
      <w:r>
        <w:rPr>
          <w:rFonts w:cs="Times New Roman"/>
          <w:b/>
          <w:bCs/>
          <w:spacing w:val="1"/>
          <w:u w:color="000000"/>
        </w:rPr>
        <w:t>URS</w:t>
      </w:r>
      <w:r>
        <w:rPr>
          <w:rFonts w:cs="Times New Roman"/>
          <w:b/>
          <w:bCs/>
          <w:u w:color="000000"/>
        </w:rPr>
        <w:t>E</w:t>
      </w:r>
      <w:r>
        <w:rPr>
          <w:rFonts w:cs="Times New Roman"/>
          <w:b/>
          <w:bCs/>
          <w:spacing w:val="51"/>
          <w:u w:color="000000"/>
        </w:rPr>
        <w:t xml:space="preserve"> </w:t>
      </w:r>
      <w:r>
        <w:rPr>
          <w:rFonts w:cs="Times New Roman"/>
          <w:b/>
          <w:bCs/>
          <w:spacing w:val="1"/>
          <w:u w:color="000000"/>
        </w:rPr>
        <w:t>DEDUCT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50"/>
          <w:u w:val="none"/>
        </w:rPr>
        <w:t xml:space="preserve"> </w:t>
      </w:r>
      <w:r>
        <w:rPr>
          <w:u w:val="none"/>
        </w:rPr>
        <w:t>“</w:t>
      </w:r>
      <w:r>
        <w:rPr>
          <w:spacing w:val="2"/>
          <w:u w:val="none"/>
        </w:rPr>
        <w:t>M</w:t>
      </w:r>
      <w:r>
        <w:rPr>
          <w:u w:val="none"/>
        </w:rPr>
        <w:t>e</w:t>
      </w:r>
      <w:r>
        <w:rPr>
          <w:spacing w:val="2"/>
          <w:u w:val="none"/>
        </w:rPr>
        <w:t>m</w:t>
      </w:r>
      <w:r>
        <w:rPr>
          <w:spacing w:val="1"/>
          <w:u w:val="none"/>
        </w:rPr>
        <w:t>b</w:t>
      </w:r>
      <w:r>
        <w:rPr>
          <w:u w:val="none"/>
        </w:rPr>
        <w:t>er</w:t>
      </w:r>
      <w:r>
        <w:rPr>
          <w:spacing w:val="50"/>
          <w:u w:val="none"/>
        </w:rPr>
        <w:t xml:space="preserve"> </w:t>
      </w:r>
      <w:r>
        <w:rPr>
          <w:spacing w:val="1"/>
          <w:u w:val="none"/>
        </w:rPr>
        <w:t>Non</w:t>
      </w:r>
      <w:r>
        <w:rPr>
          <w:u w:val="none"/>
        </w:rPr>
        <w:t>rec</w:t>
      </w:r>
      <w:r>
        <w:rPr>
          <w:spacing w:val="1"/>
          <w:u w:val="none"/>
        </w:rPr>
        <w:t>ou</w:t>
      </w:r>
      <w:r>
        <w:rPr>
          <w:u w:val="none"/>
        </w:rPr>
        <w:t>rse</w:t>
      </w:r>
      <w:r>
        <w:rPr>
          <w:spacing w:val="50"/>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w w:val="102"/>
          <w:u w:val="none"/>
        </w:rPr>
        <w:t xml:space="preserve"> </w:t>
      </w:r>
      <w:r>
        <w:rPr>
          <w:u w:val="none"/>
        </w:rPr>
        <w:t>s</w:t>
      </w:r>
      <w:r>
        <w:rPr>
          <w:spacing w:val="1"/>
          <w:u w:val="none"/>
        </w:rPr>
        <w:t>h</w:t>
      </w:r>
      <w:r>
        <w:rPr>
          <w:u w:val="none"/>
        </w:rPr>
        <w:t>all</w:t>
      </w:r>
      <w:r>
        <w:rPr>
          <w:spacing w:val="26"/>
          <w:u w:val="none"/>
        </w:rPr>
        <w:t xml:space="preserve"> </w:t>
      </w:r>
      <w:r>
        <w:rPr>
          <w:spacing w:val="1"/>
          <w:u w:val="none"/>
        </w:rPr>
        <w:t>h</w:t>
      </w:r>
      <w:r>
        <w:rPr>
          <w:u w:val="none"/>
        </w:rPr>
        <w:t>a</w:t>
      </w:r>
      <w:r>
        <w:rPr>
          <w:spacing w:val="1"/>
          <w:u w:val="none"/>
        </w:rPr>
        <w:t>v</w:t>
      </w:r>
      <w:r>
        <w:rPr>
          <w:u w:val="none"/>
        </w:rPr>
        <w:t>e</w:t>
      </w:r>
      <w:r>
        <w:rPr>
          <w:spacing w:val="28"/>
          <w:u w:val="none"/>
        </w:rPr>
        <w:t xml:space="preserve"> </w:t>
      </w:r>
      <w:r>
        <w:rPr>
          <w:u w:val="none"/>
        </w:rPr>
        <w:t>t</w:t>
      </w:r>
      <w:r>
        <w:rPr>
          <w:spacing w:val="1"/>
          <w:u w:val="none"/>
        </w:rPr>
        <w:t>h</w:t>
      </w:r>
      <w:r>
        <w:rPr>
          <w:u w:val="none"/>
        </w:rPr>
        <w:t>e</w:t>
      </w:r>
      <w:r>
        <w:rPr>
          <w:spacing w:val="28"/>
          <w:u w:val="none"/>
        </w:rPr>
        <w:t xml:space="preserve"> </w:t>
      </w:r>
      <w:r>
        <w:rPr>
          <w:u w:val="none"/>
        </w:rPr>
        <w:t>sa</w:t>
      </w:r>
      <w:r>
        <w:rPr>
          <w:spacing w:val="2"/>
          <w:u w:val="none"/>
        </w:rPr>
        <w:t>m</w:t>
      </w:r>
      <w:r>
        <w:rPr>
          <w:u w:val="none"/>
        </w:rPr>
        <w:t>e</w:t>
      </w:r>
      <w:r>
        <w:rPr>
          <w:spacing w:val="28"/>
          <w:u w:val="none"/>
        </w:rPr>
        <w:t xml:space="preserve"> </w:t>
      </w:r>
      <w:r>
        <w:rPr>
          <w:spacing w:val="2"/>
          <w:u w:val="none"/>
        </w:rPr>
        <w:t>m</w:t>
      </w:r>
      <w:r>
        <w:rPr>
          <w:u w:val="none"/>
        </w:rPr>
        <w:t>e</w:t>
      </w:r>
      <w:r>
        <w:rPr>
          <w:spacing w:val="1"/>
          <w:u w:val="none"/>
        </w:rPr>
        <w:t>an</w:t>
      </w:r>
      <w:r>
        <w:rPr>
          <w:u w:val="none"/>
        </w:rPr>
        <w:t>i</w:t>
      </w:r>
      <w:r>
        <w:rPr>
          <w:spacing w:val="1"/>
          <w:u w:val="none"/>
        </w:rPr>
        <w:t>n</w:t>
      </w:r>
      <w:r>
        <w:rPr>
          <w:u w:val="none"/>
        </w:rPr>
        <w:t>g</w:t>
      </w:r>
      <w:r>
        <w:rPr>
          <w:spacing w:val="28"/>
          <w:u w:val="none"/>
        </w:rPr>
        <w:t xml:space="preserve"> </w:t>
      </w:r>
      <w:r>
        <w:rPr>
          <w:u w:val="none"/>
        </w:rPr>
        <w:t>as</w:t>
      </w:r>
      <w:r>
        <w:rPr>
          <w:spacing w:val="28"/>
          <w:u w:val="none"/>
        </w:rPr>
        <w:t xml:space="preserve"> </w:t>
      </w:r>
      <w:r>
        <w:rPr>
          <w:u w:val="none"/>
        </w:rPr>
        <w:t>“</w:t>
      </w:r>
      <w:r>
        <w:rPr>
          <w:spacing w:val="1"/>
          <w:u w:val="none"/>
        </w:rPr>
        <w:t>p</w:t>
      </w:r>
      <w:r>
        <w:rPr>
          <w:u w:val="none"/>
        </w:rPr>
        <w:t>art</w:t>
      </w:r>
      <w:r>
        <w:rPr>
          <w:spacing w:val="1"/>
          <w:u w:val="none"/>
        </w:rPr>
        <w:t>n</w:t>
      </w:r>
      <w:r>
        <w:rPr>
          <w:u w:val="none"/>
        </w:rPr>
        <w:t>er</w:t>
      </w:r>
      <w:r>
        <w:rPr>
          <w:spacing w:val="28"/>
          <w:u w:val="none"/>
        </w:rPr>
        <w:t xml:space="preserve"> </w:t>
      </w:r>
      <w:r>
        <w:rPr>
          <w:spacing w:val="1"/>
          <w:u w:val="none"/>
        </w:rPr>
        <w:t>non</w:t>
      </w:r>
      <w:r>
        <w:rPr>
          <w:u w:val="none"/>
        </w:rPr>
        <w:t>rec</w:t>
      </w:r>
      <w:r>
        <w:rPr>
          <w:spacing w:val="1"/>
          <w:u w:val="none"/>
        </w:rPr>
        <w:t>ou</w:t>
      </w:r>
      <w:r>
        <w:rPr>
          <w:u w:val="none"/>
        </w:rPr>
        <w:t>rse</w:t>
      </w:r>
      <w:r>
        <w:rPr>
          <w:spacing w:val="28"/>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spacing w:val="28"/>
          <w:u w:val="none"/>
        </w:rPr>
        <w:t xml:space="preserve"> </w:t>
      </w:r>
      <w:r>
        <w:rPr>
          <w:u w:val="none"/>
        </w:rPr>
        <w:t>set</w:t>
      </w:r>
      <w:r>
        <w:rPr>
          <w:spacing w:val="27"/>
          <w:u w:val="none"/>
        </w:rPr>
        <w:t xml:space="preserve"> </w:t>
      </w:r>
      <w:r>
        <w:rPr>
          <w:u w:val="none"/>
        </w:rPr>
        <w:t>f</w:t>
      </w:r>
      <w:r>
        <w:rPr>
          <w:spacing w:val="1"/>
          <w:u w:val="none"/>
        </w:rPr>
        <w:t>o</w:t>
      </w:r>
      <w:r>
        <w:rPr>
          <w:u w:val="none"/>
        </w:rPr>
        <w:t>rth</w:t>
      </w:r>
      <w:r>
        <w:rPr>
          <w:spacing w:val="28"/>
          <w:u w:val="none"/>
        </w:rPr>
        <w:t xml:space="preserve"> </w:t>
      </w:r>
      <w:r>
        <w:rPr>
          <w:u w:val="none"/>
        </w:rPr>
        <w:t>in</w:t>
      </w:r>
      <w:r>
        <w:rPr>
          <w:spacing w:val="28"/>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8"/>
          <w:u w:val="none"/>
        </w:rPr>
        <w:t xml:space="preserve"> </w:t>
      </w:r>
      <w:r>
        <w:rPr>
          <w:spacing w:val="1"/>
          <w:u w:val="none"/>
        </w:rPr>
        <w:t>S</w:t>
      </w:r>
      <w:r>
        <w:rPr>
          <w:u w:val="none"/>
        </w:rPr>
        <w:t>ecti</w:t>
      </w:r>
      <w:r>
        <w:rPr>
          <w:spacing w:val="1"/>
          <w:u w:val="none"/>
        </w:rPr>
        <w:t>o</w:t>
      </w:r>
      <w:r>
        <w:rPr>
          <w:u w:val="none"/>
        </w:rPr>
        <w:t>n</w:t>
      </w:r>
      <w:r>
        <w:rPr>
          <w:spacing w:val="28"/>
          <w:u w:val="none"/>
        </w:rPr>
        <w:t xml:space="preserve"> </w:t>
      </w:r>
      <w:r>
        <w:rPr>
          <w:spacing w:val="1"/>
          <w:u w:val="none"/>
        </w:rPr>
        <w:t>1</w:t>
      </w:r>
      <w:r>
        <w:rPr>
          <w:u w:val="none"/>
        </w:rPr>
        <w:t>.</w:t>
      </w:r>
      <w:r>
        <w:rPr>
          <w:spacing w:val="1"/>
          <w:u w:val="none"/>
        </w:rPr>
        <w:t>70</w:t>
      </w:r>
      <w:r>
        <w:rPr>
          <w:u w:val="none"/>
        </w:rPr>
        <w:t>4-</w:t>
      </w:r>
      <w:r>
        <w:rPr>
          <w:w w:val="102"/>
          <w:u w:val="none"/>
        </w:rPr>
        <w:t xml:space="preserve"> </w:t>
      </w:r>
      <w:r>
        <w:rPr>
          <w:u w:val="none"/>
        </w:rPr>
        <w:t>(</w:t>
      </w:r>
      <w:r>
        <w:rPr>
          <w:spacing w:val="1"/>
          <w:u w:val="none"/>
        </w:rPr>
        <w:t>2</w:t>
      </w:r>
      <w:r>
        <w:rPr>
          <w:u w:val="none"/>
        </w:rPr>
        <w:t>)(</w:t>
      </w:r>
      <w:r>
        <w:rPr>
          <w:spacing w:val="1"/>
          <w:u w:val="none"/>
        </w:rPr>
        <w:t>1</w:t>
      </w:r>
      <w:r>
        <w:rPr>
          <w:u w:val="none"/>
        </w:rPr>
        <w:t>)(</w:t>
      </w:r>
      <w:r>
        <w:rPr>
          <w:spacing w:val="1"/>
          <w:u w:val="none"/>
        </w:rPr>
        <w:t>2</w:t>
      </w:r>
      <w:r>
        <w:rPr>
          <w:u w:val="none"/>
        </w:rPr>
        <w:t>).</w:t>
      </w:r>
      <w:r>
        <w:rPr>
          <w:spacing w:val="45"/>
          <w:u w:val="none"/>
        </w:rPr>
        <w:t xml:space="preserve"> </w:t>
      </w:r>
      <w:r>
        <w:rPr>
          <w:spacing w:val="1"/>
          <w:u w:val="none"/>
        </w:rPr>
        <w:t>Th</w:t>
      </w:r>
      <w:r>
        <w:rPr>
          <w:u w:val="none"/>
        </w:rPr>
        <w:t>e</w:t>
      </w:r>
      <w:r>
        <w:rPr>
          <w:spacing w:val="46"/>
          <w:u w:val="none"/>
        </w:rPr>
        <w:t xml:space="preserve"> </w:t>
      </w:r>
      <w:r>
        <w:rPr>
          <w:u w:val="none"/>
        </w:rPr>
        <w:t>a</w:t>
      </w:r>
      <w:r>
        <w:rPr>
          <w:spacing w:val="2"/>
          <w:u w:val="none"/>
        </w:rPr>
        <w:t>m</w:t>
      </w:r>
      <w:r>
        <w:rPr>
          <w:u w:val="none"/>
        </w:rPr>
        <w:t>ount</w:t>
      </w:r>
      <w:r>
        <w:rPr>
          <w:spacing w:val="45"/>
          <w:u w:val="none"/>
        </w:rPr>
        <w:t xml:space="preserve"> </w:t>
      </w:r>
      <w:r>
        <w:rPr>
          <w:u w:val="none"/>
        </w:rPr>
        <w:t>of</w:t>
      </w:r>
      <w:r>
        <w:rPr>
          <w:spacing w:val="46"/>
          <w:u w:val="none"/>
        </w:rPr>
        <w:t xml:space="preserve"> </w:t>
      </w:r>
      <w:r>
        <w:rPr>
          <w:u w:val="none"/>
        </w:rPr>
        <w:t>the</w:t>
      </w:r>
      <w:r>
        <w:rPr>
          <w:spacing w:val="47"/>
          <w:u w:val="none"/>
        </w:rPr>
        <w:t xml:space="preserve"> </w:t>
      </w:r>
      <w:r>
        <w:rPr>
          <w:spacing w:val="2"/>
          <w:u w:val="none"/>
        </w:rPr>
        <w:t>M</w:t>
      </w:r>
      <w:r>
        <w:rPr>
          <w:u w:val="none"/>
        </w:rPr>
        <w:t>e</w:t>
      </w:r>
      <w:r>
        <w:rPr>
          <w:spacing w:val="2"/>
          <w:u w:val="none"/>
        </w:rPr>
        <w:t>m</w:t>
      </w:r>
      <w:r>
        <w:rPr>
          <w:u w:val="none"/>
        </w:rPr>
        <w:t>ber</w:t>
      </w:r>
      <w:r>
        <w:rPr>
          <w:spacing w:val="45"/>
          <w:u w:val="none"/>
        </w:rPr>
        <w:t xml:space="preserve"> </w:t>
      </w:r>
      <w:r>
        <w:rPr>
          <w:spacing w:val="1"/>
          <w:u w:val="none"/>
        </w:rPr>
        <w:t>N</w:t>
      </w:r>
      <w:r>
        <w:rPr>
          <w:u w:val="none"/>
        </w:rPr>
        <w:t>onrec</w:t>
      </w:r>
      <w:r>
        <w:rPr>
          <w:spacing w:val="1"/>
          <w:u w:val="none"/>
        </w:rPr>
        <w:t>o</w:t>
      </w:r>
      <w:r>
        <w:rPr>
          <w:u w:val="none"/>
        </w:rPr>
        <w:t>urse</w:t>
      </w:r>
      <w:r>
        <w:rPr>
          <w:spacing w:val="46"/>
          <w:u w:val="none"/>
        </w:rPr>
        <w:t xml:space="preserve"> </w:t>
      </w:r>
      <w:r>
        <w:rPr>
          <w:spacing w:val="1"/>
          <w:u w:val="none"/>
        </w:rPr>
        <w:t>D</w:t>
      </w:r>
      <w:r>
        <w:rPr>
          <w:u w:val="none"/>
        </w:rPr>
        <w:t>e</w:t>
      </w:r>
      <w:r>
        <w:rPr>
          <w:spacing w:val="1"/>
          <w:u w:val="none"/>
        </w:rPr>
        <w:t>d</w:t>
      </w:r>
      <w:r>
        <w:rPr>
          <w:u w:val="none"/>
        </w:rPr>
        <w:t>uctions</w:t>
      </w:r>
      <w:r>
        <w:rPr>
          <w:spacing w:val="45"/>
          <w:u w:val="none"/>
        </w:rPr>
        <w:t xml:space="preserve"> </w:t>
      </w:r>
      <w:r>
        <w:rPr>
          <w:spacing w:val="1"/>
          <w:u w:val="none"/>
        </w:rPr>
        <w:t>w</w:t>
      </w:r>
      <w:r>
        <w:rPr>
          <w:u w:val="none"/>
        </w:rPr>
        <w:t>ith</w:t>
      </w:r>
      <w:r>
        <w:rPr>
          <w:spacing w:val="47"/>
          <w:u w:val="none"/>
        </w:rPr>
        <w:t xml:space="preserve"> </w:t>
      </w:r>
      <w:r>
        <w:rPr>
          <w:u w:val="none"/>
        </w:rPr>
        <w:t>respect</w:t>
      </w:r>
      <w:r>
        <w:rPr>
          <w:spacing w:val="45"/>
          <w:u w:val="none"/>
        </w:rPr>
        <w:t xml:space="preserve"> </w:t>
      </w:r>
      <w:r>
        <w:rPr>
          <w:u w:val="none"/>
        </w:rPr>
        <w:t>to</w:t>
      </w:r>
      <w:r>
        <w:rPr>
          <w:spacing w:val="46"/>
          <w:u w:val="none"/>
        </w:rPr>
        <w:t xml:space="preserve"> </w:t>
      </w:r>
      <w:r>
        <w:rPr>
          <w:u w:val="none"/>
        </w:rPr>
        <w:t>a</w:t>
      </w:r>
      <w:r>
        <w:rPr>
          <w:spacing w:val="46"/>
          <w:u w:val="none"/>
        </w:rPr>
        <w:t xml:space="preserve"> </w:t>
      </w:r>
      <w:r>
        <w:rPr>
          <w:spacing w:val="2"/>
          <w:u w:val="none"/>
        </w:rPr>
        <w:t>M</w:t>
      </w:r>
      <w:r>
        <w:rPr>
          <w:u w:val="none"/>
        </w:rPr>
        <w:t>e</w:t>
      </w:r>
      <w:r>
        <w:rPr>
          <w:spacing w:val="2"/>
          <w:u w:val="none"/>
        </w:rPr>
        <w:t>m</w:t>
      </w:r>
      <w:r>
        <w:rPr>
          <w:u w:val="none"/>
        </w:rPr>
        <w:t>ber</w:t>
      </w:r>
      <w:r>
        <w:rPr>
          <w:spacing w:val="46"/>
          <w:u w:val="none"/>
        </w:rPr>
        <w:t xml:space="preserve"> </w:t>
      </w:r>
      <w:r>
        <w:rPr>
          <w:spacing w:val="1"/>
          <w:u w:val="none"/>
        </w:rPr>
        <w:t>N</w:t>
      </w:r>
      <w:r>
        <w:rPr>
          <w:u w:val="none"/>
        </w:rPr>
        <w:t>onrec</w:t>
      </w:r>
      <w:r>
        <w:rPr>
          <w:spacing w:val="1"/>
          <w:u w:val="none"/>
        </w:rPr>
        <w:t>o</w:t>
      </w:r>
      <w:r>
        <w:rPr>
          <w:u w:val="none"/>
        </w:rPr>
        <w:t>urse</w:t>
      </w:r>
      <w:r>
        <w:rPr>
          <w:w w:val="102"/>
          <w:u w:val="none"/>
        </w:rPr>
        <w:t xml:space="preserve"> </w:t>
      </w:r>
      <w:r>
        <w:rPr>
          <w:spacing w:val="1"/>
          <w:u w:val="none"/>
        </w:rPr>
        <w:t>D</w:t>
      </w:r>
      <w:r>
        <w:rPr>
          <w:u w:val="none"/>
        </w:rPr>
        <w:t>e</w:t>
      </w:r>
      <w:r>
        <w:rPr>
          <w:spacing w:val="1"/>
          <w:u w:val="none"/>
        </w:rPr>
        <w:t>b</w:t>
      </w:r>
      <w:r>
        <w:rPr>
          <w:u w:val="none"/>
        </w:rPr>
        <w:t>t</w:t>
      </w:r>
      <w:r>
        <w:rPr>
          <w:spacing w:val="13"/>
          <w:u w:val="none"/>
        </w:rPr>
        <w:t xml:space="preserve"> </w:t>
      </w:r>
      <w:r>
        <w:rPr>
          <w:u w:val="none"/>
        </w:rPr>
        <w:t>f</w:t>
      </w:r>
      <w:r>
        <w:rPr>
          <w:spacing w:val="1"/>
          <w:u w:val="none"/>
        </w:rPr>
        <w:t>o</w:t>
      </w:r>
      <w:r>
        <w:rPr>
          <w:u w:val="none"/>
        </w:rPr>
        <w:t>r</w:t>
      </w:r>
      <w:r>
        <w:rPr>
          <w:spacing w:val="14"/>
          <w:u w:val="none"/>
        </w:rPr>
        <w:t xml:space="preserve"> </w:t>
      </w:r>
      <w:r>
        <w:rPr>
          <w:u w:val="none"/>
        </w:rPr>
        <w:t>a</w:t>
      </w:r>
      <w:r>
        <w:rPr>
          <w:spacing w:val="14"/>
          <w:u w:val="none"/>
        </w:rPr>
        <w:t xml:space="preserve"> </w:t>
      </w:r>
      <w:r>
        <w:rPr>
          <w:spacing w:val="1"/>
          <w:u w:val="none"/>
        </w:rPr>
        <w:t>F</w:t>
      </w:r>
      <w:r>
        <w:rPr>
          <w:u w:val="none"/>
        </w:rPr>
        <w:t>iscal</w:t>
      </w:r>
      <w:r>
        <w:rPr>
          <w:spacing w:val="14"/>
          <w:u w:val="none"/>
        </w:rPr>
        <w:t xml:space="preserve"> </w:t>
      </w:r>
      <w:r>
        <w:rPr>
          <w:spacing w:val="1"/>
          <w:u w:val="none"/>
        </w:rPr>
        <w:t>Y</w:t>
      </w:r>
      <w:r>
        <w:rPr>
          <w:u w:val="none"/>
        </w:rPr>
        <w:t>ear</w:t>
      </w:r>
      <w:r>
        <w:rPr>
          <w:spacing w:val="13"/>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4"/>
          <w:u w:val="none"/>
        </w:rPr>
        <w:t xml:space="preserve"> </w:t>
      </w:r>
      <w:r>
        <w:rPr>
          <w:spacing w:val="1"/>
          <w:u w:val="none"/>
        </w:rPr>
        <w:t>C</w:t>
      </w:r>
      <w:r>
        <w:rPr>
          <w:u w:val="none"/>
        </w:rPr>
        <w:t>o</w:t>
      </w:r>
      <w:r>
        <w:rPr>
          <w:spacing w:val="2"/>
          <w:u w:val="none"/>
        </w:rPr>
        <w:t>m</w:t>
      </w:r>
      <w:r>
        <w:rPr>
          <w:u w:val="none"/>
        </w:rPr>
        <w:t>pany</w:t>
      </w:r>
      <w:r>
        <w:rPr>
          <w:spacing w:val="15"/>
          <w:u w:val="none"/>
        </w:rPr>
        <w:t xml:space="preserve"> </w:t>
      </w:r>
      <w:r>
        <w:rPr>
          <w:u w:val="none"/>
        </w:rPr>
        <w:t>equals</w:t>
      </w:r>
      <w:r>
        <w:rPr>
          <w:spacing w:val="14"/>
          <w:u w:val="none"/>
        </w:rPr>
        <w:t xml:space="preserve"> </w:t>
      </w:r>
      <w:r>
        <w:rPr>
          <w:u w:val="none"/>
        </w:rPr>
        <w:t>t</w:t>
      </w:r>
      <w:r>
        <w:rPr>
          <w:spacing w:val="1"/>
          <w:u w:val="none"/>
        </w:rPr>
        <w:t>h</w:t>
      </w:r>
      <w:r>
        <w:rPr>
          <w:u w:val="none"/>
        </w:rPr>
        <w:t>e</w:t>
      </w:r>
      <w:r>
        <w:rPr>
          <w:spacing w:val="14"/>
          <w:u w:val="none"/>
        </w:rPr>
        <w:t xml:space="preserve"> </w:t>
      </w:r>
      <w:r>
        <w:rPr>
          <w:u w:val="none"/>
        </w:rPr>
        <w:t>excess</w:t>
      </w:r>
      <w:r>
        <w:rPr>
          <w:spacing w:val="14"/>
          <w:u w:val="none"/>
        </w:rPr>
        <w:t xml:space="preserve"> </w:t>
      </w:r>
      <w:r>
        <w:rPr>
          <w:u w:val="none"/>
        </w:rPr>
        <w:t>(if</w:t>
      </w:r>
      <w:r>
        <w:rPr>
          <w:spacing w:val="14"/>
          <w:u w:val="none"/>
        </w:rPr>
        <w:t xml:space="preserve"> </w:t>
      </w:r>
      <w:r>
        <w:rPr>
          <w:u w:val="none"/>
        </w:rPr>
        <w:t>any)</w:t>
      </w:r>
      <w:r>
        <w:rPr>
          <w:spacing w:val="14"/>
          <w:u w:val="none"/>
        </w:rPr>
        <w:t xml:space="preserve"> </w:t>
      </w:r>
      <w:r>
        <w:rPr>
          <w:u w:val="none"/>
        </w:rPr>
        <w:t>of</w:t>
      </w:r>
      <w:r>
        <w:rPr>
          <w:spacing w:val="13"/>
          <w:u w:val="none"/>
        </w:rPr>
        <w:t xml:space="preserve"> </w:t>
      </w:r>
      <w:r>
        <w:rPr>
          <w:u w:val="none"/>
        </w:rPr>
        <w:t>t</w:t>
      </w:r>
      <w:r>
        <w:rPr>
          <w:spacing w:val="1"/>
          <w:u w:val="none"/>
        </w:rPr>
        <w:t>h</w:t>
      </w:r>
      <w:r>
        <w:rPr>
          <w:u w:val="none"/>
        </w:rPr>
        <w:t>e</w:t>
      </w:r>
      <w:r>
        <w:rPr>
          <w:spacing w:val="15"/>
          <w:u w:val="none"/>
        </w:rPr>
        <w:t xml:space="preserve"> </w:t>
      </w:r>
      <w:r>
        <w:rPr>
          <w:u w:val="none"/>
        </w:rPr>
        <w:t>net</w:t>
      </w:r>
      <w:r>
        <w:rPr>
          <w:spacing w:val="14"/>
          <w:u w:val="none"/>
        </w:rPr>
        <w:t xml:space="preserve"> </w:t>
      </w:r>
      <w:r>
        <w:rPr>
          <w:u w:val="none"/>
        </w:rPr>
        <w:t>i</w:t>
      </w:r>
      <w:r>
        <w:rPr>
          <w:spacing w:val="1"/>
          <w:u w:val="none"/>
        </w:rPr>
        <w:t>n</w:t>
      </w:r>
      <w:r>
        <w:rPr>
          <w:u w:val="none"/>
        </w:rPr>
        <w:t>c</w:t>
      </w:r>
      <w:r>
        <w:rPr>
          <w:spacing w:val="1"/>
          <w:u w:val="none"/>
        </w:rPr>
        <w:t>r</w:t>
      </w:r>
      <w:r>
        <w:rPr>
          <w:u w:val="none"/>
        </w:rPr>
        <w:t>ease</w:t>
      </w:r>
      <w:r>
        <w:rPr>
          <w:spacing w:val="14"/>
          <w:u w:val="none"/>
        </w:rPr>
        <w:t xml:space="preserve"> </w:t>
      </w:r>
      <w:r>
        <w:rPr>
          <w:u w:val="none"/>
        </w:rPr>
        <w:t>(if</w:t>
      </w:r>
      <w:r>
        <w:rPr>
          <w:spacing w:val="15"/>
          <w:u w:val="none"/>
        </w:rPr>
        <w:t xml:space="preserve"> </w:t>
      </w:r>
      <w:r>
        <w:rPr>
          <w:u w:val="none"/>
        </w:rPr>
        <w:t>a</w:t>
      </w:r>
      <w:r>
        <w:rPr>
          <w:spacing w:val="1"/>
          <w:u w:val="none"/>
        </w:rPr>
        <w:t>n</w:t>
      </w:r>
      <w:r>
        <w:rPr>
          <w:u w:val="none"/>
        </w:rPr>
        <w:t>y)</w:t>
      </w:r>
      <w:r>
        <w:rPr>
          <w:spacing w:val="13"/>
          <w:u w:val="none"/>
        </w:rPr>
        <w:t xml:space="preserve"> </w:t>
      </w:r>
      <w:r>
        <w:rPr>
          <w:u w:val="none"/>
        </w:rPr>
        <w:t>in</w:t>
      </w:r>
      <w:r>
        <w:rPr>
          <w:spacing w:val="15"/>
          <w:u w:val="none"/>
        </w:rPr>
        <w:t xml:space="preserve"> </w:t>
      </w:r>
      <w:r>
        <w:rPr>
          <w:u w:val="none"/>
        </w:rPr>
        <w:t>the</w:t>
      </w:r>
      <w:r>
        <w:rPr>
          <w:spacing w:val="15"/>
          <w:u w:val="none"/>
        </w:rPr>
        <w:t xml:space="preserve"> </w:t>
      </w:r>
      <w:r>
        <w:rPr>
          <w:u w:val="none"/>
        </w:rPr>
        <w:t>a</w:t>
      </w:r>
      <w:r>
        <w:rPr>
          <w:spacing w:val="2"/>
          <w:u w:val="none"/>
        </w:rPr>
        <w:t>m</w:t>
      </w:r>
      <w:r>
        <w:rPr>
          <w:u w:val="none"/>
        </w:rPr>
        <w:t>ount</w:t>
      </w:r>
      <w:r>
        <w:rPr>
          <w:w w:val="102"/>
          <w:u w:val="none"/>
        </w:rPr>
        <w:t xml:space="preserve"> </w:t>
      </w:r>
      <w:r>
        <w:rPr>
          <w:spacing w:val="1"/>
          <w:u w:val="none"/>
        </w:rPr>
        <w:t>o</w:t>
      </w:r>
      <w:r>
        <w:rPr>
          <w:u w:val="none"/>
        </w:rPr>
        <w:t>f</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Non</w:t>
      </w:r>
      <w:r>
        <w:rPr>
          <w:u w:val="none"/>
        </w:rPr>
        <w:t>rec</w:t>
      </w:r>
      <w:r>
        <w:rPr>
          <w:spacing w:val="1"/>
          <w:u w:val="none"/>
        </w:rPr>
        <w:t>ou</w:t>
      </w:r>
      <w:r>
        <w:rPr>
          <w:u w:val="none"/>
        </w:rPr>
        <w:t>rse</w:t>
      </w:r>
      <w:r>
        <w:rPr>
          <w:spacing w:val="33"/>
          <w:u w:val="none"/>
        </w:rPr>
        <w:t xml:space="preserve"> </w:t>
      </w:r>
      <w:r>
        <w:rPr>
          <w:spacing w:val="1"/>
          <w:u w:val="none"/>
        </w:rPr>
        <w:t>D</w:t>
      </w:r>
      <w:r>
        <w:rPr>
          <w:u w:val="none"/>
        </w:rPr>
        <w:t>e</w:t>
      </w:r>
      <w:r>
        <w:rPr>
          <w:spacing w:val="1"/>
          <w:u w:val="none"/>
        </w:rPr>
        <w:t>b</w:t>
      </w:r>
      <w:r>
        <w:rPr>
          <w:u w:val="none"/>
        </w:rPr>
        <w:t>t</w:t>
      </w:r>
      <w:r>
        <w:rPr>
          <w:spacing w:val="3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4"/>
          <w:u w:val="none"/>
        </w:rPr>
        <w:t xml:space="preserve"> </w:t>
      </w:r>
      <w:r>
        <w:rPr>
          <w:spacing w:val="1"/>
          <w:u w:val="none"/>
        </w:rPr>
        <w:t>G</w:t>
      </w:r>
      <w:r>
        <w:rPr>
          <w:u w:val="none"/>
        </w:rPr>
        <w:t>ain</w:t>
      </w:r>
      <w:r>
        <w:rPr>
          <w:spacing w:val="33"/>
          <w:u w:val="none"/>
        </w:rPr>
        <w:t xml:space="preserve"> </w:t>
      </w:r>
      <w:r>
        <w:rPr>
          <w:u w:val="none"/>
        </w:rPr>
        <w:t>attri</w:t>
      </w:r>
      <w:r>
        <w:rPr>
          <w:spacing w:val="1"/>
          <w:u w:val="none"/>
        </w:rPr>
        <w:t>bu</w:t>
      </w:r>
      <w:r>
        <w:rPr>
          <w:u w:val="none"/>
        </w:rPr>
        <w:t>ta</w:t>
      </w:r>
      <w:r>
        <w:rPr>
          <w:spacing w:val="1"/>
          <w:u w:val="none"/>
        </w:rPr>
        <w:t>b</w:t>
      </w:r>
      <w:r>
        <w:rPr>
          <w:u w:val="none"/>
        </w:rPr>
        <w:t>le</w:t>
      </w:r>
      <w:r>
        <w:rPr>
          <w:spacing w:val="32"/>
          <w:u w:val="none"/>
        </w:rPr>
        <w:t xml:space="preserve"> </w:t>
      </w:r>
      <w:r>
        <w:rPr>
          <w:u w:val="none"/>
        </w:rPr>
        <w:t>to</w:t>
      </w:r>
      <w:r>
        <w:rPr>
          <w:spacing w:val="33"/>
          <w:u w:val="none"/>
        </w:rPr>
        <w:t xml:space="preserve"> </w:t>
      </w:r>
      <w:r>
        <w:rPr>
          <w:u w:val="none"/>
        </w:rPr>
        <w:t>s</w:t>
      </w:r>
      <w:r>
        <w:rPr>
          <w:spacing w:val="1"/>
          <w:u w:val="none"/>
        </w:rPr>
        <w:t>u</w:t>
      </w:r>
      <w:r>
        <w:rPr>
          <w:u w:val="none"/>
        </w:rPr>
        <w:t>ch</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2"/>
          <w:u w:val="none"/>
        </w:rPr>
        <w:t xml:space="preserve"> </w:t>
      </w:r>
      <w:r>
        <w:rPr>
          <w:spacing w:val="1"/>
          <w:u w:val="none"/>
        </w:rPr>
        <w:t>Non</w:t>
      </w:r>
      <w:r>
        <w:rPr>
          <w:u w:val="none"/>
        </w:rPr>
        <w:t>rec</w:t>
      </w:r>
      <w:r>
        <w:rPr>
          <w:spacing w:val="1"/>
          <w:u w:val="none"/>
        </w:rPr>
        <w:t>ou</w:t>
      </w:r>
      <w:r>
        <w:rPr>
          <w:u w:val="none"/>
        </w:rPr>
        <w:t>rse</w:t>
      </w:r>
      <w:r>
        <w:rPr>
          <w:spacing w:val="32"/>
          <w:u w:val="none"/>
        </w:rPr>
        <w:t xml:space="preserve"> </w:t>
      </w:r>
      <w:r>
        <w:rPr>
          <w:spacing w:val="1"/>
          <w:u w:val="none"/>
        </w:rPr>
        <w:t>D</w:t>
      </w:r>
      <w:r>
        <w:rPr>
          <w:u w:val="none"/>
        </w:rPr>
        <w:t>e</w:t>
      </w:r>
      <w:r>
        <w:rPr>
          <w:spacing w:val="1"/>
          <w:u w:val="none"/>
        </w:rPr>
        <w:t>b</w:t>
      </w:r>
      <w:r>
        <w:rPr>
          <w:u w:val="none"/>
        </w:rPr>
        <w:t>t</w:t>
      </w:r>
      <w:r>
        <w:rPr>
          <w:spacing w:val="31"/>
          <w:u w:val="none"/>
        </w:rPr>
        <w:t xml:space="preserve"> </w:t>
      </w:r>
      <w:r>
        <w:rPr>
          <w:spacing w:val="1"/>
          <w:u w:val="none"/>
        </w:rPr>
        <w:t>du</w:t>
      </w:r>
      <w:r>
        <w:rPr>
          <w:u w:val="none"/>
        </w:rPr>
        <w:t>ri</w:t>
      </w:r>
      <w:r>
        <w:rPr>
          <w:spacing w:val="1"/>
          <w:u w:val="none"/>
        </w:rPr>
        <w:t>n</w:t>
      </w:r>
      <w:r>
        <w:rPr>
          <w:u w:val="none"/>
        </w:rPr>
        <w:t>g</w:t>
      </w:r>
      <w:r>
        <w:rPr>
          <w:spacing w:val="33"/>
          <w:u w:val="none"/>
        </w:rPr>
        <w:t xml:space="preserve"> </w:t>
      </w:r>
      <w:r>
        <w:rPr>
          <w:u w:val="none"/>
        </w:rPr>
        <w:t>t</w:t>
      </w:r>
      <w:r>
        <w:rPr>
          <w:spacing w:val="1"/>
          <w:u w:val="none"/>
        </w:rPr>
        <w:t>h</w:t>
      </w:r>
      <w:r>
        <w:rPr>
          <w:u w:val="none"/>
        </w:rPr>
        <w:t>e</w:t>
      </w:r>
      <w:r>
        <w:rPr>
          <w:w w:val="102"/>
          <w:u w:val="none"/>
        </w:rPr>
        <w:t xml:space="preserve"> </w:t>
      </w:r>
      <w:r>
        <w:rPr>
          <w:spacing w:val="1"/>
          <w:u w:val="none"/>
        </w:rPr>
        <w:t>F</w:t>
      </w:r>
      <w:r>
        <w:rPr>
          <w:u w:val="none"/>
        </w:rPr>
        <w:t>iscal</w:t>
      </w:r>
      <w:r>
        <w:rPr>
          <w:spacing w:val="39"/>
          <w:u w:val="none"/>
        </w:rPr>
        <w:t xml:space="preserve"> </w:t>
      </w:r>
      <w:r>
        <w:rPr>
          <w:spacing w:val="1"/>
          <w:u w:val="none"/>
        </w:rPr>
        <w:t>Y</w:t>
      </w:r>
      <w:r>
        <w:rPr>
          <w:u w:val="none"/>
        </w:rPr>
        <w:t>ear</w:t>
      </w:r>
      <w:r>
        <w:rPr>
          <w:spacing w:val="40"/>
          <w:u w:val="none"/>
        </w:rPr>
        <w:t xml:space="preserve"> </w:t>
      </w:r>
      <w:r>
        <w:rPr>
          <w:spacing w:val="1"/>
          <w:u w:val="none"/>
        </w:rPr>
        <w:t>ov</w:t>
      </w:r>
      <w:r>
        <w:rPr>
          <w:u w:val="none"/>
        </w:rPr>
        <w:t>er</w:t>
      </w:r>
      <w:r>
        <w:rPr>
          <w:spacing w:val="41"/>
          <w:u w:val="none"/>
        </w:rPr>
        <w:t xml:space="preserve"> </w:t>
      </w:r>
      <w:r>
        <w:rPr>
          <w:u w:val="none"/>
        </w:rPr>
        <w:t>t</w:t>
      </w:r>
      <w:r>
        <w:rPr>
          <w:spacing w:val="1"/>
          <w:u w:val="none"/>
        </w:rPr>
        <w:t>h</w:t>
      </w:r>
      <w:r>
        <w:rPr>
          <w:u w:val="none"/>
        </w:rPr>
        <w:t>e</w:t>
      </w:r>
      <w:r>
        <w:rPr>
          <w:spacing w:val="40"/>
          <w:u w:val="none"/>
        </w:rPr>
        <w:t xml:space="preserve"> </w:t>
      </w:r>
      <w:r>
        <w:rPr>
          <w:u w:val="none"/>
        </w:rPr>
        <w:t>a</w:t>
      </w:r>
      <w:r>
        <w:rPr>
          <w:spacing w:val="1"/>
          <w:u w:val="none"/>
        </w:rPr>
        <w:t>gg</w:t>
      </w:r>
      <w:r>
        <w:rPr>
          <w:u w:val="none"/>
        </w:rPr>
        <w:t>re</w:t>
      </w:r>
      <w:r>
        <w:rPr>
          <w:spacing w:val="1"/>
          <w:u w:val="none"/>
        </w:rPr>
        <w:t>g</w:t>
      </w:r>
      <w:r>
        <w:rPr>
          <w:u w:val="none"/>
        </w:rPr>
        <w:t>ate</w:t>
      </w:r>
      <w:r>
        <w:rPr>
          <w:spacing w:val="40"/>
          <w:u w:val="none"/>
        </w:rPr>
        <w:t xml:space="preserve"> </w:t>
      </w:r>
      <w:r>
        <w:rPr>
          <w:u w:val="none"/>
        </w:rPr>
        <w:t>a</w:t>
      </w:r>
      <w:r>
        <w:rPr>
          <w:spacing w:val="2"/>
          <w:u w:val="none"/>
        </w:rPr>
        <w:t>m</w:t>
      </w:r>
      <w:r>
        <w:rPr>
          <w:spacing w:val="1"/>
          <w:u w:val="none"/>
        </w:rPr>
        <w:t>oun</w:t>
      </w:r>
      <w:r>
        <w:rPr>
          <w:u w:val="none"/>
        </w:rPr>
        <w:t>t</w:t>
      </w:r>
      <w:r>
        <w:rPr>
          <w:spacing w:val="38"/>
          <w:u w:val="none"/>
        </w:rPr>
        <w:t xml:space="preserve"> </w:t>
      </w:r>
      <w:r>
        <w:rPr>
          <w:spacing w:val="1"/>
          <w:u w:val="none"/>
        </w:rPr>
        <w:t>o</w:t>
      </w:r>
      <w:r>
        <w:rPr>
          <w:u w:val="none"/>
        </w:rPr>
        <w:t>f</w:t>
      </w:r>
      <w:r>
        <w:rPr>
          <w:spacing w:val="40"/>
          <w:u w:val="none"/>
        </w:rPr>
        <w:t xml:space="preserve"> </w:t>
      </w:r>
      <w:r>
        <w:rPr>
          <w:u w:val="none"/>
        </w:rPr>
        <w:t>a</w:t>
      </w:r>
      <w:r>
        <w:rPr>
          <w:spacing w:val="1"/>
          <w:u w:val="none"/>
        </w:rPr>
        <w:t>n</w:t>
      </w:r>
      <w:r>
        <w:rPr>
          <w:u w:val="none"/>
        </w:rPr>
        <w:t>y</w:t>
      </w:r>
      <w:r>
        <w:rPr>
          <w:spacing w:val="41"/>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0"/>
          <w:u w:val="none"/>
        </w:rPr>
        <w:t xml:space="preserve"> </w:t>
      </w:r>
      <w:r>
        <w:rPr>
          <w:spacing w:val="1"/>
          <w:u w:val="none"/>
        </w:rPr>
        <w:t>du</w:t>
      </w:r>
      <w:r>
        <w:rPr>
          <w:u w:val="none"/>
        </w:rPr>
        <w:t>ri</w:t>
      </w:r>
      <w:r>
        <w:rPr>
          <w:spacing w:val="1"/>
          <w:u w:val="none"/>
        </w:rPr>
        <w:t>n</w:t>
      </w:r>
      <w:r>
        <w:rPr>
          <w:u w:val="none"/>
        </w:rPr>
        <w:t>g</w:t>
      </w:r>
      <w:r>
        <w:rPr>
          <w:spacing w:val="41"/>
          <w:u w:val="none"/>
        </w:rPr>
        <w:t xml:space="preserve"> </w:t>
      </w:r>
      <w:r>
        <w:rPr>
          <w:u w:val="none"/>
        </w:rPr>
        <w:t>t</w:t>
      </w:r>
      <w:r>
        <w:rPr>
          <w:spacing w:val="1"/>
          <w:u w:val="none"/>
        </w:rPr>
        <w:t>h</w:t>
      </w:r>
      <w:r>
        <w:rPr>
          <w:u w:val="none"/>
        </w:rPr>
        <w:t>at</w:t>
      </w:r>
      <w:r>
        <w:rPr>
          <w:spacing w:val="39"/>
          <w:u w:val="none"/>
        </w:rPr>
        <w:t xml:space="preserve"> </w:t>
      </w:r>
      <w:r>
        <w:rPr>
          <w:spacing w:val="1"/>
          <w:u w:val="none"/>
        </w:rPr>
        <w:t>F</w:t>
      </w:r>
      <w:r>
        <w:rPr>
          <w:u w:val="none"/>
        </w:rPr>
        <w:t>iscal</w:t>
      </w:r>
      <w:r>
        <w:rPr>
          <w:spacing w:val="39"/>
          <w:u w:val="none"/>
        </w:rPr>
        <w:t xml:space="preserve"> </w:t>
      </w:r>
      <w:r>
        <w:rPr>
          <w:spacing w:val="1"/>
          <w:u w:val="none"/>
        </w:rPr>
        <w:t>Y</w:t>
      </w:r>
      <w:r>
        <w:rPr>
          <w:u w:val="none"/>
        </w:rPr>
        <w:t>ear</w:t>
      </w:r>
      <w:r>
        <w:rPr>
          <w:spacing w:val="40"/>
          <w:u w:val="none"/>
        </w:rPr>
        <w:t xml:space="preserve"> </w:t>
      </w:r>
      <w:r>
        <w:rPr>
          <w:u w:val="none"/>
        </w:rPr>
        <w:t>to</w:t>
      </w:r>
      <w:r>
        <w:rPr>
          <w:spacing w:val="41"/>
          <w:u w:val="none"/>
        </w:rPr>
        <w:t xml:space="preserve"> </w:t>
      </w:r>
      <w:r>
        <w:rPr>
          <w:u w:val="none"/>
        </w:rPr>
        <w:t>t</w:t>
      </w:r>
      <w:r>
        <w:rPr>
          <w:spacing w:val="1"/>
          <w:u w:val="none"/>
        </w:rPr>
        <w:t>h</w:t>
      </w:r>
      <w:r>
        <w:rPr>
          <w:u w:val="none"/>
        </w:rPr>
        <w:t>e</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u w:val="none"/>
        </w:rPr>
        <w:t>t</w:t>
      </w:r>
      <w:r>
        <w:rPr>
          <w:spacing w:val="1"/>
          <w:u w:val="none"/>
        </w:rPr>
        <w:t>h</w:t>
      </w:r>
      <w:r>
        <w:rPr>
          <w:u w:val="none"/>
        </w:rPr>
        <w:t>at</w:t>
      </w:r>
      <w:r>
        <w:rPr>
          <w:w w:val="102"/>
          <w:u w:val="none"/>
        </w:rPr>
        <w:t xml:space="preserve"> </w:t>
      </w:r>
      <w:r>
        <w:rPr>
          <w:spacing w:val="1"/>
          <w:u w:val="none"/>
        </w:rPr>
        <w:t>b</w:t>
      </w:r>
      <w:r>
        <w:rPr>
          <w:u w:val="none"/>
        </w:rPr>
        <w:t>ears</w:t>
      </w:r>
      <w:r>
        <w:rPr>
          <w:spacing w:val="41"/>
          <w:u w:val="none"/>
        </w:rPr>
        <w:t xml:space="preserve"> </w:t>
      </w:r>
      <w:r>
        <w:rPr>
          <w:u w:val="none"/>
        </w:rPr>
        <w:t>(</w:t>
      </w:r>
      <w:r>
        <w:rPr>
          <w:spacing w:val="1"/>
          <w:u w:val="none"/>
        </w:rPr>
        <w:t>o</w:t>
      </w:r>
      <w:r>
        <w:rPr>
          <w:u w:val="none"/>
        </w:rPr>
        <w:t>r</w:t>
      </w:r>
      <w:r>
        <w:rPr>
          <w:spacing w:val="41"/>
          <w:u w:val="none"/>
        </w:rPr>
        <w:t xml:space="preserve"> </w:t>
      </w:r>
      <w:r>
        <w:rPr>
          <w:u w:val="none"/>
        </w:rPr>
        <w:t>is</w:t>
      </w:r>
      <w:r>
        <w:rPr>
          <w:spacing w:val="41"/>
          <w:u w:val="none"/>
        </w:rPr>
        <w:t xml:space="preserve"> </w:t>
      </w:r>
      <w:r>
        <w:rPr>
          <w:spacing w:val="1"/>
          <w:u w:val="none"/>
        </w:rPr>
        <w:t>d</w:t>
      </w:r>
      <w:r>
        <w:rPr>
          <w:u w:val="none"/>
        </w:rPr>
        <w:t>ee</w:t>
      </w:r>
      <w:r>
        <w:rPr>
          <w:spacing w:val="2"/>
          <w:u w:val="none"/>
        </w:rPr>
        <w:t>m</w:t>
      </w:r>
      <w:r>
        <w:rPr>
          <w:u w:val="none"/>
        </w:rPr>
        <w:t>ed</w:t>
      </w:r>
      <w:r>
        <w:rPr>
          <w:spacing w:val="43"/>
          <w:u w:val="none"/>
        </w:rPr>
        <w:t xml:space="preserve"> </w:t>
      </w:r>
      <w:r>
        <w:rPr>
          <w:u w:val="none"/>
        </w:rPr>
        <w:t>to</w:t>
      </w:r>
      <w:r>
        <w:rPr>
          <w:spacing w:val="42"/>
          <w:u w:val="none"/>
        </w:rPr>
        <w:t xml:space="preserve"> </w:t>
      </w:r>
      <w:r>
        <w:rPr>
          <w:spacing w:val="1"/>
          <w:u w:val="none"/>
        </w:rPr>
        <w:t>b</w:t>
      </w:r>
      <w:r>
        <w:rPr>
          <w:u w:val="none"/>
        </w:rPr>
        <w:t>ear)</w:t>
      </w:r>
      <w:r>
        <w:rPr>
          <w:spacing w:val="41"/>
          <w:u w:val="none"/>
        </w:rPr>
        <w:t xml:space="preserve"> </w:t>
      </w:r>
      <w:r>
        <w:rPr>
          <w:u w:val="none"/>
        </w:rPr>
        <w:t>t</w:t>
      </w:r>
      <w:r>
        <w:rPr>
          <w:spacing w:val="1"/>
          <w:u w:val="none"/>
        </w:rPr>
        <w:t>h</w:t>
      </w:r>
      <w:r>
        <w:rPr>
          <w:u w:val="none"/>
        </w:rPr>
        <w:t>e</w:t>
      </w:r>
      <w:r>
        <w:rPr>
          <w:spacing w:val="42"/>
          <w:u w:val="none"/>
        </w:rPr>
        <w:t xml:space="preserve"> </w:t>
      </w:r>
      <w:r>
        <w:rPr>
          <w:u w:val="none"/>
        </w:rPr>
        <w:t>ec</w:t>
      </w:r>
      <w:r>
        <w:rPr>
          <w:spacing w:val="1"/>
          <w:u w:val="none"/>
        </w:rPr>
        <w:t>ono</w:t>
      </w:r>
      <w:r>
        <w:rPr>
          <w:spacing w:val="2"/>
          <w:u w:val="none"/>
        </w:rPr>
        <w:t>m</w:t>
      </w:r>
      <w:r>
        <w:rPr>
          <w:u w:val="none"/>
        </w:rPr>
        <w:t>ic</w:t>
      </w:r>
      <w:r>
        <w:rPr>
          <w:spacing w:val="43"/>
          <w:u w:val="none"/>
        </w:rPr>
        <w:t xml:space="preserve"> </w:t>
      </w:r>
      <w:r>
        <w:rPr>
          <w:u w:val="none"/>
        </w:rPr>
        <w:t>l</w:t>
      </w:r>
      <w:r>
        <w:rPr>
          <w:spacing w:val="1"/>
          <w:u w:val="none"/>
        </w:rPr>
        <w:t>o</w:t>
      </w:r>
      <w:r>
        <w:rPr>
          <w:u w:val="none"/>
        </w:rPr>
        <w:t>ss</w:t>
      </w:r>
      <w:r>
        <w:rPr>
          <w:spacing w:val="41"/>
          <w:u w:val="none"/>
        </w:rPr>
        <w:t xml:space="preserve"> </w:t>
      </w:r>
      <w:r>
        <w:rPr>
          <w:u w:val="none"/>
        </w:rPr>
        <w:t>f</w:t>
      </w:r>
      <w:r>
        <w:rPr>
          <w:spacing w:val="1"/>
          <w:u w:val="none"/>
        </w:rPr>
        <w:t>o</w:t>
      </w:r>
      <w:r>
        <w:rPr>
          <w:u w:val="none"/>
        </w:rPr>
        <w:t>r</w:t>
      </w:r>
      <w:r>
        <w:rPr>
          <w:spacing w:val="41"/>
          <w:u w:val="none"/>
        </w:rPr>
        <w:t xml:space="preserve"> </w:t>
      </w:r>
      <w:r>
        <w:rPr>
          <w:u w:val="none"/>
        </w:rPr>
        <w:t>s</w:t>
      </w:r>
      <w:r>
        <w:rPr>
          <w:spacing w:val="1"/>
          <w:u w:val="none"/>
        </w:rPr>
        <w:t>u</w:t>
      </w:r>
      <w:r>
        <w:rPr>
          <w:u w:val="none"/>
        </w:rPr>
        <w:t>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1"/>
          <w:u w:val="none"/>
        </w:rPr>
        <w:t>Non</w:t>
      </w:r>
      <w:r>
        <w:rPr>
          <w:u w:val="none"/>
        </w:rPr>
        <w:t>rec</w:t>
      </w:r>
      <w:r>
        <w:rPr>
          <w:spacing w:val="1"/>
          <w:u w:val="none"/>
        </w:rPr>
        <w:t>ou</w:t>
      </w:r>
      <w:r>
        <w:rPr>
          <w:u w:val="none"/>
        </w:rPr>
        <w:t>rse</w:t>
      </w:r>
      <w:r>
        <w:rPr>
          <w:spacing w:val="42"/>
          <w:u w:val="none"/>
        </w:rPr>
        <w:t xml:space="preserve"> </w:t>
      </w:r>
      <w:r>
        <w:rPr>
          <w:spacing w:val="1"/>
          <w:u w:val="none"/>
        </w:rPr>
        <w:t>D</w:t>
      </w:r>
      <w:r>
        <w:rPr>
          <w:u w:val="none"/>
        </w:rPr>
        <w:t>e</w:t>
      </w:r>
      <w:r>
        <w:rPr>
          <w:spacing w:val="1"/>
          <w:u w:val="none"/>
        </w:rPr>
        <w:t>b</w:t>
      </w:r>
      <w:r>
        <w:rPr>
          <w:u w:val="none"/>
        </w:rPr>
        <w:t>t</w:t>
      </w:r>
      <w:r>
        <w:rPr>
          <w:spacing w:val="41"/>
          <w:u w:val="none"/>
        </w:rPr>
        <w:t xml:space="preserve"> </w:t>
      </w:r>
      <w:r>
        <w:rPr>
          <w:u w:val="none"/>
        </w:rPr>
        <w:t>to</w:t>
      </w:r>
      <w:r>
        <w:rPr>
          <w:spacing w:val="43"/>
          <w:u w:val="none"/>
        </w:rPr>
        <w:t xml:space="preserve"> </w:t>
      </w:r>
      <w:r>
        <w:rPr>
          <w:u w:val="none"/>
        </w:rPr>
        <w:t>t</w:t>
      </w:r>
      <w:r>
        <w:rPr>
          <w:spacing w:val="1"/>
          <w:u w:val="none"/>
        </w:rPr>
        <w:t>h</w:t>
      </w:r>
      <w:r>
        <w:rPr>
          <w:u w:val="none"/>
        </w:rPr>
        <w:t>e</w:t>
      </w:r>
      <w:r>
        <w:rPr>
          <w:spacing w:val="42"/>
          <w:u w:val="none"/>
        </w:rPr>
        <w:t xml:space="preserve"> </w:t>
      </w:r>
      <w:r>
        <w:rPr>
          <w:u w:val="none"/>
        </w:rPr>
        <w:t>e</w:t>
      </w:r>
      <w:r>
        <w:rPr>
          <w:spacing w:val="1"/>
          <w:u w:val="none"/>
        </w:rPr>
        <w:t>x</w:t>
      </w:r>
      <w:r>
        <w:rPr>
          <w:u w:val="none"/>
        </w:rPr>
        <w:t>te</w:t>
      </w:r>
      <w:r>
        <w:rPr>
          <w:spacing w:val="1"/>
          <w:u w:val="none"/>
        </w:rPr>
        <w:t>n</w:t>
      </w:r>
      <w:r>
        <w:rPr>
          <w:u w:val="none"/>
        </w:rPr>
        <w:t>t</w:t>
      </w:r>
      <w:r>
        <w:rPr>
          <w:spacing w:val="41"/>
          <w:u w:val="none"/>
        </w:rPr>
        <w:t xml:space="preserve"> </w:t>
      </w:r>
      <w:r>
        <w:rPr>
          <w:u w:val="none"/>
        </w:rPr>
        <w:t>s</w:t>
      </w:r>
      <w:r>
        <w:rPr>
          <w:spacing w:val="1"/>
          <w:u w:val="none"/>
        </w:rPr>
        <w:t>u</w:t>
      </w:r>
      <w:r>
        <w:rPr>
          <w:u w:val="none"/>
        </w:rPr>
        <w:t>ch</w:t>
      </w:r>
      <w:r>
        <w:rPr>
          <w:w w:val="102"/>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5"/>
          <w:u w:val="none"/>
        </w:rPr>
        <w:t xml:space="preserve"> </w:t>
      </w:r>
      <w:r>
        <w:rPr>
          <w:u w:val="none"/>
        </w:rPr>
        <w:t>fr</w:t>
      </w:r>
      <w:r>
        <w:rPr>
          <w:spacing w:val="1"/>
          <w:u w:val="none"/>
        </w:rPr>
        <w:t>o</w:t>
      </w:r>
      <w:r>
        <w:rPr>
          <w:u w:val="none"/>
        </w:rPr>
        <w:t>m</w:t>
      </w:r>
      <w:r>
        <w:rPr>
          <w:spacing w:val="47"/>
          <w:u w:val="none"/>
        </w:rPr>
        <w:t xml:space="preserve"> </w:t>
      </w:r>
      <w:r>
        <w:rPr>
          <w:u w:val="none"/>
        </w:rPr>
        <w:t>t</w:t>
      </w:r>
      <w:r>
        <w:rPr>
          <w:spacing w:val="1"/>
          <w:u w:val="none"/>
        </w:rPr>
        <w:t>h</w:t>
      </w:r>
      <w:r>
        <w:rPr>
          <w:u w:val="none"/>
        </w:rPr>
        <w:t>e</w:t>
      </w:r>
      <w:r>
        <w:rPr>
          <w:spacing w:val="4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45"/>
          <w:u w:val="none"/>
        </w:rPr>
        <w:t xml:space="preserve"> </w:t>
      </w:r>
      <w:r>
        <w:rPr>
          <w:spacing w:val="1"/>
          <w:u w:val="none"/>
        </w:rPr>
        <w:t>o</w:t>
      </w:r>
      <w:r>
        <w:rPr>
          <w:u w:val="none"/>
        </w:rPr>
        <w:t>f</w:t>
      </w:r>
      <w:r>
        <w:rPr>
          <w:spacing w:val="45"/>
          <w:u w:val="none"/>
        </w:rPr>
        <w:t xml:space="preserve"> </w:t>
      </w:r>
      <w:r>
        <w:rPr>
          <w:u w:val="none"/>
        </w:rPr>
        <w:t>s</w:t>
      </w:r>
      <w:r>
        <w:rPr>
          <w:spacing w:val="1"/>
          <w:u w:val="none"/>
        </w:rPr>
        <w:t>u</w:t>
      </w:r>
      <w:r>
        <w:rPr>
          <w:u w:val="none"/>
        </w:rPr>
        <w:t>ch</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6"/>
          <w:u w:val="none"/>
        </w:rPr>
        <w:t xml:space="preserve"> </w:t>
      </w:r>
      <w:r>
        <w:rPr>
          <w:spacing w:val="1"/>
          <w:u w:val="none"/>
        </w:rPr>
        <w:t>Non</w:t>
      </w:r>
      <w:r>
        <w:rPr>
          <w:u w:val="none"/>
        </w:rPr>
        <w:t>rec</w:t>
      </w:r>
      <w:r>
        <w:rPr>
          <w:spacing w:val="1"/>
          <w:u w:val="none"/>
        </w:rPr>
        <w:t>ou</w:t>
      </w:r>
      <w:r>
        <w:rPr>
          <w:u w:val="none"/>
        </w:rPr>
        <w:t>rse</w:t>
      </w:r>
      <w:r>
        <w:rPr>
          <w:spacing w:val="44"/>
          <w:u w:val="none"/>
        </w:rPr>
        <w:t xml:space="preserve"> </w:t>
      </w:r>
      <w:r>
        <w:rPr>
          <w:spacing w:val="1"/>
          <w:u w:val="none"/>
        </w:rPr>
        <w:t>D</w:t>
      </w:r>
      <w:r>
        <w:rPr>
          <w:u w:val="none"/>
        </w:rPr>
        <w:t>e</w:t>
      </w:r>
      <w:r>
        <w:rPr>
          <w:spacing w:val="1"/>
          <w:u w:val="none"/>
        </w:rPr>
        <w:t>b</w:t>
      </w:r>
      <w:r>
        <w:rPr>
          <w:u w:val="none"/>
        </w:rPr>
        <w:t>t</w:t>
      </w:r>
      <w:r>
        <w:rPr>
          <w:spacing w:val="45"/>
          <w:u w:val="none"/>
        </w:rPr>
        <w:t xml:space="preserve"> </w:t>
      </w:r>
      <w:r>
        <w:rPr>
          <w:u w:val="none"/>
        </w:rPr>
        <w:t>a</w:t>
      </w:r>
      <w:r>
        <w:rPr>
          <w:spacing w:val="1"/>
          <w:u w:val="none"/>
        </w:rPr>
        <w:t>n</w:t>
      </w:r>
      <w:r>
        <w:rPr>
          <w:u w:val="none"/>
        </w:rPr>
        <w:t>d</w:t>
      </w:r>
      <w:r>
        <w:rPr>
          <w:spacing w:val="46"/>
          <w:u w:val="none"/>
        </w:rPr>
        <w:t xml:space="preserve"> </w:t>
      </w:r>
      <w:r>
        <w:rPr>
          <w:u w:val="none"/>
        </w:rPr>
        <w:t>are</w:t>
      </w:r>
      <w:r>
        <w:rPr>
          <w:spacing w:val="47"/>
          <w:u w:val="none"/>
        </w:rPr>
        <w:t xml:space="preserve"> </w:t>
      </w:r>
      <w:r>
        <w:rPr>
          <w:u w:val="none"/>
        </w:rPr>
        <w:t>all</w:t>
      </w:r>
      <w:r>
        <w:rPr>
          <w:spacing w:val="1"/>
          <w:u w:val="none"/>
        </w:rPr>
        <w:t>o</w:t>
      </w:r>
      <w:r>
        <w:rPr>
          <w:u w:val="none"/>
        </w:rPr>
        <w:t>ca</w:t>
      </w:r>
      <w:r>
        <w:rPr>
          <w:spacing w:val="1"/>
          <w:u w:val="none"/>
        </w:rPr>
        <w:t>b</w:t>
      </w:r>
      <w:r>
        <w:rPr>
          <w:u w:val="none"/>
        </w:rPr>
        <w:t>le</w:t>
      </w:r>
      <w:r>
        <w:rPr>
          <w:spacing w:val="46"/>
          <w:u w:val="none"/>
        </w:rPr>
        <w:t xml:space="preserve"> </w:t>
      </w:r>
      <w:r>
        <w:rPr>
          <w:u w:val="none"/>
        </w:rPr>
        <w:t>to</w:t>
      </w:r>
      <w:r>
        <w:rPr>
          <w:spacing w:val="46"/>
          <w:u w:val="none"/>
        </w:rPr>
        <w:t xml:space="preserve"> </w:t>
      </w:r>
      <w:r>
        <w:rPr>
          <w:u w:val="none"/>
        </w:rPr>
        <w:t>an</w:t>
      </w:r>
      <w:r>
        <w:rPr>
          <w:spacing w:val="47"/>
          <w:u w:val="none"/>
        </w:rPr>
        <w:t xml:space="preserve"> </w:t>
      </w:r>
      <w:r>
        <w:rPr>
          <w:u w:val="none"/>
        </w:rPr>
        <w:t>i</w:t>
      </w:r>
      <w:r>
        <w:rPr>
          <w:spacing w:val="1"/>
          <w:u w:val="none"/>
        </w:rPr>
        <w:t>n</w:t>
      </w:r>
      <w:r>
        <w:rPr>
          <w:u w:val="none"/>
        </w:rPr>
        <w:t>crease</w:t>
      </w:r>
      <w:r>
        <w:rPr>
          <w:spacing w:val="46"/>
          <w:u w:val="none"/>
        </w:rPr>
        <w:t xml:space="preserve"> </w:t>
      </w:r>
      <w:r>
        <w:rPr>
          <w:u w:val="none"/>
        </w:rPr>
        <w:t>in</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1"/>
          <w:u w:val="none"/>
        </w:rPr>
        <w:t xml:space="preserve"> </w:t>
      </w:r>
      <w:r>
        <w:rPr>
          <w:spacing w:val="1"/>
          <w:u w:val="none"/>
        </w:rPr>
        <w:t>Non</w:t>
      </w:r>
      <w:r>
        <w:rPr>
          <w:u w:val="none"/>
        </w:rPr>
        <w:t>rec</w:t>
      </w:r>
      <w:r>
        <w:rPr>
          <w:spacing w:val="1"/>
          <w:u w:val="none"/>
        </w:rPr>
        <w:t>ou</w:t>
      </w:r>
      <w:r>
        <w:rPr>
          <w:u w:val="none"/>
        </w:rPr>
        <w:t>rse</w:t>
      </w:r>
      <w:r>
        <w:rPr>
          <w:spacing w:val="21"/>
          <w:u w:val="none"/>
        </w:rPr>
        <w:t xml:space="preserve"> </w:t>
      </w:r>
      <w:r>
        <w:rPr>
          <w:spacing w:val="1"/>
          <w:u w:val="none"/>
        </w:rPr>
        <w:t>D</w:t>
      </w:r>
      <w:r>
        <w:rPr>
          <w:u w:val="none"/>
        </w:rPr>
        <w:t>e</w:t>
      </w:r>
      <w:r>
        <w:rPr>
          <w:spacing w:val="1"/>
          <w:u w:val="none"/>
        </w:rPr>
        <w:t>b</w:t>
      </w:r>
      <w:r>
        <w:rPr>
          <w:u w:val="none"/>
        </w:rPr>
        <w:t>t</w:t>
      </w:r>
      <w:r>
        <w:rPr>
          <w:spacing w:val="21"/>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3"/>
          <w:u w:val="none"/>
        </w:rPr>
        <w:t xml:space="preserve"> </w:t>
      </w:r>
      <w:r>
        <w:rPr>
          <w:spacing w:val="1"/>
          <w:u w:val="none"/>
        </w:rPr>
        <w:t>G</w:t>
      </w:r>
      <w:r>
        <w:rPr>
          <w:u w:val="none"/>
        </w:rPr>
        <w:t>ain</w:t>
      </w:r>
      <w:r>
        <w:rPr>
          <w:spacing w:val="22"/>
          <w:u w:val="none"/>
        </w:rPr>
        <w:t xml:space="preserve"> </w:t>
      </w:r>
      <w:r>
        <w:rPr>
          <w:u w:val="none"/>
        </w:rPr>
        <w:t>attri</w:t>
      </w:r>
      <w:r>
        <w:rPr>
          <w:spacing w:val="1"/>
          <w:u w:val="none"/>
        </w:rPr>
        <w:t>bu</w:t>
      </w:r>
      <w:r>
        <w:rPr>
          <w:u w:val="none"/>
        </w:rPr>
        <w:t>ta</w:t>
      </w:r>
      <w:r>
        <w:rPr>
          <w:spacing w:val="1"/>
          <w:u w:val="none"/>
        </w:rPr>
        <w:t>b</w:t>
      </w:r>
      <w:r>
        <w:rPr>
          <w:u w:val="none"/>
        </w:rPr>
        <w:t>le</w:t>
      </w:r>
      <w:r>
        <w:rPr>
          <w:spacing w:val="21"/>
          <w:u w:val="none"/>
        </w:rPr>
        <w:t xml:space="preserve"> </w:t>
      </w:r>
      <w:r>
        <w:rPr>
          <w:u w:val="none"/>
        </w:rPr>
        <w:t>to</w:t>
      </w:r>
      <w:r>
        <w:rPr>
          <w:spacing w:val="23"/>
          <w:u w:val="none"/>
        </w:rPr>
        <w:t xml:space="preserve"> </w:t>
      </w:r>
      <w:r>
        <w:rPr>
          <w:u w:val="none"/>
        </w:rPr>
        <w:t>s</w:t>
      </w:r>
      <w:r>
        <w:rPr>
          <w:spacing w:val="1"/>
          <w:u w:val="none"/>
        </w:rPr>
        <w:t>u</w:t>
      </w:r>
      <w:r>
        <w:rPr>
          <w:u w:val="none"/>
        </w:rPr>
        <w:t>ch</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spacing w:val="1"/>
          <w:u w:val="none"/>
        </w:rPr>
        <w:t>No</w:t>
      </w:r>
      <w:r>
        <w:rPr>
          <w:u w:val="none"/>
        </w:rPr>
        <w:t>nrec</w:t>
      </w:r>
      <w:r>
        <w:rPr>
          <w:spacing w:val="1"/>
          <w:u w:val="none"/>
        </w:rPr>
        <w:t>ou</w:t>
      </w:r>
      <w:r>
        <w:rPr>
          <w:u w:val="none"/>
        </w:rPr>
        <w:t>rse</w:t>
      </w:r>
      <w:r>
        <w:rPr>
          <w:spacing w:val="21"/>
          <w:u w:val="none"/>
        </w:rPr>
        <w:t xml:space="preserve"> </w:t>
      </w:r>
      <w:r>
        <w:rPr>
          <w:spacing w:val="1"/>
          <w:u w:val="none"/>
        </w:rPr>
        <w:t>D</w:t>
      </w:r>
      <w:r>
        <w:rPr>
          <w:u w:val="none"/>
        </w:rPr>
        <w:t>e</w:t>
      </w:r>
      <w:r>
        <w:rPr>
          <w:spacing w:val="1"/>
          <w:u w:val="none"/>
        </w:rPr>
        <w:t>b</w:t>
      </w:r>
      <w:r>
        <w:rPr>
          <w:u w:val="none"/>
        </w:rPr>
        <w:t>t,</w:t>
      </w:r>
      <w:r>
        <w:rPr>
          <w:spacing w:val="2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22"/>
          <w:u w:val="none"/>
        </w:rPr>
        <w:t xml:space="preserve"> </w:t>
      </w:r>
      <w:r>
        <w:rPr>
          <w:u w:val="none"/>
        </w:rPr>
        <w:t>in</w:t>
      </w:r>
      <w:r>
        <w:rPr>
          <w:w w:val="102"/>
          <w:u w:val="none"/>
        </w:rPr>
        <w:t xml:space="preserve"> </w:t>
      </w:r>
      <w:r>
        <w:rPr>
          <w:u w:val="none"/>
        </w:rPr>
        <w:t>acc</w:t>
      </w:r>
      <w:r>
        <w:rPr>
          <w:spacing w:val="1"/>
          <w:u w:val="none"/>
        </w:rPr>
        <w:t>o</w:t>
      </w:r>
      <w:r>
        <w:rPr>
          <w:u w:val="none"/>
        </w:rPr>
        <w:t>rda</w:t>
      </w:r>
      <w:r>
        <w:rPr>
          <w:spacing w:val="1"/>
          <w:u w:val="none"/>
        </w:rPr>
        <w:t>n</w:t>
      </w:r>
      <w:r>
        <w:rPr>
          <w:u w:val="none"/>
        </w:rPr>
        <w:t>ce</w:t>
      </w:r>
      <w:r>
        <w:rPr>
          <w:spacing w:val="34"/>
          <w:u w:val="none"/>
        </w:rPr>
        <w:t xml:space="preserve"> </w:t>
      </w:r>
      <w:r>
        <w:rPr>
          <w:spacing w:val="1"/>
          <w:u w:val="none"/>
        </w:rPr>
        <w:t>w</w:t>
      </w:r>
      <w:r>
        <w:rPr>
          <w:u w:val="none"/>
        </w:rPr>
        <w:t>ith</w:t>
      </w:r>
      <w:r>
        <w:rPr>
          <w:spacing w:val="35"/>
          <w:u w:val="none"/>
        </w:rPr>
        <w:t xml:space="preserve"> </w:t>
      </w:r>
      <w:r>
        <w:rPr>
          <w:spacing w:val="1"/>
          <w:u w:val="none"/>
        </w:rPr>
        <w:t>R</w:t>
      </w:r>
      <w:r>
        <w:rPr>
          <w:u w:val="none"/>
        </w:rPr>
        <w:t>e</w:t>
      </w:r>
      <w:r>
        <w:rPr>
          <w:spacing w:val="1"/>
          <w:u w:val="none"/>
        </w:rPr>
        <w:t>g</w:t>
      </w:r>
      <w:r>
        <w:rPr>
          <w:u w:val="none"/>
        </w:rPr>
        <w:t>ulations</w:t>
      </w:r>
      <w:r>
        <w:rPr>
          <w:spacing w:val="33"/>
          <w:u w:val="none"/>
        </w:rPr>
        <w:t xml:space="preserve"> </w:t>
      </w:r>
      <w:r>
        <w:rPr>
          <w:spacing w:val="1"/>
          <w:u w:val="none"/>
        </w:rPr>
        <w:t>S</w:t>
      </w:r>
      <w:r>
        <w:rPr>
          <w:u w:val="none"/>
        </w:rPr>
        <w:t>ection</w:t>
      </w:r>
      <w:r>
        <w:rPr>
          <w:spacing w:val="35"/>
          <w:u w:val="none"/>
        </w:rPr>
        <w:t xml:space="preserve"> </w:t>
      </w:r>
      <w:r>
        <w:rPr>
          <w:u w:val="none"/>
        </w:rPr>
        <w:t>1.70</w:t>
      </w:r>
      <w:r>
        <w:rPr>
          <w:spacing w:val="2"/>
          <w:u w:val="none"/>
        </w:rPr>
        <w:t>4</w:t>
      </w:r>
      <w:r>
        <w:rPr>
          <w:u w:val="none"/>
        </w:rPr>
        <w:t>-</w:t>
      </w:r>
      <w:r>
        <w:rPr>
          <w:spacing w:val="1"/>
          <w:u w:val="none"/>
        </w:rPr>
        <w:t>2</w:t>
      </w:r>
      <w:r>
        <w:rPr>
          <w:u w:val="none"/>
        </w:rPr>
        <w:t>(</w:t>
      </w:r>
      <w:r>
        <w:rPr>
          <w:spacing w:val="1"/>
          <w:u w:val="none"/>
        </w:rPr>
        <w:t>1</w:t>
      </w:r>
      <w:r>
        <w:rPr>
          <w:u w:val="none"/>
        </w:rPr>
        <w:t>)(</w:t>
      </w:r>
      <w:r>
        <w:rPr>
          <w:spacing w:val="1"/>
          <w:u w:val="none"/>
        </w:rPr>
        <w:t>2</w:t>
      </w:r>
      <w:r>
        <w:rPr>
          <w:u w:val="none"/>
        </w:rPr>
        <w:t>).</w:t>
      </w:r>
    </w:p>
    <w:p w14:paraId="0587F74E" w14:textId="77777777" w:rsidR="000C19C9" w:rsidRDefault="000C19C9">
      <w:pPr>
        <w:spacing w:before="17" w:line="220" w:lineRule="exact"/>
      </w:pPr>
    </w:p>
    <w:p w14:paraId="4C272ABA"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2"/>
          <w:u w:color="000000"/>
        </w:rPr>
        <w:t>M</w:t>
      </w:r>
      <w:r>
        <w:rPr>
          <w:rFonts w:cs="Times New Roman"/>
          <w:b/>
          <w:bCs/>
          <w:u w:color="000000"/>
        </w:rPr>
        <w:t>I</w:t>
      </w:r>
      <w:r>
        <w:rPr>
          <w:rFonts w:cs="Times New Roman"/>
          <w:b/>
          <w:bCs/>
          <w:spacing w:val="1"/>
          <w:u w:color="000000"/>
        </w:rPr>
        <w:t>N</w:t>
      </w:r>
      <w:r>
        <w:rPr>
          <w:rFonts w:cs="Times New Roman"/>
          <w:b/>
          <w:bCs/>
          <w:u w:color="000000"/>
        </w:rPr>
        <w:t>I</w:t>
      </w:r>
      <w:r>
        <w:rPr>
          <w:rFonts w:cs="Times New Roman"/>
          <w:b/>
          <w:bCs/>
          <w:spacing w:val="2"/>
          <w:u w:color="000000"/>
        </w:rPr>
        <w:t>M</w:t>
      </w:r>
      <w:r>
        <w:rPr>
          <w:rFonts w:cs="Times New Roman"/>
          <w:b/>
          <w:bCs/>
          <w:spacing w:val="1"/>
          <w:u w:color="000000"/>
        </w:rPr>
        <w:t>U</w:t>
      </w:r>
      <w:r>
        <w:rPr>
          <w:rFonts w:cs="Times New Roman"/>
          <w:b/>
          <w:bCs/>
          <w:u w:color="000000"/>
        </w:rPr>
        <w:t>M</w:t>
      </w:r>
      <w:r>
        <w:rPr>
          <w:rFonts w:cs="Times New Roman"/>
          <w:b/>
          <w:bCs/>
          <w:spacing w:val="32"/>
          <w:u w:color="000000"/>
        </w:rPr>
        <w:t xml:space="preserve"> </w:t>
      </w:r>
      <w:r>
        <w:rPr>
          <w:rFonts w:cs="Times New Roman"/>
          <w:b/>
          <w:bCs/>
          <w:spacing w:val="2"/>
          <w:u w:color="000000"/>
        </w:rPr>
        <w:t>G</w:t>
      </w:r>
      <w:r>
        <w:rPr>
          <w:rFonts w:cs="Times New Roman"/>
          <w:b/>
          <w:bCs/>
          <w:spacing w:val="1"/>
          <w:u w:color="000000"/>
        </w:rPr>
        <w:t>A</w:t>
      </w:r>
      <w:r>
        <w:rPr>
          <w:rFonts w:cs="Times New Roman"/>
          <w:b/>
          <w:bCs/>
          <w:u w:color="000000"/>
        </w:rPr>
        <w:t>I</w:t>
      </w:r>
      <w:r>
        <w:rPr>
          <w:rFonts w:cs="Times New Roman"/>
          <w:b/>
          <w:bCs/>
          <w:spacing w:val="2"/>
          <w:u w:color="000000"/>
        </w:rPr>
        <w:t>N</w:t>
      </w:r>
      <w:r>
        <w:rPr>
          <w:rFonts w:cs="Times New Roman"/>
          <w:b/>
          <w:bCs/>
          <w:u w:val="none"/>
        </w:rPr>
        <w:t>.</w:t>
      </w:r>
      <w:r>
        <w:rPr>
          <w:rFonts w:cs="Times New Roman"/>
          <w:b/>
          <w:bCs/>
          <w:spacing w:val="29"/>
          <w:u w:val="none"/>
        </w:rPr>
        <w:t xml:space="preserve"> </w:t>
      </w:r>
      <w:r>
        <w:rPr>
          <w:u w:val="none"/>
        </w:rPr>
        <w:t>“</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1"/>
          <w:u w:val="none"/>
        </w:rPr>
        <w:t xml:space="preserve"> </w:t>
      </w:r>
      <w:r>
        <w:rPr>
          <w:spacing w:val="1"/>
          <w:u w:val="none"/>
        </w:rPr>
        <w:t>G</w:t>
      </w:r>
      <w:r>
        <w:rPr>
          <w:u w:val="none"/>
        </w:rPr>
        <w:t>ai</w:t>
      </w:r>
      <w:r>
        <w:rPr>
          <w:spacing w:val="1"/>
          <w:u w:val="none"/>
        </w:rPr>
        <w:t>n</w:t>
      </w:r>
      <w:r>
        <w:rPr>
          <w:u w:val="none"/>
        </w:rPr>
        <w:t>”</w:t>
      </w:r>
      <w:r>
        <w:rPr>
          <w:spacing w:val="30"/>
          <w:u w:val="none"/>
        </w:rPr>
        <w:t xml:space="preserve"> </w:t>
      </w:r>
      <w:r>
        <w:rPr>
          <w:spacing w:val="2"/>
          <w:u w:val="none"/>
        </w:rPr>
        <w:t>m</w:t>
      </w:r>
      <w:r>
        <w:rPr>
          <w:u w:val="none"/>
        </w:rPr>
        <w:t>ea</w:t>
      </w:r>
      <w:r>
        <w:rPr>
          <w:spacing w:val="1"/>
          <w:u w:val="none"/>
        </w:rPr>
        <w:t>n</w:t>
      </w:r>
      <w:r>
        <w:rPr>
          <w:u w:val="none"/>
        </w:rPr>
        <w:t>s</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a</w:t>
      </w:r>
      <w:r>
        <w:rPr>
          <w:spacing w:val="2"/>
          <w:u w:val="none"/>
        </w:rPr>
        <w:t>m</w:t>
      </w:r>
      <w:r>
        <w:rPr>
          <w:spacing w:val="1"/>
          <w:u w:val="none"/>
        </w:rPr>
        <w:t>oun</w:t>
      </w:r>
      <w:r>
        <w:rPr>
          <w:u w:val="none"/>
        </w:rPr>
        <w:t>t</w:t>
      </w:r>
      <w:r>
        <w:rPr>
          <w:spacing w:val="2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0"/>
          <w:u w:val="none"/>
        </w:rPr>
        <w:t xml:space="preserve"> </w:t>
      </w:r>
      <w:r>
        <w:rPr>
          <w:spacing w:val="1"/>
          <w:u w:val="none"/>
        </w:rPr>
        <w:t>b</w:t>
      </w:r>
      <w:r>
        <w:rPr>
          <w:u w:val="none"/>
        </w:rPr>
        <w:t>y</w:t>
      </w:r>
      <w:r>
        <w:rPr>
          <w:spacing w:val="30"/>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30"/>
          <w:u w:val="none"/>
        </w:rPr>
        <w:t xml:space="preserve"> </w:t>
      </w:r>
      <w:r>
        <w:rPr>
          <w:spacing w:val="1"/>
          <w:u w:val="none"/>
        </w:rPr>
        <w:t>w</w:t>
      </w:r>
      <w:r>
        <w:rPr>
          <w:u w:val="none"/>
        </w:rPr>
        <w:t>ith</w:t>
      </w:r>
      <w:r>
        <w:rPr>
          <w:w w:val="102"/>
          <w:u w:val="none"/>
        </w:rPr>
        <w:t xml:space="preserve"> </w:t>
      </w:r>
      <w:r>
        <w:rPr>
          <w:u w:val="none"/>
        </w:rPr>
        <w:t>res</w:t>
      </w:r>
      <w:r>
        <w:rPr>
          <w:spacing w:val="1"/>
          <w:u w:val="none"/>
        </w:rPr>
        <w:t>p</w:t>
      </w:r>
      <w:r>
        <w:rPr>
          <w:u w:val="none"/>
        </w:rPr>
        <w:t>ect</w:t>
      </w:r>
      <w:r>
        <w:rPr>
          <w:spacing w:val="27"/>
          <w:u w:val="none"/>
        </w:rPr>
        <w:t xml:space="preserve"> </w:t>
      </w:r>
      <w:r>
        <w:rPr>
          <w:u w:val="none"/>
        </w:rPr>
        <w:t>to</w:t>
      </w:r>
      <w:r>
        <w:rPr>
          <w:spacing w:val="26"/>
          <w:u w:val="none"/>
        </w:rPr>
        <w:t xml:space="preserve"> </w:t>
      </w:r>
      <w:r>
        <w:rPr>
          <w:u w:val="none"/>
        </w:rPr>
        <w:t>each</w:t>
      </w:r>
      <w:r>
        <w:rPr>
          <w:spacing w:val="29"/>
          <w:u w:val="none"/>
        </w:rPr>
        <w:t xml:space="preserve"> </w:t>
      </w:r>
      <w:r>
        <w:rPr>
          <w:u w:val="none"/>
        </w:rPr>
        <w:t>nonrec</w:t>
      </w:r>
      <w:r>
        <w:rPr>
          <w:spacing w:val="1"/>
          <w:u w:val="none"/>
        </w:rPr>
        <w:t>o</w:t>
      </w:r>
      <w:r>
        <w:rPr>
          <w:u w:val="none"/>
        </w:rPr>
        <w:t>urse</w:t>
      </w:r>
      <w:r>
        <w:rPr>
          <w:spacing w:val="27"/>
          <w:u w:val="none"/>
        </w:rPr>
        <w:t xml:space="preserve"> </w:t>
      </w:r>
      <w:r>
        <w:rPr>
          <w:u w:val="none"/>
        </w:rPr>
        <w:t>lia</w:t>
      </w:r>
      <w:r>
        <w:rPr>
          <w:spacing w:val="1"/>
          <w:u w:val="none"/>
        </w:rPr>
        <w:t>b</w:t>
      </w:r>
      <w:r>
        <w:rPr>
          <w:u w:val="none"/>
        </w:rPr>
        <w:t>ility</w:t>
      </w:r>
      <w:r>
        <w:rPr>
          <w:spacing w:val="27"/>
          <w:u w:val="none"/>
        </w:rPr>
        <w:t xml:space="preserve"> </w:t>
      </w:r>
      <w:r>
        <w:rPr>
          <w:u w:val="none"/>
        </w:rPr>
        <w:t>of</w:t>
      </w:r>
      <w:r>
        <w:rPr>
          <w:spacing w:val="27"/>
          <w:u w:val="none"/>
        </w:rPr>
        <w:t xml:space="preserve"> </w:t>
      </w:r>
      <w:r>
        <w:rPr>
          <w:u w:val="none"/>
        </w:rPr>
        <w:t>the</w:t>
      </w:r>
      <w:r>
        <w:rPr>
          <w:spacing w:val="2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5"/>
          <w:u w:val="none"/>
        </w:rPr>
        <w:t xml:space="preserve"> </w:t>
      </w:r>
      <w:r>
        <w:rPr>
          <w:u w:val="none"/>
        </w:rPr>
        <w:t>the</w:t>
      </w:r>
      <w:r>
        <w:rPr>
          <w:spacing w:val="27"/>
          <w:u w:val="none"/>
        </w:rPr>
        <w:t xml:space="preserve"> </w:t>
      </w:r>
      <w:r>
        <w:rPr>
          <w:u w:val="none"/>
        </w:rPr>
        <w:t>a</w:t>
      </w:r>
      <w:r>
        <w:rPr>
          <w:spacing w:val="2"/>
          <w:u w:val="none"/>
        </w:rPr>
        <w:t>m</w:t>
      </w:r>
      <w:r>
        <w:rPr>
          <w:u w:val="none"/>
        </w:rPr>
        <w:t>ount</w:t>
      </w:r>
      <w:r>
        <w:rPr>
          <w:spacing w:val="27"/>
          <w:u w:val="none"/>
        </w:rPr>
        <w:t xml:space="preserve"> </w:t>
      </w:r>
      <w:r>
        <w:rPr>
          <w:u w:val="none"/>
        </w:rPr>
        <w:t>of</w:t>
      </w:r>
      <w:r>
        <w:rPr>
          <w:spacing w:val="27"/>
          <w:u w:val="none"/>
        </w:rPr>
        <w:t xml:space="preserve"> </w:t>
      </w:r>
      <w:r>
        <w:rPr>
          <w:u w:val="none"/>
        </w:rPr>
        <w:t>gain</w:t>
      </w:r>
      <w:r>
        <w:rPr>
          <w:spacing w:val="27"/>
          <w:u w:val="none"/>
        </w:rPr>
        <w:t xml:space="preserve"> </w:t>
      </w:r>
      <w:r>
        <w:rPr>
          <w:u w:val="none"/>
        </w:rPr>
        <w:t>(of</w:t>
      </w:r>
      <w:r>
        <w:rPr>
          <w:spacing w:val="27"/>
          <w:u w:val="none"/>
        </w:rPr>
        <w:t xml:space="preserve"> </w:t>
      </w:r>
      <w:r>
        <w:rPr>
          <w:spacing w:val="1"/>
          <w:u w:val="none"/>
        </w:rPr>
        <w:t>w</w:t>
      </w:r>
      <w:r>
        <w:rPr>
          <w:u w:val="none"/>
        </w:rPr>
        <w:t>hate</w:t>
      </w:r>
      <w:r>
        <w:rPr>
          <w:spacing w:val="1"/>
          <w:u w:val="none"/>
        </w:rPr>
        <w:t>v</w:t>
      </w:r>
      <w:r>
        <w:rPr>
          <w:u w:val="none"/>
        </w:rPr>
        <w:t>er</w:t>
      </w:r>
      <w:r>
        <w:rPr>
          <w:spacing w:val="27"/>
          <w:u w:val="none"/>
        </w:rPr>
        <w:t xml:space="preserve"> </w:t>
      </w:r>
      <w:r>
        <w:rPr>
          <w:u w:val="none"/>
        </w:rPr>
        <w:t>c</w:t>
      </w:r>
      <w:r>
        <w:rPr>
          <w:spacing w:val="1"/>
          <w:u w:val="none"/>
        </w:rPr>
        <w:t>h</w:t>
      </w:r>
      <w:r>
        <w:rPr>
          <w:u w:val="none"/>
        </w:rPr>
        <w:t>aracter),</w:t>
      </w:r>
      <w:r>
        <w:rPr>
          <w:spacing w:val="26"/>
          <w:u w:val="none"/>
        </w:rPr>
        <w:t xml:space="preserve"> </w:t>
      </w:r>
      <w:r>
        <w:rPr>
          <w:u w:val="none"/>
        </w:rPr>
        <w:t>if</w:t>
      </w:r>
      <w:r>
        <w:rPr>
          <w:spacing w:val="27"/>
          <w:u w:val="none"/>
        </w:rPr>
        <w:t xml:space="preserve"> </w:t>
      </w:r>
      <w:r>
        <w:rPr>
          <w:u w:val="none"/>
        </w:rPr>
        <w:t>a</w:t>
      </w:r>
      <w:r>
        <w:rPr>
          <w:spacing w:val="1"/>
          <w:u w:val="none"/>
        </w:rPr>
        <w:t>n</w:t>
      </w:r>
      <w:r>
        <w:rPr>
          <w:u w:val="none"/>
        </w:rPr>
        <w:t>y,</w:t>
      </w:r>
      <w:r>
        <w:rPr>
          <w:w w:val="102"/>
          <w:u w:val="none"/>
        </w:rPr>
        <w:t xml:space="preserve"> </w:t>
      </w:r>
      <w:r>
        <w:rPr>
          <w:u w:val="none"/>
        </w:rPr>
        <w:t>t</w:t>
      </w:r>
      <w:r>
        <w:rPr>
          <w:spacing w:val="1"/>
          <w:u w:val="none"/>
        </w:rPr>
        <w:t>h</w:t>
      </w:r>
      <w:r>
        <w:rPr>
          <w:u w:val="none"/>
        </w:rPr>
        <w:t>at</w:t>
      </w:r>
      <w:r>
        <w:rPr>
          <w:spacing w:val="25"/>
          <w:u w:val="none"/>
        </w:rPr>
        <w:t xml:space="preserve"> </w:t>
      </w:r>
      <w:r>
        <w:rPr>
          <w:spacing w:val="2"/>
          <w:u w:val="none"/>
        </w:rPr>
        <w:t>w</w:t>
      </w:r>
      <w:r>
        <w:rPr>
          <w:u w:val="none"/>
        </w:rPr>
        <w:t>ould</w:t>
      </w:r>
      <w:r>
        <w:rPr>
          <w:spacing w:val="27"/>
          <w:u w:val="none"/>
        </w:rPr>
        <w:t xml:space="preserve"> </w:t>
      </w:r>
      <w:r>
        <w:rPr>
          <w:spacing w:val="1"/>
          <w:u w:val="none"/>
        </w:rPr>
        <w:t>b</w:t>
      </w:r>
      <w:r>
        <w:rPr>
          <w:u w:val="none"/>
        </w:rPr>
        <w:t>e</w:t>
      </w:r>
      <w:r>
        <w:rPr>
          <w:spacing w:val="26"/>
          <w:u w:val="none"/>
        </w:rPr>
        <w:t xml:space="preserve"> </w:t>
      </w:r>
      <w:r>
        <w:rPr>
          <w:u w:val="none"/>
        </w:rPr>
        <w:t>realized</w:t>
      </w:r>
      <w:r>
        <w:rPr>
          <w:spacing w:val="27"/>
          <w:u w:val="none"/>
        </w:rPr>
        <w:t xml:space="preserve"> </w:t>
      </w:r>
      <w:r>
        <w:rPr>
          <w:spacing w:val="1"/>
          <w:u w:val="none"/>
        </w:rPr>
        <w:t>b</w:t>
      </w:r>
      <w:r>
        <w:rPr>
          <w:u w:val="none"/>
        </w:rPr>
        <w:t>y</w:t>
      </w:r>
      <w:r>
        <w:rPr>
          <w:spacing w:val="27"/>
          <w:u w:val="none"/>
        </w:rPr>
        <w:t xml:space="preserve"> </w:t>
      </w:r>
      <w:r>
        <w:rPr>
          <w:u w:val="none"/>
        </w:rPr>
        <w:t>t</w:t>
      </w:r>
      <w:r>
        <w:rPr>
          <w:spacing w:val="1"/>
          <w:u w:val="none"/>
        </w:rPr>
        <w:t>h</w:t>
      </w:r>
      <w:r>
        <w:rPr>
          <w:u w:val="none"/>
        </w:rPr>
        <w:t>e</w:t>
      </w:r>
      <w:r>
        <w:rPr>
          <w:spacing w:val="2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7"/>
          <w:u w:val="none"/>
        </w:rPr>
        <w:t xml:space="preserve"> </w:t>
      </w:r>
      <w:r>
        <w:rPr>
          <w:u w:val="none"/>
        </w:rPr>
        <w:t>if</w:t>
      </w:r>
      <w:r>
        <w:rPr>
          <w:spacing w:val="25"/>
          <w:u w:val="none"/>
        </w:rPr>
        <w:t xml:space="preserve"> </w:t>
      </w:r>
      <w:r>
        <w:rPr>
          <w:u w:val="none"/>
        </w:rPr>
        <w:t>it</w:t>
      </w:r>
      <w:r>
        <w:rPr>
          <w:spacing w:val="26"/>
          <w:u w:val="none"/>
        </w:rPr>
        <w:t xml:space="preserve"> </w:t>
      </w:r>
      <w:r>
        <w:rPr>
          <w:spacing w:val="1"/>
          <w:u w:val="none"/>
        </w:rPr>
        <w:t>d</w:t>
      </w:r>
      <w:r>
        <w:rPr>
          <w:u w:val="none"/>
        </w:rPr>
        <w:t>is</w:t>
      </w:r>
      <w:r>
        <w:rPr>
          <w:spacing w:val="1"/>
          <w:u w:val="none"/>
        </w:rPr>
        <w:t>po</w:t>
      </w:r>
      <w:r>
        <w:rPr>
          <w:u w:val="none"/>
        </w:rPr>
        <w:t>sed</w:t>
      </w:r>
      <w:r>
        <w:rPr>
          <w:spacing w:val="26"/>
          <w:u w:val="none"/>
        </w:rPr>
        <w:t xml:space="preserve"> </w:t>
      </w:r>
      <w:r>
        <w:rPr>
          <w:u w:val="none"/>
        </w:rPr>
        <w:t>(in</w:t>
      </w:r>
      <w:r>
        <w:rPr>
          <w:spacing w:val="27"/>
          <w:u w:val="none"/>
        </w:rPr>
        <w:t xml:space="preserve"> </w:t>
      </w:r>
      <w:r>
        <w:rPr>
          <w:u w:val="none"/>
        </w:rPr>
        <w:t>a</w:t>
      </w:r>
      <w:r>
        <w:rPr>
          <w:spacing w:val="27"/>
          <w:u w:val="none"/>
        </w:rPr>
        <w:t xml:space="preserve"> </w:t>
      </w:r>
      <w:r>
        <w:rPr>
          <w:u w:val="none"/>
        </w:rPr>
        <w:t>ta</w:t>
      </w:r>
      <w:r>
        <w:rPr>
          <w:spacing w:val="1"/>
          <w:u w:val="none"/>
        </w:rPr>
        <w:t>x</w:t>
      </w:r>
      <w:r>
        <w:rPr>
          <w:u w:val="none"/>
        </w:rPr>
        <w:t>a</w:t>
      </w:r>
      <w:r>
        <w:rPr>
          <w:spacing w:val="1"/>
          <w:u w:val="none"/>
        </w:rPr>
        <w:t>b</w:t>
      </w:r>
      <w:r>
        <w:rPr>
          <w:u w:val="none"/>
        </w:rPr>
        <w:t>le</w:t>
      </w:r>
      <w:r>
        <w:rPr>
          <w:spacing w:val="26"/>
          <w:u w:val="none"/>
        </w:rPr>
        <w:t xml:space="preserve"> </w:t>
      </w:r>
      <w:r>
        <w:rPr>
          <w:u w:val="none"/>
        </w:rPr>
        <w:t>tra</w:t>
      </w:r>
      <w:r>
        <w:rPr>
          <w:spacing w:val="1"/>
          <w:u w:val="none"/>
        </w:rPr>
        <w:t>n</w:t>
      </w:r>
      <w:r>
        <w:rPr>
          <w:u w:val="none"/>
        </w:rPr>
        <w:t>sacti</w:t>
      </w:r>
      <w:r>
        <w:rPr>
          <w:spacing w:val="1"/>
          <w:u w:val="none"/>
        </w:rPr>
        <w:t>on</w:t>
      </w:r>
      <w:r>
        <w:rPr>
          <w:u w:val="none"/>
        </w:rPr>
        <w:t>)</w:t>
      </w:r>
      <w:r>
        <w:rPr>
          <w:spacing w:val="26"/>
          <w:u w:val="none"/>
        </w:rPr>
        <w:t xml:space="preserve"> </w:t>
      </w:r>
      <w:r>
        <w:rPr>
          <w:spacing w:val="1"/>
          <w:u w:val="none"/>
        </w:rPr>
        <w:t>o</w:t>
      </w:r>
      <w:r>
        <w:rPr>
          <w:u w:val="none"/>
        </w:rPr>
        <w:t>f</w:t>
      </w:r>
      <w:r>
        <w:rPr>
          <w:spacing w:val="25"/>
          <w:u w:val="none"/>
        </w:rPr>
        <w:t xml:space="preserve"> </w:t>
      </w:r>
      <w:r>
        <w:rPr>
          <w:u w:val="none"/>
        </w:rPr>
        <w:t>t</w:t>
      </w:r>
      <w:r>
        <w:rPr>
          <w:spacing w:val="1"/>
          <w:u w:val="none"/>
        </w:rPr>
        <w:t>h</w:t>
      </w:r>
      <w:r>
        <w:rPr>
          <w:u w:val="none"/>
        </w:rPr>
        <w:t>e</w:t>
      </w:r>
      <w:r>
        <w:rPr>
          <w:spacing w:val="27"/>
          <w:u w:val="none"/>
        </w:rPr>
        <w:t xml:space="preserve"> </w:t>
      </w:r>
      <w:r>
        <w:rPr>
          <w:spacing w:val="1"/>
          <w:u w:val="none"/>
        </w:rPr>
        <w:t>P</w:t>
      </w:r>
      <w:r>
        <w:rPr>
          <w:u w:val="none"/>
        </w:rPr>
        <w:t>r</w:t>
      </w:r>
      <w:r>
        <w:rPr>
          <w:spacing w:val="1"/>
          <w:u w:val="none"/>
        </w:rPr>
        <w:t>op</w:t>
      </w:r>
      <w:r>
        <w:rPr>
          <w:u w:val="none"/>
        </w:rPr>
        <w:t>erty</w:t>
      </w:r>
      <w:r>
        <w:rPr>
          <w:spacing w:val="26"/>
          <w:u w:val="none"/>
        </w:rPr>
        <w:t xml:space="preserve"> </w:t>
      </w:r>
      <w:r>
        <w:rPr>
          <w:u w:val="none"/>
        </w:rPr>
        <w:t>s</w:t>
      </w:r>
      <w:r>
        <w:rPr>
          <w:spacing w:val="1"/>
          <w:u w:val="none"/>
        </w:rPr>
        <w:t>ub</w:t>
      </w:r>
      <w:r>
        <w:rPr>
          <w:u w:val="none"/>
        </w:rPr>
        <w:t>ject</w:t>
      </w:r>
      <w:r>
        <w:rPr>
          <w:spacing w:val="26"/>
          <w:u w:val="none"/>
        </w:rPr>
        <w:t xml:space="preserve"> </w:t>
      </w:r>
      <w:r>
        <w:rPr>
          <w:u w:val="none"/>
        </w:rPr>
        <w:t>to</w:t>
      </w:r>
      <w:r>
        <w:rPr>
          <w:w w:val="102"/>
          <w:u w:val="none"/>
        </w:rPr>
        <w:t xml:space="preserve"> </w:t>
      </w:r>
      <w:r>
        <w:rPr>
          <w:u w:val="none"/>
        </w:rPr>
        <w:t>s</w:t>
      </w:r>
      <w:r>
        <w:rPr>
          <w:spacing w:val="1"/>
          <w:u w:val="none"/>
        </w:rPr>
        <w:t>u</w:t>
      </w:r>
      <w:r>
        <w:rPr>
          <w:u w:val="none"/>
        </w:rPr>
        <w:t>ch</w:t>
      </w:r>
      <w:r>
        <w:rPr>
          <w:spacing w:val="23"/>
          <w:u w:val="none"/>
        </w:rPr>
        <w:t xml:space="preserve"> </w:t>
      </w:r>
      <w:r>
        <w:rPr>
          <w:u w:val="none"/>
        </w:rPr>
        <w:t>lia</w:t>
      </w:r>
      <w:r>
        <w:rPr>
          <w:spacing w:val="1"/>
          <w:u w:val="none"/>
        </w:rPr>
        <w:t>b</w:t>
      </w:r>
      <w:r>
        <w:rPr>
          <w:u w:val="none"/>
        </w:rPr>
        <w:t>ility</w:t>
      </w:r>
      <w:r>
        <w:rPr>
          <w:spacing w:val="23"/>
          <w:u w:val="none"/>
        </w:rPr>
        <w:t xml:space="preserve"> </w:t>
      </w:r>
      <w:r>
        <w:rPr>
          <w:u w:val="none"/>
        </w:rPr>
        <w:t>in</w:t>
      </w:r>
      <w:r>
        <w:rPr>
          <w:spacing w:val="24"/>
          <w:u w:val="none"/>
        </w:rPr>
        <w:t xml:space="preserve"> </w:t>
      </w:r>
      <w:r>
        <w:rPr>
          <w:u w:val="none"/>
        </w:rPr>
        <w:t>f</w:t>
      </w:r>
      <w:r>
        <w:rPr>
          <w:spacing w:val="1"/>
          <w:u w:val="none"/>
        </w:rPr>
        <w:t>u</w:t>
      </w:r>
      <w:r>
        <w:rPr>
          <w:u w:val="none"/>
        </w:rPr>
        <w:t>ll</w:t>
      </w:r>
      <w:r>
        <w:rPr>
          <w:spacing w:val="22"/>
          <w:u w:val="none"/>
        </w:rPr>
        <w:t xml:space="preserve"> </w:t>
      </w:r>
      <w:r>
        <w:rPr>
          <w:u w:val="none"/>
        </w:rPr>
        <w:t>satisfacti</w:t>
      </w:r>
      <w:r>
        <w:rPr>
          <w:spacing w:val="1"/>
          <w:u w:val="none"/>
        </w:rPr>
        <w:t>o</w:t>
      </w:r>
      <w:r>
        <w:rPr>
          <w:u w:val="none"/>
        </w:rPr>
        <w:t>n</w:t>
      </w:r>
      <w:r>
        <w:rPr>
          <w:spacing w:val="24"/>
          <w:u w:val="none"/>
        </w:rPr>
        <w:t xml:space="preserve"> </w:t>
      </w:r>
      <w:r>
        <w:rPr>
          <w:u w:val="none"/>
        </w:rPr>
        <w:t>t</w:t>
      </w:r>
      <w:r>
        <w:rPr>
          <w:spacing w:val="1"/>
          <w:u w:val="none"/>
        </w:rPr>
        <w:t>h</w:t>
      </w:r>
      <w:r>
        <w:rPr>
          <w:u w:val="none"/>
        </w:rPr>
        <w:t>ere</w:t>
      </w:r>
      <w:r>
        <w:rPr>
          <w:spacing w:val="1"/>
          <w:u w:val="none"/>
        </w:rPr>
        <w:t>o</w:t>
      </w:r>
      <w:r>
        <w:rPr>
          <w:u w:val="none"/>
        </w:rPr>
        <w:t>f,</w:t>
      </w:r>
      <w:r>
        <w:rPr>
          <w:spacing w:val="22"/>
          <w:u w:val="none"/>
        </w:rPr>
        <w:t xml:space="preserve"> </w:t>
      </w:r>
      <w:r>
        <w:rPr>
          <w:u w:val="none"/>
        </w:rPr>
        <w:t>a</w:t>
      </w:r>
      <w:r>
        <w:rPr>
          <w:spacing w:val="1"/>
          <w:u w:val="none"/>
        </w:rPr>
        <w:t>n</w:t>
      </w:r>
      <w:r>
        <w:rPr>
          <w:u w:val="none"/>
        </w:rPr>
        <w:t>d</w:t>
      </w:r>
      <w:r>
        <w:rPr>
          <w:spacing w:val="23"/>
          <w:u w:val="none"/>
        </w:rPr>
        <w:t xml:space="preserve"> </w:t>
      </w:r>
      <w:r>
        <w:rPr>
          <w:spacing w:val="1"/>
          <w:u w:val="none"/>
        </w:rPr>
        <w:t>b</w:t>
      </w:r>
      <w:r>
        <w:rPr>
          <w:u w:val="none"/>
        </w:rPr>
        <w:t>y</w:t>
      </w:r>
      <w:r>
        <w:rPr>
          <w:spacing w:val="24"/>
          <w:u w:val="none"/>
        </w:rPr>
        <w:t xml:space="preserve"> </w:t>
      </w:r>
      <w:r>
        <w:rPr>
          <w:u w:val="none"/>
        </w:rPr>
        <w:t>t</w:t>
      </w:r>
      <w:r>
        <w:rPr>
          <w:spacing w:val="1"/>
          <w:u w:val="none"/>
        </w:rPr>
        <w:t>h</w:t>
      </w:r>
      <w:r>
        <w:rPr>
          <w:u w:val="none"/>
        </w:rPr>
        <w:t>en</w:t>
      </w:r>
      <w:r>
        <w:rPr>
          <w:spacing w:val="23"/>
          <w:u w:val="none"/>
        </w:rPr>
        <w:t xml:space="preserve"> </w:t>
      </w:r>
      <w:r>
        <w:rPr>
          <w:u w:val="none"/>
        </w:rPr>
        <w:t>a</w:t>
      </w:r>
      <w:r>
        <w:rPr>
          <w:spacing w:val="1"/>
          <w:u w:val="none"/>
        </w:rPr>
        <w:t>gg</w:t>
      </w:r>
      <w:r>
        <w:rPr>
          <w:u w:val="none"/>
        </w:rPr>
        <w:t>re</w:t>
      </w:r>
      <w:r>
        <w:rPr>
          <w:spacing w:val="1"/>
          <w:u w:val="none"/>
        </w:rPr>
        <w:t>g</w:t>
      </w:r>
      <w:r>
        <w:rPr>
          <w:u w:val="none"/>
        </w:rPr>
        <w:t>ati</w:t>
      </w:r>
      <w:r>
        <w:rPr>
          <w:spacing w:val="1"/>
          <w:u w:val="none"/>
        </w:rPr>
        <w:t>n</w:t>
      </w:r>
      <w:r>
        <w:rPr>
          <w:u w:val="none"/>
        </w:rPr>
        <w:t>g</w:t>
      </w:r>
      <w:r>
        <w:rPr>
          <w:spacing w:val="24"/>
          <w:u w:val="none"/>
        </w:rPr>
        <w:t xml:space="preserve"> </w:t>
      </w:r>
      <w:r>
        <w:rPr>
          <w:u w:val="none"/>
        </w:rPr>
        <w:t>t</w:t>
      </w:r>
      <w:r>
        <w:rPr>
          <w:spacing w:val="1"/>
          <w:u w:val="none"/>
        </w:rPr>
        <w:t>h</w:t>
      </w:r>
      <w:r>
        <w:rPr>
          <w:u w:val="none"/>
        </w:rPr>
        <w:t>e</w:t>
      </w:r>
      <w:r>
        <w:rPr>
          <w:spacing w:val="23"/>
          <w:u w:val="none"/>
        </w:rPr>
        <w:t xml:space="preserve"> </w:t>
      </w:r>
      <w:r>
        <w:rPr>
          <w:u w:val="none"/>
        </w:rPr>
        <w:t>a</w:t>
      </w:r>
      <w:r>
        <w:rPr>
          <w:spacing w:val="2"/>
          <w:u w:val="none"/>
        </w:rPr>
        <w:t>m</w:t>
      </w:r>
      <w:r>
        <w:rPr>
          <w:spacing w:val="1"/>
          <w:u w:val="none"/>
        </w:rPr>
        <w:t>oun</w:t>
      </w:r>
      <w:r>
        <w:rPr>
          <w:u w:val="none"/>
        </w:rPr>
        <w:t>ts</w:t>
      </w:r>
      <w:r>
        <w:rPr>
          <w:spacing w:val="24"/>
          <w:u w:val="none"/>
        </w:rPr>
        <w:t xml:space="preserve"> </w:t>
      </w:r>
      <w:r>
        <w:rPr>
          <w:u w:val="none"/>
        </w:rPr>
        <w:t>so</w:t>
      </w:r>
      <w:r>
        <w:rPr>
          <w:spacing w:val="23"/>
          <w:u w:val="none"/>
        </w:rPr>
        <w:t xml:space="preserve"> </w:t>
      </w:r>
      <w:r>
        <w:rPr>
          <w:u w:val="none"/>
        </w:rPr>
        <w:t>c</w:t>
      </w:r>
      <w:r>
        <w:rPr>
          <w:spacing w:val="1"/>
          <w:u w:val="none"/>
        </w:rPr>
        <w:t>o</w:t>
      </w:r>
      <w:r>
        <w:rPr>
          <w:spacing w:val="2"/>
          <w:u w:val="none"/>
        </w:rPr>
        <w:t>m</w:t>
      </w:r>
      <w:r>
        <w:rPr>
          <w:spacing w:val="1"/>
          <w:u w:val="none"/>
        </w:rPr>
        <w:t>pu</w:t>
      </w:r>
      <w:r>
        <w:rPr>
          <w:u w:val="none"/>
        </w:rPr>
        <w:t>ted</w:t>
      </w:r>
      <w:r>
        <w:rPr>
          <w:spacing w:val="24"/>
          <w:u w:val="none"/>
        </w:rPr>
        <w:t xml:space="preserve"> </w:t>
      </w:r>
      <w:r>
        <w:rPr>
          <w:u w:val="none"/>
        </w:rPr>
        <w:t>as</w:t>
      </w:r>
      <w:r>
        <w:rPr>
          <w:spacing w:val="23"/>
          <w:u w:val="none"/>
        </w:rPr>
        <w:t xml:space="preserve"> </w:t>
      </w:r>
      <w:r>
        <w:rPr>
          <w:u w:val="none"/>
        </w:rPr>
        <w:t>set</w:t>
      </w:r>
      <w:r>
        <w:rPr>
          <w:spacing w:val="22"/>
          <w:u w:val="none"/>
        </w:rPr>
        <w:t xml:space="preserve"> </w:t>
      </w:r>
      <w:r>
        <w:rPr>
          <w:u w:val="none"/>
        </w:rPr>
        <w:t>f</w:t>
      </w:r>
      <w:r>
        <w:rPr>
          <w:spacing w:val="1"/>
          <w:u w:val="none"/>
        </w:rPr>
        <w:t>o</w:t>
      </w:r>
      <w:r>
        <w:rPr>
          <w:u w:val="none"/>
        </w:rPr>
        <w:t>rth</w:t>
      </w:r>
      <w:r>
        <w:rPr>
          <w:spacing w:val="24"/>
          <w:u w:val="none"/>
        </w:rPr>
        <w:t xml:space="preserve"> </w:t>
      </w:r>
      <w:r>
        <w:rPr>
          <w:u w:val="none"/>
        </w:rPr>
        <w:t>in</w:t>
      </w:r>
      <w:r>
        <w:rPr>
          <w:w w:val="102"/>
          <w:u w:val="none"/>
        </w:rPr>
        <w:t xml:space="preserve"> </w:t>
      </w:r>
      <w:r>
        <w:rPr>
          <w:u w:val="none"/>
        </w:rPr>
        <w:t>re</w:t>
      </w:r>
      <w:r>
        <w:rPr>
          <w:spacing w:val="1"/>
          <w:u w:val="none"/>
        </w:rPr>
        <w:t>gu</w:t>
      </w:r>
      <w:r>
        <w:rPr>
          <w:u w:val="none"/>
        </w:rPr>
        <w:t>lati</w:t>
      </w:r>
      <w:r>
        <w:rPr>
          <w:spacing w:val="1"/>
          <w:u w:val="none"/>
        </w:rPr>
        <w:t>on</w:t>
      </w:r>
      <w:r>
        <w:rPr>
          <w:u w:val="none"/>
        </w:rPr>
        <w:t>s</w:t>
      </w:r>
      <w:r>
        <w:rPr>
          <w:spacing w:val="39"/>
          <w:u w:val="none"/>
        </w:rPr>
        <w:t xml:space="preserve"> </w:t>
      </w:r>
      <w:r>
        <w:rPr>
          <w:spacing w:val="1"/>
          <w:u w:val="none"/>
        </w:rPr>
        <w:t>S</w:t>
      </w:r>
      <w:r>
        <w:rPr>
          <w:u w:val="none"/>
        </w:rPr>
        <w:t>ecti</w:t>
      </w:r>
      <w:r>
        <w:rPr>
          <w:spacing w:val="1"/>
          <w:u w:val="none"/>
        </w:rPr>
        <w:t>o</w:t>
      </w:r>
      <w:r>
        <w:rPr>
          <w:u w:val="none"/>
        </w:rPr>
        <w:t>n</w:t>
      </w:r>
      <w:r>
        <w:rPr>
          <w:spacing w:val="41"/>
          <w:u w:val="none"/>
        </w:rPr>
        <w:t xml:space="preserve"> </w:t>
      </w:r>
      <w:r>
        <w:rPr>
          <w:spacing w:val="1"/>
          <w:u w:val="none"/>
        </w:rPr>
        <w:t>1</w:t>
      </w:r>
      <w:r>
        <w:rPr>
          <w:u w:val="none"/>
        </w:rPr>
        <w:t>.</w:t>
      </w:r>
      <w:r>
        <w:rPr>
          <w:spacing w:val="1"/>
          <w:u w:val="none"/>
        </w:rPr>
        <w:t>7042</w:t>
      </w:r>
      <w:r>
        <w:rPr>
          <w:u w:val="none"/>
        </w:rPr>
        <w:t>(</w:t>
      </w:r>
      <w:r>
        <w:rPr>
          <w:spacing w:val="1"/>
          <w:u w:val="none"/>
        </w:rPr>
        <w:t>d</w:t>
      </w:r>
      <w:r>
        <w:rPr>
          <w:u w:val="none"/>
        </w:rPr>
        <w:t>).</w:t>
      </w:r>
    </w:p>
    <w:p w14:paraId="159EEEAD" w14:textId="77777777" w:rsidR="000C19C9" w:rsidRDefault="000C19C9">
      <w:pPr>
        <w:spacing w:before="2" w:line="240" w:lineRule="exact"/>
        <w:rPr>
          <w:sz w:val="24"/>
          <w:szCs w:val="24"/>
        </w:rPr>
      </w:pPr>
    </w:p>
    <w:p w14:paraId="0D3712CE" w14:textId="77777777" w:rsidR="000C19C9" w:rsidRDefault="00D3642A">
      <w:pPr>
        <w:pStyle w:val="BodyText"/>
        <w:numPr>
          <w:ilvl w:val="1"/>
          <w:numId w:val="3"/>
        </w:numPr>
        <w:tabs>
          <w:tab w:val="left" w:pos="1544"/>
        </w:tabs>
        <w:spacing w:line="252" w:lineRule="auto"/>
        <w:ind w:right="116" w:firstLine="720"/>
        <w:jc w:val="both"/>
        <w:rPr>
          <w:u w:val="none"/>
        </w:rPr>
      </w:pPr>
      <w:r>
        <w:rPr>
          <w:rFonts w:cs="Times New Roman"/>
          <w:b/>
          <w:bCs/>
          <w:spacing w:val="1"/>
          <w:u w:color="000000"/>
        </w:rPr>
        <w:t>NE</w:t>
      </w:r>
      <w:r>
        <w:rPr>
          <w:rFonts w:cs="Times New Roman"/>
          <w:b/>
          <w:bCs/>
          <w:u w:color="000000"/>
        </w:rPr>
        <w:t>T</w:t>
      </w:r>
      <w:r>
        <w:rPr>
          <w:rFonts w:cs="Times New Roman"/>
          <w:b/>
          <w:bCs/>
          <w:spacing w:val="8"/>
          <w:u w:color="000000"/>
        </w:rPr>
        <w:t xml:space="preserve"> </w:t>
      </w:r>
      <w:r>
        <w:rPr>
          <w:rFonts w:cs="Times New Roman"/>
          <w:b/>
          <w:bCs/>
          <w:spacing w:val="1"/>
          <w:u w:color="000000"/>
        </w:rPr>
        <w:t>F</w:t>
      </w:r>
      <w:r>
        <w:rPr>
          <w:rFonts w:cs="Times New Roman"/>
          <w:b/>
          <w:bCs/>
          <w:u w:color="000000"/>
        </w:rPr>
        <w:t>I</w:t>
      </w:r>
      <w:r>
        <w:rPr>
          <w:rFonts w:cs="Times New Roman"/>
          <w:b/>
          <w:bCs/>
          <w:spacing w:val="1"/>
          <w:u w:color="000000"/>
        </w:rPr>
        <w:t>NANC</w:t>
      </w:r>
      <w:r>
        <w:rPr>
          <w:rFonts w:cs="Times New Roman"/>
          <w:b/>
          <w:bCs/>
          <w:u w:color="000000"/>
        </w:rPr>
        <w:t>I</w:t>
      </w:r>
      <w:r>
        <w:rPr>
          <w:rFonts w:cs="Times New Roman"/>
          <w:b/>
          <w:bCs/>
          <w:spacing w:val="1"/>
          <w:u w:color="000000"/>
        </w:rPr>
        <w:t>NG</w:t>
      </w:r>
      <w:r>
        <w:rPr>
          <w:rFonts w:cs="Times New Roman"/>
          <w:b/>
          <w:bCs/>
          <w:spacing w:val="5"/>
          <w:u w:color="000000"/>
        </w:rPr>
        <w:t xml:space="preserve"> </w:t>
      </w:r>
      <w:r>
        <w:rPr>
          <w:rFonts w:cs="Times New Roman"/>
          <w:b/>
          <w:bCs/>
          <w:spacing w:val="1"/>
          <w:u w:color="000000"/>
        </w:rPr>
        <w:t>PR</w:t>
      </w:r>
      <w:r>
        <w:rPr>
          <w:rFonts w:cs="Times New Roman"/>
          <w:b/>
          <w:bCs/>
          <w:spacing w:val="2"/>
          <w:u w:color="000000"/>
        </w:rPr>
        <w:t>O</w:t>
      </w:r>
      <w:r>
        <w:rPr>
          <w:rFonts w:cs="Times New Roman"/>
          <w:b/>
          <w:bCs/>
          <w:spacing w:val="1"/>
          <w:u w:color="000000"/>
        </w:rPr>
        <w:t>CEEDS</w:t>
      </w:r>
      <w:r>
        <w:rPr>
          <w:rFonts w:cs="Times New Roman"/>
          <w:b/>
          <w:bCs/>
          <w:u w:val="none"/>
        </w:rPr>
        <w:t xml:space="preserve">. </w:t>
      </w:r>
      <w:r>
        <w:rPr>
          <w:rFonts w:cs="Times New Roman"/>
          <w:b/>
          <w:bCs/>
          <w:spacing w:val="7"/>
          <w:u w:val="none"/>
        </w:rPr>
        <w:t xml:space="preserve"> </w:t>
      </w:r>
      <w:r>
        <w:rPr>
          <w:u w:val="none"/>
        </w:rPr>
        <w:t>“</w:t>
      </w:r>
      <w:r>
        <w:rPr>
          <w:spacing w:val="1"/>
          <w:u w:val="none"/>
        </w:rPr>
        <w:t>N</w:t>
      </w:r>
      <w:r>
        <w:rPr>
          <w:u w:val="none"/>
        </w:rPr>
        <w:t xml:space="preserve">et </w:t>
      </w:r>
      <w:r>
        <w:rPr>
          <w:spacing w:val="7"/>
          <w:u w:val="none"/>
        </w:rPr>
        <w:t xml:space="preserve"> </w:t>
      </w:r>
      <w:r>
        <w:rPr>
          <w:spacing w:val="1"/>
          <w:u w:val="none"/>
        </w:rPr>
        <w:t>F</w:t>
      </w:r>
      <w:r>
        <w:rPr>
          <w:u w:val="none"/>
        </w:rPr>
        <w:t>i</w:t>
      </w:r>
      <w:r>
        <w:rPr>
          <w:spacing w:val="1"/>
          <w:u w:val="none"/>
        </w:rPr>
        <w:t>n</w:t>
      </w:r>
      <w:r>
        <w:rPr>
          <w:u w:val="none"/>
        </w:rPr>
        <w:t>a</w:t>
      </w:r>
      <w:r>
        <w:rPr>
          <w:spacing w:val="1"/>
          <w:u w:val="none"/>
        </w:rPr>
        <w:t>n</w:t>
      </w:r>
      <w:r>
        <w:rPr>
          <w:u w:val="none"/>
        </w:rPr>
        <w:t>ci</w:t>
      </w:r>
      <w:r>
        <w:rPr>
          <w:spacing w:val="1"/>
          <w:u w:val="none"/>
        </w:rPr>
        <w:t>n</w:t>
      </w:r>
      <w:r>
        <w:rPr>
          <w:u w:val="none"/>
        </w:rPr>
        <w:t xml:space="preserve">g </w:t>
      </w:r>
      <w:r>
        <w:rPr>
          <w:spacing w:val="8"/>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 xml:space="preserve">s” </w:t>
      </w:r>
      <w:r>
        <w:rPr>
          <w:spacing w:val="8"/>
          <w:u w:val="none"/>
        </w:rPr>
        <w:t xml:space="preserve"> </w:t>
      </w:r>
      <w:r>
        <w:rPr>
          <w:spacing w:val="2"/>
          <w:u w:val="none"/>
        </w:rPr>
        <w:t>m</w:t>
      </w:r>
      <w:r>
        <w:rPr>
          <w:u w:val="none"/>
        </w:rPr>
        <w:t xml:space="preserve">eans </w:t>
      </w:r>
      <w:r>
        <w:rPr>
          <w:spacing w:val="8"/>
          <w:u w:val="none"/>
        </w:rPr>
        <w:t xml:space="preserve"> </w:t>
      </w:r>
      <w:r>
        <w:rPr>
          <w:u w:val="none"/>
        </w:rPr>
        <w:t>t</w:t>
      </w:r>
      <w:r>
        <w:rPr>
          <w:spacing w:val="1"/>
          <w:u w:val="none"/>
        </w:rPr>
        <w:t>h</w:t>
      </w:r>
      <w:r>
        <w:rPr>
          <w:u w:val="none"/>
        </w:rPr>
        <w:t xml:space="preserve">e </w:t>
      </w:r>
      <w:r>
        <w:rPr>
          <w:spacing w:val="8"/>
          <w:u w:val="none"/>
        </w:rPr>
        <w:t xml:space="preserve"> </w:t>
      </w:r>
      <w:r>
        <w:rPr>
          <w:u w:val="none"/>
        </w:rPr>
        <w:t>proceeds</w:t>
      </w:r>
      <w:r>
        <w:rPr>
          <w:w w:val="102"/>
          <w:u w:val="none"/>
        </w:rPr>
        <w:t xml:space="preserve"> </w:t>
      </w:r>
      <w:r>
        <w:rPr>
          <w:u w:val="none"/>
        </w:rPr>
        <w:t>realized</w:t>
      </w:r>
      <w:r>
        <w:rPr>
          <w:spacing w:val="30"/>
          <w:u w:val="none"/>
        </w:rPr>
        <w:t xml:space="preserve"> </w:t>
      </w:r>
      <w:r>
        <w:rPr>
          <w:spacing w:val="1"/>
          <w:u w:val="none"/>
        </w:rPr>
        <w:t>b</w:t>
      </w:r>
      <w:r>
        <w:rPr>
          <w:u w:val="none"/>
        </w:rPr>
        <w:t>y</w:t>
      </w:r>
      <w:r>
        <w:rPr>
          <w:spacing w:val="30"/>
          <w:u w:val="none"/>
        </w:rPr>
        <w:t xml:space="preserve"> </w:t>
      </w:r>
      <w:r>
        <w:rPr>
          <w:u w:val="none"/>
        </w:rPr>
        <w:t>t</w:t>
      </w:r>
      <w:r>
        <w:rPr>
          <w:spacing w:val="1"/>
          <w:u w:val="none"/>
        </w:rPr>
        <w:t>h</w:t>
      </w:r>
      <w:r>
        <w:rPr>
          <w:u w:val="none"/>
        </w:rPr>
        <w:t>e</w:t>
      </w:r>
      <w:r>
        <w:rPr>
          <w:spacing w:val="31"/>
          <w:u w:val="none"/>
        </w:rPr>
        <w:t xml:space="preserve"> </w:t>
      </w:r>
      <w:r>
        <w:rPr>
          <w:spacing w:val="1"/>
          <w:u w:val="none"/>
        </w:rPr>
        <w:t>C</w:t>
      </w:r>
      <w:r>
        <w:rPr>
          <w:u w:val="none"/>
        </w:rPr>
        <w:t>o</w:t>
      </w:r>
      <w:r>
        <w:rPr>
          <w:spacing w:val="2"/>
          <w:u w:val="none"/>
        </w:rPr>
        <w:t>m</w:t>
      </w:r>
      <w:r>
        <w:rPr>
          <w:u w:val="none"/>
        </w:rPr>
        <w:t>pany</w:t>
      </w:r>
      <w:r>
        <w:rPr>
          <w:spacing w:val="30"/>
          <w:u w:val="none"/>
        </w:rPr>
        <w:t xml:space="preserve"> </w:t>
      </w:r>
      <w:r>
        <w:rPr>
          <w:u w:val="none"/>
        </w:rPr>
        <w:t>from</w:t>
      </w:r>
      <w:r>
        <w:rPr>
          <w:spacing w:val="32"/>
          <w:u w:val="none"/>
        </w:rPr>
        <w:t xml:space="preserve"> </w:t>
      </w:r>
      <w:r>
        <w:rPr>
          <w:u w:val="none"/>
        </w:rPr>
        <w:t>any</w:t>
      </w:r>
      <w:r>
        <w:rPr>
          <w:spacing w:val="30"/>
          <w:u w:val="none"/>
        </w:rPr>
        <w:t xml:space="preserve"> </w:t>
      </w:r>
      <w:r>
        <w:rPr>
          <w:u w:val="none"/>
        </w:rPr>
        <w:t>l</w:t>
      </w:r>
      <w:r>
        <w:rPr>
          <w:spacing w:val="1"/>
          <w:u w:val="none"/>
        </w:rPr>
        <w:t>o</w:t>
      </w:r>
      <w:r>
        <w:rPr>
          <w:u w:val="none"/>
        </w:rPr>
        <w:t>ans</w:t>
      </w:r>
      <w:r>
        <w:rPr>
          <w:spacing w:val="29"/>
          <w:u w:val="none"/>
        </w:rPr>
        <w:t xml:space="preserve"> </w:t>
      </w:r>
      <w:r>
        <w:rPr>
          <w:u w:val="none"/>
        </w:rPr>
        <w:t>or</w:t>
      </w:r>
      <w:r>
        <w:rPr>
          <w:spacing w:val="29"/>
          <w:u w:val="none"/>
        </w:rPr>
        <w:t xml:space="preserve"> </w:t>
      </w:r>
      <w:r>
        <w:rPr>
          <w:u w:val="none"/>
        </w:rPr>
        <w:t>ot</w:t>
      </w:r>
      <w:r>
        <w:rPr>
          <w:spacing w:val="1"/>
          <w:u w:val="none"/>
        </w:rPr>
        <w:t>h</w:t>
      </w:r>
      <w:r>
        <w:rPr>
          <w:u w:val="none"/>
        </w:rPr>
        <w:t>er</w:t>
      </w:r>
      <w:r>
        <w:rPr>
          <w:spacing w:val="29"/>
          <w:u w:val="none"/>
        </w:rPr>
        <w:t xml:space="preserve"> </w:t>
      </w:r>
      <w:r>
        <w:rPr>
          <w:u w:val="none"/>
        </w:rPr>
        <w:t>debt</w:t>
      </w:r>
      <w:r>
        <w:rPr>
          <w:spacing w:val="30"/>
          <w:u w:val="none"/>
        </w:rPr>
        <w:t xml:space="preserve"> </w:t>
      </w:r>
      <w:r>
        <w:rPr>
          <w:u w:val="none"/>
        </w:rPr>
        <w:t>fi</w:t>
      </w:r>
      <w:r>
        <w:rPr>
          <w:spacing w:val="1"/>
          <w:u w:val="none"/>
        </w:rPr>
        <w:t>n</w:t>
      </w:r>
      <w:r>
        <w:rPr>
          <w:u w:val="none"/>
        </w:rPr>
        <w:t>anci</w:t>
      </w:r>
      <w:r>
        <w:rPr>
          <w:spacing w:val="1"/>
          <w:u w:val="none"/>
        </w:rPr>
        <w:t>n</w:t>
      </w:r>
      <w:r>
        <w:rPr>
          <w:u w:val="none"/>
        </w:rPr>
        <w:t>g</w:t>
      </w:r>
      <w:r>
        <w:rPr>
          <w:spacing w:val="30"/>
          <w:u w:val="none"/>
        </w:rPr>
        <w:t xml:space="preserve"> </w:t>
      </w:r>
      <w:r>
        <w:rPr>
          <w:u w:val="none"/>
        </w:rPr>
        <w:t>or</w:t>
      </w:r>
      <w:r>
        <w:rPr>
          <w:spacing w:val="29"/>
          <w:u w:val="none"/>
        </w:rPr>
        <w:t xml:space="preserve"> </w:t>
      </w:r>
      <w:r>
        <w:rPr>
          <w:u w:val="none"/>
        </w:rPr>
        <w:t>refi</w:t>
      </w:r>
      <w:r>
        <w:rPr>
          <w:spacing w:val="1"/>
          <w:u w:val="none"/>
        </w:rPr>
        <w:t>n</w:t>
      </w:r>
      <w:r>
        <w:rPr>
          <w:u w:val="none"/>
        </w:rPr>
        <w:t>anci</w:t>
      </w:r>
      <w:r>
        <w:rPr>
          <w:spacing w:val="1"/>
          <w:u w:val="none"/>
        </w:rPr>
        <w:t>n</w:t>
      </w:r>
      <w:r>
        <w:rPr>
          <w:u w:val="none"/>
        </w:rPr>
        <w:t>g,</w:t>
      </w:r>
      <w:r>
        <w:rPr>
          <w:spacing w:val="29"/>
          <w:u w:val="none"/>
        </w:rPr>
        <w:t xml:space="preserve"> </w:t>
      </w:r>
      <w:r>
        <w:rPr>
          <w:u w:val="none"/>
        </w:rPr>
        <w:t>net</w:t>
      </w:r>
      <w:r>
        <w:rPr>
          <w:spacing w:val="29"/>
          <w:u w:val="none"/>
        </w:rPr>
        <w:t xml:space="preserve"> </w:t>
      </w:r>
      <w:r>
        <w:rPr>
          <w:u w:val="none"/>
        </w:rPr>
        <w:t>of</w:t>
      </w:r>
      <w:r>
        <w:rPr>
          <w:spacing w:val="30"/>
          <w:u w:val="none"/>
        </w:rPr>
        <w:t xml:space="preserve"> </w:t>
      </w:r>
      <w:r>
        <w:rPr>
          <w:u w:val="none"/>
        </w:rPr>
        <w:t>expenses</w:t>
      </w:r>
      <w:r>
        <w:rPr>
          <w:spacing w:val="29"/>
          <w:u w:val="none"/>
        </w:rPr>
        <w:t xml:space="preserve"> </w:t>
      </w:r>
      <w:r>
        <w:rPr>
          <w:u w:val="none"/>
        </w:rPr>
        <w:t>i</w:t>
      </w:r>
      <w:r>
        <w:rPr>
          <w:spacing w:val="1"/>
          <w:u w:val="none"/>
        </w:rPr>
        <w:t>n</w:t>
      </w:r>
      <w:r>
        <w:rPr>
          <w:u w:val="none"/>
        </w:rPr>
        <w:t>ci</w:t>
      </w:r>
      <w:r>
        <w:rPr>
          <w:spacing w:val="1"/>
          <w:u w:val="none"/>
        </w:rPr>
        <w:t>d</w:t>
      </w:r>
      <w:r>
        <w:rPr>
          <w:u w:val="none"/>
        </w:rPr>
        <w:t>ent</w:t>
      </w:r>
    </w:p>
    <w:p w14:paraId="14D925E8" w14:textId="77777777" w:rsidR="000C19C9" w:rsidRDefault="000C19C9">
      <w:pPr>
        <w:spacing w:line="252" w:lineRule="auto"/>
        <w:jc w:val="both"/>
        <w:sectPr w:rsidR="000C19C9">
          <w:pgSz w:w="12240" w:h="15840"/>
          <w:pgMar w:top="1380" w:right="1320" w:bottom="940" w:left="1340" w:header="0" w:footer="742" w:gutter="0"/>
          <w:cols w:space="720"/>
        </w:sectPr>
      </w:pPr>
    </w:p>
    <w:p w14:paraId="698FEA2E" w14:textId="77777777" w:rsidR="000C19C9" w:rsidRDefault="00D3642A">
      <w:pPr>
        <w:pStyle w:val="BodyText"/>
        <w:spacing w:before="70" w:line="252" w:lineRule="auto"/>
        <w:ind w:firstLine="0"/>
        <w:rPr>
          <w:u w:val="none"/>
        </w:rPr>
      </w:pPr>
      <w:r>
        <w:rPr>
          <w:u w:val="none"/>
        </w:rPr>
        <w:lastRenderedPageBreak/>
        <w:t>to</w:t>
      </w:r>
      <w:r>
        <w:rPr>
          <w:spacing w:val="38"/>
          <w:u w:val="none"/>
        </w:rPr>
        <w:t xml:space="preserve"> </w:t>
      </w:r>
      <w:r>
        <w:rPr>
          <w:u w:val="none"/>
        </w:rPr>
        <w:t>such</w:t>
      </w:r>
      <w:r>
        <w:rPr>
          <w:spacing w:val="38"/>
          <w:u w:val="none"/>
        </w:rPr>
        <w:t xml:space="preserve"> </w:t>
      </w:r>
      <w:r>
        <w:rPr>
          <w:u w:val="none"/>
        </w:rPr>
        <w:t>fi</w:t>
      </w:r>
      <w:r>
        <w:rPr>
          <w:spacing w:val="1"/>
          <w:u w:val="none"/>
        </w:rPr>
        <w:t>n</w:t>
      </w:r>
      <w:r>
        <w:rPr>
          <w:u w:val="none"/>
        </w:rPr>
        <w:t>anci</w:t>
      </w:r>
      <w:r>
        <w:rPr>
          <w:spacing w:val="1"/>
          <w:u w:val="none"/>
        </w:rPr>
        <w:t>n</w:t>
      </w:r>
      <w:r>
        <w:rPr>
          <w:u w:val="none"/>
        </w:rPr>
        <w:t>g</w:t>
      </w:r>
      <w:r>
        <w:rPr>
          <w:spacing w:val="39"/>
          <w:u w:val="none"/>
        </w:rPr>
        <w:t xml:space="preserve"> </w:t>
      </w:r>
      <w:r>
        <w:rPr>
          <w:u w:val="none"/>
        </w:rPr>
        <w:t>or</w:t>
      </w:r>
      <w:r>
        <w:rPr>
          <w:spacing w:val="37"/>
          <w:u w:val="none"/>
        </w:rPr>
        <w:t xml:space="preserve"> </w:t>
      </w:r>
      <w:r>
        <w:rPr>
          <w:u w:val="none"/>
        </w:rPr>
        <w:t>refi</w:t>
      </w:r>
      <w:r>
        <w:rPr>
          <w:spacing w:val="1"/>
          <w:u w:val="none"/>
        </w:rPr>
        <w:t>n</w:t>
      </w:r>
      <w:r>
        <w:rPr>
          <w:u w:val="none"/>
        </w:rPr>
        <w:t>a</w:t>
      </w:r>
      <w:r>
        <w:rPr>
          <w:spacing w:val="1"/>
          <w:u w:val="none"/>
        </w:rPr>
        <w:t>n</w:t>
      </w:r>
      <w:r>
        <w:rPr>
          <w:u w:val="none"/>
        </w:rPr>
        <w:t>ci</w:t>
      </w:r>
      <w:r>
        <w:rPr>
          <w:spacing w:val="1"/>
          <w:u w:val="none"/>
        </w:rPr>
        <w:t>ng</w:t>
      </w:r>
      <w:r>
        <w:rPr>
          <w:u w:val="none"/>
        </w:rPr>
        <w:t>,</w:t>
      </w:r>
      <w:r>
        <w:rPr>
          <w:spacing w:val="37"/>
          <w:u w:val="none"/>
        </w:rPr>
        <w:t xml:space="preserve"> </w:t>
      </w:r>
      <w:r>
        <w:rPr>
          <w:u w:val="none"/>
        </w:rPr>
        <w:t>satisfacti</w:t>
      </w:r>
      <w:r>
        <w:rPr>
          <w:spacing w:val="1"/>
          <w:u w:val="none"/>
        </w:rPr>
        <w:t>o</w:t>
      </w:r>
      <w:r>
        <w:rPr>
          <w:u w:val="none"/>
        </w:rPr>
        <w:t>n</w:t>
      </w:r>
      <w:r>
        <w:rPr>
          <w:spacing w:val="39"/>
          <w:u w:val="none"/>
        </w:rPr>
        <w:t xml:space="preserve"> </w:t>
      </w:r>
      <w:r>
        <w:rPr>
          <w:spacing w:val="1"/>
          <w:u w:val="none"/>
        </w:rPr>
        <w:t>o</w:t>
      </w:r>
      <w:r>
        <w:rPr>
          <w:u w:val="none"/>
        </w:rPr>
        <w:t>r</w:t>
      </w:r>
      <w:r>
        <w:rPr>
          <w:spacing w:val="37"/>
          <w:u w:val="none"/>
        </w:rPr>
        <w:t xml:space="preserve"> </w:t>
      </w:r>
      <w:r>
        <w:rPr>
          <w:u w:val="none"/>
        </w:rPr>
        <w:t>a</w:t>
      </w:r>
      <w:r>
        <w:rPr>
          <w:spacing w:val="1"/>
          <w:u w:val="none"/>
        </w:rPr>
        <w:t>n</w:t>
      </w:r>
      <w:r>
        <w:rPr>
          <w:u w:val="none"/>
        </w:rPr>
        <w:t>y</w:t>
      </w:r>
      <w:r>
        <w:rPr>
          <w:spacing w:val="39"/>
          <w:u w:val="none"/>
        </w:rPr>
        <w:t xml:space="preserve"> </w:t>
      </w:r>
      <w:r>
        <w:rPr>
          <w:u w:val="none"/>
        </w:rPr>
        <w:t>i</w:t>
      </w:r>
      <w:r>
        <w:rPr>
          <w:spacing w:val="1"/>
          <w:u w:val="none"/>
        </w:rPr>
        <w:t>nd</w:t>
      </w:r>
      <w:r>
        <w:rPr>
          <w:u w:val="none"/>
        </w:rPr>
        <w:t>e</w:t>
      </w:r>
      <w:r>
        <w:rPr>
          <w:spacing w:val="1"/>
          <w:u w:val="none"/>
        </w:rPr>
        <w:t>b</w:t>
      </w:r>
      <w:r>
        <w:rPr>
          <w:u w:val="none"/>
        </w:rPr>
        <w:t>te</w:t>
      </w:r>
      <w:r>
        <w:rPr>
          <w:spacing w:val="1"/>
          <w:u w:val="none"/>
        </w:rPr>
        <w:t>dn</w:t>
      </w:r>
      <w:r>
        <w:rPr>
          <w:u w:val="none"/>
        </w:rPr>
        <w:t>ess</w:t>
      </w:r>
      <w:r>
        <w:rPr>
          <w:spacing w:val="37"/>
          <w:u w:val="none"/>
        </w:rPr>
        <w:t xml:space="preserve"> </w:t>
      </w:r>
      <w:r>
        <w:rPr>
          <w:spacing w:val="1"/>
          <w:u w:val="none"/>
        </w:rPr>
        <w:t>b</w:t>
      </w:r>
      <w:r>
        <w:rPr>
          <w:u w:val="none"/>
        </w:rPr>
        <w:t>ei</w:t>
      </w:r>
      <w:r>
        <w:rPr>
          <w:spacing w:val="1"/>
          <w:u w:val="none"/>
        </w:rPr>
        <w:t>n</w:t>
      </w:r>
      <w:r>
        <w:rPr>
          <w:u w:val="none"/>
        </w:rPr>
        <w:t>g</w:t>
      </w:r>
      <w:r>
        <w:rPr>
          <w:spacing w:val="38"/>
          <w:u w:val="none"/>
        </w:rPr>
        <w:t xml:space="preserve"> </w:t>
      </w:r>
      <w:r>
        <w:rPr>
          <w:u w:val="none"/>
        </w:rPr>
        <w:t>refi</w:t>
      </w:r>
      <w:r>
        <w:rPr>
          <w:spacing w:val="1"/>
          <w:u w:val="none"/>
        </w:rPr>
        <w:t>n</w:t>
      </w:r>
      <w:r>
        <w:rPr>
          <w:u w:val="none"/>
        </w:rPr>
        <w:t>a</w:t>
      </w:r>
      <w:r>
        <w:rPr>
          <w:spacing w:val="1"/>
          <w:u w:val="none"/>
        </w:rPr>
        <w:t>n</w:t>
      </w:r>
      <w:r>
        <w:rPr>
          <w:u w:val="none"/>
        </w:rPr>
        <w:t>ced</w:t>
      </w:r>
      <w:r>
        <w:rPr>
          <w:spacing w:val="39"/>
          <w:u w:val="none"/>
        </w:rPr>
        <w:t xml:space="preserve"> </w:t>
      </w:r>
      <w:r>
        <w:rPr>
          <w:u w:val="none"/>
        </w:rPr>
        <w:t>a</w:t>
      </w:r>
      <w:r>
        <w:rPr>
          <w:spacing w:val="1"/>
          <w:u w:val="none"/>
        </w:rPr>
        <w:t>n</w:t>
      </w:r>
      <w:r>
        <w:rPr>
          <w:u w:val="none"/>
        </w:rPr>
        <w:t>d</w:t>
      </w:r>
      <w:r>
        <w:rPr>
          <w:spacing w:val="38"/>
          <w:u w:val="none"/>
        </w:rPr>
        <w:t xml:space="preserve"> </w:t>
      </w:r>
      <w:r>
        <w:rPr>
          <w:u w:val="none"/>
        </w:rPr>
        <w:t>a</w:t>
      </w:r>
      <w:r>
        <w:rPr>
          <w:spacing w:val="1"/>
          <w:u w:val="none"/>
        </w:rPr>
        <w:t>n</w:t>
      </w:r>
      <w:r>
        <w:rPr>
          <w:u w:val="none"/>
        </w:rPr>
        <w:t>y</w:t>
      </w:r>
      <w:r>
        <w:rPr>
          <w:spacing w:val="39"/>
          <w:u w:val="none"/>
        </w:rPr>
        <w:t xml:space="preserve"> </w:t>
      </w:r>
      <w:r>
        <w:rPr>
          <w:u w:val="none"/>
        </w:rPr>
        <w:t>ri</w:t>
      </w:r>
      <w:r>
        <w:rPr>
          <w:spacing w:val="1"/>
          <w:u w:val="none"/>
        </w:rPr>
        <w:t>gh</w:t>
      </w:r>
      <w:r>
        <w:rPr>
          <w:u w:val="none"/>
        </w:rPr>
        <w:t>t</w:t>
      </w:r>
      <w:r>
        <w:rPr>
          <w:spacing w:val="37"/>
          <w:u w:val="none"/>
        </w:rPr>
        <w:t xml:space="preserve"> </w:t>
      </w:r>
      <w:r>
        <w:rPr>
          <w:spacing w:val="1"/>
          <w:u w:val="none"/>
        </w:rPr>
        <w:t>o</w:t>
      </w:r>
      <w:r>
        <w:rPr>
          <w:u w:val="none"/>
        </w:rPr>
        <w:t>f</w:t>
      </w:r>
      <w:r>
        <w:rPr>
          <w:spacing w:val="37"/>
          <w:u w:val="none"/>
        </w:rPr>
        <w:t xml:space="preserve"> </w:t>
      </w:r>
      <w:r>
        <w:rPr>
          <w:u w:val="none"/>
        </w:rPr>
        <w:t>any</w:t>
      </w:r>
      <w:r>
        <w:rPr>
          <w:w w:val="102"/>
          <w:u w:val="none"/>
        </w:rPr>
        <w:t xml:space="preserve"> </w:t>
      </w:r>
      <w:r>
        <w:rPr>
          <w:u w:val="none"/>
        </w:rPr>
        <w:t>cre</w:t>
      </w:r>
      <w:r>
        <w:rPr>
          <w:spacing w:val="1"/>
          <w:u w:val="none"/>
        </w:rPr>
        <w:t>d</w:t>
      </w:r>
      <w:r>
        <w:rPr>
          <w:u w:val="none"/>
        </w:rPr>
        <w:t>itor</w:t>
      </w:r>
      <w:r>
        <w:rPr>
          <w:spacing w:val="18"/>
          <w:u w:val="none"/>
        </w:rPr>
        <w:t xml:space="preserve"> </w:t>
      </w:r>
      <w:r>
        <w:rPr>
          <w:u w:val="none"/>
        </w:rPr>
        <w:t>of</w:t>
      </w:r>
      <w:r>
        <w:rPr>
          <w:spacing w:val="19"/>
          <w:u w:val="none"/>
        </w:rPr>
        <w:t xml:space="preserve"> </w:t>
      </w:r>
      <w:r>
        <w:rPr>
          <w:u w:val="none"/>
        </w:rPr>
        <w:t>the</w:t>
      </w:r>
      <w:r>
        <w:rPr>
          <w:spacing w:val="20"/>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0"/>
          <w:u w:val="none"/>
        </w:rPr>
        <w:t xml:space="preserve"> </w:t>
      </w:r>
      <w:r>
        <w:rPr>
          <w:u w:val="none"/>
        </w:rPr>
        <w:t>to</w:t>
      </w:r>
      <w:r>
        <w:rPr>
          <w:spacing w:val="21"/>
          <w:u w:val="none"/>
        </w:rPr>
        <w:t xml:space="preserve"> </w:t>
      </w:r>
      <w:r>
        <w:rPr>
          <w:u w:val="none"/>
        </w:rPr>
        <w:t>recei</w:t>
      </w:r>
      <w:r>
        <w:rPr>
          <w:spacing w:val="1"/>
          <w:u w:val="none"/>
        </w:rPr>
        <w:t>v</w:t>
      </w:r>
      <w:r>
        <w:rPr>
          <w:u w:val="none"/>
        </w:rPr>
        <w:t>e</w:t>
      </w:r>
      <w:r>
        <w:rPr>
          <w:spacing w:val="20"/>
          <w:u w:val="none"/>
        </w:rPr>
        <w:t xml:space="preserve"> </w:t>
      </w:r>
      <w:r>
        <w:rPr>
          <w:u w:val="none"/>
        </w:rPr>
        <w:t>s</w:t>
      </w:r>
      <w:r>
        <w:rPr>
          <w:spacing w:val="1"/>
          <w:u w:val="none"/>
        </w:rPr>
        <w:t>u</w:t>
      </w:r>
      <w:r>
        <w:rPr>
          <w:u w:val="none"/>
        </w:rPr>
        <w:t>ch</w:t>
      </w:r>
      <w:r>
        <w:rPr>
          <w:spacing w:val="20"/>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p>
    <w:p w14:paraId="5117C9B1" w14:textId="77777777" w:rsidR="000C19C9" w:rsidRDefault="000C19C9">
      <w:pPr>
        <w:spacing w:before="16" w:line="220" w:lineRule="exact"/>
      </w:pPr>
    </w:p>
    <w:p w14:paraId="18A1631F" w14:textId="77777777" w:rsidR="000C19C9" w:rsidRDefault="00D3642A">
      <w:pPr>
        <w:pStyle w:val="BodyText"/>
        <w:numPr>
          <w:ilvl w:val="1"/>
          <w:numId w:val="3"/>
        </w:numPr>
        <w:tabs>
          <w:tab w:val="left" w:pos="1544"/>
        </w:tabs>
        <w:spacing w:line="251" w:lineRule="auto"/>
        <w:ind w:right="113" w:firstLine="720"/>
        <w:jc w:val="both"/>
        <w:rPr>
          <w:u w:val="none"/>
        </w:rPr>
      </w:pPr>
      <w:r>
        <w:rPr>
          <w:rFonts w:cs="Times New Roman"/>
          <w:b/>
          <w:bCs/>
          <w:spacing w:val="1"/>
          <w:u w:color="000000"/>
        </w:rPr>
        <w:t>NE</w:t>
      </w:r>
      <w:r>
        <w:rPr>
          <w:rFonts w:cs="Times New Roman"/>
          <w:b/>
          <w:bCs/>
          <w:u w:color="000000"/>
        </w:rPr>
        <w:t>T</w:t>
      </w:r>
      <w:r>
        <w:rPr>
          <w:rFonts w:cs="Times New Roman"/>
          <w:b/>
          <w:bCs/>
          <w:spacing w:val="17"/>
          <w:u w:color="000000"/>
        </w:rPr>
        <w:t xml:space="preserve"> </w:t>
      </w:r>
      <w:r>
        <w:rPr>
          <w:rFonts w:cs="Times New Roman"/>
          <w:b/>
          <w:bCs/>
          <w:spacing w:val="1"/>
          <w:u w:color="000000"/>
        </w:rPr>
        <w:t>SAL</w:t>
      </w:r>
      <w:r>
        <w:rPr>
          <w:rFonts w:cs="Times New Roman"/>
          <w:b/>
          <w:bCs/>
          <w:u w:color="000000"/>
        </w:rPr>
        <w:t>E</w:t>
      </w:r>
      <w:r>
        <w:rPr>
          <w:rFonts w:cs="Times New Roman"/>
          <w:b/>
          <w:bCs/>
          <w:spacing w:val="17"/>
          <w:u w:color="000000"/>
        </w:rPr>
        <w:t xml:space="preserve"> </w:t>
      </w:r>
      <w:r>
        <w:rPr>
          <w:rFonts w:cs="Times New Roman"/>
          <w:b/>
          <w:bCs/>
          <w:spacing w:val="1"/>
          <w:u w:color="000000"/>
        </w:rPr>
        <w:t>PR</w:t>
      </w:r>
      <w:r>
        <w:rPr>
          <w:rFonts w:cs="Times New Roman"/>
          <w:b/>
          <w:bCs/>
          <w:spacing w:val="2"/>
          <w:u w:color="000000"/>
        </w:rPr>
        <w:t>O</w:t>
      </w:r>
      <w:r>
        <w:rPr>
          <w:rFonts w:cs="Times New Roman"/>
          <w:b/>
          <w:bCs/>
          <w:spacing w:val="1"/>
          <w:u w:color="000000"/>
        </w:rPr>
        <w:t>CEEDS</w:t>
      </w:r>
      <w:r>
        <w:rPr>
          <w:rFonts w:cs="Times New Roman"/>
          <w:b/>
          <w:bCs/>
          <w:u w:val="none"/>
        </w:rPr>
        <w:t>.</w:t>
      </w:r>
      <w:r>
        <w:rPr>
          <w:rFonts w:cs="Times New Roman"/>
          <w:b/>
          <w:bCs/>
          <w:spacing w:val="16"/>
          <w:u w:val="none"/>
        </w:rPr>
        <w:t xml:space="preserve"> </w:t>
      </w:r>
      <w:r>
        <w:rPr>
          <w:u w:val="none"/>
        </w:rPr>
        <w:t>“</w:t>
      </w:r>
      <w:r>
        <w:rPr>
          <w:spacing w:val="1"/>
          <w:u w:val="none"/>
        </w:rPr>
        <w:t>N</w:t>
      </w:r>
      <w:r>
        <w:rPr>
          <w:u w:val="none"/>
        </w:rPr>
        <w:t>et</w:t>
      </w:r>
      <w:r>
        <w:rPr>
          <w:spacing w:val="16"/>
          <w:u w:val="none"/>
        </w:rPr>
        <w:t xml:space="preserve"> </w:t>
      </w:r>
      <w:r>
        <w:rPr>
          <w:spacing w:val="1"/>
          <w:u w:val="none"/>
        </w:rPr>
        <w:t>S</w:t>
      </w:r>
      <w:r>
        <w:rPr>
          <w:u w:val="none"/>
        </w:rPr>
        <w:t>ale</w:t>
      </w:r>
      <w:r>
        <w:rPr>
          <w:spacing w:val="1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16"/>
          <w:u w:val="none"/>
        </w:rPr>
        <w:t xml:space="preserve"> </w:t>
      </w:r>
      <w:r>
        <w:rPr>
          <w:spacing w:val="2"/>
          <w:u w:val="none"/>
        </w:rPr>
        <w:t>m</w:t>
      </w:r>
      <w:r>
        <w:rPr>
          <w:u w:val="none"/>
        </w:rPr>
        <w:t>eans</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proceeds</w:t>
      </w:r>
      <w:r>
        <w:rPr>
          <w:spacing w:val="16"/>
          <w:u w:val="none"/>
        </w:rPr>
        <w:t xml:space="preserve"> </w:t>
      </w:r>
      <w:r>
        <w:rPr>
          <w:u w:val="none"/>
        </w:rPr>
        <w:t>realized</w:t>
      </w:r>
      <w:r>
        <w:rPr>
          <w:spacing w:val="17"/>
          <w:u w:val="none"/>
        </w:rPr>
        <w:t xml:space="preserve"> </w:t>
      </w:r>
      <w:r>
        <w:rPr>
          <w:u w:val="none"/>
        </w:rPr>
        <w:t>by</w:t>
      </w:r>
      <w:r>
        <w:rPr>
          <w:spacing w:val="17"/>
          <w:u w:val="none"/>
        </w:rPr>
        <w:t xml:space="preserve"> </w:t>
      </w:r>
      <w:r>
        <w:rPr>
          <w:u w:val="none"/>
        </w:rPr>
        <w:t>t</w:t>
      </w:r>
      <w:r>
        <w:rPr>
          <w:spacing w:val="1"/>
          <w:u w:val="none"/>
        </w:rPr>
        <w:t>h</w:t>
      </w:r>
      <w:r>
        <w:rPr>
          <w:u w:val="none"/>
        </w:rPr>
        <w:t>e</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5"/>
          <w:u w:val="none"/>
        </w:rPr>
        <w:t xml:space="preserve"> </w:t>
      </w:r>
      <w:r>
        <w:rPr>
          <w:spacing w:val="1"/>
          <w:u w:val="none"/>
        </w:rPr>
        <w:t>upo</w:t>
      </w:r>
      <w:r>
        <w:rPr>
          <w:u w:val="none"/>
        </w:rPr>
        <w:t>n</w:t>
      </w:r>
      <w:r>
        <w:rPr>
          <w:spacing w:val="6"/>
          <w:u w:val="none"/>
        </w:rPr>
        <w:t xml:space="preserve"> </w:t>
      </w:r>
      <w:r>
        <w:rPr>
          <w:u w:val="none"/>
        </w:rPr>
        <w:t>t</w:t>
      </w:r>
      <w:r>
        <w:rPr>
          <w:spacing w:val="1"/>
          <w:u w:val="none"/>
        </w:rPr>
        <w:t>h</w:t>
      </w:r>
      <w:r>
        <w:rPr>
          <w:u w:val="none"/>
        </w:rPr>
        <w:t>e</w:t>
      </w:r>
      <w:r>
        <w:rPr>
          <w:spacing w:val="6"/>
          <w:u w:val="none"/>
        </w:rPr>
        <w:t xml:space="preserve"> </w:t>
      </w:r>
      <w:r>
        <w:rPr>
          <w:u w:val="none"/>
        </w:rPr>
        <w:t>sale</w:t>
      </w:r>
      <w:r>
        <w:rPr>
          <w:spacing w:val="6"/>
          <w:u w:val="none"/>
        </w:rPr>
        <w:t xml:space="preserve"> </w:t>
      </w:r>
      <w:r>
        <w:rPr>
          <w:spacing w:val="1"/>
          <w:u w:val="none"/>
        </w:rPr>
        <w:t>o</w:t>
      </w:r>
      <w:r>
        <w:rPr>
          <w:u w:val="none"/>
        </w:rPr>
        <w:t>f</w:t>
      </w:r>
      <w:r>
        <w:rPr>
          <w:spacing w:val="6"/>
          <w:u w:val="none"/>
        </w:rPr>
        <w:t xml:space="preserve"> </w:t>
      </w:r>
      <w:r>
        <w:rPr>
          <w:u w:val="none"/>
        </w:rPr>
        <w:t>all</w:t>
      </w:r>
      <w:r>
        <w:rPr>
          <w:spacing w:val="5"/>
          <w:u w:val="none"/>
        </w:rPr>
        <w:t xml:space="preserve"> </w:t>
      </w:r>
      <w:r>
        <w:rPr>
          <w:spacing w:val="1"/>
          <w:u w:val="none"/>
        </w:rPr>
        <w:t>o</w:t>
      </w:r>
      <w:r>
        <w:rPr>
          <w:u w:val="none"/>
        </w:rPr>
        <w:t>r</w:t>
      </w:r>
      <w:r>
        <w:rPr>
          <w:spacing w:val="6"/>
          <w:u w:val="none"/>
        </w:rPr>
        <w:t xml:space="preserve"> </w:t>
      </w:r>
      <w:r>
        <w:rPr>
          <w:u w:val="none"/>
        </w:rPr>
        <w:t>a</w:t>
      </w:r>
      <w:r>
        <w:rPr>
          <w:spacing w:val="1"/>
          <w:u w:val="none"/>
        </w:rPr>
        <w:t>n</w:t>
      </w:r>
      <w:r>
        <w:rPr>
          <w:u w:val="none"/>
        </w:rPr>
        <w:t>y</w:t>
      </w:r>
      <w:r>
        <w:rPr>
          <w:spacing w:val="6"/>
          <w:u w:val="none"/>
        </w:rPr>
        <w:t xml:space="preserve"> </w:t>
      </w:r>
      <w:r>
        <w:rPr>
          <w:spacing w:val="1"/>
          <w:u w:val="none"/>
        </w:rPr>
        <w:t>po</w:t>
      </w:r>
      <w:r>
        <w:rPr>
          <w:u w:val="none"/>
        </w:rPr>
        <w:t>rti</w:t>
      </w:r>
      <w:r>
        <w:rPr>
          <w:spacing w:val="1"/>
          <w:u w:val="none"/>
        </w:rPr>
        <w:t>o</w:t>
      </w:r>
      <w:r>
        <w:rPr>
          <w:u w:val="none"/>
        </w:rPr>
        <w:t>n</w:t>
      </w:r>
      <w:r>
        <w:rPr>
          <w:spacing w:val="5"/>
          <w:u w:val="none"/>
        </w:rPr>
        <w:t xml:space="preserve"> </w:t>
      </w:r>
      <w:r>
        <w:rPr>
          <w:spacing w:val="1"/>
          <w:u w:val="none"/>
        </w:rPr>
        <w:t>o</w:t>
      </w:r>
      <w:r>
        <w:rPr>
          <w:u w:val="none"/>
        </w:rPr>
        <w:t>f</w:t>
      </w:r>
      <w:r>
        <w:rPr>
          <w:spacing w:val="6"/>
          <w:u w:val="none"/>
        </w:rPr>
        <w:t xml:space="preserve"> </w:t>
      </w:r>
      <w:r>
        <w:rPr>
          <w:u w:val="none"/>
        </w:rPr>
        <w:t>t</w:t>
      </w:r>
      <w:r>
        <w:rPr>
          <w:spacing w:val="1"/>
          <w:u w:val="none"/>
        </w:rPr>
        <w:t>h</w:t>
      </w:r>
      <w:r>
        <w:rPr>
          <w:u w:val="none"/>
        </w:rPr>
        <w:t>e</w:t>
      </w:r>
      <w:r>
        <w:rPr>
          <w:spacing w:val="6"/>
          <w:u w:val="none"/>
        </w:rPr>
        <w:t xml:space="preserve"> </w:t>
      </w:r>
      <w:r>
        <w:rPr>
          <w:spacing w:val="1"/>
          <w:u w:val="none"/>
        </w:rPr>
        <w:t>P</w:t>
      </w:r>
      <w:r>
        <w:rPr>
          <w:u w:val="none"/>
        </w:rPr>
        <w:t>r</w:t>
      </w:r>
      <w:r>
        <w:rPr>
          <w:spacing w:val="1"/>
          <w:u w:val="none"/>
        </w:rPr>
        <w:t>op</w:t>
      </w:r>
      <w:r>
        <w:rPr>
          <w:u w:val="none"/>
        </w:rPr>
        <w:t xml:space="preserve">erty </w:t>
      </w:r>
      <w:r>
        <w:rPr>
          <w:spacing w:val="6"/>
          <w:u w:val="none"/>
        </w:rPr>
        <w:t xml:space="preserve"> </w:t>
      </w:r>
      <w:r>
        <w:rPr>
          <w:spacing w:val="1"/>
          <w:u w:val="none"/>
        </w:rPr>
        <w:t>n</w:t>
      </w:r>
      <w:r>
        <w:rPr>
          <w:u w:val="none"/>
        </w:rPr>
        <w:t xml:space="preserve">et </w:t>
      </w:r>
      <w:r>
        <w:rPr>
          <w:spacing w:val="5"/>
          <w:u w:val="none"/>
        </w:rPr>
        <w:t xml:space="preserve"> </w:t>
      </w:r>
      <w:r>
        <w:rPr>
          <w:spacing w:val="1"/>
          <w:u w:val="none"/>
        </w:rPr>
        <w:t>o</w:t>
      </w:r>
      <w:r>
        <w:rPr>
          <w:u w:val="none"/>
        </w:rPr>
        <w:t xml:space="preserve">f </w:t>
      </w:r>
      <w:r>
        <w:rPr>
          <w:spacing w:val="6"/>
          <w:u w:val="none"/>
        </w:rPr>
        <w:t xml:space="preserve"> </w:t>
      </w:r>
      <w:r>
        <w:rPr>
          <w:u w:val="none"/>
        </w:rPr>
        <w:t>e</w:t>
      </w:r>
      <w:r>
        <w:rPr>
          <w:spacing w:val="1"/>
          <w:u w:val="none"/>
        </w:rPr>
        <w:t>xp</w:t>
      </w:r>
      <w:r>
        <w:rPr>
          <w:u w:val="none"/>
        </w:rPr>
        <w:t>e</w:t>
      </w:r>
      <w:r>
        <w:rPr>
          <w:spacing w:val="1"/>
          <w:u w:val="none"/>
        </w:rPr>
        <w:t>n</w:t>
      </w:r>
      <w:r>
        <w:rPr>
          <w:u w:val="none"/>
        </w:rPr>
        <w:t xml:space="preserve">ses </w:t>
      </w:r>
      <w:r>
        <w:rPr>
          <w:spacing w:val="6"/>
          <w:u w:val="none"/>
        </w:rPr>
        <w:t xml:space="preserve"> </w:t>
      </w:r>
      <w:r>
        <w:rPr>
          <w:u w:val="none"/>
        </w:rPr>
        <w:t>i</w:t>
      </w:r>
      <w:r>
        <w:rPr>
          <w:spacing w:val="1"/>
          <w:u w:val="none"/>
        </w:rPr>
        <w:t>n</w:t>
      </w:r>
      <w:r>
        <w:rPr>
          <w:u w:val="none"/>
        </w:rPr>
        <w:t>ci</w:t>
      </w:r>
      <w:r>
        <w:rPr>
          <w:spacing w:val="1"/>
          <w:u w:val="none"/>
        </w:rPr>
        <w:t>d</w:t>
      </w:r>
      <w:r>
        <w:rPr>
          <w:u w:val="none"/>
        </w:rPr>
        <w:t>e</w:t>
      </w:r>
      <w:r>
        <w:rPr>
          <w:spacing w:val="1"/>
          <w:u w:val="none"/>
        </w:rPr>
        <w:t>n</w:t>
      </w:r>
      <w:r>
        <w:rPr>
          <w:u w:val="none"/>
        </w:rPr>
        <w:t xml:space="preserve">t </w:t>
      </w:r>
      <w:r>
        <w:rPr>
          <w:spacing w:val="4"/>
          <w:u w:val="none"/>
        </w:rPr>
        <w:t xml:space="preserve"> </w:t>
      </w:r>
      <w:r>
        <w:rPr>
          <w:u w:val="none"/>
        </w:rPr>
        <w:t xml:space="preserve">to </w:t>
      </w:r>
      <w:r>
        <w:rPr>
          <w:spacing w:val="6"/>
          <w:u w:val="none"/>
        </w:rPr>
        <w:t xml:space="preserve"> </w:t>
      </w:r>
      <w:r>
        <w:rPr>
          <w:u w:val="none"/>
        </w:rPr>
        <w:t>s</w:t>
      </w:r>
      <w:r>
        <w:rPr>
          <w:spacing w:val="1"/>
          <w:u w:val="none"/>
        </w:rPr>
        <w:t>u</w:t>
      </w:r>
      <w:r>
        <w:rPr>
          <w:u w:val="none"/>
        </w:rPr>
        <w:t xml:space="preserve">ch </w:t>
      </w:r>
      <w:r>
        <w:rPr>
          <w:spacing w:val="6"/>
          <w:u w:val="none"/>
        </w:rPr>
        <w:t xml:space="preserve"> </w:t>
      </w:r>
      <w:r>
        <w:rPr>
          <w:u w:val="none"/>
        </w:rPr>
        <w:t>sale,</w:t>
      </w:r>
      <w:r>
        <w:rPr>
          <w:w w:val="102"/>
          <w:u w:val="none"/>
        </w:rPr>
        <w:t xml:space="preserve"> </w:t>
      </w:r>
      <w:r>
        <w:rPr>
          <w:spacing w:val="1"/>
          <w:u w:val="none"/>
        </w:rPr>
        <w:t>p</w:t>
      </w:r>
      <w:r>
        <w:rPr>
          <w:u w:val="none"/>
        </w:rPr>
        <w:t>a</w:t>
      </w:r>
      <w:r>
        <w:rPr>
          <w:spacing w:val="1"/>
          <w:u w:val="none"/>
        </w:rPr>
        <w:t>y</w:t>
      </w:r>
      <w:r>
        <w:rPr>
          <w:spacing w:val="2"/>
          <w:u w:val="none"/>
        </w:rPr>
        <w:t>m</w:t>
      </w:r>
      <w:r>
        <w:rPr>
          <w:u w:val="none"/>
        </w:rPr>
        <w:t>e</w:t>
      </w:r>
      <w:r>
        <w:rPr>
          <w:spacing w:val="1"/>
          <w:u w:val="none"/>
        </w:rPr>
        <w:t>n</w:t>
      </w:r>
      <w:r>
        <w:rPr>
          <w:u w:val="none"/>
        </w:rPr>
        <w:t>t</w:t>
      </w:r>
      <w:r>
        <w:rPr>
          <w:spacing w:val="18"/>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18"/>
          <w:u w:val="none"/>
        </w:rPr>
        <w:t xml:space="preserve"> </w:t>
      </w:r>
      <w:r>
        <w:rPr>
          <w:u w:val="none"/>
        </w:rPr>
        <w:t>i</w:t>
      </w:r>
      <w:r>
        <w:rPr>
          <w:spacing w:val="1"/>
          <w:u w:val="none"/>
        </w:rPr>
        <w:t>n</w:t>
      </w:r>
      <w:r>
        <w:rPr>
          <w:u w:val="none"/>
        </w:rPr>
        <w:t>debtedness</w:t>
      </w:r>
      <w:r>
        <w:rPr>
          <w:spacing w:val="18"/>
          <w:u w:val="none"/>
        </w:rPr>
        <w:t xml:space="preserve"> </w:t>
      </w:r>
      <w:r>
        <w:rPr>
          <w:u w:val="none"/>
        </w:rPr>
        <w:t>of</w:t>
      </w:r>
      <w:r>
        <w:rPr>
          <w:spacing w:val="19"/>
          <w:u w:val="none"/>
        </w:rPr>
        <w:t xml:space="preserve"> </w:t>
      </w:r>
      <w:r>
        <w:rPr>
          <w:u w:val="none"/>
        </w:rPr>
        <w:t>t</w:t>
      </w:r>
      <w:r>
        <w:rPr>
          <w:spacing w:val="1"/>
          <w:u w:val="none"/>
        </w:rPr>
        <w:t>h</w:t>
      </w:r>
      <w:r>
        <w:rPr>
          <w:u w:val="none"/>
        </w:rPr>
        <w:t>e</w:t>
      </w:r>
      <w:r>
        <w:rPr>
          <w:spacing w:val="18"/>
          <w:u w:val="none"/>
        </w:rPr>
        <w:t xml:space="preserve"> </w:t>
      </w:r>
      <w:r>
        <w:rPr>
          <w:spacing w:val="1"/>
          <w:u w:val="none"/>
        </w:rPr>
        <w:t>C</w:t>
      </w:r>
      <w:r>
        <w:rPr>
          <w:u w:val="none"/>
        </w:rPr>
        <w:t>o</w:t>
      </w:r>
      <w:r>
        <w:rPr>
          <w:spacing w:val="2"/>
          <w:u w:val="none"/>
        </w:rPr>
        <w:t>m</w:t>
      </w:r>
      <w:r>
        <w:rPr>
          <w:u w:val="none"/>
        </w:rPr>
        <w:t>pany</w:t>
      </w:r>
      <w:r>
        <w:rPr>
          <w:spacing w:val="18"/>
          <w:u w:val="none"/>
        </w:rPr>
        <w:t xml:space="preserve"> </w:t>
      </w:r>
      <w:r>
        <w:rPr>
          <w:u w:val="none"/>
        </w:rPr>
        <w:t>secured</w:t>
      </w:r>
      <w:r>
        <w:rPr>
          <w:spacing w:val="18"/>
          <w:u w:val="none"/>
        </w:rPr>
        <w:t xml:space="preserve"> </w:t>
      </w:r>
      <w:r>
        <w:rPr>
          <w:u w:val="none"/>
        </w:rPr>
        <w:t>by</w:t>
      </w:r>
      <w:r>
        <w:rPr>
          <w:spacing w:val="18"/>
          <w:u w:val="none"/>
        </w:rPr>
        <w:t xml:space="preserve"> </w:t>
      </w:r>
      <w:r>
        <w:rPr>
          <w:u w:val="none"/>
        </w:rPr>
        <w:t>or</w:t>
      </w:r>
      <w:r>
        <w:rPr>
          <w:spacing w:val="18"/>
          <w:u w:val="none"/>
        </w:rPr>
        <w:t xml:space="preserve"> </w:t>
      </w:r>
      <w:r>
        <w:rPr>
          <w:u w:val="none"/>
        </w:rPr>
        <w:t>related</w:t>
      </w:r>
      <w:r>
        <w:rPr>
          <w:spacing w:val="18"/>
          <w:u w:val="none"/>
        </w:rPr>
        <w:t xml:space="preserve"> </w:t>
      </w:r>
      <w:r>
        <w:rPr>
          <w:u w:val="none"/>
        </w:rPr>
        <w:t>to</w:t>
      </w:r>
      <w:r>
        <w:rPr>
          <w:spacing w:val="19"/>
          <w:u w:val="none"/>
        </w:rPr>
        <w:t xml:space="preserve"> </w:t>
      </w:r>
      <w:r>
        <w:rPr>
          <w:u w:val="none"/>
        </w:rPr>
        <w:t>t</w:t>
      </w:r>
      <w:r>
        <w:rPr>
          <w:spacing w:val="1"/>
          <w:u w:val="none"/>
        </w:rPr>
        <w:t>h</w:t>
      </w:r>
      <w:r>
        <w:rPr>
          <w:u w:val="none"/>
        </w:rPr>
        <w:t>e</w:t>
      </w:r>
      <w:r>
        <w:rPr>
          <w:spacing w:val="18"/>
          <w:u w:val="none"/>
        </w:rPr>
        <w:t xml:space="preserve"> </w:t>
      </w:r>
      <w:r>
        <w:rPr>
          <w:spacing w:val="1"/>
          <w:u w:val="none"/>
        </w:rPr>
        <w:t>P</w:t>
      </w:r>
      <w:r>
        <w:rPr>
          <w:u w:val="none"/>
        </w:rPr>
        <w:t>roperty</w:t>
      </w:r>
      <w:r>
        <w:rPr>
          <w:spacing w:val="18"/>
          <w:u w:val="none"/>
        </w:rPr>
        <w:t xml:space="preserve"> </w:t>
      </w:r>
      <w:r>
        <w:rPr>
          <w:u w:val="none"/>
        </w:rPr>
        <w:t>or</w:t>
      </w:r>
      <w:r>
        <w:rPr>
          <w:spacing w:val="18"/>
          <w:u w:val="none"/>
        </w:rPr>
        <w:t xml:space="preserve"> </w:t>
      </w:r>
      <w:r>
        <w:rPr>
          <w:u w:val="none"/>
        </w:rPr>
        <w:t>porti</w:t>
      </w:r>
      <w:r>
        <w:rPr>
          <w:spacing w:val="1"/>
          <w:u w:val="none"/>
        </w:rPr>
        <w:t>o</w:t>
      </w:r>
      <w:r>
        <w:rPr>
          <w:u w:val="none"/>
        </w:rPr>
        <w:t>n</w:t>
      </w:r>
      <w:r>
        <w:rPr>
          <w:spacing w:val="18"/>
          <w:u w:val="none"/>
        </w:rPr>
        <w:t xml:space="preserve"> </w:t>
      </w:r>
      <w:r>
        <w:rPr>
          <w:u w:val="none"/>
        </w:rPr>
        <w:t>t</w:t>
      </w:r>
      <w:r>
        <w:rPr>
          <w:spacing w:val="1"/>
          <w:u w:val="none"/>
        </w:rPr>
        <w:t>h</w:t>
      </w:r>
      <w:r>
        <w:rPr>
          <w:u w:val="none"/>
        </w:rPr>
        <w:t>ereof</w:t>
      </w:r>
      <w:r>
        <w:rPr>
          <w:spacing w:val="18"/>
          <w:u w:val="none"/>
        </w:rPr>
        <w:t xml:space="preserve"> </w:t>
      </w:r>
      <w:r>
        <w:rPr>
          <w:u w:val="none"/>
        </w:rPr>
        <w:t>sold</w:t>
      </w:r>
      <w:r>
        <w:rPr>
          <w:spacing w:val="1"/>
          <w:w w:val="102"/>
          <w:u w:val="none"/>
        </w:rPr>
        <w:t xml:space="preserve"> </w:t>
      </w:r>
      <w:r>
        <w:rPr>
          <w:u w:val="none"/>
        </w:rPr>
        <w:t>in</w:t>
      </w:r>
      <w:r>
        <w:rPr>
          <w:spacing w:val="34"/>
          <w:u w:val="none"/>
        </w:rPr>
        <w:t xml:space="preserve"> </w:t>
      </w:r>
      <w:r>
        <w:rPr>
          <w:u w:val="none"/>
        </w:rPr>
        <w:t>satisfacti</w:t>
      </w:r>
      <w:r>
        <w:rPr>
          <w:spacing w:val="1"/>
          <w:u w:val="none"/>
        </w:rPr>
        <w:t>o</w:t>
      </w:r>
      <w:r>
        <w:rPr>
          <w:u w:val="none"/>
        </w:rPr>
        <w:t>n</w:t>
      </w:r>
      <w:r>
        <w:rPr>
          <w:spacing w:val="34"/>
          <w:u w:val="none"/>
        </w:rPr>
        <w:t xml:space="preserve"> </w:t>
      </w:r>
      <w:r>
        <w:rPr>
          <w:u w:val="none"/>
        </w:rPr>
        <w:t>of</w:t>
      </w:r>
      <w:r>
        <w:rPr>
          <w:spacing w:val="34"/>
          <w:u w:val="none"/>
        </w:rPr>
        <w:t xml:space="preserve"> </w:t>
      </w:r>
      <w:r>
        <w:rPr>
          <w:u w:val="none"/>
        </w:rPr>
        <w:t>any</w:t>
      </w:r>
      <w:r>
        <w:rPr>
          <w:spacing w:val="34"/>
          <w:u w:val="none"/>
        </w:rPr>
        <w:t xml:space="preserve"> </w:t>
      </w:r>
      <w:r>
        <w:rPr>
          <w:u w:val="none"/>
        </w:rPr>
        <w:t>ri</w:t>
      </w:r>
      <w:r>
        <w:rPr>
          <w:spacing w:val="1"/>
          <w:u w:val="none"/>
        </w:rPr>
        <w:t>gh</w:t>
      </w:r>
      <w:r>
        <w:rPr>
          <w:u w:val="none"/>
        </w:rPr>
        <w:t>t</w:t>
      </w:r>
      <w:r>
        <w:rPr>
          <w:spacing w:val="33"/>
          <w:u w:val="none"/>
        </w:rPr>
        <w:t xml:space="preserve"> </w:t>
      </w:r>
      <w:r>
        <w:rPr>
          <w:spacing w:val="1"/>
          <w:u w:val="none"/>
        </w:rPr>
        <w:t>o</w:t>
      </w:r>
      <w:r>
        <w:rPr>
          <w:u w:val="none"/>
        </w:rPr>
        <w:t>f</w:t>
      </w:r>
      <w:r>
        <w:rPr>
          <w:spacing w:val="34"/>
          <w:u w:val="none"/>
        </w:rPr>
        <w:t xml:space="preserve"> </w:t>
      </w:r>
      <w:r>
        <w:rPr>
          <w:u w:val="none"/>
        </w:rPr>
        <w:t>a</w:t>
      </w:r>
      <w:r>
        <w:rPr>
          <w:spacing w:val="1"/>
          <w:u w:val="none"/>
        </w:rPr>
        <w:t>n</w:t>
      </w:r>
      <w:r>
        <w:rPr>
          <w:u w:val="none"/>
        </w:rPr>
        <w:t>y</w:t>
      </w:r>
      <w:r>
        <w:rPr>
          <w:spacing w:val="35"/>
          <w:u w:val="none"/>
        </w:rPr>
        <w:t xml:space="preserve"> </w:t>
      </w:r>
      <w:r>
        <w:rPr>
          <w:u w:val="none"/>
        </w:rPr>
        <w:t>cre</w:t>
      </w:r>
      <w:r>
        <w:rPr>
          <w:spacing w:val="1"/>
          <w:u w:val="none"/>
        </w:rPr>
        <w:t>d</w:t>
      </w:r>
      <w:r>
        <w:rPr>
          <w:u w:val="none"/>
        </w:rPr>
        <w:t>it</w:t>
      </w:r>
      <w:r>
        <w:rPr>
          <w:spacing w:val="1"/>
          <w:u w:val="none"/>
        </w:rPr>
        <w:t>o</w:t>
      </w:r>
      <w:r>
        <w:rPr>
          <w:u w:val="none"/>
        </w:rPr>
        <w:t>r</w:t>
      </w:r>
      <w:r>
        <w:rPr>
          <w:spacing w:val="33"/>
          <w:u w:val="none"/>
        </w:rPr>
        <w:t xml:space="preserve"> </w:t>
      </w:r>
      <w:r>
        <w:rPr>
          <w:spacing w:val="1"/>
          <w:u w:val="none"/>
        </w:rPr>
        <w:t>o</w:t>
      </w:r>
      <w:r>
        <w:rPr>
          <w:u w:val="none"/>
        </w:rPr>
        <w:t>f</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4"/>
          <w:u w:val="none"/>
        </w:rPr>
        <w:t xml:space="preserve"> </w:t>
      </w:r>
      <w:r>
        <w:rPr>
          <w:u w:val="none"/>
        </w:rPr>
        <w:t>to</w:t>
      </w:r>
      <w:r>
        <w:rPr>
          <w:spacing w:val="34"/>
          <w:u w:val="none"/>
        </w:rPr>
        <w:t xml:space="preserve"> </w:t>
      </w:r>
      <w:r>
        <w:rPr>
          <w:u w:val="none"/>
        </w:rPr>
        <w:t>recei</w:t>
      </w:r>
      <w:r>
        <w:rPr>
          <w:spacing w:val="1"/>
          <w:u w:val="none"/>
        </w:rPr>
        <w:t>v</w:t>
      </w:r>
      <w:r>
        <w:rPr>
          <w:u w:val="none"/>
        </w:rPr>
        <w:t>e</w:t>
      </w:r>
      <w:r>
        <w:rPr>
          <w:spacing w:val="35"/>
          <w:u w:val="none"/>
        </w:rPr>
        <w:t xml:space="preserve"> </w:t>
      </w:r>
      <w:r>
        <w:rPr>
          <w:u w:val="none"/>
        </w:rPr>
        <w:t>s</w:t>
      </w:r>
      <w:r>
        <w:rPr>
          <w:spacing w:val="1"/>
          <w:u w:val="none"/>
        </w:rPr>
        <w:t>u</w:t>
      </w:r>
      <w:r>
        <w:rPr>
          <w:u w:val="none"/>
        </w:rPr>
        <w:t>ch</w:t>
      </w:r>
      <w:r>
        <w:rPr>
          <w:spacing w:val="34"/>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3"/>
          <w:u w:val="none"/>
        </w:rPr>
        <w:t xml:space="preserve"> </w:t>
      </w:r>
      <w:r>
        <w:rPr>
          <w:spacing w:val="1"/>
          <w:u w:val="none"/>
        </w:rPr>
        <w:t>N</w:t>
      </w:r>
      <w:r>
        <w:rPr>
          <w:u w:val="none"/>
        </w:rPr>
        <w:t>et</w:t>
      </w:r>
      <w:r>
        <w:rPr>
          <w:spacing w:val="33"/>
          <w:u w:val="none"/>
        </w:rPr>
        <w:t xml:space="preserve"> </w:t>
      </w:r>
      <w:r>
        <w:rPr>
          <w:spacing w:val="1"/>
          <w:u w:val="none"/>
        </w:rPr>
        <w:t>S</w:t>
      </w:r>
      <w:r>
        <w:rPr>
          <w:u w:val="none"/>
        </w:rPr>
        <w:t>ale</w:t>
      </w:r>
      <w:r>
        <w:rPr>
          <w:spacing w:val="34"/>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w w:val="102"/>
          <w:u w:val="none"/>
        </w:rPr>
        <w:t xml:space="preserve"> </w:t>
      </w:r>
      <w:r>
        <w:rPr>
          <w:u w:val="none"/>
        </w:rPr>
        <w:t>s</w:t>
      </w:r>
      <w:r>
        <w:rPr>
          <w:spacing w:val="1"/>
          <w:u w:val="none"/>
        </w:rPr>
        <w:t>h</w:t>
      </w:r>
      <w:r>
        <w:rPr>
          <w:u w:val="none"/>
        </w:rPr>
        <w:t>all</w:t>
      </w:r>
      <w:r>
        <w:rPr>
          <w:spacing w:val="8"/>
          <w:u w:val="none"/>
        </w:rPr>
        <w:t xml:space="preserve"> </w:t>
      </w:r>
      <w:r>
        <w:rPr>
          <w:u w:val="none"/>
        </w:rPr>
        <w:t>also</w:t>
      </w:r>
      <w:r>
        <w:rPr>
          <w:spacing w:val="10"/>
          <w:u w:val="none"/>
        </w:rPr>
        <w:t xml:space="preserve"> </w:t>
      </w:r>
      <w:r>
        <w:rPr>
          <w:u w:val="none"/>
        </w:rPr>
        <w:t>i</w:t>
      </w:r>
      <w:r>
        <w:rPr>
          <w:spacing w:val="1"/>
          <w:u w:val="none"/>
        </w:rPr>
        <w:t>n</w:t>
      </w:r>
      <w:r>
        <w:rPr>
          <w:u w:val="none"/>
        </w:rPr>
        <w:t>cl</w:t>
      </w:r>
      <w:r>
        <w:rPr>
          <w:spacing w:val="1"/>
          <w:u w:val="none"/>
        </w:rPr>
        <w:t>ud</w:t>
      </w:r>
      <w:r>
        <w:rPr>
          <w:u w:val="none"/>
        </w:rPr>
        <w:t>e</w:t>
      </w:r>
      <w:r>
        <w:rPr>
          <w:spacing w:val="9"/>
          <w:u w:val="none"/>
        </w:rPr>
        <w:t xml:space="preserve"> </w:t>
      </w:r>
      <w:r>
        <w:rPr>
          <w:u w:val="none"/>
        </w:rPr>
        <w:t>(a)</w:t>
      </w:r>
      <w:r>
        <w:rPr>
          <w:spacing w:val="9"/>
          <w:u w:val="none"/>
        </w:rPr>
        <w:t xml:space="preserve"> </w:t>
      </w:r>
      <w:r>
        <w:rPr>
          <w:spacing w:val="1"/>
          <w:u w:val="none"/>
        </w:rPr>
        <w:t>n</w:t>
      </w:r>
      <w:r>
        <w:rPr>
          <w:u w:val="none"/>
        </w:rPr>
        <w:t>et</w:t>
      </w:r>
      <w:r>
        <w:rPr>
          <w:spacing w:val="7"/>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9"/>
          <w:u w:val="none"/>
        </w:rPr>
        <w:t xml:space="preserve"> </w:t>
      </w:r>
      <w:r>
        <w:rPr>
          <w:u w:val="none"/>
        </w:rPr>
        <w:t>recei</w:t>
      </w:r>
      <w:r>
        <w:rPr>
          <w:spacing w:val="1"/>
          <w:u w:val="none"/>
        </w:rPr>
        <w:t>v</w:t>
      </w:r>
      <w:r>
        <w:rPr>
          <w:u w:val="none"/>
        </w:rPr>
        <w:t>ed</w:t>
      </w:r>
      <w:r>
        <w:rPr>
          <w:spacing w:val="10"/>
          <w:u w:val="none"/>
        </w:rPr>
        <w:t xml:space="preserve"> </w:t>
      </w:r>
      <w:r>
        <w:rPr>
          <w:spacing w:val="1"/>
          <w:u w:val="none"/>
        </w:rPr>
        <w:t>b</w:t>
      </w:r>
      <w:r>
        <w:rPr>
          <w:u w:val="none"/>
        </w:rPr>
        <w:t>y</w:t>
      </w:r>
      <w:r>
        <w:rPr>
          <w:spacing w:val="9"/>
          <w:u w:val="none"/>
        </w:rPr>
        <w:t xml:space="preserve"> </w:t>
      </w:r>
      <w:r>
        <w:rPr>
          <w:u w:val="none"/>
        </w:rPr>
        <w:t>t</w:t>
      </w:r>
      <w:r>
        <w:rPr>
          <w:spacing w:val="1"/>
          <w:u w:val="none"/>
        </w:rPr>
        <w:t>h</w:t>
      </w:r>
      <w:r>
        <w:rPr>
          <w:u w:val="none"/>
        </w:rPr>
        <w:t>e</w:t>
      </w:r>
      <w:r>
        <w:rPr>
          <w:spacing w:val="1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0"/>
          <w:u w:val="none"/>
        </w:rPr>
        <w:t xml:space="preserve"> </w:t>
      </w:r>
      <w:r>
        <w:rPr>
          <w:u w:val="none"/>
        </w:rPr>
        <w:t>as</w:t>
      </w:r>
      <w:r>
        <w:rPr>
          <w:spacing w:val="8"/>
          <w:u w:val="none"/>
        </w:rPr>
        <w:t xml:space="preserve"> </w:t>
      </w:r>
      <w:r>
        <w:rPr>
          <w:u w:val="none"/>
        </w:rPr>
        <w:t>a</w:t>
      </w:r>
      <w:r>
        <w:rPr>
          <w:spacing w:val="10"/>
          <w:u w:val="none"/>
        </w:rPr>
        <w:t xml:space="preserve"> </w:t>
      </w:r>
      <w:r>
        <w:rPr>
          <w:u w:val="none"/>
        </w:rPr>
        <w:t>res</w:t>
      </w:r>
      <w:r>
        <w:rPr>
          <w:spacing w:val="1"/>
          <w:u w:val="none"/>
        </w:rPr>
        <w:t>u</w:t>
      </w:r>
      <w:r>
        <w:rPr>
          <w:u w:val="none"/>
        </w:rPr>
        <w:t>lt</w:t>
      </w:r>
      <w:r>
        <w:rPr>
          <w:spacing w:val="8"/>
          <w:u w:val="none"/>
        </w:rPr>
        <w:t xml:space="preserve"> </w:t>
      </w:r>
      <w:r>
        <w:rPr>
          <w:spacing w:val="1"/>
          <w:u w:val="none"/>
        </w:rPr>
        <w:t>o</w:t>
      </w:r>
      <w:r>
        <w:rPr>
          <w:u w:val="none"/>
        </w:rPr>
        <w:t>f</w:t>
      </w:r>
      <w:r>
        <w:rPr>
          <w:spacing w:val="9"/>
          <w:u w:val="none"/>
        </w:rPr>
        <w:t xml:space="preserve"> </w:t>
      </w:r>
      <w:r>
        <w:rPr>
          <w:u w:val="none"/>
        </w:rPr>
        <w:t>a</w:t>
      </w:r>
      <w:r>
        <w:rPr>
          <w:spacing w:val="9"/>
          <w:u w:val="none"/>
        </w:rPr>
        <w:t xml:space="preserve"> </w:t>
      </w:r>
      <w:r>
        <w:rPr>
          <w:u w:val="none"/>
        </w:rPr>
        <w:t>c</w:t>
      </w:r>
      <w:r>
        <w:rPr>
          <w:spacing w:val="1"/>
          <w:u w:val="none"/>
        </w:rPr>
        <w:t>ond</w:t>
      </w:r>
      <w:r>
        <w:rPr>
          <w:u w:val="none"/>
        </w:rPr>
        <w:t>e</w:t>
      </w:r>
      <w:r>
        <w:rPr>
          <w:spacing w:val="2"/>
          <w:u w:val="none"/>
        </w:rPr>
        <w:t>m</w:t>
      </w:r>
      <w:r>
        <w:rPr>
          <w:spacing w:val="1"/>
          <w:u w:val="none"/>
        </w:rPr>
        <w:t>n</w:t>
      </w:r>
      <w:r>
        <w:rPr>
          <w:u w:val="none"/>
        </w:rPr>
        <w:t>ati</w:t>
      </w:r>
      <w:r>
        <w:rPr>
          <w:spacing w:val="1"/>
          <w:u w:val="none"/>
        </w:rPr>
        <w:t>o</w:t>
      </w:r>
      <w:r>
        <w:rPr>
          <w:u w:val="none"/>
        </w:rPr>
        <w:t>n</w:t>
      </w:r>
      <w:r>
        <w:rPr>
          <w:spacing w:val="10"/>
          <w:u w:val="none"/>
        </w:rPr>
        <w:t xml:space="preserve"> </w:t>
      </w:r>
      <w:r>
        <w:rPr>
          <w:spacing w:val="1"/>
          <w:u w:val="none"/>
        </w:rPr>
        <w:t>b</w:t>
      </w:r>
      <w:r>
        <w:rPr>
          <w:u w:val="none"/>
        </w:rPr>
        <w:t>y</w:t>
      </w:r>
      <w:r>
        <w:rPr>
          <w:spacing w:val="10"/>
          <w:u w:val="none"/>
        </w:rPr>
        <w:t xml:space="preserve"> </w:t>
      </w:r>
      <w:r>
        <w:rPr>
          <w:u w:val="none"/>
        </w:rPr>
        <w:t>a</w:t>
      </w:r>
      <w:r>
        <w:rPr>
          <w:spacing w:val="1"/>
          <w:u w:val="none"/>
        </w:rPr>
        <w:t>ny</w:t>
      </w:r>
      <w:r>
        <w:rPr>
          <w:spacing w:val="2"/>
          <w:w w:val="102"/>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tal</w:t>
      </w:r>
      <w:r>
        <w:rPr>
          <w:spacing w:val="40"/>
          <w:u w:val="none"/>
        </w:rPr>
        <w:t xml:space="preserve"> </w:t>
      </w:r>
      <w:r>
        <w:rPr>
          <w:u w:val="none"/>
        </w:rPr>
        <w:t>a</w:t>
      </w:r>
      <w:r>
        <w:rPr>
          <w:spacing w:val="1"/>
          <w:u w:val="none"/>
        </w:rPr>
        <w:t>g</w:t>
      </w:r>
      <w:r>
        <w:rPr>
          <w:u w:val="none"/>
        </w:rPr>
        <w:t>e</w:t>
      </w:r>
      <w:r>
        <w:rPr>
          <w:spacing w:val="1"/>
          <w:u w:val="none"/>
        </w:rPr>
        <w:t>n</w:t>
      </w:r>
      <w:r>
        <w:rPr>
          <w:u w:val="none"/>
        </w:rPr>
        <w:t>cy</w:t>
      </w:r>
      <w:r>
        <w:rPr>
          <w:spacing w:val="41"/>
          <w:u w:val="none"/>
        </w:rPr>
        <w:t xml:space="preserve"> </w:t>
      </w:r>
      <w:r>
        <w:rPr>
          <w:spacing w:val="1"/>
          <w:u w:val="none"/>
        </w:rPr>
        <w:t>o</w:t>
      </w:r>
      <w:r>
        <w:rPr>
          <w:u w:val="none"/>
        </w:rPr>
        <w:t>f</w:t>
      </w:r>
      <w:r>
        <w:rPr>
          <w:spacing w:val="42"/>
          <w:u w:val="none"/>
        </w:rPr>
        <w:t xml:space="preserve"> </w:t>
      </w:r>
      <w:r>
        <w:rPr>
          <w:u w:val="none"/>
        </w:rPr>
        <w:t>all</w:t>
      </w:r>
      <w:r>
        <w:rPr>
          <w:spacing w:val="40"/>
          <w:u w:val="none"/>
        </w:rPr>
        <w:t xml:space="preserve"> </w:t>
      </w:r>
      <w:r>
        <w:rPr>
          <w:spacing w:val="1"/>
          <w:u w:val="none"/>
        </w:rPr>
        <w:t>o</w:t>
      </w:r>
      <w:r>
        <w:rPr>
          <w:u w:val="none"/>
        </w:rPr>
        <w:t>r</w:t>
      </w:r>
      <w:r>
        <w:rPr>
          <w:spacing w:val="41"/>
          <w:u w:val="none"/>
        </w:rPr>
        <w:t xml:space="preserve"> </w:t>
      </w:r>
      <w:r>
        <w:rPr>
          <w:u w:val="none"/>
        </w:rPr>
        <w:t>a</w:t>
      </w:r>
      <w:r>
        <w:rPr>
          <w:spacing w:val="1"/>
          <w:u w:val="none"/>
        </w:rPr>
        <w:t>n</w:t>
      </w:r>
      <w:r>
        <w:rPr>
          <w:u w:val="none"/>
        </w:rPr>
        <w:t>y</w:t>
      </w:r>
      <w:r>
        <w:rPr>
          <w:spacing w:val="42"/>
          <w:u w:val="none"/>
        </w:rPr>
        <w:t xml:space="preserve"> </w:t>
      </w:r>
      <w:r>
        <w:rPr>
          <w:spacing w:val="1"/>
          <w:u w:val="none"/>
        </w:rPr>
        <w:t>po</w:t>
      </w:r>
      <w:r>
        <w:rPr>
          <w:u w:val="none"/>
        </w:rPr>
        <w:t>rti</w:t>
      </w:r>
      <w:r>
        <w:rPr>
          <w:spacing w:val="1"/>
          <w:u w:val="none"/>
        </w:rPr>
        <w:t>o</w:t>
      </w:r>
      <w:r>
        <w:rPr>
          <w:u w:val="none"/>
        </w:rPr>
        <w:t>n</w:t>
      </w:r>
      <w:r>
        <w:rPr>
          <w:spacing w:val="41"/>
          <w:u w:val="none"/>
        </w:rPr>
        <w:t xml:space="preserve"> </w:t>
      </w:r>
      <w:r>
        <w:rPr>
          <w:spacing w:val="1"/>
          <w:u w:val="none"/>
        </w:rPr>
        <w:t>o</w:t>
      </w:r>
      <w:r>
        <w:rPr>
          <w:u w:val="none"/>
        </w:rPr>
        <w:t>f</w:t>
      </w:r>
      <w:r>
        <w:rPr>
          <w:spacing w:val="42"/>
          <w:u w:val="none"/>
        </w:rPr>
        <w:t xml:space="preserve"> </w:t>
      </w:r>
      <w:r>
        <w:rPr>
          <w:u w:val="none"/>
        </w:rPr>
        <w:t>t</w:t>
      </w:r>
      <w:r>
        <w:rPr>
          <w:spacing w:val="1"/>
          <w:u w:val="none"/>
        </w:rPr>
        <w:t>h</w:t>
      </w:r>
      <w:r>
        <w:rPr>
          <w:u w:val="none"/>
        </w:rPr>
        <w:t>e</w:t>
      </w:r>
      <w:r>
        <w:rPr>
          <w:spacing w:val="41"/>
          <w:u w:val="none"/>
        </w:rPr>
        <w:t xml:space="preserve"> </w:t>
      </w:r>
      <w:r>
        <w:rPr>
          <w:spacing w:val="1"/>
          <w:u w:val="none"/>
        </w:rPr>
        <w:t>P</w:t>
      </w:r>
      <w:r>
        <w:rPr>
          <w:u w:val="none"/>
        </w:rPr>
        <w:t>r</w:t>
      </w:r>
      <w:r>
        <w:rPr>
          <w:spacing w:val="1"/>
          <w:u w:val="none"/>
        </w:rPr>
        <w:t>op</w:t>
      </w:r>
      <w:r>
        <w:rPr>
          <w:u w:val="none"/>
        </w:rPr>
        <w:t>ert</w:t>
      </w:r>
      <w:r>
        <w:rPr>
          <w:spacing w:val="1"/>
          <w:u w:val="none"/>
        </w:rPr>
        <w:t>y</w:t>
      </w:r>
      <w:r>
        <w:rPr>
          <w:u w:val="none"/>
        </w:rPr>
        <w:t>,</w:t>
      </w:r>
      <w:r>
        <w:rPr>
          <w:spacing w:val="40"/>
          <w:u w:val="none"/>
        </w:rPr>
        <w:t xml:space="preserve"> </w:t>
      </w:r>
      <w:r>
        <w:rPr>
          <w:u w:val="none"/>
        </w:rPr>
        <w:t>(</w:t>
      </w:r>
      <w:r>
        <w:rPr>
          <w:spacing w:val="1"/>
          <w:u w:val="none"/>
        </w:rPr>
        <w:t>b</w:t>
      </w:r>
      <w:r>
        <w:rPr>
          <w:u w:val="none"/>
        </w:rPr>
        <w:t>)</w:t>
      </w:r>
      <w:r>
        <w:rPr>
          <w:spacing w:val="42"/>
          <w:u w:val="none"/>
        </w:rPr>
        <w:t xml:space="preserve"> </w:t>
      </w:r>
      <w:r>
        <w:rPr>
          <w:u w:val="none"/>
        </w:rPr>
        <w:t>t</w:t>
      </w:r>
      <w:r>
        <w:rPr>
          <w:spacing w:val="1"/>
          <w:u w:val="none"/>
        </w:rPr>
        <w:t>h</w:t>
      </w:r>
      <w:r>
        <w:rPr>
          <w:u w:val="none"/>
        </w:rPr>
        <w:t>e</w:t>
      </w:r>
      <w:r>
        <w:rPr>
          <w:spacing w:val="41"/>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42"/>
          <w:u w:val="none"/>
        </w:rPr>
        <w:t xml:space="preserve"> </w:t>
      </w:r>
      <w:r>
        <w:rPr>
          <w:u w:val="none"/>
        </w:rPr>
        <w:t>fr</w:t>
      </w:r>
      <w:r>
        <w:rPr>
          <w:spacing w:val="1"/>
          <w:u w:val="none"/>
        </w:rPr>
        <w:t>o</w:t>
      </w:r>
      <w:r>
        <w:rPr>
          <w:u w:val="none"/>
        </w:rPr>
        <w:t>m</w:t>
      </w:r>
      <w:r>
        <w:rPr>
          <w:spacing w:val="42"/>
          <w:u w:val="none"/>
        </w:rPr>
        <w:t xml:space="preserve"> </w:t>
      </w:r>
      <w:r>
        <w:rPr>
          <w:u w:val="none"/>
        </w:rPr>
        <w:t>a</w:t>
      </w:r>
      <w:r>
        <w:rPr>
          <w:spacing w:val="1"/>
          <w:u w:val="none"/>
        </w:rPr>
        <w:t>n</w:t>
      </w:r>
      <w:r>
        <w:rPr>
          <w:u w:val="none"/>
        </w:rPr>
        <w:t>y</w:t>
      </w:r>
      <w:r>
        <w:rPr>
          <w:spacing w:val="42"/>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41"/>
          <w:u w:val="none"/>
        </w:rPr>
        <w:t xml:space="preserve"> </w:t>
      </w:r>
      <w:r>
        <w:rPr>
          <w:spacing w:val="1"/>
          <w:u w:val="none"/>
        </w:rPr>
        <w:t>po</w:t>
      </w:r>
      <w:r>
        <w:rPr>
          <w:u w:val="none"/>
        </w:rPr>
        <w:t>licy</w:t>
      </w:r>
      <w:r>
        <w:rPr>
          <w:w w:val="102"/>
          <w:u w:val="none"/>
        </w:rPr>
        <w:t xml:space="preserve"> </w:t>
      </w:r>
      <w:r>
        <w:rPr>
          <w:u w:val="none"/>
        </w:rPr>
        <w:t>(e</w:t>
      </w:r>
      <w:r>
        <w:rPr>
          <w:spacing w:val="1"/>
          <w:u w:val="none"/>
        </w:rPr>
        <w:t>x</w:t>
      </w:r>
      <w:r>
        <w:rPr>
          <w:u w:val="none"/>
        </w:rPr>
        <w:t>ce</w:t>
      </w:r>
      <w:r>
        <w:rPr>
          <w:spacing w:val="1"/>
          <w:u w:val="none"/>
        </w:rPr>
        <w:t>p</w:t>
      </w:r>
      <w:r>
        <w:rPr>
          <w:u w:val="none"/>
        </w:rPr>
        <w:t>ti</w:t>
      </w:r>
      <w:r>
        <w:rPr>
          <w:spacing w:val="1"/>
          <w:u w:val="none"/>
        </w:rPr>
        <w:t>n</w:t>
      </w:r>
      <w:r>
        <w:rPr>
          <w:u w:val="none"/>
        </w:rPr>
        <w:t>g</w:t>
      </w:r>
      <w:r>
        <w:rPr>
          <w:spacing w:val="3"/>
          <w:u w:val="none"/>
        </w:rPr>
        <w:t xml:space="preserve"> </w:t>
      </w:r>
      <w:r>
        <w:rPr>
          <w:u w:val="none"/>
        </w:rPr>
        <w:t>life,</w:t>
      </w:r>
      <w:r>
        <w:rPr>
          <w:spacing w:val="2"/>
          <w:u w:val="none"/>
        </w:rPr>
        <w:t xml:space="preserve"> </w:t>
      </w:r>
      <w:r>
        <w:rPr>
          <w:spacing w:val="1"/>
          <w:u w:val="none"/>
        </w:rPr>
        <w:t>d</w:t>
      </w:r>
      <w:r>
        <w:rPr>
          <w:u w:val="none"/>
        </w:rPr>
        <w:t>isa</w:t>
      </w:r>
      <w:r>
        <w:rPr>
          <w:spacing w:val="1"/>
          <w:u w:val="none"/>
        </w:rPr>
        <w:t>b</w:t>
      </w:r>
      <w:r>
        <w:rPr>
          <w:u w:val="none"/>
        </w:rPr>
        <w:t>ility</w:t>
      </w:r>
      <w:r>
        <w:rPr>
          <w:spacing w:val="4"/>
          <w:u w:val="none"/>
        </w:rPr>
        <w:t xml:space="preserve"> </w:t>
      </w:r>
      <w:r>
        <w:rPr>
          <w:spacing w:val="1"/>
          <w:u w:val="none"/>
        </w:rPr>
        <w:t>o</w:t>
      </w:r>
      <w:r>
        <w:rPr>
          <w:u w:val="none"/>
        </w:rPr>
        <w:t>r</w:t>
      </w:r>
      <w:r>
        <w:rPr>
          <w:spacing w:val="3"/>
          <w:u w:val="none"/>
        </w:rPr>
        <w:t xml:space="preserve"> </w:t>
      </w:r>
      <w:r>
        <w:rPr>
          <w:u w:val="none"/>
        </w:rPr>
        <w:t>si</w:t>
      </w:r>
      <w:r>
        <w:rPr>
          <w:spacing w:val="2"/>
          <w:u w:val="none"/>
        </w:rPr>
        <w:t>m</w:t>
      </w:r>
      <w:r>
        <w:rPr>
          <w:u w:val="none"/>
        </w:rPr>
        <w:t>ilar</w:t>
      </w:r>
      <w:r>
        <w:rPr>
          <w:spacing w:val="4"/>
          <w:u w:val="none"/>
        </w:rPr>
        <w:t xml:space="preserve"> </w:t>
      </w:r>
      <w:r>
        <w:rPr>
          <w:u w:val="none"/>
        </w:rPr>
        <w:t>i</w:t>
      </w:r>
      <w:r>
        <w:rPr>
          <w:spacing w:val="1"/>
          <w:u w:val="none"/>
        </w:rPr>
        <w:t>n</w:t>
      </w:r>
      <w:r>
        <w:rPr>
          <w:u w:val="none"/>
        </w:rPr>
        <w:t>s</w:t>
      </w:r>
      <w:r>
        <w:rPr>
          <w:spacing w:val="1"/>
          <w:u w:val="none"/>
        </w:rPr>
        <w:t>u</w:t>
      </w:r>
      <w:r>
        <w:rPr>
          <w:u w:val="none"/>
        </w:rPr>
        <w:t>ra</w:t>
      </w:r>
      <w:r>
        <w:rPr>
          <w:spacing w:val="1"/>
          <w:u w:val="none"/>
        </w:rPr>
        <w:t>n</w:t>
      </w:r>
      <w:r>
        <w:rPr>
          <w:u w:val="none"/>
        </w:rPr>
        <w:t>ce</w:t>
      </w:r>
      <w:r>
        <w:rPr>
          <w:spacing w:val="2"/>
          <w:u w:val="none"/>
        </w:rPr>
        <w:t xml:space="preserve"> </w:t>
      </w:r>
      <w:r>
        <w:rPr>
          <w:spacing w:val="1"/>
          <w:u w:val="none"/>
        </w:rPr>
        <w:t>po</w:t>
      </w:r>
      <w:r>
        <w:rPr>
          <w:u w:val="none"/>
        </w:rPr>
        <w:t>licies)</w:t>
      </w:r>
      <w:r>
        <w:rPr>
          <w:spacing w:val="3"/>
          <w:u w:val="none"/>
        </w:rPr>
        <w:t xml:space="preserve"> </w:t>
      </w:r>
      <w:r>
        <w:rPr>
          <w:spacing w:val="1"/>
          <w:u w:val="none"/>
        </w:rPr>
        <w:t>p</w:t>
      </w:r>
      <w:r>
        <w:rPr>
          <w:u w:val="none"/>
        </w:rPr>
        <w:t>a</w:t>
      </w:r>
      <w:r>
        <w:rPr>
          <w:spacing w:val="1"/>
          <w:u w:val="none"/>
        </w:rPr>
        <w:t>y</w:t>
      </w:r>
      <w:r>
        <w:rPr>
          <w:u w:val="none"/>
        </w:rPr>
        <w:t>a</w:t>
      </w:r>
      <w:r>
        <w:rPr>
          <w:spacing w:val="1"/>
          <w:u w:val="none"/>
        </w:rPr>
        <w:t>b</w:t>
      </w:r>
      <w:r>
        <w:rPr>
          <w:u w:val="none"/>
        </w:rPr>
        <w:t>le</w:t>
      </w:r>
      <w:r>
        <w:rPr>
          <w:spacing w:val="4"/>
          <w:u w:val="none"/>
        </w:rPr>
        <w:t xml:space="preserve"> </w:t>
      </w:r>
      <w:r>
        <w:rPr>
          <w:u w:val="none"/>
        </w:rPr>
        <w:t>to</w:t>
      </w:r>
      <w:r>
        <w:rPr>
          <w:spacing w:val="3"/>
          <w:u w:val="none"/>
        </w:rPr>
        <w:t xml:space="preserve"> </w:t>
      </w:r>
      <w:r>
        <w:rPr>
          <w:u w:val="none"/>
        </w:rPr>
        <w:t>t</w:t>
      </w:r>
      <w:r>
        <w:rPr>
          <w:spacing w:val="1"/>
          <w:u w:val="none"/>
        </w:rPr>
        <w:t>h</w:t>
      </w:r>
      <w:r>
        <w:rPr>
          <w:u w:val="none"/>
        </w:rPr>
        <w:t>e</w:t>
      </w:r>
      <w:r>
        <w:rPr>
          <w:spacing w:val="4"/>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
          <w:u w:val="none"/>
        </w:rPr>
        <w:t xml:space="preserve"> </w:t>
      </w:r>
      <w:r>
        <w:rPr>
          <w:u w:val="none"/>
        </w:rPr>
        <w:t>(e</w:t>
      </w:r>
      <w:r>
        <w:rPr>
          <w:spacing w:val="1"/>
          <w:u w:val="none"/>
        </w:rPr>
        <w:t>x</w:t>
      </w:r>
      <w:r>
        <w:rPr>
          <w:u w:val="none"/>
        </w:rPr>
        <w:t>ce</w:t>
      </w:r>
      <w:r>
        <w:rPr>
          <w:spacing w:val="1"/>
          <w:u w:val="none"/>
        </w:rPr>
        <w:t>p</w:t>
      </w:r>
      <w:r>
        <w:rPr>
          <w:u w:val="none"/>
        </w:rPr>
        <w:t>t</w:t>
      </w:r>
      <w:r>
        <w:rPr>
          <w:spacing w:val="2"/>
          <w:u w:val="none"/>
        </w:rPr>
        <w:t xml:space="preserve"> </w:t>
      </w:r>
      <w:r>
        <w:rPr>
          <w:u w:val="none"/>
        </w:rPr>
        <w:t>a</w:t>
      </w:r>
      <w:r>
        <w:rPr>
          <w:spacing w:val="1"/>
          <w:u w:val="none"/>
        </w:rPr>
        <w:t>n</w:t>
      </w:r>
      <w:r>
        <w:rPr>
          <w:u w:val="none"/>
        </w:rPr>
        <w:t>y</w:t>
      </w:r>
      <w:r>
        <w:rPr>
          <w:spacing w:val="4"/>
          <w:u w:val="none"/>
        </w:rPr>
        <w:t xml:space="preserve"> </w:t>
      </w:r>
      <w:r>
        <w:rPr>
          <w:spacing w:val="1"/>
          <w:u w:val="none"/>
        </w:rPr>
        <w:t>bu</w:t>
      </w:r>
      <w:r>
        <w:rPr>
          <w:u w:val="none"/>
        </w:rPr>
        <w:t>si</w:t>
      </w:r>
      <w:r>
        <w:rPr>
          <w:spacing w:val="1"/>
          <w:u w:val="none"/>
        </w:rPr>
        <w:t>n</w:t>
      </w:r>
      <w:r>
        <w:rPr>
          <w:u w:val="none"/>
        </w:rPr>
        <w:t>ess</w:t>
      </w:r>
      <w:r>
        <w:rPr>
          <w:w w:val="102"/>
          <w:u w:val="none"/>
        </w:rPr>
        <w:t xml:space="preserve"> </w:t>
      </w:r>
      <w:r>
        <w:rPr>
          <w:u w:val="none"/>
        </w:rPr>
        <w:t>c</w:t>
      </w:r>
      <w:r>
        <w:rPr>
          <w:spacing w:val="1"/>
          <w:u w:val="none"/>
        </w:rPr>
        <w:t>o</w:t>
      </w:r>
      <w:r>
        <w:rPr>
          <w:u w:val="none"/>
        </w:rPr>
        <w:t>ntinuation</w:t>
      </w:r>
      <w:r>
        <w:rPr>
          <w:spacing w:val="2"/>
          <w:u w:val="none"/>
        </w:rPr>
        <w:t xml:space="preserve"> </w:t>
      </w:r>
      <w:r>
        <w:rPr>
          <w:u w:val="none"/>
        </w:rPr>
        <w:t>or si</w:t>
      </w:r>
      <w:r>
        <w:rPr>
          <w:spacing w:val="2"/>
          <w:u w:val="none"/>
        </w:rPr>
        <w:t>m</w:t>
      </w:r>
      <w:r>
        <w:rPr>
          <w:u w:val="none"/>
        </w:rPr>
        <w:t>ilar</w:t>
      </w:r>
      <w:r>
        <w:rPr>
          <w:spacing w:val="1"/>
          <w:u w:val="none"/>
        </w:rPr>
        <w:t xml:space="preserve"> </w:t>
      </w:r>
      <w:r>
        <w:rPr>
          <w:u w:val="none"/>
        </w:rPr>
        <w:t>polic</w:t>
      </w:r>
      <w:r>
        <w:rPr>
          <w:spacing w:val="1"/>
          <w:u w:val="none"/>
        </w:rPr>
        <w:t>y</w:t>
      </w:r>
      <w:r>
        <w:rPr>
          <w:u w:val="none"/>
        </w:rPr>
        <w:t>),</w:t>
      </w:r>
      <w:r>
        <w:rPr>
          <w:spacing w:val="1"/>
          <w:u w:val="none"/>
        </w:rPr>
        <w:t xml:space="preserve"> </w:t>
      </w:r>
      <w:r>
        <w:rPr>
          <w:u w:val="none"/>
        </w:rPr>
        <w:t>to</w:t>
      </w:r>
      <w:r>
        <w:rPr>
          <w:spacing w:val="2"/>
          <w:u w:val="none"/>
        </w:rPr>
        <w:t xml:space="preserve"> </w:t>
      </w:r>
      <w:r>
        <w:rPr>
          <w:u w:val="none"/>
        </w:rPr>
        <w:t>t</w:t>
      </w:r>
      <w:r>
        <w:rPr>
          <w:spacing w:val="1"/>
          <w:u w:val="none"/>
        </w:rPr>
        <w:t>h</w:t>
      </w:r>
      <w:r>
        <w:rPr>
          <w:u w:val="none"/>
        </w:rPr>
        <w:t>e</w:t>
      </w:r>
      <w:r>
        <w:rPr>
          <w:spacing w:val="1"/>
          <w:u w:val="none"/>
        </w:rPr>
        <w:t xml:space="preserve"> </w:t>
      </w:r>
      <w:r>
        <w:rPr>
          <w:u w:val="none"/>
        </w:rPr>
        <w:t>extent</w:t>
      </w:r>
      <w:r>
        <w:rPr>
          <w:spacing w:val="1"/>
          <w:u w:val="none"/>
        </w:rPr>
        <w:t xml:space="preserve"> </w:t>
      </w:r>
      <w:r>
        <w:rPr>
          <w:u w:val="none"/>
        </w:rPr>
        <w:t>any</w:t>
      </w:r>
      <w:r>
        <w:rPr>
          <w:spacing w:val="2"/>
          <w:u w:val="none"/>
        </w:rPr>
        <w:t xml:space="preserve"> </w:t>
      </w:r>
      <w:r>
        <w:rPr>
          <w:u w:val="none"/>
        </w:rPr>
        <w:t>such</w:t>
      </w:r>
      <w:r>
        <w:rPr>
          <w:spacing w:val="2"/>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1"/>
          <w:u w:val="none"/>
        </w:rPr>
        <w:t xml:space="preserve"> </w:t>
      </w:r>
      <w:r>
        <w:rPr>
          <w:u w:val="none"/>
        </w:rPr>
        <w:t>are</w:t>
      </w:r>
      <w:r>
        <w:rPr>
          <w:spacing w:val="2"/>
          <w:u w:val="none"/>
        </w:rPr>
        <w:t xml:space="preserve"> </w:t>
      </w:r>
      <w:r>
        <w:rPr>
          <w:spacing w:val="1"/>
          <w:u w:val="none"/>
        </w:rPr>
        <w:t>no</w:t>
      </w:r>
      <w:r>
        <w:rPr>
          <w:u w:val="none"/>
        </w:rPr>
        <w:t xml:space="preserve">t </w:t>
      </w:r>
      <w:r>
        <w:rPr>
          <w:spacing w:val="1"/>
          <w:u w:val="none"/>
        </w:rPr>
        <w:t xml:space="preserve"> u</w:t>
      </w:r>
      <w:r>
        <w:rPr>
          <w:u w:val="none"/>
        </w:rPr>
        <w:t xml:space="preserve">sed </w:t>
      </w:r>
      <w:r>
        <w:rPr>
          <w:spacing w:val="2"/>
          <w:u w:val="none"/>
        </w:rPr>
        <w:t xml:space="preserve"> </w:t>
      </w:r>
      <w:r>
        <w:rPr>
          <w:u w:val="none"/>
        </w:rPr>
        <w:t xml:space="preserve">to </w:t>
      </w:r>
      <w:r>
        <w:rPr>
          <w:spacing w:val="2"/>
          <w:u w:val="none"/>
        </w:rPr>
        <w:t xml:space="preserve"> </w:t>
      </w:r>
      <w:r>
        <w:rPr>
          <w:u w:val="none"/>
        </w:rPr>
        <w:t>re</w:t>
      </w:r>
      <w:r>
        <w:rPr>
          <w:spacing w:val="1"/>
          <w:u w:val="none"/>
        </w:rPr>
        <w:t>p</w:t>
      </w:r>
      <w:r>
        <w:rPr>
          <w:u w:val="none"/>
        </w:rPr>
        <w:t xml:space="preserve">lace </w:t>
      </w:r>
      <w:r>
        <w:rPr>
          <w:spacing w:val="2"/>
          <w:u w:val="none"/>
        </w:rPr>
        <w:t xml:space="preserve"> </w:t>
      </w:r>
      <w:r>
        <w:rPr>
          <w:spacing w:val="1"/>
          <w:u w:val="none"/>
        </w:rPr>
        <w:t>o</w:t>
      </w:r>
      <w:r>
        <w:rPr>
          <w:u w:val="none"/>
        </w:rPr>
        <w:t xml:space="preserve">r </w:t>
      </w:r>
      <w:r>
        <w:rPr>
          <w:spacing w:val="1"/>
          <w:u w:val="none"/>
        </w:rPr>
        <w:t xml:space="preserve"> </w:t>
      </w:r>
      <w:r>
        <w:rPr>
          <w:u w:val="none"/>
        </w:rPr>
        <w:t>re</w:t>
      </w:r>
      <w:r>
        <w:rPr>
          <w:spacing w:val="1"/>
          <w:u w:val="none"/>
        </w:rPr>
        <w:t>p</w:t>
      </w:r>
      <w:r>
        <w:rPr>
          <w:u w:val="none"/>
        </w:rPr>
        <w:t xml:space="preserve">air </w:t>
      </w:r>
      <w:r>
        <w:rPr>
          <w:spacing w:val="1"/>
          <w:u w:val="none"/>
        </w:rPr>
        <w:t xml:space="preserve"> </w:t>
      </w:r>
      <w:r>
        <w:rPr>
          <w:u w:val="none"/>
        </w:rPr>
        <w:t>t</w:t>
      </w:r>
      <w:r>
        <w:rPr>
          <w:spacing w:val="1"/>
          <w:u w:val="none"/>
        </w:rPr>
        <w:t>he</w:t>
      </w:r>
      <w:r>
        <w:rPr>
          <w:spacing w:val="2"/>
          <w:w w:val="102"/>
          <w:u w:val="none"/>
        </w:rPr>
        <w:t xml:space="preserve"> </w:t>
      </w:r>
      <w:r>
        <w:rPr>
          <w:spacing w:val="1"/>
          <w:u w:val="none"/>
        </w:rPr>
        <w:t>P</w:t>
      </w:r>
      <w:r>
        <w:rPr>
          <w:u w:val="none"/>
        </w:rPr>
        <w:t>r</w:t>
      </w:r>
      <w:r>
        <w:rPr>
          <w:spacing w:val="1"/>
          <w:u w:val="none"/>
        </w:rPr>
        <w:t>op</w:t>
      </w:r>
      <w:r>
        <w:rPr>
          <w:u w:val="none"/>
        </w:rPr>
        <w:t>erty</w:t>
      </w:r>
      <w:r>
        <w:rPr>
          <w:spacing w:val="38"/>
          <w:u w:val="none"/>
        </w:rPr>
        <w:t xml:space="preserve"> </w:t>
      </w:r>
      <w:r>
        <w:rPr>
          <w:spacing w:val="1"/>
          <w:u w:val="none"/>
        </w:rPr>
        <w:t>o</w:t>
      </w:r>
      <w:r>
        <w:rPr>
          <w:u w:val="none"/>
        </w:rPr>
        <w:t>r</w:t>
      </w:r>
      <w:r>
        <w:rPr>
          <w:spacing w:val="37"/>
          <w:u w:val="none"/>
        </w:rPr>
        <w:t xml:space="preserve"> </w:t>
      </w:r>
      <w:r>
        <w:rPr>
          <w:u w:val="none"/>
        </w:rPr>
        <w:t>to</w:t>
      </w:r>
      <w:r>
        <w:rPr>
          <w:spacing w:val="38"/>
          <w:u w:val="none"/>
        </w:rPr>
        <w:t xml:space="preserve"> </w:t>
      </w:r>
      <w:r>
        <w:rPr>
          <w:spacing w:val="1"/>
          <w:u w:val="none"/>
        </w:rPr>
        <w:t>p</w:t>
      </w:r>
      <w:r>
        <w:rPr>
          <w:u w:val="none"/>
        </w:rPr>
        <w:t>ay</w:t>
      </w:r>
      <w:r>
        <w:rPr>
          <w:spacing w:val="38"/>
          <w:u w:val="none"/>
        </w:rPr>
        <w:t xml:space="preserve"> </w:t>
      </w:r>
      <w:r>
        <w:rPr>
          <w:u w:val="none"/>
        </w:rPr>
        <w:t>a</w:t>
      </w:r>
      <w:r>
        <w:rPr>
          <w:spacing w:val="1"/>
          <w:u w:val="none"/>
        </w:rPr>
        <w:t>n</w:t>
      </w:r>
      <w:r>
        <w:rPr>
          <w:u w:val="none"/>
        </w:rPr>
        <w:t>y</w:t>
      </w:r>
      <w:r>
        <w:rPr>
          <w:spacing w:val="38"/>
          <w:u w:val="none"/>
        </w:rPr>
        <w:t xml:space="preserve"> </w:t>
      </w:r>
      <w:r>
        <w:rPr>
          <w:u w:val="none"/>
        </w:rPr>
        <w:t>claim</w:t>
      </w:r>
      <w:r>
        <w:rPr>
          <w:spacing w:val="39"/>
          <w:u w:val="none"/>
        </w:rPr>
        <w:t xml:space="preserve"> </w:t>
      </w:r>
      <w:r>
        <w:rPr>
          <w:u w:val="none"/>
        </w:rPr>
        <w:t>a</w:t>
      </w:r>
      <w:r>
        <w:rPr>
          <w:spacing w:val="1"/>
          <w:u w:val="none"/>
        </w:rPr>
        <w:t>g</w:t>
      </w:r>
      <w:r>
        <w:rPr>
          <w:u w:val="none"/>
        </w:rPr>
        <w:t>ai</w:t>
      </w:r>
      <w:r>
        <w:rPr>
          <w:spacing w:val="1"/>
          <w:u w:val="none"/>
        </w:rPr>
        <w:t>n</w:t>
      </w:r>
      <w:r>
        <w:rPr>
          <w:u w:val="none"/>
        </w:rPr>
        <w:t>st</w:t>
      </w:r>
      <w:r>
        <w:rPr>
          <w:spacing w:val="37"/>
          <w:u w:val="none"/>
        </w:rPr>
        <w:t xml:space="preserve"> </w:t>
      </w:r>
      <w:r>
        <w:rPr>
          <w:u w:val="none"/>
        </w:rPr>
        <w:t>t</w:t>
      </w:r>
      <w:r>
        <w:rPr>
          <w:spacing w:val="1"/>
          <w:u w:val="none"/>
        </w:rPr>
        <w:t>h</w:t>
      </w:r>
      <w:r>
        <w:rPr>
          <w:u w:val="none"/>
        </w:rPr>
        <w:t>e</w:t>
      </w:r>
      <w:r>
        <w:rPr>
          <w:spacing w:val="37"/>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8"/>
          <w:u w:val="none"/>
        </w:rPr>
        <w:t xml:space="preserve"> </w:t>
      </w:r>
      <w:r>
        <w:rPr>
          <w:u w:val="none"/>
        </w:rPr>
        <w:t>to</w:t>
      </w:r>
      <w:r>
        <w:rPr>
          <w:spacing w:val="38"/>
          <w:u w:val="none"/>
        </w:rPr>
        <w:t xml:space="preserve"> </w:t>
      </w:r>
      <w:r>
        <w:rPr>
          <w:spacing w:val="1"/>
          <w:u w:val="none"/>
        </w:rPr>
        <w:t>wh</w:t>
      </w:r>
      <w:r>
        <w:rPr>
          <w:u w:val="none"/>
        </w:rPr>
        <w:t>ich</w:t>
      </w:r>
      <w:r>
        <w:rPr>
          <w:spacing w:val="38"/>
          <w:u w:val="none"/>
        </w:rPr>
        <w:t xml:space="preserve"> </w:t>
      </w:r>
      <w:r>
        <w:rPr>
          <w:u w:val="none"/>
        </w:rPr>
        <w:t>s</w:t>
      </w:r>
      <w:r>
        <w:rPr>
          <w:spacing w:val="1"/>
          <w:u w:val="none"/>
        </w:rPr>
        <w:t>u</w:t>
      </w:r>
      <w:r>
        <w:rPr>
          <w:u w:val="none"/>
        </w:rPr>
        <w:t>ch</w:t>
      </w:r>
      <w:r>
        <w:rPr>
          <w:spacing w:val="3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7"/>
          <w:u w:val="none"/>
        </w:rPr>
        <w:t xml:space="preserve"> </w:t>
      </w:r>
      <w:r>
        <w:rPr>
          <w:u w:val="none"/>
        </w:rPr>
        <w:t>relate,</w:t>
      </w:r>
      <w:r>
        <w:rPr>
          <w:spacing w:val="36"/>
          <w:u w:val="none"/>
        </w:rPr>
        <w:t xml:space="preserve"> </w:t>
      </w:r>
      <w:r>
        <w:rPr>
          <w:spacing w:val="1"/>
          <w:u w:val="none"/>
        </w:rPr>
        <w:t>o</w:t>
      </w:r>
      <w:r>
        <w:rPr>
          <w:u w:val="none"/>
        </w:rPr>
        <w:t>r</w:t>
      </w:r>
      <w:r>
        <w:rPr>
          <w:spacing w:val="37"/>
          <w:u w:val="none"/>
        </w:rPr>
        <w:t xml:space="preserve"> </w:t>
      </w:r>
      <w:r>
        <w:rPr>
          <w:u w:val="none"/>
        </w:rPr>
        <w:t>(c)</w:t>
      </w:r>
      <w:r>
        <w:rPr>
          <w:spacing w:val="36"/>
          <w:u w:val="none"/>
        </w:rPr>
        <w:t xml:space="preserve"> </w:t>
      </w:r>
      <w:r>
        <w:rPr>
          <w:spacing w:val="1"/>
          <w:u w:val="none"/>
        </w:rPr>
        <w:t>p</w:t>
      </w:r>
      <w:r>
        <w:rPr>
          <w:u w:val="none"/>
        </w:rPr>
        <w:t>r</w:t>
      </w:r>
      <w:r>
        <w:rPr>
          <w:spacing w:val="1"/>
          <w:u w:val="none"/>
        </w:rPr>
        <w:t>o</w:t>
      </w:r>
      <w:r>
        <w:rPr>
          <w:u w:val="none"/>
        </w:rPr>
        <w:t>cee</w:t>
      </w:r>
      <w:r>
        <w:rPr>
          <w:spacing w:val="1"/>
          <w:u w:val="none"/>
        </w:rPr>
        <w:t>d</w:t>
      </w:r>
      <w:r>
        <w:rPr>
          <w:u w:val="none"/>
        </w:rPr>
        <w:t>s</w:t>
      </w:r>
      <w:r>
        <w:rPr>
          <w:spacing w:val="37"/>
          <w:u w:val="none"/>
        </w:rPr>
        <w:t xml:space="preserve"> </w:t>
      </w:r>
      <w:r>
        <w:rPr>
          <w:u w:val="none"/>
        </w:rPr>
        <w:t>fr</w:t>
      </w:r>
      <w:r>
        <w:rPr>
          <w:spacing w:val="1"/>
          <w:u w:val="none"/>
        </w:rPr>
        <w:t>om</w:t>
      </w:r>
      <w:r>
        <w:rPr>
          <w:spacing w:val="2"/>
          <w:w w:val="102"/>
          <w:u w:val="none"/>
        </w:rPr>
        <w:t xml:space="preserve"> </w:t>
      </w:r>
      <w:r>
        <w:rPr>
          <w:u w:val="none"/>
        </w:rPr>
        <w:t>a</w:t>
      </w:r>
      <w:r>
        <w:rPr>
          <w:spacing w:val="1"/>
          <w:u w:val="none"/>
        </w:rPr>
        <w:t>n</w:t>
      </w:r>
      <w:r>
        <w:rPr>
          <w:u w:val="none"/>
        </w:rPr>
        <w:t>y</w:t>
      </w:r>
      <w:r>
        <w:rPr>
          <w:spacing w:val="31"/>
          <w:u w:val="none"/>
        </w:rPr>
        <w:t xml:space="preserve"> </w:t>
      </w:r>
      <w:r>
        <w:rPr>
          <w:u w:val="none"/>
        </w:rPr>
        <w:t>sale</w:t>
      </w:r>
      <w:r>
        <w:rPr>
          <w:spacing w:val="31"/>
          <w:u w:val="none"/>
        </w:rPr>
        <w:t xml:space="preserve"> </w:t>
      </w:r>
      <w:r>
        <w:rPr>
          <w:u w:val="none"/>
        </w:rPr>
        <w:t>of</w:t>
      </w:r>
      <w:r>
        <w:rPr>
          <w:spacing w:val="32"/>
          <w:u w:val="none"/>
        </w:rPr>
        <w:t xml:space="preserve"> </w:t>
      </w:r>
      <w:r>
        <w:rPr>
          <w:u w:val="none"/>
        </w:rPr>
        <w:t>a</w:t>
      </w:r>
      <w:r>
        <w:rPr>
          <w:spacing w:val="1"/>
          <w:u w:val="none"/>
        </w:rPr>
        <w:t>n</w:t>
      </w:r>
      <w:r>
        <w:rPr>
          <w:u w:val="none"/>
        </w:rPr>
        <w:t>y</w:t>
      </w:r>
      <w:r>
        <w:rPr>
          <w:spacing w:val="31"/>
          <w:u w:val="none"/>
        </w:rPr>
        <w:t xml:space="preserve"> </w:t>
      </w:r>
      <w:r>
        <w:rPr>
          <w:u w:val="none"/>
        </w:rPr>
        <w:t>property</w:t>
      </w:r>
      <w:r>
        <w:rPr>
          <w:spacing w:val="32"/>
          <w:u w:val="none"/>
        </w:rPr>
        <w:t xml:space="preserve"> </w:t>
      </w:r>
      <w:r>
        <w:rPr>
          <w:u w:val="none"/>
        </w:rPr>
        <w:t>of</w:t>
      </w:r>
      <w:r>
        <w:rPr>
          <w:spacing w:val="31"/>
          <w:u w:val="none"/>
        </w:rPr>
        <w:t xml:space="preserve"> </w:t>
      </w:r>
      <w:r>
        <w:rPr>
          <w:u w:val="none"/>
        </w:rPr>
        <w:t>the</w:t>
      </w:r>
      <w:r>
        <w:rPr>
          <w:spacing w:val="3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1"/>
          <w:u w:val="none"/>
        </w:rPr>
        <w:t xml:space="preserve"> </w:t>
      </w:r>
      <w:r>
        <w:rPr>
          <w:u w:val="none"/>
        </w:rPr>
        <w:t>not</w:t>
      </w:r>
      <w:r>
        <w:rPr>
          <w:spacing w:val="31"/>
          <w:u w:val="none"/>
        </w:rPr>
        <w:t xml:space="preserve"> </w:t>
      </w:r>
      <w:r>
        <w:rPr>
          <w:u w:val="none"/>
        </w:rPr>
        <w:t>in</w:t>
      </w:r>
      <w:r>
        <w:rPr>
          <w:spacing w:val="32"/>
          <w:u w:val="none"/>
        </w:rPr>
        <w:t xml:space="preserve"> </w:t>
      </w:r>
      <w:r>
        <w:rPr>
          <w:u w:val="none"/>
        </w:rPr>
        <w:t>the</w:t>
      </w:r>
      <w:r>
        <w:rPr>
          <w:spacing w:val="31"/>
          <w:u w:val="none"/>
        </w:rPr>
        <w:t xml:space="preserve"> </w:t>
      </w:r>
      <w:r>
        <w:rPr>
          <w:u w:val="none"/>
        </w:rPr>
        <w:t>ordinary</w:t>
      </w:r>
      <w:r>
        <w:rPr>
          <w:spacing w:val="32"/>
          <w:u w:val="none"/>
        </w:rPr>
        <w:t xml:space="preserve"> </w:t>
      </w:r>
      <w:r>
        <w:rPr>
          <w:u w:val="none"/>
        </w:rPr>
        <w:t>c</w:t>
      </w:r>
      <w:r>
        <w:rPr>
          <w:spacing w:val="1"/>
          <w:u w:val="none"/>
        </w:rPr>
        <w:t>o</w:t>
      </w:r>
      <w:r>
        <w:rPr>
          <w:u w:val="none"/>
        </w:rPr>
        <w:t>urse</w:t>
      </w:r>
      <w:r>
        <w:rPr>
          <w:spacing w:val="31"/>
          <w:u w:val="none"/>
        </w:rPr>
        <w:t xml:space="preserve"> </w:t>
      </w:r>
      <w:r>
        <w:rPr>
          <w:u w:val="none"/>
        </w:rPr>
        <w:t>of</w:t>
      </w:r>
      <w:r>
        <w:rPr>
          <w:spacing w:val="32"/>
          <w:u w:val="none"/>
        </w:rPr>
        <w:t xml:space="preserve"> </w:t>
      </w:r>
      <w:r>
        <w:rPr>
          <w:spacing w:val="1"/>
          <w:u w:val="none"/>
        </w:rPr>
        <w:t>bu</w:t>
      </w:r>
      <w:r>
        <w:rPr>
          <w:u w:val="none"/>
        </w:rPr>
        <w:t>si</w:t>
      </w:r>
      <w:r>
        <w:rPr>
          <w:spacing w:val="1"/>
          <w:u w:val="none"/>
        </w:rPr>
        <w:t>n</w:t>
      </w:r>
      <w:r>
        <w:rPr>
          <w:u w:val="none"/>
        </w:rPr>
        <w:t>ess</w:t>
      </w:r>
      <w:r>
        <w:rPr>
          <w:spacing w:val="31"/>
          <w:u w:val="none"/>
        </w:rPr>
        <w:t xml:space="preserve"> </w:t>
      </w:r>
      <w:r>
        <w:rPr>
          <w:spacing w:val="1"/>
          <w:u w:val="none"/>
        </w:rPr>
        <w:t>o</w:t>
      </w:r>
      <w:r>
        <w:rPr>
          <w:u w:val="none"/>
        </w:rPr>
        <w:t>f</w:t>
      </w:r>
      <w:r>
        <w:rPr>
          <w:spacing w:val="31"/>
          <w:u w:val="none"/>
        </w:rPr>
        <w:t xml:space="preserve"> </w:t>
      </w:r>
      <w:r>
        <w:rPr>
          <w:u w:val="none"/>
        </w:rPr>
        <w:t>the</w:t>
      </w:r>
      <w:r>
        <w:rPr>
          <w:spacing w:val="3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30"/>
          <w:u w:val="none"/>
        </w:rPr>
        <w:t xml:space="preserve"> </w:t>
      </w:r>
      <w:r>
        <w:rPr>
          <w:u w:val="none"/>
        </w:rPr>
        <w:t>to</w:t>
      </w:r>
      <w:r>
        <w:rPr>
          <w:spacing w:val="32"/>
          <w:u w:val="none"/>
        </w:rPr>
        <w:t xml:space="preserve"> </w:t>
      </w:r>
      <w:r>
        <w:rPr>
          <w:u w:val="none"/>
        </w:rPr>
        <w:t>the</w:t>
      </w:r>
      <w:r>
        <w:rPr>
          <w:w w:val="102"/>
          <w:u w:val="none"/>
        </w:rPr>
        <w:t xml:space="preserve"> </w:t>
      </w:r>
      <w:r>
        <w:rPr>
          <w:u w:val="none"/>
        </w:rPr>
        <w:t>e</w:t>
      </w:r>
      <w:r>
        <w:rPr>
          <w:spacing w:val="1"/>
          <w:u w:val="none"/>
        </w:rPr>
        <w:t>x</w:t>
      </w:r>
      <w:r>
        <w:rPr>
          <w:u w:val="none"/>
        </w:rPr>
        <w:t>te</w:t>
      </w:r>
      <w:r>
        <w:rPr>
          <w:spacing w:val="1"/>
          <w:u w:val="none"/>
        </w:rPr>
        <w:t>n</w:t>
      </w:r>
      <w:r>
        <w:rPr>
          <w:u w:val="none"/>
        </w:rPr>
        <w:t>t</w:t>
      </w:r>
      <w:r>
        <w:rPr>
          <w:spacing w:val="19"/>
          <w:u w:val="none"/>
        </w:rPr>
        <w:t xml:space="preserve"> </w:t>
      </w:r>
      <w:r>
        <w:rPr>
          <w:u w:val="none"/>
        </w:rPr>
        <w:t>such</w:t>
      </w:r>
      <w:r>
        <w:rPr>
          <w:spacing w:val="22"/>
          <w:u w:val="none"/>
        </w:rPr>
        <w:t xml:space="preserve"> </w:t>
      </w:r>
      <w:r>
        <w:rPr>
          <w:u w:val="none"/>
        </w:rPr>
        <w:t>procee</w:t>
      </w:r>
      <w:r>
        <w:rPr>
          <w:spacing w:val="1"/>
          <w:u w:val="none"/>
        </w:rPr>
        <w:t>d</w:t>
      </w:r>
      <w:r>
        <w:rPr>
          <w:u w:val="none"/>
        </w:rPr>
        <w:t>s</w:t>
      </w:r>
      <w:r>
        <w:rPr>
          <w:spacing w:val="19"/>
          <w:u w:val="none"/>
        </w:rPr>
        <w:t xml:space="preserve"> </w:t>
      </w:r>
      <w:r>
        <w:rPr>
          <w:u w:val="none"/>
        </w:rPr>
        <w:t>are</w:t>
      </w:r>
      <w:r>
        <w:rPr>
          <w:spacing w:val="21"/>
          <w:u w:val="none"/>
        </w:rPr>
        <w:t xml:space="preserve"> </w:t>
      </w:r>
      <w:r>
        <w:rPr>
          <w:u w:val="none"/>
        </w:rPr>
        <w:t>not</w:t>
      </w:r>
      <w:r>
        <w:rPr>
          <w:spacing w:val="20"/>
          <w:u w:val="none"/>
        </w:rPr>
        <w:t xml:space="preserve"> </w:t>
      </w:r>
      <w:r>
        <w:rPr>
          <w:u w:val="none"/>
        </w:rPr>
        <w:t>used</w:t>
      </w:r>
      <w:r>
        <w:rPr>
          <w:spacing w:val="21"/>
          <w:u w:val="none"/>
        </w:rPr>
        <w:t xml:space="preserve"> </w:t>
      </w:r>
      <w:r>
        <w:rPr>
          <w:u w:val="none"/>
        </w:rPr>
        <w:t>to</w:t>
      </w:r>
      <w:r>
        <w:rPr>
          <w:spacing w:val="22"/>
          <w:u w:val="none"/>
        </w:rPr>
        <w:t xml:space="preserve"> </w:t>
      </w:r>
      <w:r>
        <w:rPr>
          <w:u w:val="none"/>
        </w:rPr>
        <w:t>purc</w:t>
      </w:r>
      <w:r>
        <w:rPr>
          <w:spacing w:val="1"/>
          <w:u w:val="none"/>
        </w:rPr>
        <w:t>h</w:t>
      </w:r>
      <w:r>
        <w:rPr>
          <w:u w:val="none"/>
        </w:rPr>
        <w:t>ase</w:t>
      </w:r>
      <w:r>
        <w:rPr>
          <w:spacing w:val="21"/>
          <w:u w:val="none"/>
        </w:rPr>
        <w:t xml:space="preserve"> </w:t>
      </w:r>
      <w:r>
        <w:rPr>
          <w:u w:val="none"/>
        </w:rPr>
        <w:t>re</w:t>
      </w:r>
      <w:r>
        <w:rPr>
          <w:spacing w:val="1"/>
          <w:u w:val="none"/>
        </w:rPr>
        <w:t>p</w:t>
      </w:r>
      <w:r>
        <w:rPr>
          <w:u w:val="none"/>
        </w:rPr>
        <w:t>lace</w:t>
      </w:r>
      <w:r>
        <w:rPr>
          <w:spacing w:val="2"/>
          <w:u w:val="none"/>
        </w:rPr>
        <w:t>m</w:t>
      </w:r>
      <w:r>
        <w:rPr>
          <w:u w:val="none"/>
        </w:rPr>
        <w:t>e</w:t>
      </w:r>
      <w:r>
        <w:rPr>
          <w:spacing w:val="1"/>
          <w:u w:val="none"/>
        </w:rPr>
        <w:t>n</w:t>
      </w:r>
      <w:r>
        <w:rPr>
          <w:u w:val="none"/>
        </w:rPr>
        <w:t>t</w:t>
      </w:r>
      <w:r>
        <w:rPr>
          <w:spacing w:val="20"/>
          <w:u w:val="none"/>
        </w:rPr>
        <w:t xml:space="preserve"> </w:t>
      </w:r>
      <w:r>
        <w:rPr>
          <w:u w:val="none"/>
        </w:rPr>
        <w:t>property.</w:t>
      </w:r>
    </w:p>
    <w:p w14:paraId="02644B3F" w14:textId="77777777" w:rsidR="000C19C9" w:rsidRDefault="000C19C9">
      <w:pPr>
        <w:spacing w:before="2" w:line="240" w:lineRule="exact"/>
        <w:rPr>
          <w:sz w:val="24"/>
          <w:szCs w:val="24"/>
        </w:rPr>
      </w:pPr>
    </w:p>
    <w:p w14:paraId="5CA75F17" w14:textId="77777777" w:rsidR="000C19C9" w:rsidRDefault="00D3642A">
      <w:pPr>
        <w:pStyle w:val="BodyText"/>
        <w:numPr>
          <w:ilvl w:val="1"/>
          <w:numId w:val="3"/>
        </w:numPr>
        <w:tabs>
          <w:tab w:val="left" w:pos="1544"/>
        </w:tabs>
        <w:spacing w:line="251" w:lineRule="auto"/>
        <w:ind w:right="114" w:firstLine="720"/>
        <w:jc w:val="both"/>
        <w:rPr>
          <w:u w:val="none"/>
        </w:rPr>
      </w:pPr>
      <w:r>
        <w:rPr>
          <w:rFonts w:cs="Times New Roman"/>
          <w:b/>
          <w:bCs/>
          <w:spacing w:val="1"/>
          <w:u w:color="000000"/>
        </w:rPr>
        <w:t>PERCENTA</w:t>
      </w:r>
      <w:r>
        <w:rPr>
          <w:rFonts w:cs="Times New Roman"/>
          <w:b/>
          <w:bCs/>
          <w:spacing w:val="2"/>
          <w:u w:color="000000"/>
        </w:rPr>
        <w:t>G</w:t>
      </w:r>
      <w:r>
        <w:rPr>
          <w:rFonts w:cs="Times New Roman"/>
          <w:b/>
          <w:bCs/>
          <w:u w:color="000000"/>
        </w:rPr>
        <w:t>E</w:t>
      </w:r>
      <w:r>
        <w:rPr>
          <w:rFonts w:cs="Times New Roman"/>
          <w:b/>
          <w:bCs/>
          <w:spacing w:val="40"/>
          <w:u w:color="000000"/>
        </w:rPr>
        <w:t xml:space="preserve"> </w:t>
      </w:r>
      <w:r>
        <w:rPr>
          <w:rFonts w:cs="Times New Roman"/>
          <w:b/>
          <w:bCs/>
          <w:u w:color="000000"/>
        </w:rPr>
        <w:t>I</w:t>
      </w:r>
      <w:r>
        <w:rPr>
          <w:rFonts w:cs="Times New Roman"/>
          <w:b/>
          <w:bCs/>
          <w:spacing w:val="1"/>
          <w:u w:color="000000"/>
        </w:rPr>
        <w:t>NTERES</w:t>
      </w:r>
      <w:r>
        <w:rPr>
          <w:rFonts w:cs="Times New Roman"/>
          <w:b/>
          <w:bCs/>
          <w:spacing w:val="2"/>
          <w:u w:color="000000"/>
        </w:rPr>
        <w:t>T</w:t>
      </w:r>
      <w:r>
        <w:rPr>
          <w:rFonts w:cs="Times New Roman"/>
          <w:b/>
          <w:bCs/>
          <w:u w:val="none"/>
        </w:rPr>
        <w:t>.</w:t>
      </w:r>
      <w:r>
        <w:rPr>
          <w:rFonts w:cs="Times New Roman"/>
          <w:b/>
          <w:bCs/>
          <w:spacing w:val="40"/>
          <w:u w:val="none"/>
        </w:rPr>
        <w:t xml:space="preserve"> </w:t>
      </w:r>
      <w:r>
        <w:rPr>
          <w:u w:val="none"/>
        </w:rPr>
        <w:t>“</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41"/>
          <w:u w:val="none"/>
        </w:rPr>
        <w:t xml:space="preserve"> </w:t>
      </w:r>
      <w:r>
        <w:rPr>
          <w:u w:val="none"/>
        </w:rPr>
        <w:t>I</w:t>
      </w:r>
      <w:r>
        <w:rPr>
          <w:spacing w:val="1"/>
          <w:u w:val="none"/>
        </w:rPr>
        <w:t>n</w:t>
      </w:r>
      <w:r>
        <w:rPr>
          <w:u w:val="none"/>
        </w:rPr>
        <w:t>terest”</w:t>
      </w:r>
      <w:r>
        <w:rPr>
          <w:spacing w:val="39"/>
          <w:u w:val="none"/>
        </w:rPr>
        <w:t xml:space="preserve"> </w:t>
      </w:r>
      <w:r>
        <w:rPr>
          <w:spacing w:val="2"/>
          <w:u w:val="none"/>
        </w:rPr>
        <w:t>m</w:t>
      </w:r>
      <w:r>
        <w:rPr>
          <w:u w:val="none"/>
        </w:rPr>
        <w:t>ea</w:t>
      </w:r>
      <w:r>
        <w:rPr>
          <w:spacing w:val="1"/>
          <w:u w:val="none"/>
        </w:rPr>
        <w:t>n</w:t>
      </w:r>
      <w:r>
        <w:rPr>
          <w:u w:val="none"/>
        </w:rPr>
        <w:t>s</w:t>
      </w:r>
      <w:r>
        <w:rPr>
          <w:spacing w:val="39"/>
          <w:u w:val="none"/>
        </w:rPr>
        <w:t xml:space="preserve"> </w:t>
      </w:r>
      <w:r>
        <w:rPr>
          <w:u w:val="none"/>
        </w:rPr>
        <w:t>t</w:t>
      </w:r>
      <w:r>
        <w:rPr>
          <w:spacing w:val="1"/>
          <w:u w:val="none"/>
        </w:rPr>
        <w:t>h</w:t>
      </w:r>
      <w:r>
        <w:rPr>
          <w:u w:val="none"/>
        </w:rPr>
        <w:t>e</w:t>
      </w:r>
      <w:r>
        <w:rPr>
          <w:spacing w:val="40"/>
          <w:u w:val="none"/>
        </w:rPr>
        <w:t xml:space="preserve"> </w:t>
      </w:r>
      <w:r>
        <w:rPr>
          <w:spacing w:val="1"/>
          <w:u w:val="none"/>
        </w:rPr>
        <w:t>p</w:t>
      </w:r>
      <w:r>
        <w:rPr>
          <w:u w:val="none"/>
        </w:rPr>
        <w:t>r</w:t>
      </w:r>
      <w:r>
        <w:rPr>
          <w:spacing w:val="1"/>
          <w:u w:val="none"/>
        </w:rPr>
        <w:t>opo</w:t>
      </w:r>
      <w:r>
        <w:rPr>
          <w:u w:val="none"/>
        </w:rPr>
        <w:t>rti</w:t>
      </w:r>
      <w:r>
        <w:rPr>
          <w:spacing w:val="1"/>
          <w:u w:val="none"/>
        </w:rPr>
        <w:t>on</w:t>
      </w:r>
      <w:r>
        <w:rPr>
          <w:u w:val="none"/>
        </w:rPr>
        <w:t>ate</w:t>
      </w:r>
      <w:r>
        <w:rPr>
          <w:spacing w:val="39"/>
          <w:u w:val="none"/>
        </w:rPr>
        <w:t xml:space="preserve"> </w:t>
      </w:r>
      <w:r>
        <w:rPr>
          <w:u w:val="none"/>
        </w:rPr>
        <w:t>i</w:t>
      </w:r>
      <w:r>
        <w:rPr>
          <w:spacing w:val="1"/>
          <w:u w:val="none"/>
        </w:rPr>
        <w:t>n</w:t>
      </w:r>
      <w:r>
        <w:rPr>
          <w:u w:val="none"/>
        </w:rPr>
        <w:t>terest</w:t>
      </w:r>
      <w:r>
        <w:rPr>
          <w:spacing w:val="40"/>
          <w:u w:val="none"/>
        </w:rPr>
        <w:t xml:space="preserve"> </w:t>
      </w:r>
      <w:r>
        <w:rPr>
          <w:spacing w:val="1"/>
          <w:u w:val="none"/>
        </w:rPr>
        <w:t>o</w:t>
      </w:r>
      <w:r>
        <w:rPr>
          <w:u w:val="none"/>
        </w:rPr>
        <w:t>f</w:t>
      </w:r>
      <w:r>
        <w:rPr>
          <w:w w:val="102"/>
          <w:u w:val="none"/>
        </w:rPr>
        <w:t xml:space="preserve"> </w:t>
      </w:r>
      <w:r>
        <w:rPr>
          <w:u w:val="none"/>
        </w:rPr>
        <w:t>each</w:t>
      </w:r>
      <w:r>
        <w:rPr>
          <w:spacing w:val="3"/>
          <w:u w:val="none"/>
        </w:rPr>
        <w:t xml:space="preserve"> </w:t>
      </w:r>
      <w:r>
        <w:rPr>
          <w:u w:val="none"/>
        </w:rPr>
        <w:t>of</w:t>
      </w:r>
      <w:r>
        <w:rPr>
          <w:spacing w:val="4"/>
          <w:u w:val="none"/>
        </w:rPr>
        <w:t xml:space="preserve"> </w:t>
      </w:r>
      <w:r>
        <w:rPr>
          <w:u w:val="none"/>
        </w:rPr>
        <w:t>t</w:t>
      </w:r>
      <w:r>
        <w:rPr>
          <w:spacing w:val="1"/>
          <w:u w:val="none"/>
        </w:rPr>
        <w:t>h</w:t>
      </w:r>
      <w:r>
        <w:rPr>
          <w:u w:val="none"/>
        </w:rPr>
        <w:t>e</w:t>
      </w:r>
      <w:r>
        <w:rPr>
          <w:spacing w:val="3"/>
          <w:u w:val="none"/>
        </w:rPr>
        <w:t xml:space="preserve"> </w:t>
      </w:r>
      <w:r>
        <w:rPr>
          <w:spacing w:val="2"/>
          <w:u w:val="none"/>
        </w:rPr>
        <w:t>M</w:t>
      </w:r>
      <w:r>
        <w:rPr>
          <w:u w:val="none"/>
        </w:rPr>
        <w:t>e</w:t>
      </w:r>
      <w:r>
        <w:rPr>
          <w:spacing w:val="2"/>
          <w:u w:val="none"/>
        </w:rPr>
        <w:t>m</w:t>
      </w:r>
      <w:r>
        <w:rPr>
          <w:u w:val="none"/>
        </w:rPr>
        <w:t>bers</w:t>
      </w:r>
      <w:r>
        <w:rPr>
          <w:spacing w:val="4"/>
          <w:u w:val="none"/>
        </w:rPr>
        <w:t xml:space="preserve"> </w:t>
      </w:r>
      <w:r>
        <w:rPr>
          <w:u w:val="none"/>
        </w:rPr>
        <w:t>in</w:t>
      </w:r>
      <w:r>
        <w:rPr>
          <w:spacing w:val="3"/>
          <w:u w:val="none"/>
        </w:rPr>
        <w:t xml:space="preserve"> </w:t>
      </w:r>
      <w:r>
        <w:rPr>
          <w:u w:val="none"/>
        </w:rPr>
        <w:t>t</w:t>
      </w:r>
      <w:r>
        <w:rPr>
          <w:spacing w:val="1"/>
          <w:u w:val="none"/>
        </w:rPr>
        <w:t>h</w:t>
      </w:r>
      <w:r>
        <w:rPr>
          <w:u w:val="none"/>
        </w:rPr>
        <w:t>e</w:t>
      </w:r>
      <w:r>
        <w:rPr>
          <w:spacing w:val="3"/>
          <w:u w:val="none"/>
        </w:rPr>
        <w:t xml:space="preserve"> </w:t>
      </w:r>
      <w:r>
        <w:rPr>
          <w:u w:val="none"/>
        </w:rPr>
        <w:t>capital,</w:t>
      </w:r>
      <w:r>
        <w:rPr>
          <w:spacing w:val="3"/>
          <w:u w:val="none"/>
        </w:rPr>
        <w:t xml:space="preserve"> </w:t>
      </w:r>
      <w:r>
        <w:rPr>
          <w:spacing w:val="1"/>
          <w:u w:val="none"/>
        </w:rPr>
        <w:t>P</w:t>
      </w:r>
      <w:r>
        <w:rPr>
          <w:u w:val="none"/>
        </w:rPr>
        <w:t>rofits,</w:t>
      </w:r>
      <w:r>
        <w:rPr>
          <w:spacing w:val="2"/>
          <w:u w:val="none"/>
        </w:rPr>
        <w:t xml:space="preserve"> </w:t>
      </w:r>
      <w:r>
        <w:rPr>
          <w:spacing w:val="1"/>
          <w:u w:val="none"/>
        </w:rPr>
        <w:t>L</w:t>
      </w:r>
      <w:r>
        <w:rPr>
          <w:u w:val="none"/>
        </w:rPr>
        <w:t>osses</w:t>
      </w:r>
      <w:r>
        <w:rPr>
          <w:spacing w:val="4"/>
          <w:u w:val="none"/>
        </w:rPr>
        <w:t xml:space="preserve"> </w:t>
      </w:r>
      <w:r>
        <w:rPr>
          <w:u w:val="none"/>
        </w:rPr>
        <w:t>and</w:t>
      </w:r>
      <w:r>
        <w:rPr>
          <w:spacing w:val="3"/>
          <w:u w:val="none"/>
        </w:rPr>
        <w:t xml:space="preserve"> </w:t>
      </w:r>
      <w:r>
        <w:rPr>
          <w:spacing w:val="2"/>
          <w:u w:val="none"/>
        </w:rPr>
        <w:t>A</w:t>
      </w:r>
      <w:r>
        <w:rPr>
          <w:u w:val="none"/>
        </w:rPr>
        <w:t>vailable</w:t>
      </w:r>
      <w:r>
        <w:rPr>
          <w:spacing w:val="4"/>
          <w:u w:val="none"/>
        </w:rPr>
        <w:t xml:space="preserve"> </w:t>
      </w:r>
      <w:r>
        <w:rPr>
          <w:spacing w:val="1"/>
          <w:u w:val="none"/>
        </w:rPr>
        <w:t>C</w:t>
      </w:r>
      <w:r>
        <w:rPr>
          <w:u w:val="none"/>
        </w:rPr>
        <w:t>ash</w:t>
      </w:r>
      <w:r>
        <w:rPr>
          <w:spacing w:val="3"/>
          <w:u w:val="none"/>
        </w:rPr>
        <w:t xml:space="preserve"> </w:t>
      </w:r>
      <w:r>
        <w:rPr>
          <w:spacing w:val="1"/>
          <w:u w:val="none"/>
        </w:rPr>
        <w:t>F</w:t>
      </w:r>
      <w:r>
        <w:rPr>
          <w:u w:val="none"/>
        </w:rPr>
        <w:t>l</w:t>
      </w:r>
      <w:r>
        <w:rPr>
          <w:spacing w:val="1"/>
          <w:u w:val="none"/>
        </w:rPr>
        <w:t>o</w:t>
      </w:r>
      <w:r>
        <w:rPr>
          <w:u w:val="none"/>
        </w:rPr>
        <w:t>w</w:t>
      </w:r>
      <w:r>
        <w:rPr>
          <w:spacing w:val="5"/>
          <w:u w:val="none"/>
        </w:rPr>
        <w:t xml:space="preserve"> </w:t>
      </w:r>
      <w:r>
        <w:rPr>
          <w:u w:val="none"/>
        </w:rPr>
        <w:t>of</w:t>
      </w:r>
      <w:r>
        <w:rPr>
          <w:spacing w:val="3"/>
          <w:u w:val="none"/>
        </w:rPr>
        <w:t xml:space="preserve"> </w:t>
      </w:r>
      <w:r>
        <w:rPr>
          <w:u w:val="none"/>
        </w:rPr>
        <w:t>t</w:t>
      </w:r>
      <w:r>
        <w:rPr>
          <w:spacing w:val="1"/>
          <w:u w:val="none"/>
        </w:rPr>
        <w:t>h</w:t>
      </w:r>
      <w:r>
        <w:rPr>
          <w:u w:val="none"/>
        </w:rPr>
        <w:t xml:space="preserve">e </w:t>
      </w:r>
      <w:r>
        <w:rPr>
          <w:spacing w:val="4"/>
          <w:u w:val="none"/>
        </w:rPr>
        <w:t xml:space="preserve"> </w:t>
      </w:r>
      <w:r>
        <w:rPr>
          <w:spacing w:val="1"/>
          <w:u w:val="none"/>
        </w:rPr>
        <w:t>C</w:t>
      </w:r>
      <w:r>
        <w:rPr>
          <w:u w:val="none"/>
        </w:rPr>
        <w:t>o</w:t>
      </w:r>
      <w:r>
        <w:rPr>
          <w:spacing w:val="2"/>
          <w:u w:val="none"/>
        </w:rPr>
        <w:t>m</w:t>
      </w:r>
      <w:r>
        <w:rPr>
          <w:u w:val="none"/>
        </w:rPr>
        <w:t xml:space="preserve">pany; </w:t>
      </w:r>
      <w:r>
        <w:rPr>
          <w:spacing w:val="6"/>
          <w:u w:val="none"/>
        </w:rPr>
        <w:t xml:space="preserve"> </w:t>
      </w:r>
      <w:r>
        <w:rPr>
          <w:u w:val="none"/>
        </w:rPr>
        <w:t>each</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7"/>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7"/>
          <w:u w:val="none"/>
        </w:rPr>
        <w:t xml:space="preserve"> </w:t>
      </w:r>
      <w:r>
        <w:rPr>
          <w:u w:val="none"/>
        </w:rPr>
        <w:t>I</w:t>
      </w:r>
      <w:r>
        <w:rPr>
          <w:spacing w:val="1"/>
          <w:u w:val="none"/>
        </w:rPr>
        <w:t>n</w:t>
      </w:r>
      <w:r>
        <w:rPr>
          <w:u w:val="none"/>
        </w:rPr>
        <w:t>terest</w:t>
      </w:r>
      <w:r>
        <w:rPr>
          <w:spacing w:val="36"/>
          <w:u w:val="none"/>
        </w:rPr>
        <w:t xml:space="preserve"> </w:t>
      </w:r>
      <w:r>
        <w:rPr>
          <w:u w:val="none"/>
        </w:rPr>
        <w:t>at</w:t>
      </w:r>
      <w:r>
        <w:rPr>
          <w:spacing w:val="37"/>
          <w:u w:val="none"/>
        </w:rPr>
        <w:t xml:space="preserve"> </w:t>
      </w:r>
      <w:r>
        <w:rPr>
          <w:u w:val="none"/>
        </w:rPr>
        <w:t>a</w:t>
      </w:r>
      <w:r>
        <w:rPr>
          <w:spacing w:val="1"/>
          <w:u w:val="none"/>
        </w:rPr>
        <w:t>n</w:t>
      </w:r>
      <w:r>
        <w:rPr>
          <w:u w:val="none"/>
        </w:rPr>
        <w:t>y</w:t>
      </w:r>
      <w:r>
        <w:rPr>
          <w:spacing w:val="39"/>
          <w:u w:val="none"/>
        </w:rPr>
        <w:t xml:space="preserve"> </w:t>
      </w:r>
      <w:r>
        <w:rPr>
          <w:spacing w:val="1"/>
          <w:u w:val="none"/>
        </w:rPr>
        <w:t>g</w:t>
      </w:r>
      <w:r>
        <w:rPr>
          <w:u w:val="none"/>
        </w:rPr>
        <w:t>i</w:t>
      </w:r>
      <w:r>
        <w:rPr>
          <w:spacing w:val="1"/>
          <w:u w:val="none"/>
        </w:rPr>
        <w:t>v</w:t>
      </w:r>
      <w:r>
        <w:rPr>
          <w:u w:val="none"/>
        </w:rPr>
        <w:t>en</w:t>
      </w:r>
      <w:r>
        <w:rPr>
          <w:spacing w:val="38"/>
          <w:u w:val="none"/>
        </w:rPr>
        <w:t xml:space="preserve"> </w:t>
      </w:r>
      <w:r>
        <w:rPr>
          <w:u w:val="none"/>
        </w:rPr>
        <w:t>ti</w:t>
      </w:r>
      <w:r>
        <w:rPr>
          <w:spacing w:val="2"/>
          <w:u w:val="none"/>
        </w:rPr>
        <w:t>m</w:t>
      </w:r>
      <w:r>
        <w:rPr>
          <w:u w:val="none"/>
        </w:rPr>
        <w:t>e</w:t>
      </w:r>
      <w:r>
        <w:rPr>
          <w:spacing w:val="37"/>
          <w:u w:val="none"/>
        </w:rPr>
        <w:t xml:space="preserve"> </w:t>
      </w:r>
      <w:r>
        <w:rPr>
          <w:u w:val="none"/>
        </w:rPr>
        <w:t>s</w:t>
      </w:r>
      <w:r>
        <w:rPr>
          <w:spacing w:val="1"/>
          <w:u w:val="none"/>
        </w:rPr>
        <w:t>h</w:t>
      </w:r>
      <w:r>
        <w:rPr>
          <w:u w:val="none"/>
        </w:rPr>
        <w:t>all</w:t>
      </w:r>
      <w:r>
        <w:rPr>
          <w:spacing w:val="37"/>
          <w:u w:val="none"/>
        </w:rPr>
        <w:t xml:space="preserve"> </w:t>
      </w:r>
      <w:r>
        <w:rPr>
          <w:spacing w:val="1"/>
          <w:u w:val="none"/>
        </w:rPr>
        <w:t>b</w:t>
      </w:r>
      <w:r>
        <w:rPr>
          <w:u w:val="none"/>
        </w:rPr>
        <w:t>e</w:t>
      </w:r>
      <w:r>
        <w:rPr>
          <w:spacing w:val="37"/>
          <w:u w:val="none"/>
        </w:rPr>
        <w:t xml:space="preserve"> </w:t>
      </w:r>
      <w:r>
        <w:rPr>
          <w:u w:val="none"/>
        </w:rPr>
        <w:t>t</w:t>
      </w:r>
      <w:r>
        <w:rPr>
          <w:spacing w:val="1"/>
          <w:u w:val="none"/>
        </w:rPr>
        <w:t>h</w:t>
      </w:r>
      <w:r>
        <w:rPr>
          <w:u w:val="none"/>
        </w:rPr>
        <w:t>e</w:t>
      </w:r>
      <w:r>
        <w:rPr>
          <w:spacing w:val="37"/>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37"/>
          <w:u w:val="none"/>
        </w:rPr>
        <w:t xml:space="preserve"> </w:t>
      </w:r>
      <w:r>
        <w:rPr>
          <w:u w:val="none"/>
        </w:rPr>
        <w:t>res</w:t>
      </w:r>
      <w:r>
        <w:rPr>
          <w:spacing w:val="1"/>
          <w:u w:val="none"/>
        </w:rPr>
        <w:t>u</w:t>
      </w:r>
      <w:r>
        <w:rPr>
          <w:u w:val="none"/>
        </w:rPr>
        <w:t>lti</w:t>
      </w:r>
      <w:r>
        <w:rPr>
          <w:spacing w:val="1"/>
          <w:u w:val="none"/>
        </w:rPr>
        <w:t>n</w:t>
      </w:r>
      <w:r>
        <w:rPr>
          <w:u w:val="none"/>
        </w:rPr>
        <w:t>g</w:t>
      </w:r>
      <w:r>
        <w:rPr>
          <w:spacing w:val="38"/>
          <w:u w:val="none"/>
        </w:rPr>
        <w:t xml:space="preserve"> </w:t>
      </w:r>
      <w:r>
        <w:rPr>
          <w:spacing w:val="1"/>
          <w:u w:val="none"/>
        </w:rPr>
        <w:t>wh</w:t>
      </w:r>
      <w:r>
        <w:rPr>
          <w:u w:val="none"/>
        </w:rPr>
        <w:t>en</w:t>
      </w:r>
      <w:r>
        <w:rPr>
          <w:spacing w:val="38"/>
          <w:u w:val="none"/>
        </w:rPr>
        <w:t xml:space="preserve"> </w:t>
      </w:r>
      <w:r>
        <w:rPr>
          <w:u w:val="none"/>
        </w:rPr>
        <w:t>t</w:t>
      </w:r>
      <w:r>
        <w:rPr>
          <w:spacing w:val="1"/>
          <w:u w:val="none"/>
        </w:rPr>
        <w:t>h</w:t>
      </w:r>
      <w:r>
        <w:rPr>
          <w:u w:val="none"/>
        </w:rPr>
        <w:t>e</w:t>
      </w:r>
      <w:r>
        <w:rPr>
          <w:spacing w:val="37"/>
          <w:u w:val="none"/>
        </w:rPr>
        <w:t xml:space="preserve"> </w:t>
      </w:r>
      <w:r>
        <w:rPr>
          <w:u w:val="none"/>
        </w:rPr>
        <w:t>t</w:t>
      </w:r>
      <w:r>
        <w:rPr>
          <w:spacing w:val="1"/>
          <w:u w:val="none"/>
        </w:rPr>
        <w:t>o</w:t>
      </w:r>
      <w:r>
        <w:rPr>
          <w:u w:val="none"/>
        </w:rPr>
        <w:t>tal</w:t>
      </w:r>
      <w:r>
        <w:rPr>
          <w:spacing w:val="37"/>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at</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o</w:t>
      </w:r>
      <w:r>
        <w:rPr>
          <w:u w:val="none"/>
        </w:rPr>
        <w:t>ri</w:t>
      </w:r>
      <w:r>
        <w:rPr>
          <w:spacing w:val="1"/>
          <w:u w:val="none"/>
        </w:rPr>
        <w:t>g</w:t>
      </w:r>
      <w:r>
        <w:rPr>
          <w:u w:val="none"/>
        </w:rPr>
        <w:t>i</w:t>
      </w:r>
      <w:r>
        <w:rPr>
          <w:spacing w:val="1"/>
          <w:u w:val="none"/>
        </w:rPr>
        <w:t>n</w:t>
      </w:r>
      <w:r>
        <w:rPr>
          <w:u w:val="none"/>
        </w:rPr>
        <w:t>al</w:t>
      </w:r>
      <w:r>
        <w:rPr>
          <w:spacing w:val="33"/>
          <w:u w:val="none"/>
        </w:rPr>
        <w:t xml:space="preserve"> </w:t>
      </w:r>
      <w:r>
        <w:rPr>
          <w:spacing w:val="1"/>
          <w:u w:val="none"/>
        </w:rPr>
        <w:t>C</w:t>
      </w:r>
      <w:r>
        <w:rPr>
          <w:u w:val="none"/>
        </w:rPr>
        <w:t>a</w:t>
      </w:r>
      <w:r>
        <w:rPr>
          <w:spacing w:val="1"/>
          <w:u w:val="none"/>
        </w:rPr>
        <w:t>p</w:t>
      </w:r>
      <w:r>
        <w:rPr>
          <w:u w:val="none"/>
        </w:rPr>
        <w:t>ital</w:t>
      </w:r>
      <w:r>
        <w:rPr>
          <w:spacing w:val="31"/>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34"/>
          <w:u w:val="none"/>
        </w:rPr>
        <w:t xml:space="preserve"> </w:t>
      </w:r>
      <w:r>
        <w:rPr>
          <w:spacing w:val="1"/>
          <w:u w:val="none"/>
        </w:rPr>
        <w:t>p</w:t>
      </w:r>
      <w:r>
        <w:rPr>
          <w:u w:val="none"/>
        </w:rPr>
        <w:t>l</w:t>
      </w:r>
      <w:r>
        <w:rPr>
          <w:spacing w:val="1"/>
          <w:u w:val="none"/>
        </w:rPr>
        <w:t>u</w:t>
      </w:r>
      <w:r>
        <w:rPr>
          <w:u w:val="none"/>
        </w:rPr>
        <w:t>s</w:t>
      </w:r>
      <w:r>
        <w:rPr>
          <w:spacing w:val="33"/>
          <w:u w:val="none"/>
        </w:rPr>
        <w:t xml:space="preserve"> </w:t>
      </w:r>
      <w:r>
        <w:rPr>
          <w:spacing w:val="1"/>
          <w:u w:val="none"/>
        </w:rPr>
        <w:t>Add</w:t>
      </w:r>
      <w:r>
        <w:rPr>
          <w:u w:val="none"/>
        </w:rPr>
        <w:t>iti</w:t>
      </w:r>
      <w:r>
        <w:rPr>
          <w:spacing w:val="1"/>
          <w:u w:val="none"/>
        </w:rPr>
        <w:t>on</w:t>
      </w:r>
      <w:r>
        <w:rPr>
          <w:u w:val="none"/>
        </w:rPr>
        <w:t>al</w:t>
      </w:r>
      <w:r>
        <w:rPr>
          <w:spacing w:val="32"/>
          <w:u w:val="none"/>
        </w:rPr>
        <w:t xml:space="preserve"> </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33"/>
          <w:u w:val="none"/>
        </w:rPr>
        <w:t xml:space="preserve"> </w:t>
      </w:r>
      <w:r>
        <w:rPr>
          <w:u w:val="none"/>
        </w:rPr>
        <w:t>act</w:t>
      </w:r>
      <w:r>
        <w:rPr>
          <w:spacing w:val="1"/>
          <w:u w:val="none"/>
        </w:rPr>
        <w:t>u</w:t>
      </w:r>
      <w:r>
        <w:rPr>
          <w:u w:val="none"/>
        </w:rPr>
        <w:t>ally</w:t>
      </w:r>
      <w:r>
        <w:rPr>
          <w:spacing w:val="34"/>
          <w:u w:val="none"/>
        </w:rPr>
        <w:t xml:space="preserve"> </w:t>
      </w:r>
      <w:r>
        <w:rPr>
          <w:spacing w:val="1"/>
          <w:u w:val="none"/>
        </w:rPr>
        <w:t>p</w:t>
      </w:r>
      <w:r>
        <w:rPr>
          <w:u w:val="none"/>
        </w:rPr>
        <w:t>aid</w:t>
      </w:r>
      <w:r>
        <w:rPr>
          <w:spacing w:val="33"/>
          <w:u w:val="none"/>
        </w:rPr>
        <w:t xml:space="preserve"> </w:t>
      </w:r>
      <w:r>
        <w:rPr>
          <w:spacing w:val="1"/>
          <w:u w:val="none"/>
        </w:rPr>
        <w:t>b</w:t>
      </w:r>
      <w:r>
        <w:rPr>
          <w:u w:val="none"/>
        </w:rPr>
        <w:t>y</w:t>
      </w:r>
      <w:r>
        <w:rPr>
          <w:spacing w:val="33"/>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
          <w:u w:val="none"/>
        </w:rPr>
        <w:t xml:space="preserve"> </w:t>
      </w:r>
      <w:r>
        <w:rPr>
          <w:u w:val="none"/>
        </w:rPr>
        <w:t>to</w:t>
      </w:r>
      <w:r>
        <w:rPr>
          <w:spacing w:val="3"/>
          <w:u w:val="none"/>
        </w:rPr>
        <w:t xml:space="preserve"> </w:t>
      </w:r>
      <w:r>
        <w:rPr>
          <w:u w:val="none"/>
        </w:rPr>
        <w:t>t</w:t>
      </w:r>
      <w:r>
        <w:rPr>
          <w:spacing w:val="1"/>
          <w:u w:val="none"/>
        </w:rPr>
        <w:t>h</w:t>
      </w:r>
      <w:r>
        <w:rPr>
          <w:u w:val="none"/>
        </w:rPr>
        <w:t>e</w:t>
      </w:r>
      <w:r>
        <w:rPr>
          <w:spacing w:val="1"/>
          <w:u w:val="none"/>
        </w:rPr>
        <w:t xml:space="preserve"> Co</w:t>
      </w:r>
      <w:r>
        <w:rPr>
          <w:spacing w:val="2"/>
          <w:u w:val="none"/>
        </w:rPr>
        <w:t>m</w:t>
      </w:r>
      <w:r>
        <w:rPr>
          <w:spacing w:val="1"/>
          <w:u w:val="none"/>
        </w:rPr>
        <w:t>p</w:t>
      </w:r>
      <w:r>
        <w:rPr>
          <w:u w:val="none"/>
        </w:rPr>
        <w:t>a</w:t>
      </w:r>
      <w:r>
        <w:rPr>
          <w:spacing w:val="1"/>
          <w:u w:val="none"/>
        </w:rPr>
        <w:t>n</w:t>
      </w:r>
      <w:r>
        <w:rPr>
          <w:u w:val="none"/>
        </w:rPr>
        <w:t>y</w:t>
      </w:r>
      <w:r>
        <w:rPr>
          <w:spacing w:val="3"/>
          <w:u w:val="none"/>
        </w:rPr>
        <w:t xml:space="preserve"> </w:t>
      </w:r>
      <w:r>
        <w:rPr>
          <w:u w:val="none"/>
        </w:rPr>
        <w:t>(a</w:t>
      </w:r>
      <w:r>
        <w:rPr>
          <w:spacing w:val="1"/>
          <w:u w:val="none"/>
        </w:rPr>
        <w:t>n</w:t>
      </w:r>
      <w:r>
        <w:rPr>
          <w:u w:val="none"/>
        </w:rPr>
        <w:t>d</w:t>
      </w:r>
      <w:r>
        <w:rPr>
          <w:spacing w:val="2"/>
          <w:u w:val="none"/>
        </w:rPr>
        <w:t xml:space="preserve"> </w:t>
      </w:r>
      <w:r>
        <w:rPr>
          <w:spacing w:val="1"/>
          <w:u w:val="none"/>
        </w:rPr>
        <w:t>w</w:t>
      </w:r>
      <w:r>
        <w:rPr>
          <w:u w:val="none"/>
        </w:rPr>
        <w:t>it</w:t>
      </w:r>
      <w:r>
        <w:rPr>
          <w:spacing w:val="1"/>
          <w:u w:val="none"/>
        </w:rPr>
        <w:t>hou</w:t>
      </w:r>
      <w:r>
        <w:rPr>
          <w:u w:val="none"/>
        </w:rPr>
        <w:t>t</w:t>
      </w:r>
      <w:r>
        <w:rPr>
          <w:spacing w:val="2"/>
          <w:u w:val="none"/>
        </w:rPr>
        <w:t xml:space="preserve"> </w:t>
      </w:r>
      <w:r>
        <w:rPr>
          <w:u w:val="none"/>
        </w:rPr>
        <w:t>re</w:t>
      </w:r>
      <w:r>
        <w:rPr>
          <w:spacing w:val="1"/>
          <w:u w:val="none"/>
        </w:rPr>
        <w:t>du</w:t>
      </w:r>
      <w:r>
        <w:rPr>
          <w:u w:val="none"/>
        </w:rPr>
        <w:t>cti</w:t>
      </w:r>
      <w:r>
        <w:rPr>
          <w:spacing w:val="1"/>
          <w:u w:val="none"/>
        </w:rPr>
        <w:t>o</w:t>
      </w:r>
      <w:r>
        <w:rPr>
          <w:u w:val="none"/>
        </w:rPr>
        <w:t>n</w:t>
      </w:r>
      <w:r>
        <w:rPr>
          <w:spacing w:val="2"/>
          <w:u w:val="none"/>
        </w:rPr>
        <w:t xml:space="preserve"> </w:t>
      </w:r>
      <w:r>
        <w:rPr>
          <w:u w:val="none"/>
        </w:rPr>
        <w:t>f</w:t>
      </w:r>
      <w:r>
        <w:rPr>
          <w:spacing w:val="1"/>
          <w:u w:val="none"/>
        </w:rPr>
        <w:t>o</w:t>
      </w:r>
      <w:r>
        <w:rPr>
          <w:u w:val="none"/>
        </w:rPr>
        <w:t>r</w:t>
      </w:r>
      <w:r>
        <w:rPr>
          <w:spacing w:val="2"/>
          <w:u w:val="none"/>
        </w:rPr>
        <w:t xml:space="preserve"> </w:t>
      </w:r>
      <w:r>
        <w:rPr>
          <w:u w:val="none"/>
        </w:rPr>
        <w:t>a</w:t>
      </w:r>
      <w:r>
        <w:rPr>
          <w:spacing w:val="1"/>
          <w:u w:val="none"/>
        </w:rPr>
        <w:t>n</w:t>
      </w:r>
      <w:r>
        <w:rPr>
          <w:u w:val="none"/>
        </w:rPr>
        <w:t>y</w:t>
      </w:r>
      <w:r>
        <w:rPr>
          <w:spacing w:val="2"/>
          <w:u w:val="none"/>
        </w:rPr>
        <w:t xml:space="preserve"> </w:t>
      </w:r>
      <w:r>
        <w:rPr>
          <w:u w:val="none"/>
        </w:rPr>
        <w:t>distributions</w:t>
      </w:r>
      <w:r>
        <w:rPr>
          <w:spacing w:val="2"/>
          <w:u w:val="none"/>
        </w:rPr>
        <w:t xml:space="preserve"> </w:t>
      </w:r>
      <w:r>
        <w:rPr>
          <w:u w:val="none"/>
        </w:rPr>
        <w:t>of</w:t>
      </w:r>
      <w:r>
        <w:rPr>
          <w:spacing w:val="1"/>
          <w:u w:val="none"/>
        </w:rPr>
        <w:t xml:space="preserve"> A</w:t>
      </w:r>
      <w:r>
        <w:rPr>
          <w:u w:val="none"/>
        </w:rPr>
        <w:t>vaila</w:t>
      </w:r>
      <w:r>
        <w:rPr>
          <w:spacing w:val="1"/>
          <w:u w:val="none"/>
        </w:rPr>
        <w:t>b</w:t>
      </w:r>
      <w:r>
        <w:rPr>
          <w:u w:val="none"/>
        </w:rPr>
        <w:t>le</w:t>
      </w:r>
      <w:r>
        <w:rPr>
          <w:spacing w:val="2"/>
          <w:u w:val="none"/>
        </w:rPr>
        <w:t xml:space="preserve"> </w:t>
      </w:r>
      <w:r>
        <w:rPr>
          <w:spacing w:val="1"/>
          <w:u w:val="none"/>
        </w:rPr>
        <w:t>C</w:t>
      </w:r>
      <w:r>
        <w:rPr>
          <w:u w:val="none"/>
        </w:rPr>
        <w:t xml:space="preserve">ash </w:t>
      </w:r>
      <w:r>
        <w:rPr>
          <w:spacing w:val="2"/>
          <w:u w:val="none"/>
        </w:rPr>
        <w:t xml:space="preserve"> </w:t>
      </w:r>
      <w:r>
        <w:rPr>
          <w:spacing w:val="1"/>
          <w:u w:val="none"/>
        </w:rPr>
        <w:t>F</w:t>
      </w:r>
      <w:r>
        <w:rPr>
          <w:u w:val="none"/>
        </w:rPr>
        <w:t xml:space="preserve">low </w:t>
      </w:r>
      <w:r>
        <w:rPr>
          <w:spacing w:val="3"/>
          <w:u w:val="none"/>
        </w:rPr>
        <w:t xml:space="preserve"> </w:t>
      </w:r>
      <w:r>
        <w:rPr>
          <w:u w:val="none"/>
        </w:rPr>
        <w:t xml:space="preserve">to </w:t>
      </w:r>
      <w:r>
        <w:rPr>
          <w:spacing w:val="3"/>
          <w:u w:val="none"/>
        </w:rPr>
        <w:t xml:space="preserve"> </w:t>
      </w:r>
      <w:r>
        <w:rPr>
          <w:u w:val="none"/>
        </w:rPr>
        <w:t>the</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9"/>
          <w:u w:val="none"/>
        </w:rPr>
        <w:t xml:space="preserve"> </w:t>
      </w:r>
      <w:r>
        <w:rPr>
          <w:u w:val="none"/>
        </w:rPr>
        <w:t>is</w:t>
      </w:r>
      <w:r>
        <w:rPr>
          <w:spacing w:val="29"/>
          <w:u w:val="none"/>
        </w:rPr>
        <w:t xml:space="preserve"> </w:t>
      </w:r>
      <w:r>
        <w:rPr>
          <w:spacing w:val="1"/>
          <w:u w:val="none"/>
        </w:rPr>
        <w:t>d</w:t>
      </w:r>
      <w:r>
        <w:rPr>
          <w:u w:val="none"/>
        </w:rPr>
        <w:t>i</w:t>
      </w:r>
      <w:r>
        <w:rPr>
          <w:spacing w:val="1"/>
          <w:u w:val="none"/>
        </w:rPr>
        <w:t>v</w:t>
      </w:r>
      <w:r>
        <w:rPr>
          <w:u w:val="none"/>
        </w:rPr>
        <w:t>i</w:t>
      </w:r>
      <w:r>
        <w:rPr>
          <w:spacing w:val="1"/>
          <w:u w:val="none"/>
        </w:rPr>
        <w:t>d</w:t>
      </w:r>
      <w:r>
        <w:rPr>
          <w:u w:val="none"/>
        </w:rPr>
        <w:t>ed</w:t>
      </w:r>
      <w:r>
        <w:rPr>
          <w:spacing w:val="29"/>
          <w:u w:val="none"/>
        </w:rPr>
        <w:t xml:space="preserve"> </w:t>
      </w:r>
      <w:r>
        <w:rPr>
          <w:spacing w:val="1"/>
          <w:u w:val="none"/>
        </w:rPr>
        <w:t>b</w:t>
      </w:r>
      <w:r>
        <w:rPr>
          <w:u w:val="none"/>
        </w:rPr>
        <w:t>y</w:t>
      </w:r>
      <w:r>
        <w:rPr>
          <w:spacing w:val="29"/>
          <w:u w:val="none"/>
        </w:rPr>
        <w:t xml:space="preserve"> </w:t>
      </w:r>
      <w:r>
        <w:rPr>
          <w:u w:val="none"/>
        </w:rPr>
        <w:t>t</w:t>
      </w:r>
      <w:r>
        <w:rPr>
          <w:spacing w:val="1"/>
          <w:u w:val="none"/>
        </w:rPr>
        <w:t>h</w:t>
      </w:r>
      <w:r>
        <w:rPr>
          <w:u w:val="none"/>
        </w:rPr>
        <w:t>e</w:t>
      </w:r>
      <w:r>
        <w:rPr>
          <w:spacing w:val="29"/>
          <w:u w:val="none"/>
        </w:rPr>
        <w:t xml:space="preserve"> </w:t>
      </w:r>
      <w:r>
        <w:rPr>
          <w:u w:val="none"/>
        </w:rPr>
        <w:t>a</w:t>
      </w:r>
      <w:r>
        <w:rPr>
          <w:spacing w:val="1"/>
          <w:u w:val="none"/>
        </w:rPr>
        <w:t>gg</w:t>
      </w:r>
      <w:r>
        <w:rPr>
          <w:u w:val="none"/>
        </w:rPr>
        <w:t>re</w:t>
      </w:r>
      <w:r>
        <w:rPr>
          <w:spacing w:val="1"/>
          <w:u w:val="none"/>
        </w:rPr>
        <w:t>g</w:t>
      </w:r>
      <w:r>
        <w:rPr>
          <w:u w:val="none"/>
        </w:rPr>
        <w:t>ate</w:t>
      </w:r>
      <w:r>
        <w:rPr>
          <w:spacing w:val="29"/>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9"/>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29"/>
          <w:u w:val="none"/>
        </w:rPr>
        <w:t xml:space="preserve"> </w:t>
      </w:r>
      <w:r>
        <w:rPr>
          <w:spacing w:val="1"/>
          <w:u w:val="none"/>
        </w:rPr>
        <w:t>o</w:t>
      </w:r>
      <w:r>
        <w:rPr>
          <w:u w:val="none"/>
        </w:rPr>
        <w:t>ri</w:t>
      </w:r>
      <w:r>
        <w:rPr>
          <w:spacing w:val="1"/>
          <w:u w:val="none"/>
        </w:rPr>
        <w:t>g</w:t>
      </w:r>
      <w:r>
        <w:rPr>
          <w:u w:val="none"/>
        </w:rPr>
        <w:t>i</w:t>
      </w:r>
      <w:r>
        <w:rPr>
          <w:spacing w:val="1"/>
          <w:u w:val="none"/>
        </w:rPr>
        <w:t>n</w:t>
      </w:r>
      <w:r>
        <w:rPr>
          <w:u w:val="none"/>
        </w:rPr>
        <w:t>al</w:t>
      </w:r>
      <w:r>
        <w:rPr>
          <w:spacing w:val="28"/>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9"/>
          <w:u w:val="none"/>
        </w:rPr>
        <w:t xml:space="preserve"> </w:t>
      </w:r>
      <w:r>
        <w:rPr>
          <w:spacing w:val="1"/>
          <w:u w:val="none"/>
        </w:rPr>
        <w:t>p</w:t>
      </w:r>
      <w:r>
        <w:rPr>
          <w:u w:val="none"/>
        </w:rPr>
        <w:t>l</w:t>
      </w:r>
      <w:r>
        <w:rPr>
          <w:spacing w:val="1"/>
          <w:u w:val="none"/>
        </w:rPr>
        <w:t>u</w:t>
      </w:r>
      <w:r>
        <w:rPr>
          <w:u w:val="none"/>
        </w:rPr>
        <w:t>s</w:t>
      </w:r>
      <w:r>
        <w:rPr>
          <w:w w:val="102"/>
          <w:u w:val="none"/>
        </w:rPr>
        <w:t xml:space="preserve"> </w:t>
      </w:r>
      <w:r>
        <w:rPr>
          <w:spacing w:val="1"/>
          <w:u w:val="none"/>
        </w:rPr>
        <w:t>Add</w:t>
      </w:r>
      <w:r>
        <w:rPr>
          <w:u w:val="none"/>
        </w:rPr>
        <w:t>iti</w:t>
      </w:r>
      <w:r>
        <w:rPr>
          <w:spacing w:val="1"/>
          <w:u w:val="none"/>
        </w:rPr>
        <w:t>on</w:t>
      </w:r>
      <w:r>
        <w:rPr>
          <w:u w:val="none"/>
        </w:rPr>
        <w:t>al</w:t>
      </w:r>
      <w:r>
        <w:rPr>
          <w:spacing w:val="35"/>
          <w:u w:val="none"/>
        </w:rPr>
        <w:t xml:space="preserve"> </w:t>
      </w:r>
      <w:r>
        <w:rPr>
          <w:spacing w:val="1"/>
          <w:u w:val="none"/>
        </w:rPr>
        <w:t>C</w:t>
      </w:r>
      <w:r>
        <w:rPr>
          <w:u w:val="none"/>
        </w:rPr>
        <w:t>a</w:t>
      </w:r>
      <w:r>
        <w:rPr>
          <w:spacing w:val="1"/>
          <w:u w:val="none"/>
        </w:rPr>
        <w:t>p</w:t>
      </w:r>
      <w:r>
        <w:rPr>
          <w:u w:val="none"/>
        </w:rPr>
        <w:t>ital</w:t>
      </w:r>
      <w:r>
        <w:rPr>
          <w:spacing w:val="35"/>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36"/>
          <w:u w:val="none"/>
        </w:rPr>
        <w:t xml:space="preserve"> </w:t>
      </w:r>
      <w:r>
        <w:rPr>
          <w:u w:val="none"/>
        </w:rPr>
        <w:t>act</w:t>
      </w:r>
      <w:r>
        <w:rPr>
          <w:spacing w:val="1"/>
          <w:u w:val="none"/>
        </w:rPr>
        <w:t>u</w:t>
      </w:r>
      <w:r>
        <w:rPr>
          <w:u w:val="none"/>
        </w:rPr>
        <w:t>ally</w:t>
      </w:r>
      <w:r>
        <w:rPr>
          <w:spacing w:val="37"/>
          <w:u w:val="none"/>
        </w:rPr>
        <w:t xml:space="preserve"> </w:t>
      </w:r>
      <w:r>
        <w:rPr>
          <w:spacing w:val="1"/>
          <w:u w:val="none"/>
        </w:rPr>
        <w:t>p</w:t>
      </w:r>
      <w:r>
        <w:rPr>
          <w:u w:val="none"/>
        </w:rPr>
        <w:t>aid</w:t>
      </w:r>
      <w:r>
        <w:rPr>
          <w:spacing w:val="36"/>
          <w:u w:val="none"/>
        </w:rPr>
        <w:t xml:space="preserve"> </w:t>
      </w:r>
      <w:r>
        <w:rPr>
          <w:spacing w:val="1"/>
          <w:u w:val="none"/>
        </w:rPr>
        <w:t>b</w:t>
      </w:r>
      <w:r>
        <w:rPr>
          <w:u w:val="none"/>
        </w:rPr>
        <w:t>y</w:t>
      </w:r>
      <w:r>
        <w:rPr>
          <w:spacing w:val="37"/>
          <w:u w:val="none"/>
        </w:rPr>
        <w:t xml:space="preserve"> </w:t>
      </w:r>
      <w:r>
        <w:rPr>
          <w:u w:val="none"/>
        </w:rPr>
        <w:t>t</w:t>
      </w:r>
      <w:r>
        <w:rPr>
          <w:spacing w:val="1"/>
          <w:u w:val="none"/>
        </w:rPr>
        <w:t>h</w:t>
      </w:r>
      <w:r>
        <w:rPr>
          <w:u w:val="none"/>
        </w:rPr>
        <w:t>e</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6"/>
          <w:u w:val="none"/>
        </w:rPr>
        <w:t xml:space="preserve"> </w:t>
      </w:r>
      <w:r>
        <w:rPr>
          <w:u w:val="none"/>
        </w:rPr>
        <w:t>to</w:t>
      </w:r>
      <w:r>
        <w:rPr>
          <w:spacing w:val="37"/>
          <w:u w:val="none"/>
        </w:rPr>
        <w:t xml:space="preserve"> </w:t>
      </w:r>
      <w:r>
        <w:rPr>
          <w:u w:val="none"/>
        </w:rPr>
        <w:t>t</w:t>
      </w:r>
      <w:r>
        <w:rPr>
          <w:spacing w:val="1"/>
          <w:u w:val="none"/>
        </w:rPr>
        <w:t>h</w:t>
      </w:r>
      <w:r>
        <w:rPr>
          <w:u w:val="none"/>
        </w:rPr>
        <w:t>e</w:t>
      </w:r>
      <w:r>
        <w:rPr>
          <w:spacing w:val="36"/>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5"/>
          <w:u w:val="none"/>
        </w:rPr>
        <w:t xml:space="preserve"> </w:t>
      </w:r>
      <w:r>
        <w:rPr>
          <w:u w:val="none"/>
        </w:rPr>
        <w:t>a</w:t>
      </w:r>
      <w:r>
        <w:rPr>
          <w:spacing w:val="1"/>
          <w:u w:val="none"/>
        </w:rPr>
        <w:t>n</w:t>
      </w:r>
      <w:r>
        <w:rPr>
          <w:u w:val="none"/>
        </w:rPr>
        <w:t>d</w:t>
      </w:r>
      <w:r>
        <w:rPr>
          <w:spacing w:val="37"/>
          <w:u w:val="none"/>
        </w:rPr>
        <w:t xml:space="preserve"> </w:t>
      </w:r>
      <w:r>
        <w:rPr>
          <w:spacing w:val="1"/>
          <w:u w:val="none"/>
        </w:rPr>
        <w:t>w</w:t>
      </w:r>
      <w:r>
        <w:rPr>
          <w:u w:val="none"/>
        </w:rPr>
        <w:t>it</w:t>
      </w:r>
      <w:r>
        <w:rPr>
          <w:spacing w:val="1"/>
          <w:u w:val="none"/>
        </w:rPr>
        <w:t>hou</w:t>
      </w:r>
      <w:r>
        <w:rPr>
          <w:u w:val="none"/>
        </w:rPr>
        <w:t>t</w:t>
      </w:r>
      <w:r>
        <w:rPr>
          <w:spacing w:val="35"/>
          <w:u w:val="none"/>
        </w:rPr>
        <w:t xml:space="preserve"> </w:t>
      </w:r>
      <w:r>
        <w:rPr>
          <w:u w:val="none"/>
        </w:rPr>
        <w:t>re</w:t>
      </w:r>
      <w:r>
        <w:rPr>
          <w:spacing w:val="1"/>
          <w:u w:val="none"/>
        </w:rPr>
        <w:t>du</w:t>
      </w:r>
      <w:r>
        <w:rPr>
          <w:u w:val="none"/>
        </w:rPr>
        <w:t>cti</w:t>
      </w:r>
      <w:r>
        <w:rPr>
          <w:spacing w:val="1"/>
          <w:u w:val="none"/>
        </w:rPr>
        <w:t>on</w:t>
      </w:r>
      <w:r>
        <w:rPr>
          <w:u w:val="none"/>
        </w:rPr>
        <w:t>s</w:t>
      </w:r>
      <w:r>
        <w:rPr>
          <w:w w:val="102"/>
          <w:u w:val="none"/>
        </w:rPr>
        <w:t xml:space="preserve"> </w:t>
      </w:r>
      <w:r>
        <w:rPr>
          <w:u w:val="none"/>
        </w:rPr>
        <w:t>f</w:t>
      </w:r>
      <w:r>
        <w:rPr>
          <w:spacing w:val="1"/>
          <w:u w:val="none"/>
        </w:rPr>
        <w:t>o</w:t>
      </w:r>
      <w:r>
        <w:rPr>
          <w:u w:val="none"/>
        </w:rPr>
        <w:t>r</w:t>
      </w:r>
      <w:r>
        <w:rPr>
          <w:spacing w:val="38"/>
          <w:u w:val="none"/>
        </w:rPr>
        <w:t xml:space="preserve"> </w:t>
      </w:r>
      <w:r>
        <w:rPr>
          <w:u w:val="none"/>
        </w:rPr>
        <w:t>a</w:t>
      </w:r>
      <w:r>
        <w:rPr>
          <w:spacing w:val="1"/>
          <w:u w:val="none"/>
        </w:rPr>
        <w:t>n</w:t>
      </w:r>
      <w:r>
        <w:rPr>
          <w:u w:val="none"/>
        </w:rPr>
        <w:t>y</w:t>
      </w:r>
      <w:r>
        <w:rPr>
          <w:spacing w:val="39"/>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38"/>
          <w:u w:val="none"/>
        </w:rPr>
        <w:t xml:space="preserve"> </w:t>
      </w:r>
      <w:r>
        <w:rPr>
          <w:spacing w:val="1"/>
          <w:u w:val="none"/>
        </w:rPr>
        <w:t>o</w:t>
      </w:r>
      <w:r>
        <w:rPr>
          <w:u w:val="none"/>
        </w:rPr>
        <w:t>f</w:t>
      </w:r>
      <w:r>
        <w:rPr>
          <w:spacing w:val="38"/>
          <w:u w:val="none"/>
        </w:rPr>
        <w:t xml:space="preserve"> </w:t>
      </w:r>
      <w:r>
        <w:rPr>
          <w:spacing w:val="1"/>
          <w:u w:val="none"/>
        </w:rPr>
        <w:t>Av</w:t>
      </w:r>
      <w:r>
        <w:rPr>
          <w:u w:val="none"/>
        </w:rPr>
        <w:t>aila</w:t>
      </w:r>
      <w:r>
        <w:rPr>
          <w:spacing w:val="1"/>
          <w:u w:val="none"/>
        </w:rPr>
        <w:t>b</w:t>
      </w:r>
      <w:r>
        <w:rPr>
          <w:u w:val="none"/>
        </w:rPr>
        <w:t>le</w:t>
      </w:r>
      <w:r>
        <w:rPr>
          <w:spacing w:val="39"/>
          <w:u w:val="none"/>
        </w:rPr>
        <w:t xml:space="preserve"> </w:t>
      </w:r>
      <w:r>
        <w:rPr>
          <w:spacing w:val="1"/>
          <w:u w:val="none"/>
        </w:rPr>
        <w:t>C</w:t>
      </w:r>
      <w:r>
        <w:rPr>
          <w:u w:val="none"/>
        </w:rPr>
        <w:t>ash</w:t>
      </w:r>
      <w:r>
        <w:rPr>
          <w:spacing w:val="40"/>
          <w:u w:val="none"/>
        </w:rPr>
        <w:t xml:space="preserve"> </w:t>
      </w:r>
      <w:r>
        <w:rPr>
          <w:spacing w:val="1"/>
          <w:u w:val="none"/>
        </w:rPr>
        <w:t>F</w:t>
      </w:r>
      <w:r>
        <w:rPr>
          <w:u w:val="none"/>
        </w:rPr>
        <w:t>l</w:t>
      </w:r>
      <w:r>
        <w:rPr>
          <w:spacing w:val="1"/>
          <w:u w:val="none"/>
        </w:rPr>
        <w:t>o</w:t>
      </w:r>
      <w:r>
        <w:rPr>
          <w:u w:val="none"/>
        </w:rPr>
        <w:t>w</w:t>
      </w:r>
      <w:r>
        <w:rPr>
          <w:spacing w:val="40"/>
          <w:u w:val="none"/>
        </w:rPr>
        <w:t xml:space="preserve"> </w:t>
      </w:r>
      <w:r>
        <w:rPr>
          <w:u w:val="none"/>
        </w:rPr>
        <w:t>to</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spacing w:val="1"/>
          <w:u w:val="none"/>
        </w:rPr>
        <w:t>p</w:t>
      </w:r>
      <w:r>
        <w:rPr>
          <w:u w:val="none"/>
        </w:rPr>
        <w:t>aid</w:t>
      </w:r>
      <w:r>
        <w:rPr>
          <w:spacing w:val="40"/>
          <w:u w:val="none"/>
        </w:rPr>
        <w:t xml:space="preserve"> </w:t>
      </w:r>
      <w:r>
        <w:rPr>
          <w:spacing w:val="1"/>
          <w:u w:val="none"/>
        </w:rPr>
        <w:t>b</w:t>
      </w:r>
      <w:r>
        <w:rPr>
          <w:u w:val="none"/>
        </w:rPr>
        <w:t>y</w:t>
      </w:r>
      <w:r>
        <w:rPr>
          <w:spacing w:val="39"/>
          <w:u w:val="none"/>
        </w:rPr>
        <w:t xml:space="preserve"> </w:t>
      </w:r>
      <w:r>
        <w:rPr>
          <w:u w:val="none"/>
        </w:rPr>
        <w:t>all</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38"/>
          <w:u w:val="none"/>
        </w:rPr>
        <w:t xml:space="preserve"> </w:t>
      </w:r>
      <w:r>
        <w:rPr>
          <w:spacing w:val="1"/>
          <w:u w:val="none"/>
        </w:rPr>
        <w:t>E</w:t>
      </w:r>
      <w:r>
        <w:rPr>
          <w:u w:val="none"/>
        </w:rPr>
        <w:t>ach</w:t>
      </w:r>
      <w:r>
        <w:rPr>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16"/>
          <w:u w:val="none"/>
        </w:rPr>
        <w:t xml:space="preserve"> </w:t>
      </w:r>
      <w:r>
        <w:rPr>
          <w:u w:val="none"/>
        </w:rPr>
        <w:t>“</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17"/>
          <w:u w:val="none"/>
        </w:rPr>
        <w:t xml:space="preserve"> </w:t>
      </w:r>
      <w:r>
        <w:rPr>
          <w:u w:val="none"/>
        </w:rPr>
        <w:t>I</w:t>
      </w:r>
      <w:r>
        <w:rPr>
          <w:spacing w:val="1"/>
          <w:u w:val="none"/>
        </w:rPr>
        <w:t>n</w:t>
      </w:r>
      <w:r>
        <w:rPr>
          <w:u w:val="none"/>
        </w:rPr>
        <w:t>terest”</w:t>
      </w:r>
      <w:r>
        <w:rPr>
          <w:spacing w:val="17"/>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7"/>
          <w:u w:val="none"/>
        </w:rPr>
        <w:t xml:space="preserve"> </w:t>
      </w:r>
      <w:r>
        <w:rPr>
          <w:u w:val="none"/>
        </w:rPr>
        <w:t>as</w:t>
      </w:r>
      <w:r>
        <w:rPr>
          <w:spacing w:val="17"/>
          <w:u w:val="none"/>
        </w:rPr>
        <w:t xml:space="preserve"> </w:t>
      </w:r>
      <w:r>
        <w:rPr>
          <w:u w:val="none"/>
        </w:rPr>
        <w:t>set</w:t>
      </w:r>
      <w:r>
        <w:rPr>
          <w:spacing w:val="16"/>
          <w:u w:val="none"/>
        </w:rPr>
        <w:t xml:space="preserve"> </w:t>
      </w:r>
      <w:r>
        <w:rPr>
          <w:u w:val="none"/>
        </w:rPr>
        <w:t>f</w:t>
      </w:r>
      <w:r>
        <w:rPr>
          <w:spacing w:val="1"/>
          <w:u w:val="none"/>
        </w:rPr>
        <w:t>o</w:t>
      </w:r>
      <w:r>
        <w:rPr>
          <w:u w:val="none"/>
        </w:rPr>
        <w:t>rth</w:t>
      </w:r>
      <w:r>
        <w:rPr>
          <w:spacing w:val="18"/>
          <w:u w:val="none"/>
        </w:rPr>
        <w:t xml:space="preserve"> </w:t>
      </w:r>
      <w:r>
        <w:rPr>
          <w:spacing w:val="1"/>
          <w:u w:val="none"/>
        </w:rPr>
        <w:t>o</w:t>
      </w:r>
      <w:r>
        <w:rPr>
          <w:u w:val="none"/>
        </w:rPr>
        <w:t>n</w:t>
      </w:r>
      <w:r>
        <w:rPr>
          <w:spacing w:val="16"/>
          <w:u w:val="none"/>
        </w:rPr>
        <w:t xml:space="preserve"> </w:t>
      </w:r>
      <w:r>
        <w:rPr>
          <w:rFonts w:cs="Times New Roman"/>
          <w:b/>
          <w:bCs/>
          <w:i/>
          <w:spacing w:val="1"/>
          <w:u w:val="none"/>
        </w:rPr>
        <w:t>Exh</w:t>
      </w:r>
      <w:r>
        <w:rPr>
          <w:rFonts w:cs="Times New Roman"/>
          <w:b/>
          <w:bCs/>
          <w:i/>
          <w:u w:val="none"/>
        </w:rPr>
        <w:t>i</w:t>
      </w:r>
      <w:r>
        <w:rPr>
          <w:rFonts w:cs="Times New Roman"/>
          <w:b/>
          <w:bCs/>
          <w:i/>
          <w:spacing w:val="1"/>
          <w:u w:val="none"/>
        </w:rPr>
        <w:t>b</w:t>
      </w:r>
      <w:r>
        <w:rPr>
          <w:rFonts w:cs="Times New Roman"/>
          <w:b/>
          <w:bCs/>
          <w:i/>
          <w:u w:val="none"/>
        </w:rPr>
        <w:t>it</w:t>
      </w:r>
      <w:r>
        <w:rPr>
          <w:rFonts w:cs="Times New Roman"/>
          <w:b/>
          <w:bCs/>
          <w:i/>
          <w:spacing w:val="16"/>
          <w:u w:val="none"/>
        </w:rPr>
        <w:t xml:space="preserve"> </w:t>
      </w:r>
      <w:r>
        <w:rPr>
          <w:rFonts w:cs="Times New Roman"/>
          <w:b/>
          <w:bCs/>
          <w:i/>
          <w:spacing w:val="1"/>
          <w:u w:val="none"/>
        </w:rPr>
        <w:t>A</w:t>
      </w:r>
      <w:r>
        <w:rPr>
          <w:u w:val="none"/>
        </w:rPr>
        <w:t>,</w:t>
      </w:r>
      <w:r>
        <w:rPr>
          <w:spacing w:val="16"/>
          <w:u w:val="none"/>
        </w:rPr>
        <w:t xml:space="preserve"> </w:t>
      </w:r>
      <w:r>
        <w:rPr>
          <w:u w:val="none"/>
        </w:rPr>
        <w:t>as</w:t>
      </w:r>
      <w:r>
        <w:rPr>
          <w:spacing w:val="16"/>
          <w:u w:val="none"/>
        </w:rPr>
        <w:t xml:space="preserve"> </w:t>
      </w:r>
      <w:r>
        <w:rPr>
          <w:u w:val="none"/>
        </w:rPr>
        <w:t>a</w:t>
      </w:r>
      <w:r>
        <w:rPr>
          <w:spacing w:val="2"/>
          <w:u w:val="none"/>
        </w:rPr>
        <w:t>m</w:t>
      </w:r>
      <w:r>
        <w:rPr>
          <w:u w:val="none"/>
        </w:rPr>
        <w:t>e</w:t>
      </w:r>
      <w:r>
        <w:rPr>
          <w:spacing w:val="1"/>
          <w:u w:val="none"/>
        </w:rPr>
        <w:t>n</w:t>
      </w:r>
      <w:r>
        <w:rPr>
          <w:u w:val="none"/>
        </w:rPr>
        <w:t>ded</w:t>
      </w:r>
      <w:r>
        <w:rPr>
          <w:spacing w:val="17"/>
          <w:u w:val="none"/>
        </w:rPr>
        <w:t xml:space="preserve"> </w:t>
      </w:r>
      <w:r>
        <w:rPr>
          <w:u w:val="none"/>
        </w:rPr>
        <w:t>from</w:t>
      </w:r>
      <w:r>
        <w:rPr>
          <w:spacing w:val="18"/>
          <w:u w:val="none"/>
        </w:rPr>
        <w:t xml:space="preserve"> </w:t>
      </w:r>
      <w:r>
        <w:rPr>
          <w:u w:val="none"/>
        </w:rPr>
        <w:t>ti</w:t>
      </w:r>
      <w:r>
        <w:rPr>
          <w:spacing w:val="2"/>
          <w:u w:val="none"/>
        </w:rPr>
        <w:t>m</w:t>
      </w:r>
      <w:r>
        <w:rPr>
          <w:u w:val="none"/>
        </w:rPr>
        <w:t>e</w:t>
      </w:r>
      <w:r>
        <w:rPr>
          <w:spacing w:val="18"/>
          <w:u w:val="none"/>
        </w:rPr>
        <w:t xml:space="preserve"> </w:t>
      </w:r>
      <w:r>
        <w:rPr>
          <w:u w:val="none"/>
        </w:rPr>
        <w:t>to</w:t>
      </w:r>
      <w:r>
        <w:rPr>
          <w:spacing w:val="17"/>
          <w:u w:val="none"/>
        </w:rPr>
        <w:t xml:space="preserve"> </w:t>
      </w:r>
      <w:r>
        <w:rPr>
          <w:u w:val="none"/>
        </w:rPr>
        <w:t>ti</w:t>
      </w:r>
      <w:r>
        <w:rPr>
          <w:spacing w:val="2"/>
          <w:u w:val="none"/>
        </w:rPr>
        <w:t>m</w:t>
      </w:r>
      <w:r>
        <w:rPr>
          <w:u w:val="none"/>
        </w:rPr>
        <w:t>e.</w:t>
      </w:r>
    </w:p>
    <w:p w14:paraId="1BF7DFD5" w14:textId="77777777" w:rsidR="000C19C9" w:rsidRDefault="000C19C9">
      <w:pPr>
        <w:spacing w:before="17" w:line="220" w:lineRule="exact"/>
      </w:pPr>
    </w:p>
    <w:p w14:paraId="0F52BD22" w14:textId="77777777" w:rsidR="000C19C9" w:rsidRDefault="00D3642A">
      <w:pPr>
        <w:pStyle w:val="BodyText"/>
        <w:numPr>
          <w:ilvl w:val="1"/>
          <w:numId w:val="3"/>
        </w:numPr>
        <w:tabs>
          <w:tab w:val="left" w:pos="1544"/>
        </w:tabs>
        <w:spacing w:line="252" w:lineRule="auto"/>
        <w:ind w:right="114" w:firstLine="720"/>
        <w:jc w:val="both"/>
        <w:rPr>
          <w:u w:val="none"/>
        </w:rPr>
      </w:pPr>
      <w:r>
        <w:rPr>
          <w:rFonts w:cs="Times New Roman"/>
          <w:b/>
          <w:bCs/>
          <w:spacing w:val="1"/>
          <w:u w:color="000000"/>
        </w:rPr>
        <w:t>PERS</w:t>
      </w:r>
      <w:r>
        <w:rPr>
          <w:rFonts w:cs="Times New Roman"/>
          <w:b/>
          <w:bCs/>
          <w:spacing w:val="2"/>
          <w:u w:color="000000"/>
        </w:rPr>
        <w:t>ON</w:t>
      </w:r>
      <w:r>
        <w:rPr>
          <w:rFonts w:cs="Times New Roman"/>
          <w:b/>
          <w:bCs/>
          <w:u w:val="none"/>
        </w:rPr>
        <w:t>.</w:t>
      </w:r>
      <w:r>
        <w:rPr>
          <w:rFonts w:cs="Times New Roman"/>
          <w:b/>
          <w:bCs/>
          <w:spacing w:val="34"/>
          <w:u w:val="none"/>
        </w:rPr>
        <w:t xml:space="preserve"> </w:t>
      </w:r>
      <w:r>
        <w:rPr>
          <w:u w:val="none"/>
        </w:rPr>
        <w:t>“</w:t>
      </w:r>
      <w:r>
        <w:rPr>
          <w:spacing w:val="1"/>
          <w:u w:val="none"/>
        </w:rPr>
        <w:t>P</w:t>
      </w:r>
      <w:r>
        <w:rPr>
          <w:u w:val="none"/>
        </w:rPr>
        <w:t>ers</w:t>
      </w:r>
      <w:r>
        <w:rPr>
          <w:spacing w:val="1"/>
          <w:u w:val="none"/>
        </w:rPr>
        <w:t>o</w:t>
      </w:r>
      <w:r>
        <w:rPr>
          <w:u w:val="none"/>
        </w:rPr>
        <w:t>n”</w:t>
      </w:r>
      <w:r>
        <w:rPr>
          <w:spacing w:val="36"/>
          <w:u w:val="none"/>
        </w:rPr>
        <w:t xml:space="preserve"> </w:t>
      </w:r>
      <w:r>
        <w:rPr>
          <w:spacing w:val="2"/>
          <w:u w:val="none"/>
        </w:rPr>
        <w:t>m</w:t>
      </w:r>
      <w:r>
        <w:rPr>
          <w:u w:val="none"/>
        </w:rPr>
        <w:t>ea</w:t>
      </w:r>
      <w:r>
        <w:rPr>
          <w:spacing w:val="1"/>
          <w:u w:val="none"/>
        </w:rPr>
        <w:t>n</w:t>
      </w:r>
      <w:r>
        <w:rPr>
          <w:u w:val="none"/>
        </w:rPr>
        <w:t>s</w:t>
      </w:r>
      <w:r>
        <w:rPr>
          <w:spacing w:val="35"/>
          <w:u w:val="none"/>
        </w:rPr>
        <w:t xml:space="preserve"> </w:t>
      </w:r>
      <w:r>
        <w:rPr>
          <w:u w:val="none"/>
        </w:rPr>
        <w:t>a</w:t>
      </w:r>
      <w:r>
        <w:rPr>
          <w:spacing w:val="1"/>
          <w:u w:val="none"/>
        </w:rPr>
        <w:t>n</w:t>
      </w:r>
      <w:r>
        <w:rPr>
          <w:u w:val="none"/>
        </w:rPr>
        <w:t>y</w:t>
      </w:r>
      <w:r>
        <w:rPr>
          <w:spacing w:val="36"/>
          <w:u w:val="none"/>
        </w:rPr>
        <w:t xml:space="preserve"> </w:t>
      </w:r>
      <w:r>
        <w:rPr>
          <w:u w:val="none"/>
        </w:rPr>
        <w:t>i</w:t>
      </w:r>
      <w:r>
        <w:rPr>
          <w:spacing w:val="1"/>
          <w:u w:val="none"/>
        </w:rPr>
        <w:t>nd</w:t>
      </w:r>
      <w:r>
        <w:rPr>
          <w:u w:val="none"/>
        </w:rPr>
        <w:t>i</w:t>
      </w:r>
      <w:r>
        <w:rPr>
          <w:spacing w:val="1"/>
          <w:u w:val="none"/>
        </w:rPr>
        <w:t>v</w:t>
      </w:r>
      <w:r>
        <w:rPr>
          <w:u w:val="none"/>
        </w:rPr>
        <w:t>i</w:t>
      </w:r>
      <w:r>
        <w:rPr>
          <w:spacing w:val="1"/>
          <w:u w:val="none"/>
        </w:rPr>
        <w:t>du</w:t>
      </w:r>
      <w:r>
        <w:rPr>
          <w:u w:val="none"/>
        </w:rPr>
        <w:t>al,</w:t>
      </w:r>
      <w:r>
        <w:rPr>
          <w:spacing w:val="35"/>
          <w:u w:val="none"/>
        </w:rPr>
        <w:t xml:space="preserve"> </w:t>
      </w:r>
      <w:r>
        <w:rPr>
          <w:u w:val="none"/>
        </w:rPr>
        <w:t>c</w:t>
      </w:r>
      <w:r>
        <w:rPr>
          <w:spacing w:val="1"/>
          <w:u w:val="none"/>
        </w:rPr>
        <w:t>o</w:t>
      </w:r>
      <w:r>
        <w:rPr>
          <w:u w:val="none"/>
        </w:rPr>
        <w:t>r</w:t>
      </w:r>
      <w:r>
        <w:rPr>
          <w:spacing w:val="1"/>
          <w:u w:val="none"/>
        </w:rPr>
        <w:t>po</w:t>
      </w:r>
      <w:r>
        <w:rPr>
          <w:u w:val="none"/>
        </w:rPr>
        <w:t>rati</w:t>
      </w:r>
      <w:r>
        <w:rPr>
          <w:spacing w:val="1"/>
          <w:u w:val="none"/>
        </w:rPr>
        <w:t>on</w:t>
      </w:r>
      <w:r>
        <w:rPr>
          <w:u w:val="none"/>
        </w:rPr>
        <w:t>,</w:t>
      </w:r>
      <w:r>
        <w:rPr>
          <w:spacing w:val="35"/>
          <w:u w:val="none"/>
        </w:rPr>
        <w:t xml:space="preserve"> </w:t>
      </w:r>
      <w:r>
        <w:rPr>
          <w:spacing w:val="1"/>
          <w:u w:val="none"/>
        </w:rPr>
        <w:t>p</w:t>
      </w:r>
      <w:r>
        <w:rPr>
          <w:u w:val="none"/>
        </w:rPr>
        <w:t>art</w:t>
      </w:r>
      <w:r>
        <w:rPr>
          <w:spacing w:val="1"/>
          <w:u w:val="none"/>
        </w:rPr>
        <w:t>n</w:t>
      </w:r>
      <w:r>
        <w:rPr>
          <w:u w:val="none"/>
        </w:rPr>
        <w:t>ers</w:t>
      </w:r>
      <w:r>
        <w:rPr>
          <w:spacing w:val="1"/>
          <w:u w:val="none"/>
        </w:rPr>
        <w:t>h</w:t>
      </w:r>
      <w:r>
        <w:rPr>
          <w:u w:val="none"/>
        </w:rPr>
        <w:t>i</w:t>
      </w:r>
      <w:r>
        <w:rPr>
          <w:spacing w:val="1"/>
          <w:u w:val="none"/>
        </w:rPr>
        <w:t>p</w:t>
      </w:r>
      <w:r>
        <w:rPr>
          <w:u w:val="none"/>
        </w:rPr>
        <w:t>,</w:t>
      </w:r>
      <w:r>
        <w:rPr>
          <w:spacing w:val="34"/>
          <w:u w:val="none"/>
        </w:rPr>
        <w:t xml:space="preserve"> </w:t>
      </w:r>
      <w:r>
        <w:rPr>
          <w:u w:val="none"/>
        </w:rPr>
        <w:t>li</w:t>
      </w:r>
      <w:r>
        <w:rPr>
          <w:spacing w:val="2"/>
          <w:u w:val="none"/>
        </w:rPr>
        <w:t>m</w:t>
      </w:r>
      <w:r>
        <w:rPr>
          <w:u w:val="none"/>
        </w:rPr>
        <w:t>ited</w:t>
      </w:r>
      <w:r>
        <w:rPr>
          <w:spacing w:val="36"/>
          <w:u w:val="none"/>
        </w:rPr>
        <w:t xml:space="preserve"> </w:t>
      </w:r>
      <w:r>
        <w:rPr>
          <w:u w:val="none"/>
        </w:rPr>
        <w:t>lia</w:t>
      </w:r>
      <w:r>
        <w:rPr>
          <w:spacing w:val="1"/>
          <w:u w:val="none"/>
        </w:rPr>
        <w:t>b</w:t>
      </w:r>
      <w:r>
        <w:rPr>
          <w:u w:val="none"/>
        </w:rPr>
        <w:t>ility</w:t>
      </w:r>
      <w:r>
        <w:rPr>
          <w:w w:val="102"/>
          <w:u w:val="none"/>
        </w:rPr>
        <w:t xml:space="preserve"> </w:t>
      </w:r>
      <w:r>
        <w:rPr>
          <w:u w:val="none"/>
        </w:rPr>
        <w:t>c</w:t>
      </w:r>
      <w:r>
        <w:rPr>
          <w:spacing w:val="1"/>
          <w:u w:val="none"/>
        </w:rPr>
        <w:t>o</w:t>
      </w:r>
      <w:r>
        <w:rPr>
          <w:spacing w:val="2"/>
          <w:u w:val="none"/>
        </w:rPr>
        <w:t>m</w:t>
      </w:r>
      <w:r>
        <w:rPr>
          <w:u w:val="none"/>
        </w:rPr>
        <w:t>pa</w:t>
      </w:r>
      <w:r>
        <w:rPr>
          <w:spacing w:val="1"/>
          <w:u w:val="none"/>
        </w:rPr>
        <w:t>n</w:t>
      </w:r>
      <w:r>
        <w:rPr>
          <w:u w:val="none"/>
        </w:rPr>
        <w:t>y,</w:t>
      </w:r>
      <w:r>
        <w:rPr>
          <w:spacing w:val="29"/>
          <w:u w:val="none"/>
        </w:rPr>
        <w:t xml:space="preserve"> </w:t>
      </w:r>
      <w:r>
        <w:rPr>
          <w:u w:val="none"/>
        </w:rPr>
        <w:t>joint</w:t>
      </w:r>
      <w:r>
        <w:rPr>
          <w:spacing w:val="30"/>
          <w:u w:val="none"/>
        </w:rPr>
        <w:t xml:space="preserve"> </w:t>
      </w:r>
      <w:r>
        <w:rPr>
          <w:spacing w:val="1"/>
          <w:u w:val="none"/>
        </w:rPr>
        <w:t>v</w:t>
      </w:r>
      <w:r>
        <w:rPr>
          <w:u w:val="none"/>
        </w:rPr>
        <w:t>e</w:t>
      </w:r>
      <w:r>
        <w:rPr>
          <w:spacing w:val="1"/>
          <w:u w:val="none"/>
        </w:rPr>
        <w:t>n</w:t>
      </w:r>
      <w:r>
        <w:rPr>
          <w:u w:val="none"/>
        </w:rPr>
        <w:t>t</w:t>
      </w:r>
      <w:r>
        <w:rPr>
          <w:spacing w:val="1"/>
          <w:u w:val="none"/>
        </w:rPr>
        <w:t>u</w:t>
      </w:r>
      <w:r>
        <w:rPr>
          <w:u w:val="none"/>
        </w:rPr>
        <w:t>re,</w:t>
      </w:r>
      <w:r>
        <w:rPr>
          <w:spacing w:val="30"/>
          <w:u w:val="none"/>
        </w:rPr>
        <w:t xml:space="preserve"> </w:t>
      </w:r>
      <w:r>
        <w:rPr>
          <w:u w:val="none"/>
        </w:rPr>
        <w:t>ass</w:t>
      </w:r>
      <w:r>
        <w:rPr>
          <w:spacing w:val="1"/>
          <w:u w:val="none"/>
        </w:rPr>
        <w:t>o</w:t>
      </w:r>
      <w:r>
        <w:rPr>
          <w:u w:val="none"/>
        </w:rPr>
        <w:t>ciati</w:t>
      </w:r>
      <w:r>
        <w:rPr>
          <w:spacing w:val="1"/>
          <w:u w:val="none"/>
        </w:rPr>
        <w:t>on</w:t>
      </w:r>
      <w:r>
        <w:rPr>
          <w:u w:val="none"/>
        </w:rPr>
        <w:t>,</w:t>
      </w:r>
      <w:r>
        <w:rPr>
          <w:spacing w:val="29"/>
          <w:u w:val="none"/>
        </w:rPr>
        <w:t xml:space="preserve"> </w:t>
      </w:r>
      <w:r>
        <w:rPr>
          <w:u w:val="none"/>
        </w:rPr>
        <w:t>j</w:t>
      </w:r>
      <w:r>
        <w:rPr>
          <w:spacing w:val="1"/>
          <w:u w:val="none"/>
        </w:rPr>
        <w:t>o</w:t>
      </w:r>
      <w:r>
        <w:rPr>
          <w:u w:val="none"/>
        </w:rPr>
        <w:t>i</w:t>
      </w:r>
      <w:r>
        <w:rPr>
          <w:spacing w:val="1"/>
          <w:u w:val="none"/>
        </w:rPr>
        <w:t>n</w:t>
      </w:r>
      <w:r>
        <w:rPr>
          <w:u w:val="none"/>
        </w:rPr>
        <w:t>t</w:t>
      </w:r>
      <w:r>
        <w:rPr>
          <w:spacing w:val="31"/>
          <w:u w:val="none"/>
        </w:rPr>
        <w:t xml:space="preserve"> </w:t>
      </w:r>
      <w:r>
        <w:rPr>
          <w:u w:val="none"/>
        </w:rPr>
        <w:t>st</w:t>
      </w:r>
      <w:r>
        <w:rPr>
          <w:spacing w:val="1"/>
          <w:u w:val="none"/>
        </w:rPr>
        <w:t>o</w:t>
      </w:r>
      <w:r>
        <w:rPr>
          <w:u w:val="none"/>
        </w:rPr>
        <w:t>ck</w:t>
      </w:r>
      <w:r>
        <w:rPr>
          <w:spacing w:val="32"/>
          <w:u w:val="none"/>
        </w:rPr>
        <w:t xml:space="preserve"> </w:t>
      </w:r>
      <w:r>
        <w:rPr>
          <w:u w:val="none"/>
        </w:rPr>
        <w:t>c</w:t>
      </w:r>
      <w:r>
        <w:rPr>
          <w:spacing w:val="1"/>
          <w:u w:val="none"/>
        </w:rPr>
        <w:t>o</w:t>
      </w:r>
      <w:r>
        <w:rPr>
          <w:spacing w:val="2"/>
          <w:u w:val="none"/>
        </w:rPr>
        <w:t>m</w:t>
      </w:r>
      <w:r>
        <w:rPr>
          <w:spacing w:val="1"/>
          <w:u w:val="none"/>
        </w:rPr>
        <w:t>p</w:t>
      </w:r>
      <w:r>
        <w:rPr>
          <w:u w:val="none"/>
        </w:rPr>
        <w:t>a</w:t>
      </w:r>
      <w:r>
        <w:rPr>
          <w:spacing w:val="1"/>
          <w:u w:val="none"/>
        </w:rPr>
        <w:t>ny</w:t>
      </w:r>
      <w:r>
        <w:rPr>
          <w:u w:val="none"/>
        </w:rPr>
        <w:t>,</w:t>
      </w:r>
      <w:r>
        <w:rPr>
          <w:spacing w:val="29"/>
          <w:u w:val="none"/>
        </w:rPr>
        <w:t xml:space="preserve"> </w:t>
      </w:r>
      <w:r>
        <w:rPr>
          <w:u w:val="none"/>
        </w:rPr>
        <w:t>tr</w:t>
      </w:r>
      <w:r>
        <w:rPr>
          <w:spacing w:val="1"/>
          <w:u w:val="none"/>
        </w:rPr>
        <w:t>u</w:t>
      </w:r>
      <w:r>
        <w:rPr>
          <w:u w:val="none"/>
        </w:rPr>
        <w:t>st</w:t>
      </w:r>
      <w:r>
        <w:rPr>
          <w:spacing w:val="3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w:t>
      </w:r>
      <w:r>
        <w:rPr>
          <w:u w:val="none"/>
        </w:rPr>
        <w:t>g</w:t>
      </w:r>
      <w:r>
        <w:rPr>
          <w:spacing w:val="32"/>
          <w:u w:val="none"/>
        </w:rPr>
        <w:t xml:space="preserve"> </w:t>
      </w:r>
      <w:r>
        <w:rPr>
          <w:u w:val="none"/>
        </w:rPr>
        <w:t>a</w:t>
      </w:r>
      <w:r>
        <w:rPr>
          <w:spacing w:val="1"/>
          <w:u w:val="none"/>
        </w:rPr>
        <w:t>n</w:t>
      </w:r>
      <w:r>
        <w:rPr>
          <w:u w:val="none"/>
        </w:rPr>
        <w:t>y</w:t>
      </w:r>
      <w:r>
        <w:rPr>
          <w:spacing w:val="32"/>
          <w:u w:val="none"/>
        </w:rPr>
        <w:t xml:space="preserve"> </w:t>
      </w:r>
      <w:r>
        <w:rPr>
          <w:spacing w:val="1"/>
          <w:u w:val="none"/>
        </w:rPr>
        <w:t>b</w:t>
      </w:r>
      <w:r>
        <w:rPr>
          <w:u w:val="none"/>
        </w:rPr>
        <w:t>e</w:t>
      </w:r>
      <w:r>
        <w:rPr>
          <w:spacing w:val="1"/>
          <w:u w:val="none"/>
        </w:rPr>
        <w:t>n</w:t>
      </w:r>
      <w:r>
        <w:rPr>
          <w:u w:val="none"/>
        </w:rPr>
        <w:t>eficiary</w:t>
      </w:r>
      <w:r>
        <w:rPr>
          <w:spacing w:val="32"/>
          <w:u w:val="none"/>
        </w:rPr>
        <w:t xml:space="preserve"> </w:t>
      </w:r>
      <w:r>
        <w:rPr>
          <w:u w:val="none"/>
        </w:rPr>
        <w:t>t</w:t>
      </w:r>
      <w:r>
        <w:rPr>
          <w:spacing w:val="1"/>
          <w:u w:val="none"/>
        </w:rPr>
        <w:t>h</w:t>
      </w:r>
      <w:r>
        <w:rPr>
          <w:u w:val="none"/>
        </w:rPr>
        <w:t>ere</w:t>
      </w:r>
      <w:r>
        <w:rPr>
          <w:spacing w:val="1"/>
          <w:u w:val="none"/>
        </w:rPr>
        <w:t>o</w:t>
      </w:r>
      <w:r>
        <w:rPr>
          <w:u w:val="none"/>
        </w:rPr>
        <w:t>f),</w:t>
      </w:r>
      <w:r>
        <w:rPr>
          <w:w w:val="102"/>
          <w:u w:val="none"/>
        </w:rPr>
        <w:t xml:space="preserve"> </w:t>
      </w:r>
      <w:r>
        <w:rPr>
          <w:spacing w:val="1"/>
          <w:u w:val="none"/>
        </w:rPr>
        <w:t>un</w:t>
      </w:r>
      <w:r>
        <w:rPr>
          <w:u w:val="none"/>
        </w:rPr>
        <w:t>i</w:t>
      </w:r>
      <w:r>
        <w:rPr>
          <w:spacing w:val="1"/>
          <w:u w:val="none"/>
        </w:rPr>
        <w:t>n</w:t>
      </w:r>
      <w:r>
        <w:rPr>
          <w:u w:val="none"/>
        </w:rPr>
        <w:t>c</w:t>
      </w:r>
      <w:r>
        <w:rPr>
          <w:spacing w:val="1"/>
          <w:u w:val="none"/>
        </w:rPr>
        <w:t>o</w:t>
      </w:r>
      <w:r>
        <w:rPr>
          <w:u w:val="none"/>
        </w:rPr>
        <w:t>r</w:t>
      </w:r>
      <w:r>
        <w:rPr>
          <w:spacing w:val="1"/>
          <w:u w:val="none"/>
        </w:rPr>
        <w:t>po</w:t>
      </w:r>
      <w:r>
        <w:rPr>
          <w:u w:val="none"/>
        </w:rPr>
        <w:t>rated</w:t>
      </w:r>
      <w:r>
        <w:rPr>
          <w:spacing w:val="25"/>
          <w:u w:val="none"/>
        </w:rPr>
        <w:t xml:space="preserve"> </w:t>
      </w:r>
      <w:r>
        <w:rPr>
          <w:spacing w:val="1"/>
          <w:u w:val="none"/>
        </w:rPr>
        <w:t>o</w:t>
      </w:r>
      <w:r>
        <w:rPr>
          <w:u w:val="none"/>
        </w:rPr>
        <w:t>r</w:t>
      </w:r>
      <w:r>
        <w:rPr>
          <w:spacing w:val="1"/>
          <w:u w:val="none"/>
        </w:rPr>
        <w:t>g</w:t>
      </w:r>
      <w:r>
        <w:rPr>
          <w:u w:val="none"/>
        </w:rPr>
        <w:t>a</w:t>
      </w:r>
      <w:r>
        <w:rPr>
          <w:spacing w:val="1"/>
          <w:u w:val="none"/>
        </w:rPr>
        <w:t>n</w:t>
      </w:r>
      <w:r>
        <w:rPr>
          <w:u w:val="none"/>
        </w:rPr>
        <w:t>izati</w:t>
      </w:r>
      <w:r>
        <w:rPr>
          <w:spacing w:val="1"/>
          <w:u w:val="none"/>
        </w:rPr>
        <w:t>on</w:t>
      </w:r>
      <w:r>
        <w:rPr>
          <w:u w:val="none"/>
        </w:rPr>
        <w:t>,</w:t>
      </w:r>
      <w:r>
        <w:rPr>
          <w:spacing w:val="23"/>
          <w:u w:val="none"/>
        </w:rPr>
        <w:t xml:space="preserve"> </w:t>
      </w:r>
      <w:r>
        <w:rPr>
          <w:spacing w:val="1"/>
          <w:u w:val="none"/>
        </w:rPr>
        <w:t>o</w:t>
      </w:r>
      <w:r>
        <w:rPr>
          <w:u w:val="none"/>
        </w:rPr>
        <w:t>r</w:t>
      </w:r>
      <w:r>
        <w:rPr>
          <w:spacing w:val="24"/>
          <w:u w:val="none"/>
        </w:rPr>
        <w:t xml:space="preserve"> </w:t>
      </w:r>
      <w:r>
        <w:rPr>
          <w:spacing w:val="1"/>
          <w:u w:val="none"/>
        </w:rPr>
        <w:t>gov</w:t>
      </w:r>
      <w:r>
        <w:rPr>
          <w:u w:val="none"/>
        </w:rPr>
        <w:t>er</w:t>
      </w:r>
      <w:r>
        <w:rPr>
          <w:spacing w:val="1"/>
          <w:u w:val="none"/>
        </w:rPr>
        <w:t>n</w:t>
      </w:r>
      <w:r>
        <w:rPr>
          <w:spacing w:val="2"/>
          <w:u w:val="none"/>
        </w:rPr>
        <w:t>m</w:t>
      </w:r>
      <w:r>
        <w:rPr>
          <w:u w:val="none"/>
        </w:rPr>
        <w:t>e</w:t>
      </w:r>
      <w:r>
        <w:rPr>
          <w:spacing w:val="1"/>
          <w:u w:val="none"/>
        </w:rPr>
        <w:t>n</w:t>
      </w:r>
      <w:r>
        <w:rPr>
          <w:u w:val="none"/>
        </w:rPr>
        <w:t>t</w:t>
      </w:r>
      <w:r>
        <w:rPr>
          <w:spacing w:val="23"/>
          <w:u w:val="none"/>
        </w:rPr>
        <w:t xml:space="preserve"> </w:t>
      </w:r>
      <w:r>
        <w:rPr>
          <w:spacing w:val="1"/>
          <w:u w:val="none"/>
        </w:rPr>
        <w:t>o</w:t>
      </w:r>
      <w:r>
        <w:rPr>
          <w:u w:val="none"/>
        </w:rPr>
        <w:t>r</w:t>
      </w:r>
      <w:r>
        <w:rPr>
          <w:spacing w:val="24"/>
          <w:u w:val="none"/>
        </w:rPr>
        <w:t xml:space="preserve"> </w:t>
      </w:r>
      <w:r>
        <w:rPr>
          <w:u w:val="none"/>
        </w:rPr>
        <w:t>a</w:t>
      </w:r>
      <w:r>
        <w:rPr>
          <w:spacing w:val="1"/>
          <w:u w:val="none"/>
        </w:rPr>
        <w:t>n</w:t>
      </w:r>
      <w:r>
        <w:rPr>
          <w:u w:val="none"/>
        </w:rPr>
        <w:t>y</w:t>
      </w:r>
      <w:r>
        <w:rPr>
          <w:spacing w:val="26"/>
          <w:u w:val="none"/>
        </w:rPr>
        <w:t xml:space="preserve"> </w:t>
      </w:r>
      <w:r>
        <w:rPr>
          <w:u w:val="none"/>
        </w:rPr>
        <w:t>a</w:t>
      </w:r>
      <w:r>
        <w:rPr>
          <w:spacing w:val="1"/>
          <w:u w:val="none"/>
        </w:rPr>
        <w:t>g</w:t>
      </w:r>
      <w:r>
        <w:rPr>
          <w:u w:val="none"/>
        </w:rPr>
        <w:t>e</w:t>
      </w:r>
      <w:r>
        <w:rPr>
          <w:spacing w:val="1"/>
          <w:u w:val="none"/>
        </w:rPr>
        <w:t>n</w:t>
      </w:r>
      <w:r>
        <w:rPr>
          <w:u w:val="none"/>
        </w:rPr>
        <w:t>cy</w:t>
      </w:r>
      <w:r>
        <w:rPr>
          <w:spacing w:val="25"/>
          <w:u w:val="none"/>
        </w:rPr>
        <w:t xml:space="preserve"> </w:t>
      </w:r>
      <w:r>
        <w:rPr>
          <w:spacing w:val="1"/>
          <w:u w:val="none"/>
        </w:rPr>
        <w:t>o</w:t>
      </w:r>
      <w:r>
        <w:rPr>
          <w:u w:val="none"/>
        </w:rPr>
        <w:t>r</w:t>
      </w:r>
      <w:r>
        <w:rPr>
          <w:spacing w:val="24"/>
          <w:u w:val="none"/>
        </w:rPr>
        <w:t xml:space="preserve"> </w:t>
      </w:r>
      <w:r>
        <w:rPr>
          <w:spacing w:val="1"/>
          <w:u w:val="none"/>
        </w:rPr>
        <w:t>po</w:t>
      </w:r>
      <w:r>
        <w:rPr>
          <w:u w:val="none"/>
        </w:rPr>
        <w:t>litical</w:t>
      </w:r>
      <w:r>
        <w:rPr>
          <w:spacing w:val="24"/>
          <w:u w:val="none"/>
        </w:rPr>
        <w:t xml:space="preserve"> </w:t>
      </w:r>
      <w:r>
        <w:rPr>
          <w:u w:val="none"/>
        </w:rPr>
        <w:t>s</w:t>
      </w:r>
      <w:r>
        <w:rPr>
          <w:spacing w:val="1"/>
          <w:u w:val="none"/>
        </w:rPr>
        <w:t>ubd</w:t>
      </w:r>
      <w:r>
        <w:rPr>
          <w:u w:val="none"/>
        </w:rPr>
        <w:t>i</w:t>
      </w:r>
      <w:r>
        <w:rPr>
          <w:spacing w:val="1"/>
          <w:u w:val="none"/>
        </w:rPr>
        <w:t>v</w:t>
      </w:r>
      <w:r>
        <w:rPr>
          <w:u w:val="none"/>
        </w:rPr>
        <w:t>isi</w:t>
      </w:r>
      <w:r>
        <w:rPr>
          <w:spacing w:val="1"/>
          <w:u w:val="none"/>
        </w:rPr>
        <w:t>o</w:t>
      </w:r>
      <w:r>
        <w:rPr>
          <w:u w:val="none"/>
        </w:rPr>
        <w:t>n</w:t>
      </w:r>
      <w:r>
        <w:rPr>
          <w:spacing w:val="26"/>
          <w:u w:val="none"/>
        </w:rPr>
        <w:t xml:space="preserve"> </w:t>
      </w:r>
      <w:r>
        <w:rPr>
          <w:u w:val="none"/>
        </w:rPr>
        <w:t>t</w:t>
      </w:r>
      <w:r>
        <w:rPr>
          <w:spacing w:val="1"/>
          <w:u w:val="none"/>
        </w:rPr>
        <w:t>h</w:t>
      </w:r>
      <w:r>
        <w:rPr>
          <w:u w:val="none"/>
        </w:rPr>
        <w:t>ere</w:t>
      </w:r>
      <w:r>
        <w:rPr>
          <w:spacing w:val="1"/>
          <w:u w:val="none"/>
        </w:rPr>
        <w:t>o</w:t>
      </w:r>
      <w:r>
        <w:rPr>
          <w:u w:val="none"/>
        </w:rPr>
        <w:t>f.</w:t>
      </w:r>
    </w:p>
    <w:p w14:paraId="742E7127" w14:textId="77777777" w:rsidR="000C19C9" w:rsidRDefault="000C19C9">
      <w:pPr>
        <w:spacing w:line="240" w:lineRule="exact"/>
        <w:rPr>
          <w:sz w:val="24"/>
          <w:szCs w:val="24"/>
        </w:rPr>
      </w:pPr>
    </w:p>
    <w:p w14:paraId="34B7E107" w14:textId="77777777" w:rsidR="000C19C9" w:rsidRDefault="00D3642A">
      <w:pPr>
        <w:pStyle w:val="BodyText"/>
        <w:numPr>
          <w:ilvl w:val="1"/>
          <w:numId w:val="3"/>
        </w:numPr>
        <w:tabs>
          <w:tab w:val="left" w:pos="1544"/>
        </w:tabs>
        <w:spacing w:line="250" w:lineRule="auto"/>
        <w:ind w:right="112" w:firstLine="720"/>
        <w:jc w:val="both"/>
        <w:rPr>
          <w:u w:val="none"/>
        </w:rPr>
      </w:pPr>
      <w:r>
        <w:rPr>
          <w:rFonts w:cs="Times New Roman"/>
          <w:b/>
          <w:bCs/>
          <w:spacing w:val="1"/>
          <w:u w:color="000000"/>
        </w:rPr>
        <w:t>PR</w:t>
      </w:r>
      <w:r>
        <w:rPr>
          <w:rFonts w:cs="Times New Roman"/>
          <w:b/>
          <w:bCs/>
          <w:spacing w:val="2"/>
          <w:u w:color="000000"/>
        </w:rPr>
        <w:t>O</w:t>
      </w:r>
      <w:r>
        <w:rPr>
          <w:rFonts w:cs="Times New Roman"/>
          <w:b/>
          <w:bCs/>
          <w:spacing w:val="1"/>
          <w:u w:color="000000"/>
        </w:rPr>
        <w:t>F</w:t>
      </w:r>
      <w:r>
        <w:rPr>
          <w:rFonts w:cs="Times New Roman"/>
          <w:b/>
          <w:bCs/>
          <w:u w:color="000000"/>
        </w:rPr>
        <w:t>I</w:t>
      </w:r>
      <w:r>
        <w:rPr>
          <w:rFonts w:cs="Times New Roman"/>
          <w:b/>
          <w:bCs/>
          <w:spacing w:val="1"/>
          <w:u w:color="000000"/>
        </w:rPr>
        <w:t>T</w:t>
      </w:r>
      <w:r>
        <w:rPr>
          <w:rFonts w:cs="Times New Roman"/>
          <w:b/>
          <w:bCs/>
          <w:u w:color="000000"/>
        </w:rPr>
        <w:t>S</w:t>
      </w:r>
      <w:r>
        <w:rPr>
          <w:rFonts w:cs="Times New Roman"/>
          <w:b/>
          <w:bCs/>
          <w:spacing w:val="22"/>
          <w:u w:color="000000"/>
        </w:rPr>
        <w:t xml:space="preserve"> </w:t>
      </w:r>
      <w:r>
        <w:rPr>
          <w:rFonts w:cs="Times New Roman"/>
          <w:b/>
          <w:bCs/>
          <w:spacing w:val="1"/>
          <w:u w:color="000000"/>
        </w:rPr>
        <w:t>AN</w:t>
      </w:r>
      <w:r>
        <w:rPr>
          <w:rFonts w:cs="Times New Roman"/>
          <w:b/>
          <w:bCs/>
          <w:u w:color="000000"/>
        </w:rPr>
        <w:t>D</w:t>
      </w:r>
      <w:r>
        <w:rPr>
          <w:rFonts w:cs="Times New Roman"/>
          <w:b/>
          <w:bCs/>
          <w:spacing w:val="22"/>
          <w:u w:color="000000"/>
        </w:rPr>
        <w:t xml:space="preserve"> </w:t>
      </w:r>
      <w:r>
        <w:rPr>
          <w:rFonts w:cs="Times New Roman"/>
          <w:b/>
          <w:bCs/>
          <w:spacing w:val="1"/>
          <w:u w:color="000000"/>
        </w:rPr>
        <w:t>L</w:t>
      </w:r>
      <w:r>
        <w:rPr>
          <w:rFonts w:cs="Times New Roman"/>
          <w:b/>
          <w:bCs/>
          <w:spacing w:val="2"/>
          <w:u w:color="000000"/>
        </w:rPr>
        <w:t>O</w:t>
      </w:r>
      <w:r>
        <w:rPr>
          <w:rFonts w:cs="Times New Roman"/>
          <w:b/>
          <w:bCs/>
          <w:spacing w:val="1"/>
          <w:u w:color="000000"/>
        </w:rPr>
        <w:t>SSES</w:t>
      </w:r>
      <w:r>
        <w:rPr>
          <w:rFonts w:cs="Times New Roman"/>
          <w:b/>
          <w:bCs/>
          <w:u w:val="none"/>
        </w:rPr>
        <w:t>.</w:t>
      </w:r>
      <w:r>
        <w:rPr>
          <w:rFonts w:cs="Times New Roman"/>
          <w:b/>
          <w:bCs/>
          <w:spacing w:val="21"/>
          <w:u w:val="none"/>
        </w:rPr>
        <w:t xml:space="preserve"> </w:t>
      </w:r>
      <w:r>
        <w:rPr>
          <w:u w:val="none"/>
        </w:rPr>
        <w:t>“</w:t>
      </w:r>
      <w:r>
        <w:rPr>
          <w:spacing w:val="1"/>
          <w:u w:val="none"/>
        </w:rPr>
        <w:t>P</w:t>
      </w:r>
      <w:r>
        <w:rPr>
          <w:u w:val="none"/>
        </w:rPr>
        <w:t>r</w:t>
      </w:r>
      <w:r>
        <w:rPr>
          <w:spacing w:val="1"/>
          <w:u w:val="none"/>
        </w:rPr>
        <w:t>o</w:t>
      </w:r>
      <w:r>
        <w:rPr>
          <w:u w:val="none"/>
        </w:rPr>
        <w:t>fits”</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w:t>
      </w:r>
      <w:r>
        <w:rPr>
          <w:spacing w:val="1"/>
          <w:u w:val="none"/>
        </w:rPr>
        <w:t>Lo</w:t>
      </w:r>
      <w:r>
        <w:rPr>
          <w:u w:val="none"/>
        </w:rPr>
        <w:t>sses”</w:t>
      </w:r>
      <w:r>
        <w:rPr>
          <w:spacing w:val="23"/>
          <w:u w:val="none"/>
        </w:rPr>
        <w:t xml:space="preserve"> </w:t>
      </w:r>
      <w:r>
        <w:rPr>
          <w:spacing w:val="2"/>
          <w:u w:val="none"/>
        </w:rPr>
        <w:t>m</w:t>
      </w:r>
      <w:r>
        <w:rPr>
          <w:u w:val="none"/>
        </w:rPr>
        <w:t>ea</w:t>
      </w:r>
      <w:r>
        <w:rPr>
          <w:spacing w:val="1"/>
          <w:u w:val="none"/>
        </w:rPr>
        <w:t>n</w:t>
      </w:r>
      <w:r>
        <w:rPr>
          <w:u w:val="none"/>
        </w:rPr>
        <w:t>s,</w:t>
      </w:r>
      <w:r>
        <w:rPr>
          <w:spacing w:val="21"/>
          <w:u w:val="none"/>
        </w:rPr>
        <w:t xml:space="preserve"> </w:t>
      </w:r>
      <w:r>
        <w:rPr>
          <w:u w:val="none"/>
        </w:rPr>
        <w:t>f</w:t>
      </w:r>
      <w:r>
        <w:rPr>
          <w:spacing w:val="1"/>
          <w:u w:val="none"/>
        </w:rPr>
        <w:t>o</w:t>
      </w:r>
      <w:r>
        <w:rPr>
          <w:u w:val="none"/>
        </w:rPr>
        <w:t>r</w:t>
      </w:r>
      <w:r>
        <w:rPr>
          <w:spacing w:val="21"/>
          <w:u w:val="none"/>
        </w:rPr>
        <w:t xml:space="preserve"> </w:t>
      </w:r>
      <w:r>
        <w:rPr>
          <w:u w:val="none"/>
        </w:rPr>
        <w:t>each</w:t>
      </w:r>
      <w:r>
        <w:rPr>
          <w:spacing w:val="22"/>
          <w:u w:val="none"/>
        </w:rPr>
        <w:t xml:space="preserve"> </w:t>
      </w:r>
      <w:r>
        <w:rPr>
          <w:spacing w:val="1"/>
          <w:u w:val="none"/>
        </w:rPr>
        <w:t>F</w:t>
      </w:r>
      <w:r>
        <w:rPr>
          <w:u w:val="none"/>
        </w:rPr>
        <w:t>iscal</w:t>
      </w:r>
      <w:r>
        <w:rPr>
          <w:spacing w:val="21"/>
          <w:u w:val="none"/>
        </w:rPr>
        <w:t xml:space="preserve"> </w:t>
      </w:r>
      <w:r>
        <w:rPr>
          <w:spacing w:val="1"/>
          <w:u w:val="none"/>
        </w:rPr>
        <w:t>Y</w:t>
      </w:r>
      <w:r>
        <w:rPr>
          <w:u w:val="none"/>
        </w:rPr>
        <w:t xml:space="preserve">ear, </w:t>
      </w:r>
      <w:r>
        <w:rPr>
          <w:spacing w:val="21"/>
          <w:u w:val="none"/>
        </w:rPr>
        <w:t xml:space="preserve"> </w:t>
      </w:r>
      <w:r>
        <w:rPr>
          <w:u w:val="none"/>
        </w:rPr>
        <w:t>an</w:t>
      </w:r>
      <w:r>
        <w:rPr>
          <w:w w:val="102"/>
          <w:u w:val="none"/>
        </w:rPr>
        <w:t xml:space="preserve"> </w:t>
      </w:r>
      <w:r>
        <w:rPr>
          <w:u w:val="none"/>
        </w:rPr>
        <w:t>a</w:t>
      </w:r>
      <w:r>
        <w:rPr>
          <w:spacing w:val="2"/>
          <w:u w:val="none"/>
        </w:rPr>
        <w:t>m</w:t>
      </w:r>
      <w:r>
        <w:rPr>
          <w:u w:val="none"/>
        </w:rPr>
        <w:t>ount</w:t>
      </w:r>
      <w:r>
        <w:rPr>
          <w:spacing w:val="37"/>
          <w:u w:val="none"/>
        </w:rPr>
        <w:t xml:space="preserve"> </w:t>
      </w:r>
      <w:r>
        <w:rPr>
          <w:u w:val="none"/>
        </w:rPr>
        <w:t>e</w:t>
      </w:r>
      <w:r>
        <w:rPr>
          <w:spacing w:val="1"/>
          <w:u w:val="none"/>
        </w:rPr>
        <w:t>q</w:t>
      </w:r>
      <w:r>
        <w:rPr>
          <w:u w:val="none"/>
        </w:rPr>
        <w:t>ual</w:t>
      </w:r>
      <w:r>
        <w:rPr>
          <w:spacing w:val="39"/>
          <w:u w:val="none"/>
        </w:rPr>
        <w:t xml:space="preserve"> </w:t>
      </w:r>
      <w:r>
        <w:rPr>
          <w:u w:val="none"/>
        </w:rPr>
        <w:t>to</w:t>
      </w:r>
      <w:r>
        <w:rPr>
          <w:spacing w:val="39"/>
          <w:u w:val="none"/>
        </w:rPr>
        <w:t xml:space="preserve"> </w:t>
      </w:r>
      <w:r>
        <w:rPr>
          <w:u w:val="none"/>
        </w:rPr>
        <w:t>t</w:t>
      </w:r>
      <w:r>
        <w:rPr>
          <w:spacing w:val="1"/>
          <w:u w:val="none"/>
        </w:rPr>
        <w:t>h</w:t>
      </w:r>
      <w:r>
        <w:rPr>
          <w:u w:val="none"/>
        </w:rPr>
        <w:t>e</w:t>
      </w:r>
      <w:r>
        <w:rPr>
          <w:spacing w:val="38"/>
          <w:u w:val="none"/>
        </w:rPr>
        <w:t xml:space="preserve"> </w:t>
      </w:r>
      <w:r>
        <w:rPr>
          <w:spacing w:val="1"/>
          <w:u w:val="none"/>
        </w:rPr>
        <w:t>C</w:t>
      </w:r>
      <w:r>
        <w:rPr>
          <w:u w:val="none"/>
        </w:rPr>
        <w:t>o</w:t>
      </w:r>
      <w:r>
        <w:rPr>
          <w:spacing w:val="2"/>
          <w:u w:val="none"/>
        </w:rPr>
        <w:t>m</w:t>
      </w:r>
      <w:r>
        <w:rPr>
          <w:u w:val="none"/>
        </w:rPr>
        <w:t>pan</w:t>
      </w:r>
      <w:r>
        <w:rPr>
          <w:spacing w:val="1"/>
          <w:u w:val="none"/>
        </w:rPr>
        <w:t>y</w:t>
      </w:r>
      <w:r>
        <w:rPr>
          <w:u w:val="none"/>
        </w:rPr>
        <w:t>’s</w:t>
      </w:r>
      <w:r>
        <w:rPr>
          <w:spacing w:val="39"/>
          <w:u w:val="none"/>
        </w:rPr>
        <w:t xml:space="preserve"> </w:t>
      </w:r>
      <w:r>
        <w:rPr>
          <w:u w:val="none"/>
        </w:rPr>
        <w:t>ta</w:t>
      </w:r>
      <w:r>
        <w:rPr>
          <w:spacing w:val="1"/>
          <w:u w:val="none"/>
        </w:rPr>
        <w:t>x</w:t>
      </w:r>
      <w:r>
        <w:rPr>
          <w:u w:val="none"/>
        </w:rPr>
        <w:t>a</w:t>
      </w:r>
      <w:r>
        <w:rPr>
          <w:spacing w:val="1"/>
          <w:u w:val="none"/>
        </w:rPr>
        <w:t>b</w:t>
      </w:r>
      <w:r>
        <w:rPr>
          <w:u w:val="none"/>
        </w:rPr>
        <w:t>le</w:t>
      </w:r>
      <w:r>
        <w:rPr>
          <w:spacing w:val="39"/>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39"/>
          <w:u w:val="none"/>
        </w:rPr>
        <w:t xml:space="preserve"> </w:t>
      </w:r>
      <w:r>
        <w:rPr>
          <w:spacing w:val="1"/>
          <w:u w:val="none"/>
        </w:rPr>
        <w:t>o</w:t>
      </w:r>
      <w:r>
        <w:rPr>
          <w:u w:val="none"/>
        </w:rPr>
        <w:t>r</w:t>
      </w:r>
      <w:r>
        <w:rPr>
          <w:spacing w:val="38"/>
          <w:u w:val="none"/>
        </w:rPr>
        <w:t xml:space="preserve"> </w:t>
      </w:r>
      <w:r>
        <w:rPr>
          <w:u w:val="none"/>
        </w:rPr>
        <w:t>l</w:t>
      </w:r>
      <w:r>
        <w:rPr>
          <w:spacing w:val="1"/>
          <w:u w:val="none"/>
        </w:rPr>
        <w:t>o</w:t>
      </w:r>
      <w:r>
        <w:rPr>
          <w:u w:val="none"/>
        </w:rPr>
        <w:t>ss</w:t>
      </w:r>
      <w:r>
        <w:rPr>
          <w:spacing w:val="39"/>
          <w:u w:val="none"/>
        </w:rPr>
        <w:t xml:space="preserve"> </w:t>
      </w:r>
      <w:r>
        <w:rPr>
          <w:u w:val="none"/>
        </w:rPr>
        <w:t>f</w:t>
      </w:r>
      <w:r>
        <w:rPr>
          <w:spacing w:val="1"/>
          <w:u w:val="none"/>
        </w:rPr>
        <w:t>o</w:t>
      </w:r>
      <w:r>
        <w:rPr>
          <w:u w:val="none"/>
        </w:rPr>
        <w:t>r</w:t>
      </w:r>
      <w:r>
        <w:rPr>
          <w:spacing w:val="39"/>
          <w:u w:val="none"/>
        </w:rPr>
        <w:t xml:space="preserve"> </w:t>
      </w:r>
      <w:r>
        <w:rPr>
          <w:u w:val="none"/>
        </w:rPr>
        <w:t>s</w:t>
      </w:r>
      <w:r>
        <w:rPr>
          <w:spacing w:val="1"/>
          <w:u w:val="none"/>
        </w:rPr>
        <w:t>u</w:t>
      </w:r>
      <w:r>
        <w:rPr>
          <w:u w:val="none"/>
        </w:rPr>
        <w:t>ch</w:t>
      </w:r>
      <w:r>
        <w:rPr>
          <w:spacing w:val="39"/>
          <w:u w:val="none"/>
        </w:rPr>
        <w:t xml:space="preserve"> </w:t>
      </w:r>
      <w:r>
        <w:rPr>
          <w:spacing w:val="1"/>
          <w:u w:val="none"/>
        </w:rPr>
        <w:t>F</w:t>
      </w:r>
      <w:r>
        <w:rPr>
          <w:u w:val="none"/>
        </w:rPr>
        <w:t>iscal</w:t>
      </w:r>
      <w:r>
        <w:rPr>
          <w:spacing w:val="38"/>
          <w:u w:val="none"/>
        </w:rPr>
        <w:t xml:space="preserve"> </w:t>
      </w:r>
      <w:r>
        <w:rPr>
          <w:spacing w:val="1"/>
          <w:u w:val="none"/>
        </w:rPr>
        <w:t>Y</w:t>
      </w:r>
      <w:r>
        <w:rPr>
          <w:u w:val="none"/>
        </w:rPr>
        <w:t>ear,</w:t>
      </w:r>
      <w:r>
        <w:rPr>
          <w:spacing w:val="38"/>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9"/>
          <w:u w:val="none"/>
        </w:rPr>
        <w:t xml:space="preserve"> </w:t>
      </w:r>
      <w:r>
        <w:rPr>
          <w:u w:val="none"/>
        </w:rPr>
        <w:t>in</w:t>
      </w:r>
      <w:r>
        <w:rPr>
          <w:spacing w:val="38"/>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w w:val="102"/>
          <w:u w:val="none"/>
        </w:rPr>
        <w:t xml:space="preserve"> </w:t>
      </w:r>
      <w:r>
        <w:rPr>
          <w:spacing w:val="1"/>
          <w:u w:val="none"/>
        </w:rPr>
        <w:t>w</w:t>
      </w:r>
      <w:r>
        <w:rPr>
          <w:u w:val="none"/>
        </w:rPr>
        <w:t>ith</w:t>
      </w:r>
      <w:r>
        <w:rPr>
          <w:spacing w:val="32"/>
          <w:u w:val="none"/>
        </w:rPr>
        <w:t xml:space="preserve"> </w:t>
      </w:r>
      <w:r>
        <w:rPr>
          <w:spacing w:val="1"/>
          <w:u w:val="none"/>
        </w:rPr>
        <w:t>Cod</w:t>
      </w:r>
      <w:r>
        <w:rPr>
          <w:u w:val="none"/>
        </w:rPr>
        <w:t>e</w:t>
      </w:r>
      <w:r>
        <w:rPr>
          <w:spacing w:val="32"/>
          <w:u w:val="none"/>
        </w:rPr>
        <w:t xml:space="preserve"> </w:t>
      </w:r>
      <w:r>
        <w:rPr>
          <w:spacing w:val="1"/>
          <w:u w:val="none"/>
        </w:rPr>
        <w:t>S</w:t>
      </w:r>
      <w:r>
        <w:rPr>
          <w:u w:val="none"/>
        </w:rPr>
        <w:t>ecti</w:t>
      </w:r>
      <w:r>
        <w:rPr>
          <w:spacing w:val="1"/>
          <w:u w:val="none"/>
        </w:rPr>
        <w:t>o</w:t>
      </w:r>
      <w:r>
        <w:rPr>
          <w:u w:val="none"/>
        </w:rPr>
        <w:t>n</w:t>
      </w:r>
      <w:r>
        <w:rPr>
          <w:spacing w:val="33"/>
          <w:u w:val="none"/>
        </w:rPr>
        <w:t xml:space="preserve"> </w:t>
      </w:r>
      <w:r>
        <w:rPr>
          <w:spacing w:val="1"/>
          <w:u w:val="none"/>
        </w:rPr>
        <w:t>703</w:t>
      </w:r>
      <w:r>
        <w:rPr>
          <w:u w:val="none"/>
        </w:rPr>
        <w:t>(a)</w:t>
      </w:r>
      <w:r>
        <w:rPr>
          <w:spacing w:val="32"/>
          <w:u w:val="none"/>
        </w:rPr>
        <w:t xml:space="preserve"> </w:t>
      </w:r>
      <w:r>
        <w:rPr>
          <w:u w:val="none"/>
        </w:rPr>
        <w:t>(f</w:t>
      </w:r>
      <w:r>
        <w:rPr>
          <w:spacing w:val="1"/>
          <w:u w:val="none"/>
        </w:rPr>
        <w:t>o</w:t>
      </w:r>
      <w:r>
        <w:rPr>
          <w:u w:val="none"/>
        </w:rPr>
        <w:t>r</w:t>
      </w:r>
      <w:r>
        <w:rPr>
          <w:spacing w:val="32"/>
          <w:u w:val="none"/>
        </w:rPr>
        <w:t xml:space="preserve"> </w:t>
      </w:r>
      <w:r>
        <w:rPr>
          <w:u w:val="none"/>
        </w:rPr>
        <w:t>t</w:t>
      </w:r>
      <w:r>
        <w:rPr>
          <w:spacing w:val="1"/>
          <w:u w:val="none"/>
        </w:rPr>
        <w:t>h</w:t>
      </w:r>
      <w:r>
        <w:rPr>
          <w:u w:val="none"/>
        </w:rPr>
        <w:t>is</w:t>
      </w:r>
      <w:r>
        <w:rPr>
          <w:spacing w:val="33"/>
          <w:u w:val="none"/>
        </w:rPr>
        <w:t xml:space="preserve"> </w:t>
      </w:r>
      <w:r>
        <w:rPr>
          <w:spacing w:val="1"/>
          <w:u w:val="none"/>
        </w:rPr>
        <w:t>pu</w:t>
      </w:r>
      <w:r>
        <w:rPr>
          <w:u w:val="none"/>
        </w:rPr>
        <w:t>r</w:t>
      </w:r>
      <w:r>
        <w:rPr>
          <w:spacing w:val="1"/>
          <w:u w:val="none"/>
        </w:rPr>
        <w:t>po</w:t>
      </w:r>
      <w:r>
        <w:rPr>
          <w:u w:val="none"/>
        </w:rPr>
        <w:t>ses,</w:t>
      </w:r>
      <w:r>
        <w:rPr>
          <w:spacing w:val="31"/>
          <w:u w:val="none"/>
        </w:rPr>
        <w:t xml:space="preserve"> </w:t>
      </w:r>
      <w:r>
        <w:rPr>
          <w:u w:val="none"/>
        </w:rPr>
        <w:t>all</w:t>
      </w:r>
      <w:r>
        <w:rPr>
          <w:spacing w:val="31"/>
          <w:u w:val="none"/>
        </w:rPr>
        <w:t xml:space="preserve"> </w:t>
      </w:r>
      <w:r>
        <w:rPr>
          <w:u w:val="none"/>
        </w:rPr>
        <w:t>ite</w:t>
      </w:r>
      <w:r>
        <w:rPr>
          <w:spacing w:val="2"/>
          <w:u w:val="none"/>
        </w:rPr>
        <w:t>m</w:t>
      </w:r>
      <w:r>
        <w:rPr>
          <w:u w:val="none"/>
        </w:rPr>
        <w:t>s</w:t>
      </w:r>
      <w:r>
        <w:rPr>
          <w:spacing w:val="32"/>
          <w:u w:val="none"/>
        </w:rPr>
        <w:t xml:space="preserve"> </w:t>
      </w:r>
      <w:r>
        <w:rPr>
          <w:spacing w:val="1"/>
          <w:u w:val="none"/>
        </w:rPr>
        <w:t>o</w:t>
      </w:r>
      <w:r>
        <w:rPr>
          <w:u w:val="none"/>
        </w:rPr>
        <w:t>f</w:t>
      </w:r>
      <w:r>
        <w:rPr>
          <w:spacing w:val="33"/>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31"/>
          <w:u w:val="none"/>
        </w:rPr>
        <w:t xml:space="preserve"> </w:t>
      </w:r>
      <w:r>
        <w:rPr>
          <w:spacing w:val="1"/>
          <w:u w:val="none"/>
        </w:rPr>
        <w:t>g</w:t>
      </w:r>
      <w:r>
        <w:rPr>
          <w:u w:val="none"/>
        </w:rPr>
        <w:t>ai</w:t>
      </w:r>
      <w:r>
        <w:rPr>
          <w:spacing w:val="1"/>
          <w:u w:val="none"/>
        </w:rPr>
        <w:t>n</w:t>
      </w:r>
      <w:r>
        <w:rPr>
          <w:u w:val="none"/>
        </w:rPr>
        <w:t>,</w:t>
      </w:r>
      <w:r>
        <w:rPr>
          <w:spacing w:val="31"/>
          <w:u w:val="none"/>
        </w:rPr>
        <w:t xml:space="preserve"> </w:t>
      </w:r>
      <w:r>
        <w:rPr>
          <w:u w:val="none"/>
        </w:rPr>
        <w:t>l</w:t>
      </w:r>
      <w:r>
        <w:rPr>
          <w:spacing w:val="1"/>
          <w:u w:val="none"/>
        </w:rPr>
        <w:t>o</w:t>
      </w:r>
      <w:r>
        <w:rPr>
          <w:u w:val="none"/>
        </w:rPr>
        <w:t>ss,</w:t>
      </w:r>
      <w:r>
        <w:rPr>
          <w:spacing w:val="31"/>
          <w:u w:val="none"/>
        </w:rPr>
        <w:t xml:space="preserve"> </w:t>
      </w:r>
      <w:r>
        <w:rPr>
          <w:spacing w:val="1"/>
          <w:u w:val="none"/>
        </w:rPr>
        <w:t>o</w:t>
      </w:r>
      <w:r>
        <w:rPr>
          <w:u w:val="none"/>
        </w:rPr>
        <w:t>r</w:t>
      </w:r>
      <w:r>
        <w:rPr>
          <w:spacing w:val="33"/>
          <w:u w:val="none"/>
        </w:rPr>
        <w:t xml:space="preserve"> </w:t>
      </w:r>
      <w:r>
        <w:rPr>
          <w:spacing w:val="1"/>
          <w:u w:val="none"/>
        </w:rPr>
        <w:t>d</w:t>
      </w:r>
      <w:r>
        <w:rPr>
          <w:u w:val="none"/>
        </w:rPr>
        <w:t>e</w:t>
      </w:r>
      <w:r>
        <w:rPr>
          <w:spacing w:val="1"/>
          <w:u w:val="none"/>
        </w:rPr>
        <w:t>du</w:t>
      </w:r>
      <w:r>
        <w:rPr>
          <w:u w:val="none"/>
        </w:rPr>
        <w:t>cti</w:t>
      </w:r>
      <w:r>
        <w:rPr>
          <w:spacing w:val="1"/>
          <w:u w:val="none"/>
        </w:rPr>
        <w:t>o</w:t>
      </w:r>
      <w:r>
        <w:rPr>
          <w:u w:val="none"/>
        </w:rPr>
        <w:t>n</w:t>
      </w:r>
      <w:r>
        <w:rPr>
          <w:spacing w:val="32"/>
          <w:u w:val="none"/>
        </w:rPr>
        <w:t xml:space="preserve"> </w:t>
      </w:r>
      <w:r>
        <w:rPr>
          <w:u w:val="none"/>
        </w:rPr>
        <w:t>re</w:t>
      </w:r>
      <w:r>
        <w:rPr>
          <w:spacing w:val="1"/>
          <w:u w:val="none"/>
        </w:rPr>
        <w:t>qu</w:t>
      </w:r>
      <w:r>
        <w:rPr>
          <w:u w:val="none"/>
        </w:rPr>
        <w:t>ired</w:t>
      </w:r>
      <w:r>
        <w:rPr>
          <w:spacing w:val="32"/>
          <w:u w:val="none"/>
        </w:rPr>
        <w:t xml:space="preserve"> </w:t>
      </w:r>
      <w:r>
        <w:rPr>
          <w:u w:val="none"/>
        </w:rPr>
        <w:t>to</w:t>
      </w:r>
      <w:r>
        <w:rPr>
          <w:spacing w:val="33"/>
          <w:u w:val="none"/>
        </w:rPr>
        <w:t xml:space="preserve"> </w:t>
      </w:r>
      <w:r>
        <w:rPr>
          <w:spacing w:val="1"/>
          <w:u w:val="none"/>
        </w:rPr>
        <w:t>be</w:t>
      </w:r>
      <w:r>
        <w:rPr>
          <w:spacing w:val="2"/>
          <w:w w:val="102"/>
          <w:u w:val="none"/>
        </w:rPr>
        <w:t xml:space="preserve"> </w:t>
      </w:r>
      <w:r>
        <w:rPr>
          <w:u w:val="none"/>
        </w:rPr>
        <w:t>stated</w:t>
      </w:r>
      <w:r>
        <w:rPr>
          <w:spacing w:val="20"/>
          <w:u w:val="none"/>
        </w:rPr>
        <w:t xml:space="preserve"> </w:t>
      </w:r>
      <w:r>
        <w:rPr>
          <w:u w:val="none"/>
        </w:rPr>
        <w:t>se</w:t>
      </w:r>
      <w:r>
        <w:rPr>
          <w:spacing w:val="1"/>
          <w:u w:val="none"/>
        </w:rPr>
        <w:t>p</w:t>
      </w:r>
      <w:r>
        <w:rPr>
          <w:u w:val="none"/>
        </w:rPr>
        <w:t>arately</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9"/>
          <w:u w:val="none"/>
        </w:rPr>
        <w:t xml:space="preserve"> </w:t>
      </w:r>
      <w:r>
        <w:rPr>
          <w:u w:val="none"/>
        </w:rPr>
        <w:t>to</w:t>
      </w:r>
      <w:r>
        <w:rPr>
          <w:spacing w:val="19"/>
          <w:u w:val="none"/>
        </w:rPr>
        <w:t xml:space="preserve"> </w:t>
      </w:r>
      <w:r>
        <w:rPr>
          <w:spacing w:val="1"/>
          <w:u w:val="none"/>
        </w:rPr>
        <w:t>Cod</w:t>
      </w:r>
      <w:r>
        <w:rPr>
          <w:u w:val="none"/>
        </w:rPr>
        <w:t>e</w:t>
      </w:r>
      <w:r>
        <w:rPr>
          <w:spacing w:val="21"/>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703</w:t>
      </w:r>
      <w:r>
        <w:rPr>
          <w:u w:val="none"/>
        </w:rPr>
        <w:t>(a)(</w:t>
      </w:r>
      <w:r>
        <w:rPr>
          <w:spacing w:val="1"/>
          <w:u w:val="none"/>
        </w:rPr>
        <w:t>1</w:t>
      </w:r>
      <w:r>
        <w:rPr>
          <w:u w:val="none"/>
        </w:rPr>
        <w:t>)</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1"/>
          <w:u w:val="none"/>
        </w:rPr>
        <w:t xml:space="preserve"> </w:t>
      </w:r>
      <w:r>
        <w:rPr>
          <w:u w:val="none"/>
        </w:rPr>
        <w:t>i</w:t>
      </w:r>
      <w:r>
        <w:rPr>
          <w:spacing w:val="1"/>
          <w:u w:val="none"/>
        </w:rPr>
        <w:t>n</w:t>
      </w:r>
      <w:r>
        <w:rPr>
          <w:u w:val="none"/>
        </w:rPr>
        <w:t>cl</w:t>
      </w:r>
      <w:r>
        <w:rPr>
          <w:spacing w:val="1"/>
          <w:u w:val="none"/>
        </w:rPr>
        <w:t>ud</w:t>
      </w:r>
      <w:r>
        <w:rPr>
          <w:u w:val="none"/>
        </w:rPr>
        <w:t>ed</w:t>
      </w:r>
      <w:r>
        <w:rPr>
          <w:spacing w:val="20"/>
          <w:u w:val="none"/>
        </w:rPr>
        <w:t xml:space="preserve"> </w:t>
      </w:r>
      <w:r>
        <w:rPr>
          <w:u w:val="none"/>
        </w:rPr>
        <w:t>in</w:t>
      </w:r>
      <w:r>
        <w:rPr>
          <w:spacing w:val="21"/>
          <w:u w:val="none"/>
        </w:rPr>
        <w:t xml:space="preserve"> </w:t>
      </w:r>
      <w:r>
        <w:rPr>
          <w:u w:val="none"/>
        </w:rPr>
        <w:t>ta</w:t>
      </w:r>
      <w:r>
        <w:rPr>
          <w:spacing w:val="1"/>
          <w:u w:val="none"/>
        </w:rPr>
        <w:t>x</w:t>
      </w:r>
      <w:r>
        <w:rPr>
          <w:u w:val="none"/>
        </w:rPr>
        <w:t>a</w:t>
      </w:r>
      <w:r>
        <w:rPr>
          <w:spacing w:val="1"/>
          <w:u w:val="none"/>
        </w:rPr>
        <w:t>b</w:t>
      </w:r>
      <w:r>
        <w:rPr>
          <w:u w:val="none"/>
        </w:rPr>
        <w:t>le</w:t>
      </w:r>
      <w:r>
        <w:rPr>
          <w:spacing w:val="2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20"/>
          <w:u w:val="none"/>
        </w:rPr>
        <w:t xml:space="preserve"> </w:t>
      </w:r>
      <w:r>
        <w:rPr>
          <w:spacing w:val="1"/>
          <w:u w:val="none"/>
        </w:rPr>
        <w:t>o</w:t>
      </w:r>
      <w:r>
        <w:rPr>
          <w:u w:val="none"/>
        </w:rPr>
        <w:t>r</w:t>
      </w:r>
      <w:r>
        <w:rPr>
          <w:spacing w:val="20"/>
          <w:u w:val="none"/>
        </w:rPr>
        <w:t xml:space="preserve"> </w:t>
      </w:r>
      <w:r>
        <w:rPr>
          <w:u w:val="none"/>
        </w:rPr>
        <w:t>l</w:t>
      </w:r>
      <w:r>
        <w:rPr>
          <w:spacing w:val="1"/>
          <w:u w:val="none"/>
        </w:rPr>
        <w:t>o</w:t>
      </w:r>
      <w:r>
        <w:rPr>
          <w:u w:val="none"/>
        </w:rPr>
        <w:t>ss),</w:t>
      </w:r>
      <w:r>
        <w:rPr>
          <w:spacing w:val="19"/>
          <w:u w:val="none"/>
        </w:rPr>
        <w:t xml:space="preserve"> </w:t>
      </w:r>
      <w:r>
        <w:rPr>
          <w:spacing w:val="1"/>
          <w:u w:val="none"/>
        </w:rPr>
        <w:t>w</w:t>
      </w:r>
      <w:r>
        <w:rPr>
          <w:u w:val="none"/>
        </w:rPr>
        <w:t>ith</w:t>
      </w:r>
      <w:r>
        <w:rPr>
          <w:spacing w:val="20"/>
          <w:u w:val="none"/>
        </w:rPr>
        <w:t xml:space="preserve"> </w:t>
      </w:r>
      <w:r>
        <w:rPr>
          <w:u w:val="none"/>
        </w:rPr>
        <w:t>t</w:t>
      </w:r>
      <w:r>
        <w:rPr>
          <w:spacing w:val="1"/>
          <w:u w:val="none"/>
        </w:rPr>
        <w:t>h</w:t>
      </w:r>
      <w:r>
        <w:rPr>
          <w:u w:val="none"/>
        </w:rPr>
        <w:t>e</w:t>
      </w:r>
      <w:r>
        <w:rPr>
          <w:w w:val="102"/>
          <w:u w:val="none"/>
        </w:rPr>
        <w:t xml:space="preserve"> </w:t>
      </w:r>
      <w:r>
        <w:rPr>
          <w:u w:val="none"/>
        </w:rPr>
        <w:t>f</w:t>
      </w:r>
      <w:r>
        <w:rPr>
          <w:spacing w:val="1"/>
          <w:u w:val="none"/>
        </w:rPr>
        <w:t>o</w:t>
      </w:r>
      <w:r>
        <w:rPr>
          <w:u w:val="none"/>
        </w:rPr>
        <w:t>ll</w:t>
      </w:r>
      <w:r>
        <w:rPr>
          <w:spacing w:val="1"/>
          <w:u w:val="none"/>
        </w:rPr>
        <w:t>ow</w:t>
      </w:r>
      <w:r>
        <w:rPr>
          <w:u w:val="none"/>
        </w:rPr>
        <w:t>i</w:t>
      </w:r>
      <w:r>
        <w:rPr>
          <w:spacing w:val="1"/>
          <w:u w:val="none"/>
        </w:rPr>
        <w:t>n</w:t>
      </w:r>
      <w:r>
        <w:rPr>
          <w:u w:val="none"/>
        </w:rPr>
        <w:t xml:space="preserve">g </w:t>
      </w:r>
      <w:r>
        <w:rPr>
          <w:spacing w:val="8"/>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ts:</w:t>
      </w:r>
    </w:p>
    <w:p w14:paraId="0D4086C3" w14:textId="77777777" w:rsidR="000C19C9" w:rsidRDefault="000C19C9">
      <w:pPr>
        <w:spacing w:before="3" w:line="240" w:lineRule="exact"/>
        <w:rPr>
          <w:sz w:val="24"/>
          <w:szCs w:val="24"/>
        </w:rPr>
      </w:pPr>
    </w:p>
    <w:p w14:paraId="7F7EA9AC" w14:textId="77777777" w:rsidR="000C19C9" w:rsidRDefault="00D3642A">
      <w:pPr>
        <w:pStyle w:val="BodyText"/>
        <w:numPr>
          <w:ilvl w:val="2"/>
          <w:numId w:val="3"/>
        </w:numPr>
        <w:tabs>
          <w:tab w:val="left" w:pos="2264"/>
        </w:tabs>
        <w:spacing w:line="252" w:lineRule="auto"/>
        <w:ind w:right="113" w:firstLine="1440"/>
        <w:jc w:val="both"/>
        <w:rPr>
          <w:u w:val="none"/>
        </w:rPr>
      </w:pPr>
      <w:r>
        <w:rPr>
          <w:spacing w:val="1"/>
          <w:u w:val="none"/>
        </w:rPr>
        <w:t>An</w:t>
      </w:r>
      <w:r>
        <w:rPr>
          <w:u w:val="none"/>
        </w:rPr>
        <w:t>y</w:t>
      </w:r>
      <w:r>
        <w:rPr>
          <w:spacing w:val="52"/>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52"/>
          <w:u w:val="none"/>
        </w:rPr>
        <w:t xml:space="preserve"> </w:t>
      </w:r>
      <w:r>
        <w:rPr>
          <w:spacing w:val="1"/>
          <w:u w:val="none"/>
        </w:rPr>
        <w:t>o</w:t>
      </w:r>
      <w:r>
        <w:rPr>
          <w:u w:val="none"/>
        </w:rPr>
        <w:t>f</w:t>
      </w:r>
      <w:r>
        <w:rPr>
          <w:spacing w:val="51"/>
          <w:u w:val="none"/>
        </w:rPr>
        <w:t xml:space="preserve"> </w:t>
      </w:r>
      <w:r>
        <w:rPr>
          <w:u w:val="none"/>
        </w:rPr>
        <w:t>t</w:t>
      </w:r>
      <w:r>
        <w:rPr>
          <w:spacing w:val="1"/>
          <w:u w:val="none"/>
        </w:rPr>
        <w:t>h</w:t>
      </w:r>
      <w:r>
        <w:rPr>
          <w:u w:val="none"/>
        </w:rPr>
        <w:t>e</w:t>
      </w:r>
      <w:r>
        <w:rPr>
          <w:spacing w:val="5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  t</w:t>
      </w:r>
      <w:r>
        <w:rPr>
          <w:spacing w:val="1"/>
          <w:u w:val="none"/>
        </w:rPr>
        <w:t>h</w:t>
      </w:r>
      <w:r>
        <w:rPr>
          <w:u w:val="none"/>
        </w:rPr>
        <w:t>at</w:t>
      </w:r>
      <w:r>
        <w:rPr>
          <w:spacing w:val="51"/>
          <w:u w:val="none"/>
        </w:rPr>
        <w:t xml:space="preserve"> </w:t>
      </w:r>
      <w:r>
        <w:rPr>
          <w:u w:val="none"/>
        </w:rPr>
        <w:t>is</w:t>
      </w:r>
      <w:r>
        <w:rPr>
          <w:spacing w:val="52"/>
          <w:u w:val="none"/>
        </w:rPr>
        <w:t xml:space="preserve"> </w:t>
      </w:r>
      <w:r>
        <w:rPr>
          <w:u w:val="none"/>
        </w:rPr>
        <w:t>e</w:t>
      </w:r>
      <w:r>
        <w:rPr>
          <w:spacing w:val="1"/>
          <w:u w:val="none"/>
        </w:rPr>
        <w:t>x</w:t>
      </w:r>
      <w:r>
        <w:rPr>
          <w:u w:val="none"/>
        </w:rPr>
        <w:t>e</w:t>
      </w:r>
      <w:r>
        <w:rPr>
          <w:spacing w:val="2"/>
          <w:u w:val="none"/>
        </w:rPr>
        <w:t>m</w:t>
      </w:r>
      <w:r>
        <w:rPr>
          <w:spacing w:val="1"/>
          <w:u w:val="none"/>
        </w:rPr>
        <w:t>p</w:t>
      </w:r>
      <w:r>
        <w:rPr>
          <w:u w:val="none"/>
        </w:rPr>
        <w:t>t</w:t>
      </w:r>
      <w:r>
        <w:rPr>
          <w:spacing w:val="51"/>
          <w:u w:val="none"/>
        </w:rPr>
        <w:t xml:space="preserve"> </w:t>
      </w:r>
      <w:r>
        <w:rPr>
          <w:u w:val="none"/>
        </w:rPr>
        <w:t>fr</w:t>
      </w:r>
      <w:r>
        <w:rPr>
          <w:spacing w:val="1"/>
          <w:u w:val="none"/>
        </w:rPr>
        <w:t>o</w:t>
      </w:r>
      <w:r>
        <w:rPr>
          <w:u w:val="none"/>
        </w:rPr>
        <w:t>m</w:t>
      </w:r>
      <w:r>
        <w:rPr>
          <w:spacing w:val="1"/>
          <w:u w:val="none"/>
        </w:rPr>
        <w:t xml:space="preserve"> </w:t>
      </w:r>
      <w:r>
        <w:rPr>
          <w:u w:val="none"/>
        </w:rPr>
        <w:t>fe</w:t>
      </w:r>
      <w:r>
        <w:rPr>
          <w:spacing w:val="1"/>
          <w:u w:val="none"/>
        </w:rPr>
        <w:t>d</w:t>
      </w:r>
      <w:r>
        <w:rPr>
          <w:u w:val="none"/>
        </w:rPr>
        <w:t>eral</w:t>
      </w:r>
      <w:r>
        <w:rPr>
          <w:spacing w:val="51"/>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52"/>
          <w:u w:val="none"/>
        </w:rPr>
        <w:t xml:space="preserve"> </w:t>
      </w:r>
      <w:r>
        <w:rPr>
          <w:u w:val="none"/>
        </w:rPr>
        <w:t>tax</w:t>
      </w:r>
      <w:r>
        <w:rPr>
          <w:spacing w:val="52"/>
          <w:u w:val="none"/>
        </w:rPr>
        <w:t xml:space="preserve"> </w:t>
      </w:r>
      <w:r>
        <w:rPr>
          <w:u w:val="none"/>
        </w:rPr>
        <w:t>a</w:t>
      </w:r>
      <w:r>
        <w:rPr>
          <w:spacing w:val="1"/>
          <w:u w:val="none"/>
        </w:rPr>
        <w:t>n</w:t>
      </w:r>
      <w:r>
        <w:rPr>
          <w:u w:val="none"/>
        </w:rPr>
        <w:t xml:space="preserve">d  </w:t>
      </w:r>
      <w:r>
        <w:rPr>
          <w:spacing w:val="1"/>
          <w:u w:val="none"/>
        </w:rPr>
        <w:t>no</w:t>
      </w:r>
      <w:r>
        <w:rPr>
          <w:u w:val="none"/>
        </w:rPr>
        <w:t>t</w:t>
      </w:r>
      <w:r>
        <w:rPr>
          <w:w w:val="102"/>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7"/>
          <w:u w:val="none"/>
        </w:rPr>
        <w:t xml:space="preserve"> </w:t>
      </w:r>
      <w:r>
        <w:rPr>
          <w:u w:val="none"/>
        </w:rPr>
        <w:t>taken</w:t>
      </w:r>
      <w:r>
        <w:rPr>
          <w:spacing w:val="28"/>
          <w:u w:val="none"/>
        </w:rPr>
        <w:t xml:space="preserve"> </w:t>
      </w:r>
      <w:r>
        <w:rPr>
          <w:u w:val="none"/>
        </w:rPr>
        <w:t>i</w:t>
      </w:r>
      <w:r>
        <w:rPr>
          <w:spacing w:val="1"/>
          <w:u w:val="none"/>
        </w:rPr>
        <w:t>n</w:t>
      </w:r>
      <w:r>
        <w:rPr>
          <w:u w:val="none"/>
        </w:rPr>
        <w:t>to</w:t>
      </w:r>
      <w:r>
        <w:rPr>
          <w:spacing w:val="30"/>
          <w:u w:val="none"/>
        </w:rPr>
        <w:t xml:space="preserve"> </w:t>
      </w:r>
      <w:r>
        <w:rPr>
          <w:u w:val="none"/>
        </w:rPr>
        <w:t>account</w:t>
      </w:r>
      <w:r>
        <w:rPr>
          <w:spacing w:val="28"/>
          <w:u w:val="none"/>
        </w:rPr>
        <w:t xml:space="preserve"> </w:t>
      </w:r>
      <w:r>
        <w:rPr>
          <w:u w:val="none"/>
        </w:rPr>
        <w:t>in</w:t>
      </w:r>
      <w:r>
        <w:rPr>
          <w:spacing w:val="29"/>
          <w:u w:val="none"/>
        </w:rPr>
        <w:t xml:space="preserve"> </w:t>
      </w:r>
      <w:r>
        <w:rPr>
          <w:u w:val="none"/>
        </w:rPr>
        <w:t>co</w:t>
      </w:r>
      <w:r>
        <w:rPr>
          <w:spacing w:val="2"/>
          <w:u w:val="none"/>
        </w:rPr>
        <w:t>m</w:t>
      </w:r>
      <w:r>
        <w:rPr>
          <w:u w:val="none"/>
        </w:rPr>
        <w:t>puti</w:t>
      </w:r>
      <w:r>
        <w:rPr>
          <w:spacing w:val="1"/>
          <w:u w:val="none"/>
        </w:rPr>
        <w:t>n</w:t>
      </w:r>
      <w:r>
        <w:rPr>
          <w:u w:val="none"/>
        </w:rPr>
        <w:t>g</w:t>
      </w:r>
      <w:r>
        <w:rPr>
          <w:spacing w:val="28"/>
          <w:u w:val="none"/>
        </w:rPr>
        <w:t xml:space="preserve"> </w:t>
      </w:r>
      <w:r>
        <w:rPr>
          <w:spacing w:val="1"/>
          <w:u w:val="none"/>
        </w:rPr>
        <w:t>P</w:t>
      </w:r>
      <w:r>
        <w:rPr>
          <w:u w:val="none"/>
        </w:rPr>
        <w:t>rofits</w:t>
      </w:r>
      <w:r>
        <w:rPr>
          <w:spacing w:val="28"/>
          <w:u w:val="none"/>
        </w:rPr>
        <w:t xml:space="preserve"> </w:t>
      </w:r>
      <w:r>
        <w:rPr>
          <w:u w:val="none"/>
        </w:rPr>
        <w:t>or</w:t>
      </w:r>
      <w:r>
        <w:rPr>
          <w:spacing w:val="28"/>
          <w:u w:val="none"/>
        </w:rPr>
        <w:t xml:space="preserve"> </w:t>
      </w:r>
      <w:r>
        <w:rPr>
          <w:spacing w:val="1"/>
          <w:u w:val="none"/>
        </w:rPr>
        <w:t>L</w:t>
      </w:r>
      <w:r>
        <w:rPr>
          <w:u w:val="none"/>
        </w:rPr>
        <w:t>osses</w:t>
      </w:r>
      <w:r>
        <w:rPr>
          <w:spacing w:val="27"/>
          <w:u w:val="none"/>
        </w:rPr>
        <w:t xml:space="preserve"> </w:t>
      </w:r>
      <w:r>
        <w:rPr>
          <w:u w:val="none"/>
        </w:rPr>
        <w:t>pursuant</w:t>
      </w:r>
      <w:r>
        <w:rPr>
          <w:spacing w:val="28"/>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28"/>
          <w:u w:val="none"/>
        </w:rPr>
        <w:t xml:space="preserve"> </w:t>
      </w:r>
      <w:r>
        <w:rPr>
          <w:u w:val="none"/>
        </w:rPr>
        <w:t>1.30.1</w:t>
      </w:r>
      <w:r>
        <w:rPr>
          <w:spacing w:val="28"/>
          <w:u w:val="none"/>
        </w:rPr>
        <w:t xml:space="preserve"> </w:t>
      </w:r>
      <w:r>
        <w:rPr>
          <w:u w:val="none"/>
        </w:rPr>
        <w:t>shall</w:t>
      </w:r>
      <w:r>
        <w:rPr>
          <w:spacing w:val="27"/>
          <w:u w:val="none"/>
        </w:rPr>
        <w:t xml:space="preserve"> </w:t>
      </w:r>
      <w:r>
        <w:rPr>
          <w:u w:val="none"/>
        </w:rPr>
        <w:t>be</w:t>
      </w:r>
      <w:r>
        <w:rPr>
          <w:spacing w:val="28"/>
          <w:u w:val="none"/>
        </w:rPr>
        <w:t xml:space="preserve"> </w:t>
      </w:r>
      <w:r>
        <w:rPr>
          <w:u w:val="none"/>
        </w:rPr>
        <w:t>added</w:t>
      </w:r>
      <w:r>
        <w:rPr>
          <w:spacing w:val="28"/>
          <w:u w:val="none"/>
        </w:rPr>
        <w:t xml:space="preserve"> </w:t>
      </w:r>
      <w:r>
        <w:rPr>
          <w:u w:val="none"/>
        </w:rPr>
        <w:t>to</w:t>
      </w:r>
      <w:r>
        <w:rPr>
          <w:spacing w:val="1"/>
          <w:w w:val="102"/>
          <w:u w:val="none"/>
        </w:rPr>
        <w:t xml:space="preserve"> </w:t>
      </w:r>
      <w:r>
        <w:rPr>
          <w:u w:val="none"/>
        </w:rPr>
        <w:t>s</w:t>
      </w:r>
      <w:r>
        <w:rPr>
          <w:spacing w:val="1"/>
          <w:u w:val="none"/>
        </w:rPr>
        <w:t>u</w:t>
      </w:r>
      <w:r>
        <w:rPr>
          <w:u w:val="none"/>
        </w:rPr>
        <w:t>ch</w:t>
      </w:r>
      <w:r>
        <w:rPr>
          <w:spacing w:val="19"/>
          <w:u w:val="none"/>
        </w:rPr>
        <w:t xml:space="preserve"> </w:t>
      </w:r>
      <w:r>
        <w:rPr>
          <w:u w:val="none"/>
        </w:rPr>
        <w:t>ta</w:t>
      </w:r>
      <w:r>
        <w:rPr>
          <w:spacing w:val="1"/>
          <w:u w:val="none"/>
        </w:rPr>
        <w:t>x</w:t>
      </w:r>
      <w:r>
        <w:rPr>
          <w:u w:val="none"/>
        </w:rPr>
        <w:t>a</w:t>
      </w:r>
      <w:r>
        <w:rPr>
          <w:spacing w:val="1"/>
          <w:u w:val="none"/>
        </w:rPr>
        <w:t>b</w:t>
      </w:r>
      <w:r>
        <w:rPr>
          <w:u w:val="none"/>
        </w:rPr>
        <w:t>le</w:t>
      </w:r>
      <w:r>
        <w:rPr>
          <w:spacing w:val="19"/>
          <w:u w:val="none"/>
        </w:rPr>
        <w:t xml:space="preserve"> </w:t>
      </w:r>
      <w:r>
        <w:rPr>
          <w:u w:val="none"/>
        </w:rPr>
        <w:t>i</w:t>
      </w:r>
      <w:r>
        <w:rPr>
          <w:spacing w:val="1"/>
          <w:u w:val="none"/>
        </w:rPr>
        <w:t>n</w:t>
      </w:r>
      <w:r>
        <w:rPr>
          <w:u w:val="none"/>
        </w:rPr>
        <w:t>co</w:t>
      </w:r>
      <w:r>
        <w:rPr>
          <w:spacing w:val="2"/>
          <w:u w:val="none"/>
        </w:rPr>
        <w:t>m</w:t>
      </w:r>
      <w:r>
        <w:rPr>
          <w:u w:val="none"/>
        </w:rPr>
        <w:t>e</w:t>
      </w:r>
      <w:r>
        <w:rPr>
          <w:spacing w:val="19"/>
          <w:u w:val="none"/>
        </w:rPr>
        <w:t xml:space="preserve"> </w:t>
      </w:r>
      <w:r>
        <w:rPr>
          <w:u w:val="none"/>
        </w:rPr>
        <w:t>or</w:t>
      </w:r>
      <w:r>
        <w:rPr>
          <w:spacing w:val="19"/>
          <w:u w:val="none"/>
        </w:rPr>
        <w:t xml:space="preserve"> </w:t>
      </w:r>
      <w:r>
        <w:rPr>
          <w:u w:val="none"/>
        </w:rPr>
        <w:t>l</w:t>
      </w:r>
      <w:r>
        <w:rPr>
          <w:spacing w:val="1"/>
          <w:u w:val="none"/>
        </w:rPr>
        <w:t>o</w:t>
      </w:r>
      <w:r>
        <w:rPr>
          <w:u w:val="none"/>
        </w:rPr>
        <w:t>ss;</w:t>
      </w:r>
    </w:p>
    <w:p w14:paraId="39402C96" w14:textId="77777777" w:rsidR="000C19C9" w:rsidRDefault="000C19C9">
      <w:pPr>
        <w:spacing w:before="16" w:line="220" w:lineRule="exact"/>
      </w:pPr>
    </w:p>
    <w:p w14:paraId="6DFB4F21" w14:textId="77777777" w:rsidR="000C19C9" w:rsidRDefault="00D3642A">
      <w:pPr>
        <w:pStyle w:val="BodyText"/>
        <w:numPr>
          <w:ilvl w:val="2"/>
          <w:numId w:val="3"/>
        </w:numPr>
        <w:tabs>
          <w:tab w:val="left" w:pos="2264"/>
        </w:tabs>
        <w:spacing w:line="252" w:lineRule="auto"/>
        <w:ind w:right="112" w:firstLine="1440"/>
        <w:jc w:val="both"/>
        <w:rPr>
          <w:u w:val="none"/>
        </w:rPr>
      </w:pPr>
      <w:r>
        <w:rPr>
          <w:spacing w:val="1"/>
          <w:u w:val="none"/>
        </w:rPr>
        <w:t>An</w:t>
      </w:r>
      <w:r>
        <w:rPr>
          <w:u w:val="none"/>
        </w:rPr>
        <w:t>y</w:t>
      </w:r>
      <w:r>
        <w:rPr>
          <w:spacing w:val="11"/>
          <w:u w:val="none"/>
        </w:rPr>
        <w:t xml:space="preserve"> </w:t>
      </w:r>
      <w:r>
        <w:rPr>
          <w:u w:val="none"/>
        </w:rPr>
        <w:t>e</w:t>
      </w:r>
      <w:r>
        <w:rPr>
          <w:spacing w:val="1"/>
          <w:u w:val="none"/>
        </w:rPr>
        <w:t>xp</w:t>
      </w:r>
      <w:r>
        <w:rPr>
          <w:u w:val="none"/>
        </w:rPr>
        <w:t>e</w:t>
      </w:r>
      <w:r>
        <w:rPr>
          <w:spacing w:val="1"/>
          <w:u w:val="none"/>
        </w:rPr>
        <w:t>nd</w:t>
      </w:r>
      <w:r>
        <w:rPr>
          <w:u w:val="none"/>
        </w:rPr>
        <w:t>it</w:t>
      </w:r>
      <w:r>
        <w:rPr>
          <w:spacing w:val="1"/>
          <w:u w:val="none"/>
        </w:rPr>
        <w:t>u</w:t>
      </w:r>
      <w:r>
        <w:rPr>
          <w:u w:val="none"/>
        </w:rPr>
        <w:t>res</w:t>
      </w:r>
      <w:r>
        <w:rPr>
          <w:spacing w:val="9"/>
          <w:u w:val="none"/>
        </w:rPr>
        <w:t xml:space="preserve"> </w:t>
      </w:r>
      <w:r>
        <w:rPr>
          <w:spacing w:val="1"/>
          <w:u w:val="none"/>
        </w:rPr>
        <w:t>o</w:t>
      </w:r>
      <w:r>
        <w:rPr>
          <w:u w:val="none"/>
        </w:rPr>
        <w:t>f</w:t>
      </w:r>
      <w:r>
        <w:rPr>
          <w:spacing w:val="10"/>
          <w:u w:val="none"/>
        </w:rPr>
        <w:t xml:space="preserve"> </w:t>
      </w:r>
      <w:r>
        <w:rPr>
          <w:u w:val="none"/>
        </w:rPr>
        <w:t>t</w:t>
      </w:r>
      <w:r>
        <w:rPr>
          <w:spacing w:val="1"/>
          <w:u w:val="none"/>
        </w:rPr>
        <w:t>h</w:t>
      </w:r>
      <w:r>
        <w:rPr>
          <w:u w:val="none"/>
        </w:rPr>
        <w:t>e</w:t>
      </w:r>
      <w:r>
        <w:rPr>
          <w:spacing w:val="1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1"/>
          <w:u w:val="none"/>
        </w:rPr>
        <w:t xml:space="preserve"> </w:t>
      </w:r>
      <w:r>
        <w:rPr>
          <w:spacing w:val="1"/>
          <w:u w:val="none"/>
        </w:rPr>
        <w:t>d</w:t>
      </w:r>
      <w:r>
        <w:rPr>
          <w:u w:val="none"/>
        </w:rPr>
        <w:t>escri</w:t>
      </w:r>
      <w:r>
        <w:rPr>
          <w:spacing w:val="1"/>
          <w:u w:val="none"/>
        </w:rPr>
        <w:t>b</w:t>
      </w:r>
      <w:r>
        <w:rPr>
          <w:u w:val="none"/>
        </w:rPr>
        <w:t>ed</w:t>
      </w:r>
      <w:r>
        <w:rPr>
          <w:spacing w:val="11"/>
          <w:u w:val="none"/>
        </w:rPr>
        <w:t xml:space="preserve"> </w:t>
      </w:r>
      <w:r>
        <w:rPr>
          <w:u w:val="none"/>
        </w:rPr>
        <w:t>in</w:t>
      </w:r>
      <w:r>
        <w:rPr>
          <w:spacing w:val="11"/>
          <w:u w:val="none"/>
        </w:rPr>
        <w:t xml:space="preserve"> </w:t>
      </w:r>
      <w:r>
        <w:rPr>
          <w:spacing w:val="1"/>
          <w:u w:val="none"/>
        </w:rPr>
        <w:t>Cod</w:t>
      </w:r>
      <w:r>
        <w:rPr>
          <w:u w:val="none"/>
        </w:rPr>
        <w:t>e</w:t>
      </w:r>
      <w:r>
        <w:rPr>
          <w:spacing w:val="11"/>
          <w:u w:val="none"/>
        </w:rPr>
        <w:t xml:space="preserve"> </w:t>
      </w:r>
      <w:r>
        <w:rPr>
          <w:spacing w:val="1"/>
          <w:u w:val="none"/>
        </w:rPr>
        <w:t>S</w:t>
      </w:r>
      <w:r>
        <w:rPr>
          <w:u w:val="none"/>
        </w:rPr>
        <w:t>ecti</w:t>
      </w:r>
      <w:r>
        <w:rPr>
          <w:spacing w:val="1"/>
          <w:u w:val="none"/>
        </w:rPr>
        <w:t>o</w:t>
      </w:r>
      <w:r>
        <w:rPr>
          <w:u w:val="none"/>
        </w:rPr>
        <w:t>n</w:t>
      </w:r>
      <w:r>
        <w:rPr>
          <w:spacing w:val="11"/>
          <w:u w:val="none"/>
        </w:rPr>
        <w:t xml:space="preserve"> </w:t>
      </w:r>
      <w:r>
        <w:rPr>
          <w:spacing w:val="1"/>
          <w:u w:val="none"/>
        </w:rPr>
        <w:t>705</w:t>
      </w:r>
      <w:r>
        <w:rPr>
          <w:u w:val="none"/>
        </w:rPr>
        <w:t>(a)(</w:t>
      </w:r>
      <w:r>
        <w:rPr>
          <w:spacing w:val="1"/>
          <w:u w:val="none"/>
        </w:rPr>
        <w:t>2</w:t>
      </w:r>
      <w:r>
        <w:rPr>
          <w:u w:val="none"/>
        </w:rPr>
        <w:t>)(</w:t>
      </w:r>
      <w:r>
        <w:rPr>
          <w:spacing w:val="1"/>
          <w:u w:val="none"/>
        </w:rPr>
        <w:t>8</w:t>
      </w:r>
      <w:r>
        <w:rPr>
          <w:u w:val="none"/>
        </w:rPr>
        <w:t xml:space="preserve">) </w:t>
      </w:r>
      <w:r>
        <w:rPr>
          <w:spacing w:val="10"/>
          <w:u w:val="none"/>
        </w:rPr>
        <w:t xml:space="preserve"> </w:t>
      </w:r>
      <w:r>
        <w:rPr>
          <w:spacing w:val="1"/>
          <w:u w:val="none"/>
        </w:rPr>
        <w:t>o</w:t>
      </w:r>
      <w:r>
        <w:rPr>
          <w:u w:val="none"/>
        </w:rPr>
        <w:t>r</w:t>
      </w:r>
      <w:r>
        <w:rPr>
          <w:w w:val="102"/>
          <w:u w:val="none"/>
        </w:rPr>
        <w:t xml:space="preserve"> </w:t>
      </w:r>
      <w:r>
        <w:rPr>
          <w:u w:val="none"/>
        </w:rPr>
        <w:t>treated</w:t>
      </w:r>
      <w:r>
        <w:rPr>
          <w:spacing w:val="19"/>
          <w:u w:val="none"/>
        </w:rPr>
        <w:t xml:space="preserve"> </w:t>
      </w:r>
      <w:r>
        <w:rPr>
          <w:u w:val="none"/>
        </w:rPr>
        <w:t>as</w:t>
      </w:r>
      <w:r>
        <w:rPr>
          <w:spacing w:val="19"/>
          <w:u w:val="none"/>
        </w:rPr>
        <w:t xml:space="preserve"> </w:t>
      </w:r>
      <w:r>
        <w:rPr>
          <w:spacing w:val="1"/>
          <w:u w:val="none"/>
        </w:rPr>
        <w:t>Cod</w:t>
      </w:r>
      <w:r>
        <w:rPr>
          <w:u w:val="none"/>
        </w:rPr>
        <w:t>e</w:t>
      </w:r>
      <w:r>
        <w:rPr>
          <w:spacing w:val="19"/>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705</w:t>
      </w:r>
      <w:r>
        <w:rPr>
          <w:u w:val="none"/>
        </w:rPr>
        <w:t>(a)(</w:t>
      </w:r>
      <w:r>
        <w:rPr>
          <w:spacing w:val="1"/>
          <w:u w:val="none"/>
        </w:rPr>
        <w:t>2</w:t>
      </w:r>
      <w:r>
        <w:rPr>
          <w:u w:val="none"/>
        </w:rPr>
        <w:t>)(</w:t>
      </w:r>
      <w:r>
        <w:rPr>
          <w:spacing w:val="1"/>
          <w:u w:val="none"/>
        </w:rPr>
        <w:t>8</w:t>
      </w:r>
      <w:r>
        <w:rPr>
          <w:u w:val="none"/>
        </w:rPr>
        <w:t>)</w:t>
      </w:r>
      <w:r>
        <w:rPr>
          <w:spacing w:val="19"/>
          <w:u w:val="none"/>
        </w:rPr>
        <w:t xml:space="preserve"> </w:t>
      </w:r>
      <w:r>
        <w:rPr>
          <w:u w:val="none"/>
        </w:rPr>
        <w:t>e</w:t>
      </w:r>
      <w:r>
        <w:rPr>
          <w:spacing w:val="1"/>
          <w:u w:val="none"/>
        </w:rPr>
        <w:t>xp</w:t>
      </w:r>
      <w:r>
        <w:rPr>
          <w:u w:val="none"/>
        </w:rPr>
        <w:t>e</w:t>
      </w:r>
      <w:r>
        <w:rPr>
          <w:spacing w:val="1"/>
          <w:u w:val="none"/>
        </w:rPr>
        <w:t>nd</w:t>
      </w:r>
      <w:r>
        <w:rPr>
          <w:u w:val="none"/>
        </w:rPr>
        <w:t>it</w:t>
      </w:r>
      <w:r>
        <w:rPr>
          <w:spacing w:val="1"/>
          <w:u w:val="none"/>
        </w:rPr>
        <w:t>u</w:t>
      </w:r>
      <w:r>
        <w:rPr>
          <w:u w:val="none"/>
        </w:rPr>
        <w:t>res</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19"/>
          <w:u w:val="none"/>
        </w:rPr>
        <w:t xml:space="preserve"> </w:t>
      </w:r>
      <w:r>
        <w:rPr>
          <w:spacing w:val="1"/>
          <w:u w:val="none"/>
        </w:rPr>
        <w:t>T</w:t>
      </w:r>
      <w:r>
        <w:rPr>
          <w:u w:val="none"/>
        </w:rPr>
        <w:t>reas</w:t>
      </w:r>
      <w:r>
        <w:rPr>
          <w:spacing w:val="1"/>
          <w:u w:val="none"/>
        </w:rPr>
        <w:t>u</w:t>
      </w:r>
      <w:r>
        <w:rPr>
          <w:u w:val="none"/>
        </w:rPr>
        <w:t>ry</w:t>
      </w:r>
      <w:r>
        <w:rPr>
          <w:spacing w:val="19"/>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19"/>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spacing w:val="1"/>
          <w:u w:val="none"/>
        </w:rPr>
        <w:t>1</w:t>
      </w:r>
      <w:r>
        <w:rPr>
          <w:u w:val="none"/>
        </w:rPr>
        <w:t>.</w:t>
      </w:r>
      <w:r>
        <w:rPr>
          <w:spacing w:val="1"/>
          <w:u w:val="none"/>
        </w:rPr>
        <w:t>70</w:t>
      </w:r>
      <w:r>
        <w:rPr>
          <w:spacing w:val="-1"/>
          <w:u w:val="none"/>
        </w:rPr>
        <w:t>4</w:t>
      </w:r>
      <w:r>
        <w:rPr>
          <w:u w:val="none"/>
        </w:rPr>
        <w:t>-1</w:t>
      </w:r>
      <w:r>
        <w:rPr>
          <w:w w:val="102"/>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)(I),</w:t>
      </w:r>
      <w:r>
        <w:rPr>
          <w:spacing w:val="24"/>
          <w:u w:val="none"/>
        </w:rPr>
        <w:t xml:space="preserve"> </w:t>
      </w:r>
      <w:r>
        <w:rPr>
          <w:u w:val="none"/>
        </w:rPr>
        <w:t>a</w:t>
      </w:r>
      <w:r>
        <w:rPr>
          <w:spacing w:val="1"/>
          <w:u w:val="none"/>
        </w:rPr>
        <w:t>n</w:t>
      </w:r>
      <w:r>
        <w:rPr>
          <w:u w:val="none"/>
        </w:rPr>
        <w:t>d</w:t>
      </w:r>
      <w:r>
        <w:rPr>
          <w:spacing w:val="26"/>
          <w:u w:val="none"/>
        </w:rPr>
        <w:t xml:space="preserve"> </w:t>
      </w:r>
      <w:r>
        <w:rPr>
          <w:spacing w:val="1"/>
          <w:u w:val="none"/>
        </w:rPr>
        <w:t>no</w:t>
      </w:r>
      <w:r>
        <w:rPr>
          <w:u w:val="none"/>
        </w:rPr>
        <w:t>t</w:t>
      </w:r>
      <w:r>
        <w:rPr>
          <w:spacing w:val="25"/>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26"/>
          <w:u w:val="none"/>
        </w:rPr>
        <w:t xml:space="preserve"> </w:t>
      </w:r>
      <w:r>
        <w:rPr>
          <w:u w:val="none"/>
        </w:rPr>
        <w:t>ta</w:t>
      </w:r>
      <w:r>
        <w:rPr>
          <w:spacing w:val="1"/>
          <w:u w:val="none"/>
        </w:rPr>
        <w:t>k</w:t>
      </w:r>
      <w:r>
        <w:rPr>
          <w:u w:val="none"/>
        </w:rPr>
        <w:t>en</w:t>
      </w:r>
      <w:r>
        <w:rPr>
          <w:spacing w:val="26"/>
          <w:u w:val="none"/>
        </w:rPr>
        <w:t xml:space="preserve"> </w:t>
      </w:r>
      <w:r>
        <w:rPr>
          <w:u w:val="none"/>
        </w:rPr>
        <w:t>i</w:t>
      </w:r>
      <w:r>
        <w:rPr>
          <w:spacing w:val="1"/>
          <w:u w:val="none"/>
        </w:rPr>
        <w:t>n</w:t>
      </w:r>
      <w:r>
        <w:rPr>
          <w:u w:val="none"/>
        </w:rPr>
        <w:t>to</w:t>
      </w:r>
      <w:r>
        <w:rPr>
          <w:spacing w:val="26"/>
          <w:u w:val="none"/>
        </w:rPr>
        <w:t xml:space="preserve"> </w:t>
      </w:r>
      <w:r>
        <w:rPr>
          <w:u w:val="none"/>
        </w:rPr>
        <w:t>acc</w:t>
      </w:r>
      <w:r>
        <w:rPr>
          <w:spacing w:val="1"/>
          <w:u w:val="none"/>
        </w:rPr>
        <w:t>oun</w:t>
      </w:r>
      <w:r>
        <w:rPr>
          <w:u w:val="none"/>
        </w:rPr>
        <w:t>t</w:t>
      </w:r>
      <w:r>
        <w:rPr>
          <w:spacing w:val="25"/>
          <w:u w:val="none"/>
        </w:rPr>
        <w:t xml:space="preserve"> </w:t>
      </w:r>
      <w:r>
        <w:rPr>
          <w:u w:val="none"/>
        </w:rPr>
        <w:t>in</w:t>
      </w:r>
      <w:r>
        <w:rPr>
          <w:spacing w:val="26"/>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26"/>
          <w:u w:val="none"/>
        </w:rPr>
        <w:t xml:space="preserve"> </w:t>
      </w:r>
      <w:r>
        <w:rPr>
          <w:spacing w:val="1"/>
          <w:u w:val="none"/>
        </w:rPr>
        <w:t>P</w:t>
      </w:r>
      <w:r>
        <w:rPr>
          <w:u w:val="none"/>
        </w:rPr>
        <w:t>r</w:t>
      </w:r>
      <w:r>
        <w:rPr>
          <w:spacing w:val="1"/>
          <w:u w:val="none"/>
        </w:rPr>
        <w:t>o</w:t>
      </w:r>
      <w:r>
        <w:rPr>
          <w:u w:val="none"/>
        </w:rPr>
        <w:t>fits</w:t>
      </w:r>
      <w:r>
        <w:rPr>
          <w:spacing w:val="25"/>
          <w:u w:val="none"/>
        </w:rPr>
        <w:t xml:space="preserve"> </w:t>
      </w:r>
      <w:r>
        <w:rPr>
          <w:spacing w:val="1"/>
          <w:u w:val="none"/>
        </w:rPr>
        <w:t>o</w:t>
      </w:r>
      <w:r>
        <w:rPr>
          <w:u w:val="none"/>
        </w:rPr>
        <w:t>r</w:t>
      </w:r>
      <w:r>
        <w:rPr>
          <w:spacing w:val="25"/>
          <w:u w:val="none"/>
        </w:rPr>
        <w:t xml:space="preserve"> </w:t>
      </w:r>
      <w:r>
        <w:rPr>
          <w:spacing w:val="1"/>
          <w:u w:val="none"/>
        </w:rPr>
        <w:t>Lo</w:t>
      </w:r>
      <w:r>
        <w:rPr>
          <w:u w:val="none"/>
        </w:rPr>
        <w:t>sses</w:t>
      </w:r>
      <w:r>
        <w:rPr>
          <w:spacing w:val="24"/>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5"/>
          <w:u w:val="none"/>
        </w:rPr>
        <w:t xml:space="preserve"> </w:t>
      </w:r>
      <w:r>
        <w:rPr>
          <w:u w:val="none"/>
        </w:rPr>
        <w:t>to</w:t>
      </w:r>
      <w:r>
        <w:rPr>
          <w:spacing w:val="26"/>
          <w:u w:val="none"/>
        </w:rPr>
        <w:t xml:space="preserve"> </w:t>
      </w:r>
      <w:r>
        <w:rPr>
          <w:u w:val="none"/>
        </w:rPr>
        <w:t>t</w:t>
      </w:r>
      <w:r>
        <w:rPr>
          <w:spacing w:val="1"/>
          <w:u w:val="none"/>
        </w:rPr>
        <w:t>h</w:t>
      </w:r>
      <w:r>
        <w:rPr>
          <w:u w:val="none"/>
        </w:rPr>
        <w:t>is</w:t>
      </w:r>
      <w:r>
        <w:rPr>
          <w:spacing w:val="25"/>
          <w:u w:val="none"/>
        </w:rPr>
        <w:t xml:space="preserve"> </w:t>
      </w:r>
      <w:r>
        <w:rPr>
          <w:spacing w:val="1"/>
          <w:u w:val="none"/>
        </w:rPr>
        <w:t>S</w:t>
      </w:r>
      <w:r>
        <w:rPr>
          <w:u w:val="none"/>
        </w:rPr>
        <w:t>ecti</w:t>
      </w:r>
      <w:r>
        <w:rPr>
          <w:spacing w:val="1"/>
          <w:u w:val="none"/>
        </w:rPr>
        <w:t>on</w:t>
      </w:r>
    </w:p>
    <w:p w14:paraId="5D17A09E" w14:textId="77777777" w:rsidR="000C19C9" w:rsidRDefault="00D3642A">
      <w:pPr>
        <w:pStyle w:val="BodyText"/>
        <w:spacing w:line="237" w:lineRule="exact"/>
        <w:ind w:firstLine="0"/>
        <w:rPr>
          <w:u w:val="none"/>
        </w:rPr>
      </w:pPr>
      <w:r>
        <w:rPr>
          <w:spacing w:val="1"/>
          <w:u w:val="none"/>
        </w:rPr>
        <w:t>1</w:t>
      </w:r>
      <w:r>
        <w:rPr>
          <w:u w:val="none"/>
        </w:rPr>
        <w:t>.</w:t>
      </w:r>
      <w:r>
        <w:rPr>
          <w:spacing w:val="1"/>
          <w:u w:val="none"/>
        </w:rPr>
        <w:t>2</w:t>
      </w:r>
      <w:r>
        <w:rPr>
          <w:u w:val="none"/>
        </w:rPr>
        <w:t>5</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w:t>
      </w:r>
      <w:r>
        <w:rPr>
          <w:spacing w:val="18"/>
          <w:u w:val="none"/>
        </w:rPr>
        <w:t xml:space="preserve"> </w:t>
      </w:r>
      <w:r>
        <w:rPr>
          <w:u w:val="none"/>
        </w:rPr>
        <w:t>s</w:t>
      </w:r>
      <w:r>
        <w:rPr>
          <w:spacing w:val="1"/>
          <w:u w:val="none"/>
        </w:rPr>
        <w:t>ub</w:t>
      </w:r>
      <w:r>
        <w:rPr>
          <w:u w:val="none"/>
        </w:rPr>
        <w:t>tracted</w:t>
      </w:r>
      <w:r>
        <w:rPr>
          <w:spacing w:val="18"/>
          <w:u w:val="none"/>
        </w:rPr>
        <w:t xml:space="preserve"> </w:t>
      </w:r>
      <w:r>
        <w:rPr>
          <w:u w:val="none"/>
        </w:rPr>
        <w:t>fr</w:t>
      </w:r>
      <w:r>
        <w:rPr>
          <w:spacing w:val="1"/>
          <w:u w:val="none"/>
        </w:rPr>
        <w:t>o</w:t>
      </w:r>
      <w:r>
        <w:rPr>
          <w:u w:val="none"/>
        </w:rPr>
        <w:t>m</w:t>
      </w:r>
      <w:r>
        <w:rPr>
          <w:spacing w:val="19"/>
          <w:u w:val="none"/>
        </w:rPr>
        <w:t xml:space="preserve"> </w:t>
      </w:r>
      <w:r>
        <w:rPr>
          <w:u w:val="none"/>
        </w:rPr>
        <w:t>s</w:t>
      </w:r>
      <w:r>
        <w:rPr>
          <w:spacing w:val="1"/>
          <w:u w:val="none"/>
        </w:rPr>
        <w:t>u</w:t>
      </w:r>
      <w:r>
        <w:rPr>
          <w:u w:val="none"/>
        </w:rPr>
        <w:t>ch</w:t>
      </w:r>
      <w:r>
        <w:rPr>
          <w:spacing w:val="18"/>
          <w:u w:val="none"/>
        </w:rPr>
        <w:t xml:space="preserve"> </w:t>
      </w:r>
      <w:r>
        <w:rPr>
          <w:u w:val="none"/>
        </w:rPr>
        <w:t>ta</w:t>
      </w:r>
      <w:r>
        <w:rPr>
          <w:spacing w:val="1"/>
          <w:u w:val="none"/>
        </w:rPr>
        <w:t>x</w:t>
      </w:r>
      <w:r>
        <w:rPr>
          <w:u w:val="none"/>
        </w:rPr>
        <w:t>a</w:t>
      </w:r>
      <w:r>
        <w:rPr>
          <w:spacing w:val="1"/>
          <w:u w:val="none"/>
        </w:rPr>
        <w:t>b</w:t>
      </w:r>
      <w:r>
        <w:rPr>
          <w:u w:val="none"/>
        </w:rPr>
        <w:t>le</w:t>
      </w:r>
      <w:r>
        <w:rPr>
          <w:spacing w:val="19"/>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18"/>
          <w:u w:val="none"/>
        </w:rPr>
        <w:t xml:space="preserve"> </w:t>
      </w:r>
      <w:r>
        <w:rPr>
          <w:spacing w:val="1"/>
          <w:u w:val="none"/>
        </w:rPr>
        <w:t>o</w:t>
      </w:r>
      <w:r>
        <w:rPr>
          <w:u w:val="none"/>
        </w:rPr>
        <w:t>r</w:t>
      </w:r>
      <w:r>
        <w:rPr>
          <w:spacing w:val="17"/>
          <w:u w:val="none"/>
        </w:rPr>
        <w:t xml:space="preserve"> </w:t>
      </w:r>
      <w:r>
        <w:rPr>
          <w:u w:val="none"/>
        </w:rPr>
        <w:t>l</w:t>
      </w:r>
      <w:r>
        <w:rPr>
          <w:spacing w:val="1"/>
          <w:u w:val="none"/>
        </w:rPr>
        <w:t>o</w:t>
      </w:r>
      <w:r>
        <w:rPr>
          <w:u w:val="none"/>
        </w:rPr>
        <w:t>ss;</w:t>
      </w:r>
    </w:p>
    <w:p w14:paraId="6E79C282" w14:textId="77777777" w:rsidR="000C19C9" w:rsidRDefault="000C19C9">
      <w:pPr>
        <w:spacing w:before="13" w:line="240" w:lineRule="exact"/>
        <w:rPr>
          <w:sz w:val="24"/>
          <w:szCs w:val="24"/>
        </w:rPr>
      </w:pPr>
    </w:p>
    <w:p w14:paraId="5027F1C2" w14:textId="77777777" w:rsidR="000C19C9" w:rsidRDefault="00D3642A">
      <w:pPr>
        <w:pStyle w:val="BodyText"/>
        <w:numPr>
          <w:ilvl w:val="2"/>
          <w:numId w:val="3"/>
        </w:numPr>
        <w:tabs>
          <w:tab w:val="left" w:pos="2264"/>
        </w:tabs>
        <w:spacing w:line="252" w:lineRule="auto"/>
        <w:ind w:right="112" w:firstLine="1440"/>
        <w:jc w:val="both"/>
        <w:rPr>
          <w:u w:val="none"/>
        </w:rPr>
      </w:pPr>
      <w:r>
        <w:rPr>
          <w:u w:val="none"/>
        </w:rPr>
        <w:t>In</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e</w:t>
      </w:r>
      <w:r>
        <w:rPr>
          <w:spacing w:val="1"/>
          <w:u w:val="none"/>
        </w:rPr>
        <w:t>v</w:t>
      </w:r>
      <w:r>
        <w:rPr>
          <w:u w:val="none"/>
        </w:rPr>
        <w:t>e</w:t>
      </w:r>
      <w:r>
        <w:rPr>
          <w:spacing w:val="1"/>
          <w:u w:val="none"/>
        </w:rPr>
        <w:t>n</w:t>
      </w:r>
      <w:r>
        <w:rPr>
          <w:u w:val="none"/>
        </w:rPr>
        <w:t>t</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G</w:t>
      </w:r>
      <w:r>
        <w:rPr>
          <w:u w:val="none"/>
        </w:rPr>
        <w:t>r</w:t>
      </w:r>
      <w:r>
        <w:rPr>
          <w:spacing w:val="1"/>
          <w:u w:val="none"/>
        </w:rPr>
        <w:t>o</w:t>
      </w:r>
      <w:r>
        <w:rPr>
          <w:u w:val="none"/>
        </w:rPr>
        <w:t>ss</w:t>
      </w:r>
      <w:r>
        <w:rPr>
          <w:spacing w:val="18"/>
          <w:u w:val="none"/>
        </w:rPr>
        <w:t xml:space="preserve"> </w:t>
      </w:r>
      <w:r>
        <w:rPr>
          <w:spacing w:val="1"/>
          <w:u w:val="none"/>
        </w:rPr>
        <w:t>A</w:t>
      </w:r>
      <w:r>
        <w:rPr>
          <w:u w:val="none"/>
        </w:rPr>
        <w:t>sset</w:t>
      </w:r>
      <w:r>
        <w:rPr>
          <w:spacing w:val="18"/>
          <w:u w:val="none"/>
        </w:rPr>
        <w:t xml:space="preserve"> </w:t>
      </w:r>
      <w:r>
        <w:rPr>
          <w:spacing w:val="1"/>
          <w:u w:val="none"/>
        </w:rPr>
        <w:t>V</w:t>
      </w:r>
      <w:r>
        <w:rPr>
          <w:u w:val="none"/>
        </w:rPr>
        <w:t>al</w:t>
      </w:r>
      <w:r>
        <w:rPr>
          <w:spacing w:val="1"/>
          <w:u w:val="none"/>
        </w:rPr>
        <w:t>u</w:t>
      </w:r>
      <w:r>
        <w:rPr>
          <w:u w:val="none"/>
        </w:rPr>
        <w:t>e</w:t>
      </w:r>
      <w:r>
        <w:rPr>
          <w:spacing w:val="19"/>
          <w:u w:val="none"/>
        </w:rPr>
        <w:t xml:space="preserve"> </w:t>
      </w:r>
      <w:r>
        <w:rPr>
          <w:spacing w:val="1"/>
          <w:u w:val="none"/>
        </w:rPr>
        <w:t>o</w:t>
      </w:r>
      <w:r>
        <w:rPr>
          <w:u w:val="none"/>
        </w:rPr>
        <w:t>f</w:t>
      </w:r>
      <w:r>
        <w:rPr>
          <w:spacing w:val="18"/>
          <w:u w:val="none"/>
        </w:rPr>
        <w:t xml:space="preserve"> </w:t>
      </w:r>
      <w:r>
        <w:rPr>
          <w:u w:val="none"/>
        </w:rPr>
        <w:t>a</w:t>
      </w:r>
      <w:r>
        <w:rPr>
          <w:spacing w:val="1"/>
          <w:u w:val="none"/>
        </w:rPr>
        <w:t>n</w:t>
      </w:r>
      <w:r>
        <w:rPr>
          <w:u w:val="none"/>
        </w:rPr>
        <w:t>y</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9"/>
          <w:u w:val="none"/>
        </w:rPr>
        <w:t xml:space="preserve"> </w:t>
      </w:r>
      <w:r>
        <w:rPr>
          <w:spacing w:val="1"/>
          <w:u w:val="none"/>
        </w:rPr>
        <w:t>A</w:t>
      </w:r>
      <w:r>
        <w:rPr>
          <w:u w:val="none"/>
        </w:rPr>
        <w:t>sset</w:t>
      </w:r>
      <w:r>
        <w:rPr>
          <w:spacing w:val="18"/>
          <w:u w:val="none"/>
        </w:rPr>
        <w:t xml:space="preserve"> </w:t>
      </w:r>
      <w:r>
        <w:rPr>
          <w:u w:val="none"/>
        </w:rPr>
        <w:t>is</w:t>
      </w:r>
      <w:r>
        <w:rPr>
          <w:spacing w:val="19"/>
          <w:u w:val="none"/>
        </w:rPr>
        <w:t xml:space="preserve"> </w:t>
      </w:r>
      <w:r>
        <w:rPr>
          <w:u w:val="none"/>
        </w:rPr>
        <w:t>a</w:t>
      </w:r>
      <w:r>
        <w:rPr>
          <w:spacing w:val="1"/>
          <w:u w:val="none"/>
        </w:rPr>
        <w:t>d</w:t>
      </w:r>
      <w:r>
        <w:rPr>
          <w:u w:val="none"/>
        </w:rPr>
        <w:t>j</w:t>
      </w:r>
      <w:r>
        <w:rPr>
          <w:spacing w:val="1"/>
          <w:u w:val="none"/>
        </w:rPr>
        <w:t>u</w:t>
      </w:r>
      <w:r>
        <w:rPr>
          <w:u w:val="none"/>
        </w:rPr>
        <w:t>sted</w:t>
      </w:r>
      <w:r>
        <w:rPr>
          <w:spacing w:val="1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8"/>
          <w:u w:val="none"/>
        </w:rPr>
        <w:t xml:space="preserve"> </w:t>
      </w:r>
      <w:r>
        <w:rPr>
          <w:u w:val="none"/>
        </w:rPr>
        <w:t>to</w:t>
      </w:r>
      <w:r>
        <w:rPr>
          <w:w w:val="102"/>
          <w:u w:val="none"/>
        </w:rPr>
        <w:t xml:space="preserve"> </w:t>
      </w:r>
      <w:r>
        <w:rPr>
          <w:spacing w:val="1"/>
          <w:u w:val="none"/>
        </w:rPr>
        <w:t>S</w:t>
      </w:r>
      <w:r>
        <w:rPr>
          <w:u w:val="none"/>
        </w:rPr>
        <w:t>ecti</w:t>
      </w:r>
      <w:r>
        <w:rPr>
          <w:spacing w:val="1"/>
          <w:u w:val="none"/>
        </w:rPr>
        <w:t>o</w:t>
      </w:r>
      <w:r>
        <w:rPr>
          <w:u w:val="none"/>
        </w:rPr>
        <w:t>n</w:t>
      </w:r>
      <w:r>
        <w:rPr>
          <w:spacing w:val="20"/>
          <w:u w:val="none"/>
        </w:rPr>
        <w:t xml:space="preserve"> </w:t>
      </w:r>
      <w:r>
        <w:rPr>
          <w:spacing w:val="1"/>
          <w:u w:val="none"/>
        </w:rPr>
        <w:t>1</w:t>
      </w:r>
      <w:r>
        <w:rPr>
          <w:u w:val="none"/>
        </w:rPr>
        <w:t>.</w:t>
      </w:r>
      <w:r>
        <w:rPr>
          <w:spacing w:val="1"/>
          <w:u w:val="none"/>
        </w:rPr>
        <w:t>16</w:t>
      </w:r>
      <w:r>
        <w:rPr>
          <w:u w:val="none"/>
        </w:rPr>
        <w:t>.2</w:t>
      </w:r>
      <w:r>
        <w:rPr>
          <w:spacing w:val="20"/>
          <w:u w:val="none"/>
        </w:rPr>
        <w:t xml:space="preserve"> </w:t>
      </w:r>
      <w:r>
        <w:rPr>
          <w:spacing w:val="1"/>
          <w:u w:val="none"/>
        </w:rPr>
        <w:t>o</w:t>
      </w:r>
      <w:r>
        <w:rPr>
          <w:u w:val="none"/>
        </w:rPr>
        <w:t>r</w:t>
      </w:r>
      <w:r>
        <w:rPr>
          <w:spacing w:val="20"/>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u w:val="none"/>
        </w:rPr>
        <w:t>1.</w:t>
      </w:r>
      <w:r>
        <w:rPr>
          <w:spacing w:val="1"/>
          <w:u w:val="none"/>
        </w:rPr>
        <w:t>16</w:t>
      </w:r>
      <w:r>
        <w:rPr>
          <w:u w:val="none"/>
        </w:rPr>
        <w:t>.3</w:t>
      </w:r>
      <w:r>
        <w:rPr>
          <w:spacing w:val="20"/>
          <w:u w:val="none"/>
        </w:rPr>
        <w:t xml:space="preserve"> </w:t>
      </w:r>
      <w:r>
        <w:rPr>
          <w:u w:val="none"/>
        </w:rPr>
        <w:t>a</w:t>
      </w:r>
      <w:r>
        <w:rPr>
          <w:spacing w:val="1"/>
          <w:u w:val="none"/>
        </w:rPr>
        <w:t>bov</w:t>
      </w:r>
      <w:r>
        <w:rPr>
          <w:u w:val="none"/>
        </w:rPr>
        <w:t>e,</w:t>
      </w:r>
      <w:r>
        <w:rPr>
          <w:spacing w:val="19"/>
          <w:u w:val="none"/>
        </w:rPr>
        <w:t xml:space="preserve"> </w:t>
      </w:r>
      <w:r>
        <w:rPr>
          <w:u w:val="none"/>
        </w:rPr>
        <w:t>t</w:t>
      </w:r>
      <w:r>
        <w:rPr>
          <w:spacing w:val="1"/>
          <w:u w:val="none"/>
        </w:rPr>
        <w:t>h</w:t>
      </w:r>
      <w:r>
        <w:rPr>
          <w:u w:val="none"/>
        </w:rPr>
        <w:t>e</w:t>
      </w:r>
      <w:r>
        <w:rPr>
          <w:spacing w:val="20"/>
          <w:u w:val="none"/>
        </w:rPr>
        <w:t xml:space="preserve"> </w:t>
      </w:r>
      <w:r>
        <w:rPr>
          <w:u w:val="none"/>
        </w:rPr>
        <w:t>a</w:t>
      </w:r>
      <w:r>
        <w:rPr>
          <w:spacing w:val="2"/>
          <w:u w:val="none"/>
        </w:rPr>
        <w:t>m</w:t>
      </w:r>
      <w:r>
        <w:rPr>
          <w:spacing w:val="1"/>
          <w:u w:val="none"/>
        </w:rPr>
        <w:t>oun</w:t>
      </w:r>
      <w:r>
        <w:rPr>
          <w:u w:val="none"/>
        </w:rPr>
        <w:t>t</w:t>
      </w:r>
      <w:r>
        <w:rPr>
          <w:spacing w:val="19"/>
          <w:u w:val="none"/>
        </w:rPr>
        <w:t xml:space="preserve"> </w:t>
      </w:r>
      <w:r>
        <w:rPr>
          <w:spacing w:val="1"/>
          <w:u w:val="none"/>
        </w:rPr>
        <w:t>o</w:t>
      </w:r>
      <w:r>
        <w:rPr>
          <w:u w:val="none"/>
        </w:rPr>
        <w:t>f</w:t>
      </w:r>
      <w:r>
        <w:rPr>
          <w:spacing w:val="20"/>
          <w:u w:val="none"/>
        </w:rPr>
        <w:t xml:space="preserve"> </w:t>
      </w:r>
      <w:r>
        <w:rPr>
          <w:u w:val="none"/>
        </w:rPr>
        <w:t>s</w:t>
      </w:r>
      <w:r>
        <w:rPr>
          <w:spacing w:val="1"/>
          <w:u w:val="none"/>
        </w:rPr>
        <w:t>u</w:t>
      </w:r>
      <w:r>
        <w:rPr>
          <w:u w:val="none"/>
        </w:rPr>
        <w:t>ch</w:t>
      </w:r>
      <w:r>
        <w:rPr>
          <w:spacing w:val="21"/>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19"/>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0"/>
          <w:u w:val="none"/>
        </w:rPr>
        <w:t xml:space="preserve"> </w:t>
      </w:r>
      <w:r>
        <w:rPr>
          <w:u w:val="none"/>
        </w:rPr>
        <w:t>ta</w:t>
      </w:r>
      <w:r>
        <w:rPr>
          <w:spacing w:val="1"/>
          <w:u w:val="none"/>
        </w:rPr>
        <w:t>k</w:t>
      </w:r>
      <w:r>
        <w:rPr>
          <w:u w:val="none"/>
        </w:rPr>
        <w:t>en</w:t>
      </w:r>
      <w:r>
        <w:rPr>
          <w:spacing w:val="20"/>
          <w:u w:val="none"/>
        </w:rPr>
        <w:t xml:space="preserve"> </w:t>
      </w:r>
      <w:r>
        <w:rPr>
          <w:u w:val="none"/>
        </w:rPr>
        <w:t>i</w:t>
      </w:r>
      <w:r>
        <w:rPr>
          <w:spacing w:val="1"/>
          <w:u w:val="none"/>
        </w:rPr>
        <w:t>n</w:t>
      </w:r>
      <w:r>
        <w:rPr>
          <w:u w:val="none"/>
        </w:rPr>
        <w:t>to</w:t>
      </w:r>
      <w:r>
        <w:rPr>
          <w:spacing w:val="20"/>
          <w:u w:val="none"/>
        </w:rPr>
        <w:t xml:space="preserve"> </w:t>
      </w:r>
      <w:r>
        <w:rPr>
          <w:u w:val="none"/>
        </w:rPr>
        <w:t>acc</w:t>
      </w:r>
      <w:r>
        <w:rPr>
          <w:spacing w:val="1"/>
          <w:u w:val="none"/>
        </w:rPr>
        <w:t>oun</w:t>
      </w:r>
      <w:r>
        <w:rPr>
          <w:u w:val="none"/>
        </w:rPr>
        <w:t>t</w:t>
      </w:r>
      <w:r>
        <w:rPr>
          <w:spacing w:val="20"/>
          <w:u w:val="none"/>
        </w:rPr>
        <w:t xml:space="preserve"> </w:t>
      </w:r>
      <w:r>
        <w:rPr>
          <w:u w:val="none"/>
        </w:rPr>
        <w:t>as</w:t>
      </w:r>
      <w:r>
        <w:rPr>
          <w:spacing w:val="20"/>
          <w:u w:val="none"/>
        </w:rPr>
        <w:t xml:space="preserve"> </w:t>
      </w:r>
      <w:r>
        <w:rPr>
          <w:spacing w:val="1"/>
          <w:u w:val="none"/>
        </w:rPr>
        <w:t>g</w:t>
      </w:r>
      <w:r>
        <w:rPr>
          <w:u w:val="none"/>
        </w:rPr>
        <w:t>ain</w:t>
      </w:r>
      <w:r>
        <w:rPr>
          <w:spacing w:val="1"/>
          <w:w w:val="102"/>
          <w:u w:val="none"/>
        </w:rPr>
        <w:t xml:space="preserve"> </w:t>
      </w:r>
      <w:r>
        <w:rPr>
          <w:spacing w:val="1"/>
          <w:u w:val="none"/>
        </w:rPr>
        <w:t>o</w:t>
      </w:r>
      <w:r>
        <w:rPr>
          <w:u w:val="none"/>
        </w:rPr>
        <w:t>r</w:t>
      </w:r>
      <w:r>
        <w:rPr>
          <w:spacing w:val="2"/>
          <w:u w:val="none"/>
        </w:rPr>
        <w:t xml:space="preserve"> </w:t>
      </w:r>
      <w:r>
        <w:rPr>
          <w:u w:val="none"/>
        </w:rPr>
        <w:t>l</w:t>
      </w:r>
      <w:r>
        <w:rPr>
          <w:spacing w:val="1"/>
          <w:u w:val="none"/>
        </w:rPr>
        <w:t>o</w:t>
      </w:r>
      <w:r>
        <w:rPr>
          <w:u w:val="none"/>
        </w:rPr>
        <w:t>ss</w:t>
      </w:r>
      <w:r>
        <w:rPr>
          <w:spacing w:val="3"/>
          <w:u w:val="none"/>
        </w:rPr>
        <w:t xml:space="preserve"> </w:t>
      </w:r>
      <w:r>
        <w:rPr>
          <w:u w:val="none"/>
        </w:rPr>
        <w:t>fr</w:t>
      </w:r>
      <w:r>
        <w:rPr>
          <w:spacing w:val="1"/>
          <w:u w:val="none"/>
        </w:rPr>
        <w:t>o</w:t>
      </w:r>
      <w:r>
        <w:rPr>
          <w:u w:val="none"/>
        </w:rPr>
        <w:t>m</w:t>
      </w:r>
      <w:r>
        <w:rPr>
          <w:spacing w:val="5"/>
          <w:u w:val="none"/>
        </w:rPr>
        <w:t xml:space="preserve"> </w:t>
      </w:r>
      <w:r>
        <w:rPr>
          <w:u w:val="none"/>
        </w:rPr>
        <w:t>t</w:t>
      </w:r>
      <w:r>
        <w:rPr>
          <w:spacing w:val="1"/>
          <w:u w:val="none"/>
        </w:rPr>
        <w:t>h</w:t>
      </w:r>
      <w:r>
        <w:rPr>
          <w:u w:val="none"/>
        </w:rPr>
        <w:t>e</w:t>
      </w:r>
      <w:r>
        <w:rPr>
          <w:spacing w:val="3"/>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4"/>
          <w:u w:val="none"/>
        </w:rPr>
        <w:t xml:space="preserve"> </w:t>
      </w:r>
      <w:r>
        <w:rPr>
          <w:spacing w:val="1"/>
          <w:u w:val="none"/>
        </w:rPr>
        <w:t>o</w:t>
      </w:r>
      <w:r>
        <w:rPr>
          <w:u w:val="none"/>
        </w:rPr>
        <w:t>f</w:t>
      </w:r>
      <w:r>
        <w:rPr>
          <w:spacing w:val="3"/>
          <w:u w:val="none"/>
        </w:rPr>
        <w:t xml:space="preserve"> </w:t>
      </w:r>
      <w:r>
        <w:rPr>
          <w:u w:val="none"/>
        </w:rPr>
        <w:t>s</w:t>
      </w:r>
      <w:r>
        <w:rPr>
          <w:spacing w:val="1"/>
          <w:u w:val="none"/>
        </w:rPr>
        <w:t>u</w:t>
      </w:r>
      <w:r>
        <w:rPr>
          <w:u w:val="none"/>
        </w:rPr>
        <w:t>ch</w:t>
      </w:r>
      <w:r>
        <w:rPr>
          <w:spacing w:val="4"/>
          <w:u w:val="none"/>
        </w:rPr>
        <w:t xml:space="preserve"> </w:t>
      </w:r>
      <w:r>
        <w:rPr>
          <w:u w:val="none"/>
        </w:rPr>
        <w:t>asset</w:t>
      </w:r>
      <w:r>
        <w:rPr>
          <w:spacing w:val="2"/>
          <w:u w:val="none"/>
        </w:rPr>
        <w:t xml:space="preserve"> </w:t>
      </w:r>
      <w:r>
        <w:rPr>
          <w:u w:val="none"/>
        </w:rPr>
        <w:t>f</w:t>
      </w:r>
      <w:r>
        <w:rPr>
          <w:spacing w:val="1"/>
          <w:u w:val="none"/>
        </w:rPr>
        <w:t>o</w:t>
      </w:r>
      <w:r>
        <w:rPr>
          <w:u w:val="none"/>
        </w:rPr>
        <w:t>r</w:t>
      </w:r>
      <w:r>
        <w:rPr>
          <w:spacing w:val="3"/>
          <w:u w:val="none"/>
        </w:rPr>
        <w:t xml:space="preserve"> </w:t>
      </w:r>
      <w:r>
        <w:rPr>
          <w:spacing w:val="1"/>
          <w:u w:val="none"/>
        </w:rPr>
        <w:t>pu</w:t>
      </w:r>
      <w:r>
        <w:rPr>
          <w:u w:val="none"/>
        </w:rPr>
        <w:t>r</w:t>
      </w:r>
      <w:r>
        <w:rPr>
          <w:spacing w:val="1"/>
          <w:u w:val="none"/>
        </w:rPr>
        <w:t>po</w:t>
      </w:r>
      <w:r>
        <w:rPr>
          <w:u w:val="none"/>
        </w:rPr>
        <w:t>ses</w:t>
      </w:r>
      <w:r>
        <w:rPr>
          <w:spacing w:val="3"/>
          <w:u w:val="none"/>
        </w:rPr>
        <w:t xml:space="preserve"> </w:t>
      </w:r>
      <w:r>
        <w:rPr>
          <w:spacing w:val="1"/>
          <w:u w:val="none"/>
        </w:rPr>
        <w:t>o</w:t>
      </w:r>
      <w:r>
        <w:rPr>
          <w:u w:val="none"/>
        </w:rPr>
        <w:t>f</w:t>
      </w:r>
      <w:r>
        <w:rPr>
          <w:spacing w:val="3"/>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w:t>
      </w:r>
      <w:r>
        <w:rPr>
          <w:u w:val="none"/>
        </w:rPr>
        <w:t>g</w:t>
      </w:r>
      <w:r>
        <w:rPr>
          <w:spacing w:val="4"/>
          <w:u w:val="none"/>
        </w:rPr>
        <w:t xml:space="preserve"> </w:t>
      </w:r>
      <w:r>
        <w:rPr>
          <w:spacing w:val="1"/>
          <w:u w:val="none"/>
        </w:rPr>
        <w:t>P</w:t>
      </w:r>
      <w:r>
        <w:rPr>
          <w:u w:val="none"/>
        </w:rPr>
        <w:t>r</w:t>
      </w:r>
      <w:r>
        <w:rPr>
          <w:spacing w:val="1"/>
          <w:u w:val="none"/>
        </w:rPr>
        <w:t>o</w:t>
      </w:r>
      <w:r>
        <w:rPr>
          <w:u w:val="none"/>
        </w:rPr>
        <w:t xml:space="preserve">fits </w:t>
      </w:r>
      <w:r>
        <w:rPr>
          <w:spacing w:val="3"/>
          <w:u w:val="none"/>
        </w:rPr>
        <w:t xml:space="preserve"> </w:t>
      </w:r>
      <w:r>
        <w:rPr>
          <w:spacing w:val="1"/>
          <w:u w:val="none"/>
        </w:rPr>
        <w:t>o</w:t>
      </w:r>
      <w:r>
        <w:rPr>
          <w:u w:val="none"/>
        </w:rPr>
        <w:t xml:space="preserve">r </w:t>
      </w:r>
      <w:r>
        <w:rPr>
          <w:spacing w:val="2"/>
          <w:u w:val="none"/>
        </w:rPr>
        <w:t xml:space="preserve"> </w:t>
      </w:r>
      <w:r>
        <w:rPr>
          <w:spacing w:val="1"/>
          <w:u w:val="none"/>
        </w:rPr>
        <w:t>Lo</w:t>
      </w:r>
      <w:r>
        <w:rPr>
          <w:u w:val="none"/>
        </w:rPr>
        <w:t xml:space="preserve">sses. </w:t>
      </w:r>
      <w:r>
        <w:rPr>
          <w:spacing w:val="3"/>
          <w:u w:val="none"/>
        </w:rPr>
        <w:t xml:space="preserve"> </w:t>
      </w:r>
      <w:r>
        <w:rPr>
          <w:spacing w:val="1"/>
          <w:u w:val="none"/>
        </w:rPr>
        <w:t>G</w:t>
      </w:r>
      <w:r>
        <w:rPr>
          <w:u w:val="none"/>
        </w:rPr>
        <w:t xml:space="preserve">ain </w:t>
      </w:r>
      <w:r>
        <w:rPr>
          <w:spacing w:val="4"/>
          <w:u w:val="none"/>
        </w:rPr>
        <w:t xml:space="preserve"> </w:t>
      </w:r>
      <w:r>
        <w:rPr>
          <w:spacing w:val="1"/>
          <w:u w:val="none"/>
        </w:rPr>
        <w:t>o</w:t>
      </w:r>
      <w:r>
        <w:rPr>
          <w:u w:val="none"/>
        </w:rPr>
        <w:t xml:space="preserve">r </w:t>
      </w:r>
      <w:r>
        <w:rPr>
          <w:spacing w:val="3"/>
          <w:u w:val="none"/>
        </w:rPr>
        <w:t xml:space="preserve"> </w:t>
      </w:r>
      <w:r>
        <w:rPr>
          <w:u w:val="none"/>
        </w:rPr>
        <w:t>l</w:t>
      </w:r>
      <w:r>
        <w:rPr>
          <w:spacing w:val="1"/>
          <w:u w:val="none"/>
        </w:rPr>
        <w:t>o</w:t>
      </w:r>
      <w:r>
        <w:rPr>
          <w:u w:val="none"/>
        </w:rPr>
        <w:t>ss</w:t>
      </w:r>
      <w:r>
        <w:rPr>
          <w:w w:val="102"/>
          <w:u w:val="none"/>
        </w:rPr>
        <w:t xml:space="preserve"> </w:t>
      </w:r>
      <w:r>
        <w:rPr>
          <w:u w:val="none"/>
        </w:rPr>
        <w:t>res</w:t>
      </w:r>
      <w:r>
        <w:rPr>
          <w:spacing w:val="1"/>
          <w:u w:val="none"/>
        </w:rPr>
        <w:t>u</w:t>
      </w:r>
      <w:r>
        <w:rPr>
          <w:u w:val="none"/>
        </w:rPr>
        <w:t>lti</w:t>
      </w:r>
      <w:r>
        <w:rPr>
          <w:spacing w:val="1"/>
          <w:u w:val="none"/>
        </w:rPr>
        <w:t>n</w:t>
      </w:r>
      <w:r>
        <w:rPr>
          <w:u w:val="none"/>
        </w:rPr>
        <w:t>g</w:t>
      </w:r>
      <w:r>
        <w:rPr>
          <w:spacing w:val="45"/>
          <w:u w:val="none"/>
        </w:rPr>
        <w:t xml:space="preserve"> </w:t>
      </w:r>
      <w:r>
        <w:rPr>
          <w:u w:val="none"/>
        </w:rPr>
        <w:t>fr</w:t>
      </w:r>
      <w:r>
        <w:rPr>
          <w:spacing w:val="1"/>
          <w:u w:val="none"/>
        </w:rPr>
        <w:t>o</w:t>
      </w:r>
      <w:r>
        <w:rPr>
          <w:u w:val="none"/>
        </w:rPr>
        <w:t>m</w:t>
      </w:r>
      <w:r>
        <w:rPr>
          <w:spacing w:val="47"/>
          <w:u w:val="none"/>
        </w:rPr>
        <w:t xml:space="preserve"> </w:t>
      </w:r>
      <w:r>
        <w:rPr>
          <w:u w:val="none"/>
        </w:rPr>
        <w:t>a</w:t>
      </w:r>
      <w:r>
        <w:rPr>
          <w:spacing w:val="1"/>
          <w:u w:val="none"/>
        </w:rPr>
        <w:t>n</w:t>
      </w:r>
      <w:r>
        <w:rPr>
          <w:u w:val="none"/>
        </w:rPr>
        <w:t>y</w:t>
      </w:r>
      <w:r>
        <w:rPr>
          <w:spacing w:val="45"/>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46"/>
          <w:u w:val="none"/>
        </w:rPr>
        <w:t xml:space="preserve"> </w:t>
      </w:r>
      <w:r>
        <w:rPr>
          <w:spacing w:val="1"/>
          <w:u w:val="none"/>
        </w:rPr>
        <w:t>o</w:t>
      </w:r>
      <w:r>
        <w:rPr>
          <w:u w:val="none"/>
        </w:rPr>
        <w:t>f</w:t>
      </w:r>
      <w:r>
        <w:rPr>
          <w:spacing w:val="44"/>
          <w:u w:val="none"/>
        </w:rPr>
        <w:t xml:space="preserve"> </w:t>
      </w:r>
      <w:r>
        <w:rPr>
          <w:spacing w:val="1"/>
          <w:u w:val="none"/>
        </w:rPr>
        <w:t>P</w:t>
      </w:r>
      <w:r>
        <w:rPr>
          <w:u w:val="none"/>
        </w:rPr>
        <w:t>r</w:t>
      </w:r>
      <w:r>
        <w:rPr>
          <w:spacing w:val="1"/>
          <w:u w:val="none"/>
        </w:rPr>
        <w:t>op</w:t>
      </w:r>
      <w:r>
        <w:rPr>
          <w:u w:val="none"/>
        </w:rPr>
        <w:t>erty</w:t>
      </w:r>
      <w:r>
        <w:rPr>
          <w:spacing w:val="45"/>
          <w:u w:val="none"/>
        </w:rPr>
        <w:t xml:space="preserve"> </w:t>
      </w:r>
      <w:r>
        <w:rPr>
          <w:spacing w:val="1"/>
          <w:u w:val="none"/>
        </w:rPr>
        <w:t>w</w:t>
      </w:r>
      <w:r>
        <w:rPr>
          <w:u w:val="none"/>
        </w:rPr>
        <w:t>ith</w:t>
      </w:r>
      <w:r>
        <w:rPr>
          <w:spacing w:val="46"/>
          <w:u w:val="none"/>
        </w:rPr>
        <w:t xml:space="preserve"> </w:t>
      </w:r>
      <w:r>
        <w:rPr>
          <w:u w:val="none"/>
        </w:rPr>
        <w:t>res</w:t>
      </w:r>
      <w:r>
        <w:rPr>
          <w:spacing w:val="1"/>
          <w:u w:val="none"/>
        </w:rPr>
        <w:t>p</w:t>
      </w:r>
      <w:r>
        <w:rPr>
          <w:u w:val="none"/>
        </w:rPr>
        <w:t>ect</w:t>
      </w:r>
      <w:r>
        <w:rPr>
          <w:spacing w:val="44"/>
          <w:u w:val="none"/>
        </w:rPr>
        <w:t xml:space="preserve"> </w:t>
      </w:r>
      <w:r>
        <w:rPr>
          <w:u w:val="none"/>
        </w:rPr>
        <w:t>to</w:t>
      </w:r>
      <w:r>
        <w:rPr>
          <w:spacing w:val="46"/>
          <w:u w:val="none"/>
        </w:rPr>
        <w:t xml:space="preserve"> </w:t>
      </w:r>
      <w:r>
        <w:rPr>
          <w:spacing w:val="1"/>
          <w:u w:val="none"/>
        </w:rPr>
        <w:t>wh</w:t>
      </w:r>
      <w:r>
        <w:rPr>
          <w:u w:val="none"/>
        </w:rPr>
        <w:t>ich</w:t>
      </w:r>
      <w:r>
        <w:rPr>
          <w:spacing w:val="45"/>
          <w:u w:val="none"/>
        </w:rPr>
        <w:t xml:space="preserve"> </w:t>
      </w:r>
      <w:r>
        <w:rPr>
          <w:spacing w:val="1"/>
          <w:u w:val="none"/>
        </w:rPr>
        <w:t>g</w:t>
      </w:r>
      <w:r>
        <w:rPr>
          <w:u w:val="none"/>
        </w:rPr>
        <w:t>ain</w:t>
      </w:r>
      <w:r>
        <w:rPr>
          <w:spacing w:val="46"/>
          <w:u w:val="none"/>
        </w:rPr>
        <w:t xml:space="preserve"> </w:t>
      </w:r>
      <w:r>
        <w:rPr>
          <w:spacing w:val="1"/>
          <w:u w:val="none"/>
        </w:rPr>
        <w:t>o</w:t>
      </w:r>
      <w:r>
        <w:rPr>
          <w:u w:val="none"/>
        </w:rPr>
        <w:t>r</w:t>
      </w:r>
      <w:r>
        <w:rPr>
          <w:spacing w:val="44"/>
          <w:u w:val="none"/>
        </w:rPr>
        <w:t xml:space="preserve"> </w:t>
      </w:r>
      <w:r>
        <w:rPr>
          <w:u w:val="none"/>
        </w:rPr>
        <w:t>l</w:t>
      </w:r>
      <w:r>
        <w:rPr>
          <w:spacing w:val="1"/>
          <w:u w:val="none"/>
        </w:rPr>
        <w:t>o</w:t>
      </w:r>
      <w:r>
        <w:rPr>
          <w:u w:val="none"/>
        </w:rPr>
        <w:t>ss</w:t>
      </w:r>
      <w:r>
        <w:rPr>
          <w:spacing w:val="44"/>
          <w:u w:val="none"/>
        </w:rPr>
        <w:t xml:space="preserve"> </w:t>
      </w:r>
      <w:r>
        <w:rPr>
          <w:u w:val="none"/>
        </w:rPr>
        <w:t>is</w:t>
      </w:r>
      <w:r>
        <w:rPr>
          <w:spacing w:val="45"/>
          <w:u w:val="none"/>
        </w:rPr>
        <w:t xml:space="preserve"> </w:t>
      </w:r>
      <w:r>
        <w:rPr>
          <w:u w:val="none"/>
        </w:rPr>
        <w:t>rec</w:t>
      </w:r>
      <w:r>
        <w:rPr>
          <w:spacing w:val="1"/>
          <w:u w:val="none"/>
        </w:rPr>
        <w:t>ogn</w:t>
      </w:r>
      <w:r>
        <w:rPr>
          <w:u w:val="none"/>
        </w:rPr>
        <w:t>ized</w:t>
      </w:r>
      <w:r>
        <w:rPr>
          <w:spacing w:val="45"/>
          <w:u w:val="none"/>
        </w:rPr>
        <w:t xml:space="preserve"> </w:t>
      </w:r>
      <w:r>
        <w:rPr>
          <w:u w:val="none"/>
        </w:rPr>
        <w:t>f</w:t>
      </w:r>
      <w:r>
        <w:rPr>
          <w:spacing w:val="1"/>
          <w:u w:val="none"/>
        </w:rPr>
        <w:t>o</w:t>
      </w:r>
      <w:r>
        <w:rPr>
          <w:u w:val="none"/>
        </w:rPr>
        <w:t>r</w:t>
      </w:r>
      <w:r>
        <w:rPr>
          <w:spacing w:val="45"/>
          <w:u w:val="none"/>
        </w:rPr>
        <w:t xml:space="preserve"> </w:t>
      </w:r>
      <w:r>
        <w:rPr>
          <w:u w:val="none"/>
        </w:rPr>
        <w:t>fe</w:t>
      </w:r>
      <w:r>
        <w:rPr>
          <w:spacing w:val="1"/>
          <w:u w:val="none"/>
        </w:rPr>
        <w:t>d</w:t>
      </w:r>
      <w:r>
        <w:rPr>
          <w:u w:val="none"/>
        </w:rPr>
        <w:t>eral</w:t>
      </w:r>
      <w:r>
        <w:rPr>
          <w:w w:val="102"/>
          <w:u w:val="none"/>
        </w:rPr>
        <w:t xml:space="preserve"> </w:t>
      </w:r>
      <w:r>
        <w:rPr>
          <w:u w:val="none"/>
        </w:rPr>
        <w:t>i</w:t>
      </w:r>
      <w:r>
        <w:rPr>
          <w:spacing w:val="1"/>
          <w:u w:val="none"/>
        </w:rPr>
        <w:t>n</w:t>
      </w:r>
      <w:r>
        <w:rPr>
          <w:u w:val="none"/>
        </w:rPr>
        <w:t>co</w:t>
      </w:r>
      <w:r>
        <w:rPr>
          <w:spacing w:val="2"/>
          <w:u w:val="none"/>
        </w:rPr>
        <w:t>m</w:t>
      </w:r>
      <w:r>
        <w:rPr>
          <w:u w:val="none"/>
        </w:rPr>
        <w:t>e</w:t>
      </w:r>
      <w:r>
        <w:rPr>
          <w:spacing w:val="17"/>
          <w:u w:val="none"/>
        </w:rPr>
        <w:t xml:space="preserve"> </w:t>
      </w:r>
      <w:r>
        <w:rPr>
          <w:u w:val="none"/>
        </w:rPr>
        <w:t>tax</w:t>
      </w:r>
      <w:r>
        <w:rPr>
          <w:spacing w:val="17"/>
          <w:u w:val="none"/>
        </w:rPr>
        <w:t xml:space="preserve"> </w:t>
      </w:r>
      <w:r>
        <w:rPr>
          <w:u w:val="none"/>
        </w:rPr>
        <w:t>purposes</w:t>
      </w:r>
      <w:r>
        <w:rPr>
          <w:spacing w:val="16"/>
          <w:u w:val="none"/>
        </w:rPr>
        <w:t xml:space="preserve"> </w:t>
      </w:r>
      <w:r>
        <w:rPr>
          <w:u w:val="none"/>
        </w:rPr>
        <w:t>shall</w:t>
      </w:r>
      <w:r>
        <w:rPr>
          <w:spacing w:val="15"/>
          <w:u w:val="none"/>
        </w:rPr>
        <w:t xml:space="preserve"> </w:t>
      </w:r>
      <w:r>
        <w:rPr>
          <w:u w:val="none"/>
        </w:rPr>
        <w:t>be</w:t>
      </w:r>
      <w:r>
        <w:rPr>
          <w:spacing w:val="18"/>
          <w:u w:val="none"/>
        </w:rPr>
        <w:t xml:space="preserve"> </w:t>
      </w:r>
      <w:r>
        <w:rPr>
          <w:u w:val="none"/>
        </w:rPr>
        <w:t>c</w:t>
      </w:r>
      <w:r>
        <w:rPr>
          <w:spacing w:val="1"/>
          <w:u w:val="none"/>
        </w:rPr>
        <w:t>o</w:t>
      </w:r>
      <w:r>
        <w:rPr>
          <w:spacing w:val="2"/>
          <w:u w:val="none"/>
        </w:rPr>
        <w:t>m</w:t>
      </w:r>
      <w:r>
        <w:rPr>
          <w:u w:val="none"/>
        </w:rPr>
        <w:t>puted</w:t>
      </w:r>
      <w:r>
        <w:rPr>
          <w:spacing w:val="17"/>
          <w:u w:val="none"/>
        </w:rPr>
        <w:t xml:space="preserve"> </w:t>
      </w:r>
      <w:r>
        <w:rPr>
          <w:u w:val="none"/>
        </w:rPr>
        <w:t>by</w:t>
      </w:r>
      <w:r>
        <w:rPr>
          <w:spacing w:val="17"/>
          <w:u w:val="none"/>
        </w:rPr>
        <w:t xml:space="preserve"> </w:t>
      </w:r>
      <w:r>
        <w:rPr>
          <w:u w:val="none"/>
        </w:rPr>
        <w:t>refere</w:t>
      </w:r>
      <w:r>
        <w:rPr>
          <w:spacing w:val="1"/>
          <w:u w:val="none"/>
        </w:rPr>
        <w:t>n</w:t>
      </w:r>
      <w:r>
        <w:rPr>
          <w:u w:val="none"/>
        </w:rPr>
        <w:t>ce</w:t>
      </w:r>
      <w:r>
        <w:rPr>
          <w:spacing w:val="17"/>
          <w:u w:val="none"/>
        </w:rPr>
        <w:t xml:space="preserve"> </w:t>
      </w:r>
      <w:r>
        <w:rPr>
          <w:u w:val="none"/>
        </w:rPr>
        <w:t>to</w:t>
      </w:r>
      <w:r>
        <w:rPr>
          <w:spacing w:val="17"/>
          <w:u w:val="none"/>
        </w:rPr>
        <w:t xml:space="preserve"> </w:t>
      </w:r>
      <w:r>
        <w:rPr>
          <w:u w:val="none"/>
        </w:rPr>
        <w:t>the</w:t>
      </w:r>
      <w:r>
        <w:rPr>
          <w:spacing w:val="17"/>
          <w:u w:val="none"/>
        </w:rPr>
        <w:t xml:space="preserve"> </w:t>
      </w:r>
      <w:r>
        <w:rPr>
          <w:spacing w:val="1"/>
          <w:u w:val="none"/>
        </w:rPr>
        <w:t>G</w:t>
      </w:r>
      <w:r>
        <w:rPr>
          <w:u w:val="none"/>
        </w:rPr>
        <w:t>ross</w:t>
      </w:r>
      <w:r>
        <w:rPr>
          <w:spacing w:val="16"/>
          <w:u w:val="none"/>
        </w:rPr>
        <w:t xml:space="preserve"> </w:t>
      </w:r>
      <w:r>
        <w:rPr>
          <w:spacing w:val="1"/>
          <w:u w:val="none"/>
        </w:rPr>
        <w:t>A</w:t>
      </w:r>
      <w:r>
        <w:rPr>
          <w:u w:val="none"/>
        </w:rPr>
        <w:t>sset</w:t>
      </w:r>
      <w:r>
        <w:rPr>
          <w:spacing w:val="16"/>
          <w:u w:val="none"/>
        </w:rPr>
        <w:t xml:space="preserve"> </w:t>
      </w:r>
      <w:r>
        <w:rPr>
          <w:spacing w:val="1"/>
          <w:u w:val="none"/>
        </w:rPr>
        <w:t>V</w:t>
      </w:r>
      <w:r>
        <w:rPr>
          <w:u w:val="none"/>
        </w:rPr>
        <w:t>alue</w:t>
      </w:r>
      <w:r>
        <w:rPr>
          <w:spacing w:val="17"/>
          <w:u w:val="none"/>
        </w:rPr>
        <w:t xml:space="preserve"> </w:t>
      </w:r>
      <w:r>
        <w:rPr>
          <w:u w:val="none"/>
        </w:rPr>
        <w:t>of</w:t>
      </w:r>
      <w:r>
        <w:rPr>
          <w:spacing w:val="16"/>
          <w:u w:val="none"/>
        </w:rPr>
        <w:t xml:space="preserve"> </w:t>
      </w:r>
      <w:r>
        <w:rPr>
          <w:u w:val="none"/>
        </w:rPr>
        <w:t>the</w:t>
      </w:r>
      <w:r>
        <w:rPr>
          <w:spacing w:val="17"/>
          <w:u w:val="none"/>
        </w:rPr>
        <w:t xml:space="preserve"> </w:t>
      </w:r>
      <w:r>
        <w:rPr>
          <w:spacing w:val="1"/>
          <w:u w:val="none"/>
        </w:rPr>
        <w:t>P</w:t>
      </w:r>
      <w:r>
        <w:rPr>
          <w:u w:val="none"/>
        </w:rPr>
        <w:t>roperty</w:t>
      </w:r>
      <w:r>
        <w:rPr>
          <w:spacing w:val="17"/>
          <w:u w:val="none"/>
        </w:rPr>
        <w:t xml:space="preserve"> </w:t>
      </w:r>
      <w:r>
        <w:rPr>
          <w:u w:val="none"/>
        </w:rPr>
        <w:t>disposed</w:t>
      </w:r>
      <w:r>
        <w:rPr>
          <w:spacing w:val="17"/>
          <w:u w:val="none"/>
        </w:rPr>
        <w:t xml:space="preserve"> </w:t>
      </w:r>
      <w:r>
        <w:rPr>
          <w:u w:val="none"/>
        </w:rPr>
        <w:t>of,</w:t>
      </w:r>
      <w:r>
        <w:rPr>
          <w:w w:val="102"/>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19"/>
          <w:u w:val="none"/>
        </w:rPr>
        <w:t xml:space="preserve"> </w:t>
      </w:r>
      <w:r>
        <w:rPr>
          <w:u w:val="none"/>
        </w:rPr>
        <w:t>t</w:t>
      </w:r>
      <w:r>
        <w:rPr>
          <w:spacing w:val="1"/>
          <w:u w:val="none"/>
        </w:rPr>
        <w:t>h</w:t>
      </w:r>
      <w:r>
        <w:rPr>
          <w:u w:val="none"/>
        </w:rPr>
        <w:t>at</w:t>
      </w:r>
      <w:r>
        <w:rPr>
          <w:spacing w:val="18"/>
          <w:u w:val="none"/>
        </w:rPr>
        <w:t xml:space="preserve"> </w:t>
      </w:r>
      <w:r>
        <w:rPr>
          <w:u w:val="none"/>
        </w:rPr>
        <w:t>t</w:t>
      </w:r>
      <w:r>
        <w:rPr>
          <w:spacing w:val="1"/>
          <w:u w:val="none"/>
        </w:rPr>
        <w:t>h</w:t>
      </w:r>
      <w:r>
        <w:rPr>
          <w:u w:val="none"/>
        </w:rPr>
        <w:t>e</w:t>
      </w:r>
      <w:r>
        <w:rPr>
          <w:spacing w:val="19"/>
          <w:u w:val="none"/>
        </w:rPr>
        <w:t xml:space="preserve"> </w:t>
      </w:r>
      <w:r>
        <w:rPr>
          <w:u w:val="none"/>
        </w:rPr>
        <w:t>a</w:t>
      </w:r>
      <w:r>
        <w:rPr>
          <w:spacing w:val="1"/>
          <w:u w:val="none"/>
        </w:rPr>
        <w:t>d</w:t>
      </w:r>
      <w:r>
        <w:rPr>
          <w:u w:val="none"/>
        </w:rPr>
        <w:t>j</w:t>
      </w:r>
      <w:r>
        <w:rPr>
          <w:spacing w:val="1"/>
          <w:u w:val="none"/>
        </w:rPr>
        <w:t>u</w:t>
      </w:r>
      <w:r>
        <w:rPr>
          <w:u w:val="none"/>
        </w:rPr>
        <w:t>sted</w:t>
      </w:r>
      <w:r>
        <w:rPr>
          <w:spacing w:val="18"/>
          <w:u w:val="none"/>
        </w:rPr>
        <w:t xml:space="preserve"> </w:t>
      </w:r>
      <w:r>
        <w:rPr>
          <w:u w:val="none"/>
        </w:rPr>
        <w:t>tax</w:t>
      </w:r>
      <w:r>
        <w:rPr>
          <w:spacing w:val="19"/>
          <w:u w:val="none"/>
        </w:rPr>
        <w:t xml:space="preserve"> </w:t>
      </w:r>
      <w:r>
        <w:rPr>
          <w:u w:val="none"/>
        </w:rPr>
        <w:t>basis</w:t>
      </w:r>
      <w:r>
        <w:rPr>
          <w:spacing w:val="19"/>
          <w:u w:val="none"/>
        </w:rPr>
        <w:t xml:space="preserve"> </w:t>
      </w:r>
      <w:r>
        <w:rPr>
          <w:u w:val="none"/>
        </w:rPr>
        <w:t>of</w:t>
      </w:r>
      <w:r>
        <w:rPr>
          <w:spacing w:val="19"/>
          <w:u w:val="none"/>
        </w:rPr>
        <w:t xml:space="preserve"> </w:t>
      </w:r>
      <w:r>
        <w:rPr>
          <w:u w:val="none"/>
        </w:rPr>
        <w:t>such</w:t>
      </w:r>
      <w:r>
        <w:rPr>
          <w:spacing w:val="20"/>
          <w:u w:val="none"/>
        </w:rPr>
        <w:t xml:space="preserve"> </w:t>
      </w:r>
      <w:r>
        <w:rPr>
          <w:spacing w:val="1"/>
          <w:u w:val="none"/>
        </w:rPr>
        <w:t>P</w:t>
      </w:r>
      <w:r>
        <w:rPr>
          <w:u w:val="none"/>
        </w:rPr>
        <w:t>roperty</w:t>
      </w:r>
      <w:r>
        <w:rPr>
          <w:spacing w:val="19"/>
          <w:u w:val="none"/>
        </w:rPr>
        <w:t xml:space="preserve"> </w:t>
      </w:r>
      <w:r>
        <w:rPr>
          <w:u w:val="none"/>
        </w:rPr>
        <w:t>differs</w:t>
      </w:r>
      <w:r>
        <w:rPr>
          <w:spacing w:val="19"/>
          <w:u w:val="none"/>
        </w:rPr>
        <w:t xml:space="preserve"> </w:t>
      </w:r>
      <w:r>
        <w:rPr>
          <w:u w:val="none"/>
        </w:rPr>
        <w:t>from</w:t>
      </w:r>
      <w:r>
        <w:rPr>
          <w:spacing w:val="20"/>
          <w:u w:val="none"/>
        </w:rPr>
        <w:t xml:space="preserve"> </w:t>
      </w:r>
      <w:r>
        <w:rPr>
          <w:u w:val="none"/>
        </w:rPr>
        <w:t>its</w:t>
      </w:r>
      <w:r>
        <w:rPr>
          <w:spacing w:val="20"/>
          <w:u w:val="none"/>
        </w:rPr>
        <w:t xml:space="preserve"> </w:t>
      </w:r>
      <w:r>
        <w:rPr>
          <w:spacing w:val="2"/>
          <w:u w:val="none"/>
        </w:rPr>
        <w:t>G</w:t>
      </w:r>
      <w:r>
        <w:rPr>
          <w:u w:val="none"/>
        </w:rPr>
        <w:t>ross</w:t>
      </w:r>
      <w:r>
        <w:rPr>
          <w:spacing w:val="19"/>
          <w:u w:val="none"/>
        </w:rPr>
        <w:t xml:space="preserve"> </w:t>
      </w:r>
      <w:r>
        <w:rPr>
          <w:spacing w:val="2"/>
          <w:u w:val="none"/>
        </w:rPr>
        <w:t>A</w:t>
      </w:r>
      <w:r>
        <w:rPr>
          <w:u w:val="none"/>
        </w:rPr>
        <w:t>sset</w:t>
      </w:r>
      <w:r>
        <w:rPr>
          <w:spacing w:val="18"/>
          <w:u w:val="none"/>
        </w:rPr>
        <w:t xml:space="preserve"> </w:t>
      </w:r>
      <w:r>
        <w:rPr>
          <w:spacing w:val="2"/>
          <w:u w:val="none"/>
        </w:rPr>
        <w:t>V</w:t>
      </w:r>
      <w:r>
        <w:rPr>
          <w:u w:val="none"/>
        </w:rPr>
        <w:t>al</w:t>
      </w:r>
      <w:r>
        <w:rPr>
          <w:spacing w:val="1"/>
          <w:u w:val="none"/>
        </w:rPr>
        <w:t>u</w:t>
      </w:r>
      <w:r>
        <w:rPr>
          <w:u w:val="none"/>
        </w:rPr>
        <w:t>e;</w:t>
      </w:r>
    </w:p>
    <w:p w14:paraId="2772751F" w14:textId="77777777" w:rsidR="000C19C9" w:rsidRDefault="000C19C9">
      <w:pPr>
        <w:spacing w:line="252" w:lineRule="auto"/>
        <w:jc w:val="both"/>
        <w:sectPr w:rsidR="000C19C9">
          <w:pgSz w:w="12240" w:h="15840"/>
          <w:pgMar w:top="1380" w:right="1320" w:bottom="940" w:left="1340" w:header="0" w:footer="742" w:gutter="0"/>
          <w:cols w:space="720"/>
        </w:sectPr>
      </w:pPr>
    </w:p>
    <w:p w14:paraId="6D03F156" w14:textId="77777777" w:rsidR="000C19C9" w:rsidRDefault="00D3642A">
      <w:pPr>
        <w:pStyle w:val="BodyText"/>
        <w:numPr>
          <w:ilvl w:val="2"/>
          <w:numId w:val="3"/>
        </w:numPr>
        <w:tabs>
          <w:tab w:val="left" w:pos="2264"/>
        </w:tabs>
        <w:spacing w:before="70" w:line="250" w:lineRule="auto"/>
        <w:ind w:right="113" w:firstLine="1440"/>
        <w:jc w:val="both"/>
        <w:rPr>
          <w:u w:val="none"/>
        </w:rPr>
      </w:pPr>
      <w:r>
        <w:rPr>
          <w:u w:val="none"/>
        </w:rPr>
        <w:lastRenderedPageBreak/>
        <w:t>In</w:t>
      </w:r>
      <w:r>
        <w:rPr>
          <w:spacing w:val="20"/>
          <w:u w:val="none"/>
        </w:rPr>
        <w:t xml:space="preserve"> </w:t>
      </w:r>
      <w:r>
        <w:rPr>
          <w:u w:val="none"/>
        </w:rPr>
        <w:t>lieu</w:t>
      </w:r>
      <w:r>
        <w:rPr>
          <w:spacing w:val="20"/>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d</w:t>
      </w:r>
      <w:r>
        <w:rPr>
          <w:u w:val="none"/>
        </w:rPr>
        <w:t>e</w:t>
      </w:r>
      <w:r>
        <w:rPr>
          <w:spacing w:val="1"/>
          <w:u w:val="none"/>
        </w:rPr>
        <w:t>p</w:t>
      </w:r>
      <w:r>
        <w:rPr>
          <w:u w:val="none"/>
        </w:rPr>
        <w:t>reciatio</w:t>
      </w:r>
      <w:r>
        <w:rPr>
          <w:spacing w:val="1"/>
          <w:u w:val="none"/>
        </w:rPr>
        <w:t>n</w:t>
      </w:r>
      <w:r>
        <w:rPr>
          <w:u w:val="none"/>
        </w:rPr>
        <w:t>,</w:t>
      </w:r>
      <w:r>
        <w:rPr>
          <w:spacing w:val="19"/>
          <w:u w:val="none"/>
        </w:rPr>
        <w:t xml:space="preserve"> </w:t>
      </w:r>
      <w:r>
        <w:rPr>
          <w:u w:val="none"/>
        </w:rPr>
        <w:t>a</w:t>
      </w:r>
      <w:r>
        <w:rPr>
          <w:spacing w:val="2"/>
          <w:u w:val="none"/>
        </w:rPr>
        <w:t>m</w:t>
      </w:r>
      <w:r>
        <w:rPr>
          <w:spacing w:val="1"/>
          <w:u w:val="none"/>
        </w:rPr>
        <w:t>o</w:t>
      </w:r>
      <w:r>
        <w:rPr>
          <w:u w:val="none"/>
        </w:rPr>
        <w:t>rtizati</w:t>
      </w:r>
      <w:r>
        <w:rPr>
          <w:spacing w:val="1"/>
          <w:u w:val="none"/>
        </w:rPr>
        <w:t>on</w:t>
      </w:r>
      <w:r>
        <w:rPr>
          <w:u w:val="none"/>
        </w:rPr>
        <w:t>,</w:t>
      </w:r>
      <w:r>
        <w:rPr>
          <w:spacing w:val="19"/>
          <w:u w:val="none"/>
        </w:rPr>
        <w:t xml:space="preserve"> </w:t>
      </w:r>
      <w:r>
        <w:rPr>
          <w:u w:val="none"/>
        </w:rPr>
        <w:t>a</w:t>
      </w:r>
      <w:r>
        <w:rPr>
          <w:spacing w:val="1"/>
          <w:u w:val="none"/>
        </w:rPr>
        <w:t>n</w:t>
      </w:r>
      <w:r>
        <w:rPr>
          <w:u w:val="none"/>
        </w:rPr>
        <w:t>d</w:t>
      </w:r>
      <w:r>
        <w:rPr>
          <w:spacing w:val="20"/>
          <w:u w:val="none"/>
        </w:rPr>
        <w:t xml:space="preserve"> </w:t>
      </w:r>
      <w:r>
        <w:rPr>
          <w:spacing w:val="1"/>
          <w:u w:val="none"/>
        </w:rPr>
        <w:t>o</w:t>
      </w:r>
      <w:r>
        <w:rPr>
          <w:u w:val="none"/>
        </w:rPr>
        <w:t>t</w:t>
      </w:r>
      <w:r>
        <w:rPr>
          <w:spacing w:val="1"/>
          <w:u w:val="none"/>
        </w:rPr>
        <w:t>h</w:t>
      </w:r>
      <w:r>
        <w:rPr>
          <w:u w:val="none"/>
        </w:rPr>
        <w:t xml:space="preserve">er </w:t>
      </w:r>
      <w:r>
        <w:rPr>
          <w:spacing w:val="21"/>
          <w:u w:val="none"/>
        </w:rPr>
        <w:t xml:space="preserve"> </w:t>
      </w:r>
      <w:r>
        <w:rPr>
          <w:u w:val="none"/>
        </w:rPr>
        <w:t>c</w:t>
      </w:r>
      <w:r>
        <w:rPr>
          <w:spacing w:val="1"/>
          <w:u w:val="none"/>
        </w:rPr>
        <w:t>o</w:t>
      </w:r>
      <w:r>
        <w:rPr>
          <w:u w:val="none"/>
        </w:rPr>
        <w:t xml:space="preserve">st </w:t>
      </w:r>
      <w:r>
        <w:rPr>
          <w:spacing w:val="20"/>
          <w:u w:val="none"/>
        </w:rPr>
        <w:t xml:space="preserve"> </w:t>
      </w:r>
      <w:r>
        <w:rPr>
          <w:u w:val="none"/>
        </w:rPr>
        <w:t>rec</w:t>
      </w:r>
      <w:r>
        <w:rPr>
          <w:spacing w:val="1"/>
          <w:u w:val="none"/>
        </w:rPr>
        <w:t>ov</w:t>
      </w:r>
      <w:r>
        <w:rPr>
          <w:u w:val="none"/>
        </w:rPr>
        <w:t xml:space="preserve">ery </w:t>
      </w:r>
      <w:r>
        <w:rPr>
          <w:spacing w:val="20"/>
          <w:u w:val="none"/>
        </w:rPr>
        <w:t xml:space="preserve"> </w:t>
      </w:r>
      <w:r>
        <w:rPr>
          <w:spacing w:val="1"/>
          <w:u w:val="none"/>
        </w:rPr>
        <w:t>d</w:t>
      </w:r>
      <w:r>
        <w:rPr>
          <w:u w:val="none"/>
        </w:rPr>
        <w:t>e</w:t>
      </w:r>
      <w:r>
        <w:rPr>
          <w:spacing w:val="1"/>
          <w:u w:val="none"/>
        </w:rPr>
        <w:t>du</w:t>
      </w:r>
      <w:r>
        <w:rPr>
          <w:u w:val="none"/>
        </w:rPr>
        <w:t>cti</w:t>
      </w:r>
      <w:r>
        <w:rPr>
          <w:spacing w:val="1"/>
          <w:u w:val="none"/>
        </w:rPr>
        <w:t>ons</w:t>
      </w:r>
      <w:r>
        <w:rPr>
          <w:spacing w:val="2"/>
          <w:w w:val="102"/>
          <w:u w:val="none"/>
        </w:rPr>
        <w:t xml:space="preserve"> </w:t>
      </w:r>
      <w:r>
        <w:rPr>
          <w:u w:val="none"/>
        </w:rPr>
        <w:t>taken</w:t>
      </w:r>
      <w:r>
        <w:rPr>
          <w:spacing w:val="37"/>
          <w:u w:val="none"/>
        </w:rPr>
        <w:t xml:space="preserve"> </w:t>
      </w:r>
      <w:r>
        <w:rPr>
          <w:u w:val="none"/>
        </w:rPr>
        <w:t>i</w:t>
      </w:r>
      <w:r>
        <w:rPr>
          <w:spacing w:val="1"/>
          <w:u w:val="none"/>
        </w:rPr>
        <w:t>n</w:t>
      </w:r>
      <w:r>
        <w:rPr>
          <w:u w:val="none"/>
        </w:rPr>
        <w:t>to</w:t>
      </w:r>
      <w:r>
        <w:rPr>
          <w:spacing w:val="37"/>
          <w:u w:val="none"/>
        </w:rPr>
        <w:t xml:space="preserve"> </w:t>
      </w:r>
      <w:r>
        <w:rPr>
          <w:u w:val="none"/>
        </w:rPr>
        <w:t>acc</w:t>
      </w:r>
      <w:r>
        <w:rPr>
          <w:spacing w:val="1"/>
          <w:u w:val="none"/>
        </w:rPr>
        <w:t>o</w:t>
      </w:r>
      <w:r>
        <w:rPr>
          <w:u w:val="none"/>
        </w:rPr>
        <w:t>unt</w:t>
      </w:r>
      <w:r>
        <w:rPr>
          <w:spacing w:val="35"/>
          <w:u w:val="none"/>
        </w:rPr>
        <w:t xml:space="preserve"> </w:t>
      </w:r>
      <w:r>
        <w:rPr>
          <w:u w:val="none"/>
        </w:rPr>
        <w:t>in</w:t>
      </w:r>
      <w:r>
        <w:rPr>
          <w:spacing w:val="37"/>
          <w:u w:val="none"/>
        </w:rPr>
        <w:t xml:space="preserve"> </w:t>
      </w:r>
      <w:r>
        <w:rPr>
          <w:u w:val="none"/>
        </w:rPr>
        <w:t>c</w:t>
      </w:r>
      <w:r>
        <w:rPr>
          <w:spacing w:val="1"/>
          <w:u w:val="none"/>
        </w:rPr>
        <w:t>o</w:t>
      </w:r>
      <w:r>
        <w:rPr>
          <w:spacing w:val="2"/>
          <w:u w:val="none"/>
        </w:rPr>
        <w:t>m</w:t>
      </w:r>
      <w:r>
        <w:rPr>
          <w:u w:val="none"/>
        </w:rPr>
        <w:t>puting</w:t>
      </w:r>
      <w:r>
        <w:rPr>
          <w:spacing w:val="37"/>
          <w:u w:val="none"/>
        </w:rPr>
        <w:t xml:space="preserve"> </w:t>
      </w:r>
      <w:r>
        <w:rPr>
          <w:u w:val="none"/>
        </w:rPr>
        <w:t>such</w:t>
      </w:r>
      <w:r>
        <w:rPr>
          <w:spacing w:val="37"/>
          <w:u w:val="none"/>
        </w:rPr>
        <w:t xml:space="preserve"> </w:t>
      </w:r>
      <w:r>
        <w:rPr>
          <w:u w:val="none"/>
        </w:rPr>
        <w:t>ta</w:t>
      </w:r>
      <w:r>
        <w:rPr>
          <w:spacing w:val="1"/>
          <w:u w:val="none"/>
        </w:rPr>
        <w:t>x</w:t>
      </w:r>
      <w:r>
        <w:rPr>
          <w:u w:val="none"/>
        </w:rPr>
        <w:t>a</w:t>
      </w:r>
      <w:r>
        <w:rPr>
          <w:spacing w:val="1"/>
          <w:u w:val="none"/>
        </w:rPr>
        <w:t>b</w:t>
      </w:r>
      <w:r>
        <w:rPr>
          <w:u w:val="none"/>
        </w:rPr>
        <w:t>le</w:t>
      </w:r>
      <w:r>
        <w:rPr>
          <w:spacing w:val="37"/>
          <w:u w:val="none"/>
        </w:rPr>
        <w:t xml:space="preserve"> </w:t>
      </w:r>
      <w:r>
        <w:rPr>
          <w:u w:val="none"/>
        </w:rPr>
        <w:t>inc</w:t>
      </w:r>
      <w:r>
        <w:rPr>
          <w:spacing w:val="1"/>
          <w:u w:val="none"/>
        </w:rPr>
        <w:t>o</w:t>
      </w:r>
      <w:r>
        <w:rPr>
          <w:spacing w:val="2"/>
          <w:u w:val="none"/>
        </w:rPr>
        <w:t>m</w:t>
      </w:r>
      <w:r>
        <w:rPr>
          <w:u w:val="none"/>
        </w:rPr>
        <w:t>e</w:t>
      </w:r>
      <w:r>
        <w:rPr>
          <w:spacing w:val="37"/>
          <w:u w:val="none"/>
        </w:rPr>
        <w:t xml:space="preserve"> </w:t>
      </w:r>
      <w:r>
        <w:rPr>
          <w:u w:val="none"/>
        </w:rPr>
        <w:t>or</w:t>
      </w:r>
      <w:r>
        <w:rPr>
          <w:spacing w:val="36"/>
          <w:u w:val="none"/>
        </w:rPr>
        <w:t xml:space="preserve"> </w:t>
      </w:r>
      <w:r>
        <w:rPr>
          <w:u w:val="none"/>
        </w:rPr>
        <w:t>loss,</w:t>
      </w:r>
      <w:r>
        <w:rPr>
          <w:spacing w:val="36"/>
          <w:u w:val="none"/>
        </w:rPr>
        <w:t xml:space="preserve"> </w:t>
      </w:r>
      <w:r>
        <w:rPr>
          <w:u w:val="none"/>
        </w:rPr>
        <w:t>there</w:t>
      </w:r>
      <w:r>
        <w:rPr>
          <w:spacing w:val="37"/>
          <w:u w:val="none"/>
        </w:rPr>
        <w:t xml:space="preserve"> </w:t>
      </w:r>
      <w:r>
        <w:rPr>
          <w:u w:val="none"/>
        </w:rPr>
        <w:t>shall</w:t>
      </w:r>
      <w:r>
        <w:rPr>
          <w:spacing w:val="36"/>
          <w:u w:val="none"/>
        </w:rPr>
        <w:t xml:space="preserve"> </w:t>
      </w:r>
      <w:r>
        <w:rPr>
          <w:u w:val="none"/>
        </w:rPr>
        <w:t>be</w:t>
      </w:r>
      <w:r>
        <w:rPr>
          <w:spacing w:val="37"/>
          <w:u w:val="none"/>
        </w:rPr>
        <w:t xml:space="preserve"> </w:t>
      </w:r>
      <w:r>
        <w:rPr>
          <w:u w:val="none"/>
        </w:rPr>
        <w:t>ta</w:t>
      </w:r>
      <w:r>
        <w:rPr>
          <w:spacing w:val="1"/>
          <w:u w:val="none"/>
        </w:rPr>
        <w:t>k</w:t>
      </w:r>
      <w:r>
        <w:rPr>
          <w:u w:val="none"/>
        </w:rPr>
        <w:t>en</w:t>
      </w:r>
      <w:r>
        <w:rPr>
          <w:spacing w:val="37"/>
          <w:u w:val="none"/>
        </w:rPr>
        <w:t xml:space="preserve"> </w:t>
      </w:r>
      <w:r>
        <w:rPr>
          <w:u w:val="none"/>
        </w:rPr>
        <w:t>into</w:t>
      </w:r>
      <w:r>
        <w:rPr>
          <w:spacing w:val="37"/>
          <w:u w:val="none"/>
        </w:rPr>
        <w:t xml:space="preserve"> </w:t>
      </w:r>
      <w:r>
        <w:rPr>
          <w:u w:val="none"/>
        </w:rPr>
        <w:t>acc</w:t>
      </w:r>
      <w:r>
        <w:rPr>
          <w:spacing w:val="1"/>
          <w:u w:val="none"/>
        </w:rPr>
        <w:t>o</w:t>
      </w:r>
      <w:r>
        <w:rPr>
          <w:u w:val="none"/>
        </w:rPr>
        <w:t>unt</w:t>
      </w:r>
      <w:r>
        <w:rPr>
          <w:w w:val="102"/>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21"/>
          <w:u w:val="none"/>
        </w:rPr>
        <w:t xml:space="preserve"> </w:t>
      </w:r>
      <w:r>
        <w:rPr>
          <w:u w:val="none"/>
        </w:rPr>
        <w:t>f</w:t>
      </w:r>
      <w:r>
        <w:rPr>
          <w:spacing w:val="1"/>
          <w:u w:val="none"/>
        </w:rPr>
        <w:t>o</w:t>
      </w:r>
      <w:r>
        <w:rPr>
          <w:u w:val="none"/>
        </w:rPr>
        <w:t>r</w:t>
      </w:r>
      <w:r>
        <w:rPr>
          <w:spacing w:val="19"/>
          <w:u w:val="none"/>
        </w:rPr>
        <w:t xml:space="preserve"> </w:t>
      </w:r>
      <w:r>
        <w:rPr>
          <w:u w:val="none"/>
        </w:rPr>
        <w:t>s</w:t>
      </w:r>
      <w:r>
        <w:rPr>
          <w:spacing w:val="1"/>
          <w:u w:val="none"/>
        </w:rPr>
        <w:t>u</w:t>
      </w:r>
      <w:r>
        <w:rPr>
          <w:u w:val="none"/>
        </w:rPr>
        <w:t>ch</w:t>
      </w:r>
      <w:r>
        <w:rPr>
          <w:spacing w:val="21"/>
          <w:u w:val="none"/>
        </w:rPr>
        <w:t xml:space="preserve"> </w:t>
      </w:r>
      <w:r>
        <w:rPr>
          <w:spacing w:val="1"/>
          <w:u w:val="none"/>
        </w:rPr>
        <w:t>F</w:t>
      </w:r>
      <w:r>
        <w:rPr>
          <w:u w:val="none"/>
        </w:rPr>
        <w:t>iscal</w:t>
      </w:r>
      <w:r>
        <w:rPr>
          <w:spacing w:val="20"/>
          <w:u w:val="none"/>
        </w:rPr>
        <w:t xml:space="preserve"> </w:t>
      </w:r>
      <w:r>
        <w:rPr>
          <w:spacing w:val="1"/>
          <w:u w:val="none"/>
        </w:rPr>
        <w:t>Y</w:t>
      </w:r>
      <w:r>
        <w:rPr>
          <w:u w:val="none"/>
        </w:rPr>
        <w:t>ear,</w:t>
      </w:r>
      <w:r>
        <w:rPr>
          <w:spacing w:val="20"/>
          <w:u w:val="none"/>
        </w:rPr>
        <w:t xml:space="preserve"> </w:t>
      </w:r>
      <w:r>
        <w:rPr>
          <w:u w:val="none"/>
        </w:rPr>
        <w:t>c</w:t>
      </w:r>
      <w:r>
        <w:rPr>
          <w:spacing w:val="1"/>
          <w:u w:val="none"/>
        </w:rPr>
        <w:t>o</w:t>
      </w:r>
      <w:r>
        <w:rPr>
          <w:spacing w:val="2"/>
          <w:u w:val="none"/>
        </w:rPr>
        <w:t>m</w:t>
      </w:r>
      <w:r>
        <w:rPr>
          <w:spacing w:val="1"/>
          <w:u w:val="none"/>
        </w:rPr>
        <w:t>pu</w:t>
      </w:r>
      <w:r>
        <w:rPr>
          <w:u w:val="none"/>
        </w:rPr>
        <w:t>ted</w:t>
      </w:r>
      <w:r>
        <w:rPr>
          <w:spacing w:val="21"/>
          <w:u w:val="none"/>
        </w:rPr>
        <w:t xml:space="preserve"> </w:t>
      </w:r>
      <w:r>
        <w:rPr>
          <w:u w:val="none"/>
        </w:rPr>
        <w:t>in</w:t>
      </w:r>
      <w:r>
        <w:rPr>
          <w:spacing w:val="2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1"/>
          <w:u w:val="none"/>
        </w:rPr>
        <w:t xml:space="preserve"> </w:t>
      </w:r>
      <w:r>
        <w:rPr>
          <w:spacing w:val="1"/>
          <w:u w:val="none"/>
        </w:rPr>
        <w:t>w</w:t>
      </w:r>
      <w:r>
        <w:rPr>
          <w:u w:val="none"/>
        </w:rPr>
        <w:t>ith</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spacing w:val="1"/>
          <w:u w:val="none"/>
        </w:rPr>
        <w:t>1</w:t>
      </w:r>
      <w:r>
        <w:rPr>
          <w:u w:val="none"/>
        </w:rPr>
        <w:t>.</w:t>
      </w:r>
      <w:r>
        <w:rPr>
          <w:spacing w:val="1"/>
          <w:u w:val="none"/>
        </w:rPr>
        <w:t>1</w:t>
      </w:r>
      <w:r>
        <w:rPr>
          <w:u w:val="none"/>
        </w:rPr>
        <w:t>3</w:t>
      </w:r>
      <w:r>
        <w:rPr>
          <w:spacing w:val="21"/>
          <w:u w:val="none"/>
        </w:rPr>
        <w:t xml:space="preserve"> </w:t>
      </w:r>
      <w:r>
        <w:rPr>
          <w:u w:val="none"/>
        </w:rPr>
        <w:t>a</w:t>
      </w:r>
      <w:r>
        <w:rPr>
          <w:spacing w:val="1"/>
          <w:u w:val="none"/>
        </w:rPr>
        <w:t>bov</w:t>
      </w:r>
      <w:r>
        <w:rPr>
          <w:u w:val="none"/>
        </w:rPr>
        <w:t>e;</w:t>
      </w:r>
    </w:p>
    <w:p w14:paraId="4B4E7098" w14:textId="77777777" w:rsidR="000C19C9" w:rsidRDefault="000C19C9">
      <w:pPr>
        <w:spacing w:before="3" w:line="240" w:lineRule="exact"/>
        <w:rPr>
          <w:sz w:val="24"/>
          <w:szCs w:val="24"/>
        </w:rPr>
      </w:pPr>
    </w:p>
    <w:p w14:paraId="1B4256E8" w14:textId="77777777" w:rsidR="000C19C9" w:rsidRDefault="00D3642A">
      <w:pPr>
        <w:pStyle w:val="BodyText"/>
        <w:numPr>
          <w:ilvl w:val="2"/>
          <w:numId w:val="3"/>
        </w:numPr>
        <w:tabs>
          <w:tab w:val="left" w:pos="2264"/>
        </w:tabs>
        <w:spacing w:line="251" w:lineRule="auto"/>
        <w:ind w:right="113" w:firstLine="1440"/>
        <w:jc w:val="both"/>
        <w:rPr>
          <w:u w:val="none"/>
        </w:rPr>
      </w:pPr>
      <w:r>
        <w:rPr>
          <w:spacing w:val="1"/>
          <w:u w:val="none"/>
        </w:rPr>
        <w:t>T</w:t>
      </w:r>
      <w:r>
        <w:rPr>
          <w:u w:val="none"/>
        </w:rPr>
        <w:t>o</w:t>
      </w:r>
      <w:r>
        <w:rPr>
          <w:spacing w:val="4"/>
          <w:u w:val="none"/>
        </w:rPr>
        <w:t xml:space="preserve"> </w:t>
      </w:r>
      <w:r>
        <w:rPr>
          <w:u w:val="none"/>
        </w:rPr>
        <w:t>t</w:t>
      </w:r>
      <w:r>
        <w:rPr>
          <w:spacing w:val="1"/>
          <w:u w:val="none"/>
        </w:rPr>
        <w:t>h</w:t>
      </w:r>
      <w:r>
        <w:rPr>
          <w:u w:val="none"/>
        </w:rPr>
        <w:t>e</w:t>
      </w:r>
      <w:r>
        <w:rPr>
          <w:spacing w:val="4"/>
          <w:u w:val="none"/>
        </w:rPr>
        <w:t xml:space="preserve"> </w:t>
      </w:r>
      <w:r>
        <w:rPr>
          <w:u w:val="none"/>
        </w:rPr>
        <w:t>e</w:t>
      </w:r>
      <w:r>
        <w:rPr>
          <w:spacing w:val="1"/>
          <w:u w:val="none"/>
        </w:rPr>
        <w:t>x</w:t>
      </w:r>
      <w:r>
        <w:rPr>
          <w:u w:val="none"/>
        </w:rPr>
        <w:t>te</w:t>
      </w:r>
      <w:r>
        <w:rPr>
          <w:spacing w:val="1"/>
          <w:u w:val="none"/>
        </w:rPr>
        <w:t>n</w:t>
      </w:r>
      <w:r>
        <w:rPr>
          <w:u w:val="none"/>
        </w:rPr>
        <w:t>t</w:t>
      </w:r>
      <w:r>
        <w:rPr>
          <w:spacing w:val="3"/>
          <w:u w:val="none"/>
        </w:rPr>
        <w:t xml:space="preserve"> </w:t>
      </w:r>
      <w:r>
        <w:rPr>
          <w:u w:val="none"/>
        </w:rPr>
        <w:t>an</w:t>
      </w:r>
      <w:r>
        <w:rPr>
          <w:spacing w:val="5"/>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ent</w:t>
      </w:r>
      <w:r>
        <w:rPr>
          <w:spacing w:val="4"/>
          <w:u w:val="none"/>
        </w:rPr>
        <w:t xml:space="preserve"> </w:t>
      </w:r>
      <w:r>
        <w:rPr>
          <w:u w:val="none"/>
        </w:rPr>
        <w:t>to</w:t>
      </w:r>
      <w:r>
        <w:rPr>
          <w:spacing w:val="4"/>
          <w:u w:val="none"/>
        </w:rPr>
        <w:t xml:space="preserve"> </w:t>
      </w:r>
      <w:r>
        <w:rPr>
          <w:u w:val="none"/>
        </w:rPr>
        <w:t>t</w:t>
      </w:r>
      <w:r>
        <w:rPr>
          <w:spacing w:val="1"/>
          <w:u w:val="none"/>
        </w:rPr>
        <w:t>h</w:t>
      </w:r>
      <w:r>
        <w:rPr>
          <w:u w:val="none"/>
        </w:rPr>
        <w:t>e</w:t>
      </w:r>
      <w:r>
        <w:rPr>
          <w:spacing w:val="4"/>
          <w:u w:val="none"/>
        </w:rPr>
        <w:t xml:space="preserve"> </w:t>
      </w:r>
      <w:r>
        <w:rPr>
          <w:u w:val="none"/>
        </w:rPr>
        <w:t>adjusted</w:t>
      </w:r>
      <w:r>
        <w:rPr>
          <w:spacing w:val="5"/>
          <w:u w:val="none"/>
        </w:rPr>
        <w:t xml:space="preserve"> </w:t>
      </w:r>
      <w:r>
        <w:rPr>
          <w:u w:val="none"/>
        </w:rPr>
        <w:t>tax</w:t>
      </w:r>
      <w:r>
        <w:rPr>
          <w:spacing w:val="4"/>
          <w:u w:val="none"/>
        </w:rPr>
        <w:t xml:space="preserve"> </w:t>
      </w:r>
      <w:r>
        <w:rPr>
          <w:u w:val="none"/>
        </w:rPr>
        <w:t>basis</w:t>
      </w:r>
      <w:r>
        <w:rPr>
          <w:spacing w:val="4"/>
          <w:u w:val="none"/>
        </w:rPr>
        <w:t xml:space="preserve"> </w:t>
      </w:r>
      <w:r>
        <w:rPr>
          <w:u w:val="none"/>
        </w:rPr>
        <w:t>of</w:t>
      </w:r>
      <w:r>
        <w:rPr>
          <w:spacing w:val="3"/>
          <w:u w:val="none"/>
        </w:rPr>
        <w:t xml:space="preserve"> </w:t>
      </w:r>
      <w:r>
        <w:rPr>
          <w:u w:val="none"/>
        </w:rPr>
        <w:t>any</w:t>
      </w:r>
      <w:r>
        <w:rPr>
          <w:spacing w:val="5"/>
          <w:u w:val="none"/>
        </w:rPr>
        <w:t xml:space="preserve"> </w:t>
      </w:r>
      <w:r>
        <w:rPr>
          <w:spacing w:val="1"/>
          <w:u w:val="none"/>
        </w:rPr>
        <w:t>C</w:t>
      </w:r>
      <w:r>
        <w:rPr>
          <w:u w:val="none"/>
        </w:rPr>
        <w:t>o</w:t>
      </w:r>
      <w:r>
        <w:rPr>
          <w:spacing w:val="2"/>
          <w:u w:val="none"/>
        </w:rPr>
        <w:t>m</w:t>
      </w:r>
      <w:r>
        <w:rPr>
          <w:u w:val="none"/>
        </w:rPr>
        <w:t xml:space="preserve">pany </w:t>
      </w:r>
      <w:r>
        <w:rPr>
          <w:spacing w:val="5"/>
          <w:u w:val="none"/>
        </w:rPr>
        <w:t xml:space="preserve"> </w:t>
      </w:r>
      <w:r>
        <w:rPr>
          <w:spacing w:val="2"/>
          <w:u w:val="none"/>
        </w:rPr>
        <w:t>A</w:t>
      </w:r>
      <w:r>
        <w:rPr>
          <w:u w:val="none"/>
        </w:rPr>
        <w:t>sset</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7"/>
          <w:u w:val="none"/>
        </w:rPr>
        <w:t xml:space="preserve"> </w:t>
      </w:r>
      <w:r>
        <w:rPr>
          <w:u w:val="none"/>
        </w:rPr>
        <w:t>to</w:t>
      </w:r>
      <w:r>
        <w:rPr>
          <w:spacing w:val="48"/>
          <w:u w:val="none"/>
        </w:rPr>
        <w:t xml:space="preserve"> </w:t>
      </w:r>
      <w:r>
        <w:rPr>
          <w:spacing w:val="1"/>
          <w:u w:val="none"/>
        </w:rPr>
        <w:t>Cod</w:t>
      </w:r>
      <w:r>
        <w:rPr>
          <w:u w:val="none"/>
        </w:rPr>
        <w:t>e</w:t>
      </w:r>
      <w:r>
        <w:rPr>
          <w:spacing w:val="49"/>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734</w:t>
      </w:r>
      <w:r>
        <w:rPr>
          <w:u w:val="none"/>
        </w:rPr>
        <w:t>(</w:t>
      </w:r>
      <w:r>
        <w:rPr>
          <w:spacing w:val="1"/>
          <w:u w:val="none"/>
        </w:rPr>
        <w:t>b</w:t>
      </w:r>
      <w:r>
        <w:rPr>
          <w:u w:val="none"/>
        </w:rPr>
        <w:t>)</w:t>
      </w:r>
      <w:r>
        <w:rPr>
          <w:spacing w:val="49"/>
          <w:u w:val="none"/>
        </w:rPr>
        <w:t xml:space="preserve"> </w:t>
      </w:r>
      <w:r>
        <w:rPr>
          <w:spacing w:val="1"/>
          <w:u w:val="none"/>
        </w:rPr>
        <w:t>o</w:t>
      </w:r>
      <w:r>
        <w:rPr>
          <w:u w:val="none"/>
        </w:rPr>
        <w:t>r</w:t>
      </w:r>
      <w:r>
        <w:rPr>
          <w:spacing w:val="48"/>
          <w:u w:val="none"/>
        </w:rPr>
        <w:t xml:space="preserve"> </w:t>
      </w:r>
      <w:r>
        <w:rPr>
          <w:spacing w:val="1"/>
          <w:u w:val="none"/>
        </w:rPr>
        <w:t>Cod</w:t>
      </w:r>
      <w:r>
        <w:rPr>
          <w:u w:val="none"/>
        </w:rPr>
        <w:t>e</w:t>
      </w:r>
      <w:r>
        <w:rPr>
          <w:spacing w:val="49"/>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743</w:t>
      </w:r>
      <w:r>
        <w:rPr>
          <w:u w:val="none"/>
        </w:rPr>
        <w:t>(</w:t>
      </w:r>
      <w:r>
        <w:rPr>
          <w:spacing w:val="1"/>
          <w:u w:val="none"/>
        </w:rPr>
        <w:t>b</w:t>
      </w:r>
      <w:r>
        <w:rPr>
          <w:u w:val="none"/>
        </w:rPr>
        <w:t>)</w:t>
      </w:r>
      <w:r>
        <w:rPr>
          <w:spacing w:val="49"/>
          <w:u w:val="none"/>
        </w:rPr>
        <w:t xml:space="preserve"> </w:t>
      </w:r>
      <w:r>
        <w:rPr>
          <w:u w:val="none"/>
        </w:rPr>
        <w:t>is</w:t>
      </w:r>
      <w:r>
        <w:rPr>
          <w:spacing w:val="48"/>
          <w:u w:val="none"/>
        </w:rPr>
        <w:t xml:space="preserve"> </w:t>
      </w:r>
      <w:r>
        <w:rPr>
          <w:u w:val="none"/>
        </w:rPr>
        <w:t>re</w:t>
      </w:r>
      <w:r>
        <w:rPr>
          <w:spacing w:val="1"/>
          <w:u w:val="none"/>
        </w:rPr>
        <w:t>qu</w:t>
      </w:r>
      <w:r>
        <w:rPr>
          <w:u w:val="none"/>
        </w:rPr>
        <w:t>ired</w:t>
      </w:r>
      <w:r>
        <w:rPr>
          <w:spacing w:val="49"/>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7"/>
          <w:u w:val="none"/>
        </w:rPr>
        <w:t xml:space="preserve"> </w:t>
      </w:r>
      <w:r>
        <w:rPr>
          <w:u w:val="none"/>
        </w:rPr>
        <w:t>to</w:t>
      </w:r>
      <w:r>
        <w:rPr>
          <w:spacing w:val="49"/>
          <w:u w:val="none"/>
        </w:rPr>
        <w:t xml:space="preserve"> </w:t>
      </w:r>
      <w:r>
        <w:rPr>
          <w:spacing w:val="1"/>
          <w:u w:val="none"/>
        </w:rPr>
        <w:t>T</w:t>
      </w:r>
      <w:r>
        <w:rPr>
          <w:u w:val="none"/>
        </w:rPr>
        <w:t>reas</w:t>
      </w:r>
      <w:r>
        <w:rPr>
          <w:spacing w:val="1"/>
          <w:u w:val="none"/>
        </w:rPr>
        <w:t>u</w:t>
      </w:r>
      <w:r>
        <w:rPr>
          <w:u w:val="none"/>
        </w:rPr>
        <w:t>ry</w:t>
      </w:r>
      <w:r>
        <w:rPr>
          <w:spacing w:val="48"/>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w w:val="102"/>
          <w:u w:val="none"/>
        </w:rPr>
        <w:t xml:space="preserve"> </w:t>
      </w:r>
      <w:r>
        <w:rPr>
          <w:spacing w:val="1"/>
          <w:u w:val="none"/>
        </w:rPr>
        <w:t>S</w:t>
      </w:r>
      <w:r>
        <w:rPr>
          <w:u w:val="none"/>
        </w:rPr>
        <w:t>ecti</w:t>
      </w:r>
      <w:r>
        <w:rPr>
          <w:spacing w:val="1"/>
          <w:u w:val="none"/>
        </w:rPr>
        <w:t>o</w:t>
      </w:r>
      <w:r>
        <w:rPr>
          <w:u w:val="none"/>
        </w:rPr>
        <w:t>n</w:t>
      </w:r>
      <w:r>
        <w:rPr>
          <w:spacing w:val="34"/>
          <w:u w:val="none"/>
        </w:rPr>
        <w:t xml:space="preserve"> </w:t>
      </w:r>
      <w:r>
        <w:rPr>
          <w:spacing w:val="1"/>
          <w:u w:val="none"/>
        </w:rPr>
        <w:t>1</w:t>
      </w:r>
      <w:r>
        <w:rPr>
          <w:u w:val="none"/>
        </w:rPr>
        <w:t>.</w:t>
      </w:r>
      <w:r>
        <w:rPr>
          <w:spacing w:val="1"/>
          <w:u w:val="none"/>
        </w:rPr>
        <w:t>7041</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4</w:t>
      </w:r>
      <w:r>
        <w:rPr>
          <w:u w:val="none"/>
        </w:rPr>
        <w:t>)</w:t>
      </w:r>
      <w:r>
        <w:rPr>
          <w:spacing w:val="33"/>
          <w:u w:val="none"/>
        </w:rPr>
        <w:t xml:space="preserve"> </w:t>
      </w:r>
      <w:r>
        <w:rPr>
          <w:u w:val="none"/>
        </w:rPr>
        <w:t>to</w:t>
      </w:r>
      <w:r>
        <w:rPr>
          <w:spacing w:val="34"/>
          <w:u w:val="none"/>
        </w:rPr>
        <w:t xml:space="preserve"> </w:t>
      </w:r>
      <w:r>
        <w:rPr>
          <w:spacing w:val="1"/>
          <w:u w:val="none"/>
        </w:rPr>
        <w:t>b</w:t>
      </w:r>
      <w:r>
        <w:rPr>
          <w:u w:val="none"/>
        </w:rPr>
        <w:t>e</w:t>
      </w:r>
      <w:r>
        <w:rPr>
          <w:spacing w:val="33"/>
          <w:u w:val="none"/>
        </w:rPr>
        <w:t xml:space="preserve"> </w:t>
      </w:r>
      <w:r>
        <w:rPr>
          <w:u w:val="none"/>
        </w:rPr>
        <w:t>ta</w:t>
      </w:r>
      <w:r>
        <w:rPr>
          <w:spacing w:val="1"/>
          <w:u w:val="none"/>
        </w:rPr>
        <w:t>k</w:t>
      </w:r>
      <w:r>
        <w:rPr>
          <w:u w:val="none"/>
        </w:rPr>
        <w:t>en</w:t>
      </w:r>
      <w:r>
        <w:rPr>
          <w:spacing w:val="34"/>
          <w:u w:val="none"/>
        </w:rPr>
        <w:t xml:space="preserve"> </w:t>
      </w:r>
      <w:r>
        <w:rPr>
          <w:u w:val="none"/>
        </w:rPr>
        <w:t>i</w:t>
      </w:r>
      <w:r>
        <w:rPr>
          <w:spacing w:val="1"/>
          <w:u w:val="none"/>
        </w:rPr>
        <w:t>n</w:t>
      </w:r>
      <w:r>
        <w:rPr>
          <w:u w:val="none"/>
        </w:rPr>
        <w:t>to</w:t>
      </w:r>
      <w:r>
        <w:rPr>
          <w:spacing w:val="35"/>
          <w:u w:val="none"/>
        </w:rPr>
        <w:t xml:space="preserve"> </w:t>
      </w:r>
      <w:r>
        <w:rPr>
          <w:u w:val="none"/>
        </w:rPr>
        <w:t>acc</w:t>
      </w:r>
      <w:r>
        <w:rPr>
          <w:spacing w:val="1"/>
          <w:u w:val="none"/>
        </w:rPr>
        <w:t>oun</w:t>
      </w:r>
      <w:r>
        <w:rPr>
          <w:u w:val="none"/>
        </w:rPr>
        <w:t>t</w:t>
      </w:r>
      <w:r>
        <w:rPr>
          <w:spacing w:val="33"/>
          <w:u w:val="none"/>
        </w:rPr>
        <w:t xml:space="preserve"> </w:t>
      </w:r>
      <w:r>
        <w:rPr>
          <w:u w:val="none"/>
        </w:rPr>
        <w:t>in</w:t>
      </w:r>
      <w:r>
        <w:rPr>
          <w:spacing w:val="34"/>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34"/>
          <w:u w:val="none"/>
        </w:rPr>
        <w:t xml:space="preserve"> </w:t>
      </w:r>
      <w:r>
        <w:rPr>
          <w:spacing w:val="1"/>
          <w:u w:val="none"/>
        </w:rPr>
        <w:t>C</w:t>
      </w:r>
      <w:r>
        <w:rPr>
          <w:u w:val="none"/>
        </w:rPr>
        <w:t>a</w:t>
      </w:r>
      <w:r>
        <w:rPr>
          <w:spacing w:val="1"/>
          <w:u w:val="none"/>
        </w:rPr>
        <w:t>p</w:t>
      </w:r>
      <w:r>
        <w:rPr>
          <w:u w:val="none"/>
        </w:rPr>
        <w:t>ital</w:t>
      </w:r>
      <w:r>
        <w:rPr>
          <w:spacing w:val="33"/>
          <w:u w:val="none"/>
        </w:rPr>
        <w:t xml:space="preserve"> </w:t>
      </w:r>
      <w:r>
        <w:rPr>
          <w:spacing w:val="1"/>
          <w:u w:val="none"/>
        </w:rPr>
        <w:t>A</w:t>
      </w:r>
      <w:r>
        <w:rPr>
          <w:u w:val="none"/>
        </w:rPr>
        <w:t>cc</w:t>
      </w:r>
      <w:r>
        <w:rPr>
          <w:spacing w:val="1"/>
          <w:u w:val="none"/>
        </w:rPr>
        <w:t>oun</w:t>
      </w:r>
      <w:r>
        <w:rPr>
          <w:u w:val="none"/>
        </w:rPr>
        <w:t>ts</w:t>
      </w:r>
      <w:r>
        <w:rPr>
          <w:spacing w:val="33"/>
          <w:u w:val="none"/>
        </w:rPr>
        <w:t xml:space="preserve"> </w:t>
      </w:r>
      <w:r>
        <w:rPr>
          <w:u w:val="none"/>
        </w:rPr>
        <w:t>as</w:t>
      </w:r>
      <w:r>
        <w:rPr>
          <w:spacing w:val="33"/>
          <w:u w:val="none"/>
        </w:rPr>
        <w:t xml:space="preserve"> </w:t>
      </w:r>
      <w:r>
        <w:rPr>
          <w:u w:val="none"/>
        </w:rPr>
        <w:t>a</w:t>
      </w:r>
      <w:r>
        <w:rPr>
          <w:spacing w:val="33"/>
          <w:u w:val="none"/>
        </w:rPr>
        <w:t xml:space="preserve"> </w:t>
      </w:r>
      <w:r>
        <w:rPr>
          <w:u w:val="none"/>
        </w:rPr>
        <w:t>res</w:t>
      </w:r>
      <w:r>
        <w:rPr>
          <w:spacing w:val="1"/>
          <w:u w:val="none"/>
        </w:rPr>
        <w:t>u</w:t>
      </w:r>
      <w:r>
        <w:rPr>
          <w:u w:val="none"/>
        </w:rPr>
        <w:t>lt</w:t>
      </w:r>
      <w:r>
        <w:rPr>
          <w:spacing w:val="33"/>
          <w:u w:val="none"/>
        </w:rPr>
        <w:t xml:space="preserve"> </w:t>
      </w:r>
      <w:r>
        <w:rPr>
          <w:spacing w:val="1"/>
          <w:u w:val="none"/>
        </w:rPr>
        <w:t>o</w:t>
      </w:r>
      <w:r>
        <w:rPr>
          <w:u w:val="none"/>
        </w:rPr>
        <w:t>f</w:t>
      </w:r>
      <w:r>
        <w:rPr>
          <w:spacing w:val="33"/>
          <w:u w:val="none"/>
        </w:rPr>
        <w:t xml:space="preserve"> </w:t>
      </w:r>
      <w:r>
        <w:rPr>
          <w:u w:val="none"/>
        </w:rPr>
        <w:t>a</w:t>
      </w:r>
      <w:r>
        <w:rPr>
          <w:w w:val="102"/>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22"/>
          <w:u w:val="none"/>
        </w:rPr>
        <w:t xml:space="preserve"> </w:t>
      </w:r>
      <w:r>
        <w:rPr>
          <w:spacing w:val="1"/>
          <w:u w:val="none"/>
        </w:rPr>
        <w:t>o</w:t>
      </w:r>
      <w:r>
        <w:rPr>
          <w:u w:val="none"/>
        </w:rPr>
        <w:t>t</w:t>
      </w:r>
      <w:r>
        <w:rPr>
          <w:spacing w:val="1"/>
          <w:u w:val="none"/>
        </w:rPr>
        <w:t>h</w:t>
      </w:r>
      <w:r>
        <w:rPr>
          <w:u w:val="none"/>
        </w:rPr>
        <w:t>er</w:t>
      </w:r>
      <w:r>
        <w:rPr>
          <w:spacing w:val="22"/>
          <w:u w:val="none"/>
        </w:rPr>
        <w:t xml:space="preserve"> </w:t>
      </w:r>
      <w:r>
        <w:rPr>
          <w:u w:val="none"/>
        </w:rPr>
        <w:t>t</w:t>
      </w:r>
      <w:r>
        <w:rPr>
          <w:spacing w:val="1"/>
          <w:u w:val="none"/>
        </w:rPr>
        <w:t>h</w:t>
      </w:r>
      <w:r>
        <w:rPr>
          <w:u w:val="none"/>
        </w:rPr>
        <w:t>an</w:t>
      </w:r>
      <w:r>
        <w:rPr>
          <w:spacing w:val="23"/>
          <w:u w:val="none"/>
        </w:rPr>
        <w:t xml:space="preserve"> </w:t>
      </w:r>
      <w:r>
        <w:rPr>
          <w:u w:val="none"/>
        </w:rPr>
        <w:t>in</w:t>
      </w:r>
      <w:r>
        <w:rPr>
          <w:spacing w:val="21"/>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22"/>
          <w:u w:val="none"/>
        </w:rPr>
        <w:t xml:space="preserve"> </w:t>
      </w:r>
      <w:r>
        <w:rPr>
          <w:u w:val="none"/>
        </w:rPr>
        <w:t>of</w:t>
      </w:r>
      <w:r>
        <w:rPr>
          <w:spacing w:val="23"/>
          <w:u w:val="none"/>
        </w:rPr>
        <w:t xml:space="preserve"> </w:t>
      </w:r>
      <w:r>
        <w:rPr>
          <w:u w:val="none"/>
        </w:rPr>
        <w:t>a</w:t>
      </w:r>
      <w:r>
        <w:rPr>
          <w:spacing w:val="22"/>
          <w:u w:val="none"/>
        </w:rPr>
        <w:t xml:space="preserve"> </w:t>
      </w:r>
      <w:r>
        <w:rPr>
          <w:spacing w:val="2"/>
          <w:u w:val="none"/>
        </w:rPr>
        <w:t>M</w:t>
      </w:r>
      <w:r>
        <w:rPr>
          <w:u w:val="none"/>
        </w:rPr>
        <w:t>e</w:t>
      </w:r>
      <w:r>
        <w:rPr>
          <w:spacing w:val="2"/>
          <w:u w:val="none"/>
        </w:rPr>
        <w:t>m</w:t>
      </w:r>
      <w:r>
        <w:rPr>
          <w:u w:val="none"/>
        </w:rPr>
        <w:t>ber’s</w:t>
      </w:r>
      <w:r>
        <w:rPr>
          <w:spacing w:val="23"/>
          <w:u w:val="none"/>
        </w:rPr>
        <w:t xml:space="preserve"> </w:t>
      </w:r>
      <w:r>
        <w:rPr>
          <w:u w:val="none"/>
        </w:rPr>
        <w:t>i</w:t>
      </w:r>
      <w:r>
        <w:rPr>
          <w:spacing w:val="1"/>
          <w:u w:val="none"/>
        </w:rPr>
        <w:t>n</w:t>
      </w:r>
      <w:r>
        <w:rPr>
          <w:u w:val="none"/>
        </w:rPr>
        <w:t>terest</w:t>
      </w:r>
      <w:r>
        <w:rPr>
          <w:spacing w:val="22"/>
          <w:u w:val="none"/>
        </w:rPr>
        <w:t xml:space="preserve"> </w:t>
      </w:r>
      <w:r>
        <w:rPr>
          <w:u w:val="none"/>
        </w:rPr>
        <w:t>in</w:t>
      </w:r>
      <w:r>
        <w:rPr>
          <w:spacing w:val="22"/>
          <w:u w:val="none"/>
        </w:rPr>
        <w:t xml:space="preserve"> </w:t>
      </w:r>
      <w:r>
        <w:rPr>
          <w:u w:val="none"/>
        </w:rPr>
        <w:t>t</w:t>
      </w:r>
      <w:r>
        <w:rPr>
          <w:spacing w:val="1"/>
          <w:u w:val="none"/>
        </w:rPr>
        <w:t>h</w:t>
      </w:r>
      <w:r>
        <w:rPr>
          <w:u w:val="none"/>
        </w:rPr>
        <w:t>e</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1"/>
          <w:u w:val="none"/>
        </w:rPr>
        <w:t xml:space="preserve"> </w:t>
      </w:r>
      <w:r>
        <w:rPr>
          <w:u w:val="none"/>
        </w:rPr>
        <w:t>t</w:t>
      </w:r>
      <w:r>
        <w:rPr>
          <w:spacing w:val="1"/>
          <w:u w:val="none"/>
        </w:rPr>
        <w:t>h</w:t>
      </w:r>
      <w:r>
        <w:rPr>
          <w:u w:val="none"/>
        </w:rPr>
        <w:t>e</w:t>
      </w:r>
      <w:r>
        <w:rPr>
          <w:spacing w:val="22"/>
          <w:u w:val="none"/>
        </w:rPr>
        <w:t xml:space="preserve"> </w:t>
      </w:r>
      <w:r>
        <w:rPr>
          <w:u w:val="none"/>
        </w:rPr>
        <w:t>a</w:t>
      </w:r>
      <w:r>
        <w:rPr>
          <w:spacing w:val="2"/>
          <w:u w:val="none"/>
        </w:rPr>
        <w:t>m</w:t>
      </w:r>
      <w:r>
        <w:rPr>
          <w:spacing w:val="1"/>
          <w:u w:val="none"/>
        </w:rPr>
        <w:t>oun</w:t>
      </w:r>
      <w:r>
        <w:rPr>
          <w:u w:val="none"/>
        </w:rPr>
        <w:t>t</w:t>
      </w:r>
      <w:r>
        <w:rPr>
          <w:spacing w:val="23"/>
          <w:u w:val="none"/>
        </w:rPr>
        <w:t xml:space="preserve"> </w:t>
      </w:r>
      <w:r>
        <w:rPr>
          <w:spacing w:val="1"/>
          <w:u w:val="none"/>
        </w:rPr>
        <w:t>o</w:t>
      </w:r>
      <w:r>
        <w:rPr>
          <w:u w:val="none"/>
        </w:rPr>
        <w:t>f</w:t>
      </w:r>
      <w:r>
        <w:rPr>
          <w:spacing w:val="22"/>
          <w:u w:val="none"/>
        </w:rPr>
        <w:t xml:space="preserve"> </w:t>
      </w:r>
      <w:r>
        <w:rPr>
          <w:u w:val="none"/>
        </w:rPr>
        <w:t>s</w:t>
      </w:r>
      <w:r>
        <w:rPr>
          <w:spacing w:val="1"/>
          <w:u w:val="none"/>
        </w:rPr>
        <w:t>u</w:t>
      </w:r>
      <w:r>
        <w:rPr>
          <w:u w:val="none"/>
        </w:rPr>
        <w:t>ch</w:t>
      </w:r>
      <w:r>
        <w:rPr>
          <w:w w:val="102"/>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w:t>
      </w:r>
      <w:r>
        <w:rPr>
          <w:spacing w:val="17"/>
          <w:u w:val="none"/>
        </w:rPr>
        <w:t xml:space="preserve"> </w:t>
      </w:r>
      <w:r>
        <w:rPr>
          <w:u w:val="none"/>
        </w:rPr>
        <w:t>shall</w:t>
      </w:r>
      <w:r>
        <w:rPr>
          <w:spacing w:val="17"/>
          <w:u w:val="none"/>
        </w:rPr>
        <w:t xml:space="preserve"> </w:t>
      </w:r>
      <w:r>
        <w:rPr>
          <w:u w:val="none"/>
        </w:rPr>
        <w:t>be</w:t>
      </w:r>
      <w:r>
        <w:rPr>
          <w:spacing w:val="18"/>
          <w:u w:val="none"/>
        </w:rPr>
        <w:t xml:space="preserve"> </w:t>
      </w:r>
      <w:r>
        <w:rPr>
          <w:u w:val="none"/>
        </w:rPr>
        <w:t>treated</w:t>
      </w:r>
      <w:r>
        <w:rPr>
          <w:spacing w:val="19"/>
          <w:u w:val="none"/>
        </w:rPr>
        <w:t xml:space="preserve"> </w:t>
      </w:r>
      <w:r>
        <w:rPr>
          <w:u w:val="none"/>
        </w:rPr>
        <w:t>as</w:t>
      </w:r>
      <w:r>
        <w:rPr>
          <w:spacing w:val="18"/>
          <w:u w:val="none"/>
        </w:rPr>
        <w:t xml:space="preserve"> </w:t>
      </w:r>
      <w:r>
        <w:rPr>
          <w:u w:val="none"/>
        </w:rPr>
        <w:t>an</w:t>
      </w:r>
      <w:r>
        <w:rPr>
          <w:spacing w:val="19"/>
          <w:u w:val="none"/>
        </w:rPr>
        <w:t xml:space="preserve"> </w:t>
      </w:r>
      <w:r>
        <w:rPr>
          <w:u w:val="none"/>
        </w:rPr>
        <w:t>item</w:t>
      </w:r>
      <w:r>
        <w:rPr>
          <w:spacing w:val="19"/>
          <w:u w:val="none"/>
        </w:rPr>
        <w:t xml:space="preserve"> </w:t>
      </w:r>
      <w:r>
        <w:rPr>
          <w:u w:val="none"/>
        </w:rPr>
        <w:t>of</w:t>
      </w:r>
      <w:r>
        <w:rPr>
          <w:spacing w:val="20"/>
          <w:u w:val="none"/>
        </w:rPr>
        <w:t xml:space="preserve"> </w:t>
      </w:r>
      <w:r>
        <w:rPr>
          <w:spacing w:val="1"/>
          <w:u w:val="none"/>
        </w:rPr>
        <w:t>g</w:t>
      </w:r>
      <w:r>
        <w:rPr>
          <w:u w:val="none"/>
        </w:rPr>
        <w:t>ain</w:t>
      </w:r>
      <w:r>
        <w:rPr>
          <w:spacing w:val="18"/>
          <w:u w:val="none"/>
        </w:rPr>
        <w:t xml:space="preserve"> </w:t>
      </w:r>
      <w:r>
        <w:rPr>
          <w:u w:val="none"/>
        </w:rPr>
        <w:t>(if</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17"/>
          <w:u w:val="none"/>
        </w:rPr>
        <w:t xml:space="preserve"> </w:t>
      </w:r>
      <w:r>
        <w:rPr>
          <w:u w:val="none"/>
        </w:rPr>
        <w:t>i</w:t>
      </w:r>
      <w:r>
        <w:rPr>
          <w:spacing w:val="1"/>
          <w:u w:val="none"/>
        </w:rPr>
        <w:t>n</w:t>
      </w:r>
      <w:r>
        <w:rPr>
          <w:u w:val="none"/>
        </w:rPr>
        <w:t>creases</w:t>
      </w:r>
      <w:r>
        <w:rPr>
          <w:spacing w:val="19"/>
          <w:u w:val="none"/>
        </w:rPr>
        <w:t xml:space="preserve"> </w:t>
      </w:r>
      <w:r>
        <w:rPr>
          <w:u w:val="none"/>
        </w:rPr>
        <w:t>t</w:t>
      </w:r>
      <w:r>
        <w:rPr>
          <w:spacing w:val="1"/>
          <w:u w:val="none"/>
        </w:rPr>
        <w:t>h</w:t>
      </w:r>
      <w:r>
        <w:rPr>
          <w:u w:val="none"/>
        </w:rPr>
        <w:t>e</w:t>
      </w:r>
      <w:r>
        <w:rPr>
          <w:spacing w:val="18"/>
          <w:u w:val="none"/>
        </w:rPr>
        <w:t xml:space="preserve"> </w:t>
      </w:r>
      <w:r>
        <w:rPr>
          <w:spacing w:val="1"/>
          <w:u w:val="none"/>
        </w:rPr>
        <w:t>b</w:t>
      </w:r>
      <w:r>
        <w:rPr>
          <w:u w:val="none"/>
        </w:rPr>
        <w:t>asis</w:t>
      </w:r>
      <w:r>
        <w:rPr>
          <w:spacing w:val="18"/>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asset)</w:t>
      </w:r>
      <w:r>
        <w:rPr>
          <w:spacing w:val="19"/>
          <w:u w:val="none"/>
        </w:rPr>
        <w:t xml:space="preserve"> </w:t>
      </w:r>
      <w:r>
        <w:rPr>
          <w:spacing w:val="1"/>
          <w:u w:val="none"/>
        </w:rPr>
        <w:t>o</w:t>
      </w:r>
      <w:r>
        <w:rPr>
          <w:u w:val="none"/>
        </w:rPr>
        <w:t>r</w:t>
      </w:r>
      <w:r>
        <w:rPr>
          <w:spacing w:val="18"/>
          <w:u w:val="none"/>
        </w:rPr>
        <w:t xml:space="preserve"> </w:t>
      </w:r>
      <w:r>
        <w:rPr>
          <w:u w:val="none"/>
        </w:rPr>
        <w:t>l</w:t>
      </w:r>
      <w:r>
        <w:rPr>
          <w:spacing w:val="1"/>
          <w:u w:val="none"/>
        </w:rPr>
        <w:t>o</w:t>
      </w:r>
      <w:r>
        <w:rPr>
          <w:u w:val="none"/>
        </w:rPr>
        <w:t>ss</w:t>
      </w:r>
      <w:r>
        <w:rPr>
          <w:spacing w:val="18"/>
          <w:u w:val="none"/>
        </w:rPr>
        <w:t xml:space="preserve"> </w:t>
      </w:r>
      <w:r>
        <w:rPr>
          <w:u w:val="none"/>
        </w:rPr>
        <w:t>(if</w:t>
      </w:r>
      <w:r>
        <w:rPr>
          <w:w w:val="102"/>
          <w:u w:val="none"/>
        </w:rPr>
        <w:t xml:space="preserve"> </w:t>
      </w:r>
      <w:r>
        <w:rPr>
          <w:u w:val="none"/>
        </w:rPr>
        <w:t>t</w:t>
      </w:r>
      <w:r>
        <w:rPr>
          <w:spacing w:val="1"/>
          <w:u w:val="none"/>
        </w:rPr>
        <w:t>h</w:t>
      </w:r>
      <w:r>
        <w:rPr>
          <w:u w:val="none"/>
        </w:rPr>
        <w:t>e</w:t>
      </w:r>
      <w:r>
        <w:rPr>
          <w:spacing w:val="33"/>
          <w:u w:val="none"/>
        </w:rPr>
        <w:t xml:space="preserve"> </w:t>
      </w:r>
      <w:r>
        <w:rPr>
          <w:u w:val="none"/>
        </w:rPr>
        <w:t>adjust</w:t>
      </w:r>
      <w:r>
        <w:rPr>
          <w:spacing w:val="2"/>
          <w:u w:val="none"/>
        </w:rPr>
        <w:t>m</w:t>
      </w:r>
      <w:r>
        <w:rPr>
          <w:u w:val="none"/>
        </w:rPr>
        <w:t>ent</w:t>
      </w:r>
      <w:r>
        <w:rPr>
          <w:spacing w:val="32"/>
          <w:u w:val="none"/>
        </w:rPr>
        <w:t xml:space="preserve"> </w:t>
      </w:r>
      <w:r>
        <w:rPr>
          <w:u w:val="none"/>
        </w:rPr>
        <w:t>decreases</w:t>
      </w:r>
      <w:r>
        <w:rPr>
          <w:spacing w:val="34"/>
          <w:u w:val="none"/>
        </w:rPr>
        <w:t xml:space="preserve"> </w:t>
      </w:r>
      <w:r>
        <w:rPr>
          <w:u w:val="none"/>
        </w:rPr>
        <w:t>t</w:t>
      </w:r>
      <w:r>
        <w:rPr>
          <w:spacing w:val="1"/>
          <w:u w:val="none"/>
        </w:rPr>
        <w:t>h</w:t>
      </w:r>
      <w:r>
        <w:rPr>
          <w:u w:val="none"/>
        </w:rPr>
        <w:t>e</w:t>
      </w:r>
      <w:r>
        <w:rPr>
          <w:spacing w:val="33"/>
          <w:u w:val="none"/>
        </w:rPr>
        <w:t xml:space="preserve"> </w:t>
      </w:r>
      <w:r>
        <w:rPr>
          <w:u w:val="none"/>
        </w:rPr>
        <w:t>basis</w:t>
      </w:r>
      <w:r>
        <w:rPr>
          <w:spacing w:val="34"/>
          <w:u w:val="none"/>
        </w:rPr>
        <w:t xml:space="preserve"> </w:t>
      </w:r>
      <w:r>
        <w:rPr>
          <w:u w:val="none"/>
        </w:rPr>
        <w:t>of</w:t>
      </w:r>
      <w:r>
        <w:rPr>
          <w:spacing w:val="33"/>
          <w:u w:val="none"/>
        </w:rPr>
        <w:t xml:space="preserve"> </w:t>
      </w:r>
      <w:r>
        <w:rPr>
          <w:u w:val="none"/>
        </w:rPr>
        <w:t>t</w:t>
      </w:r>
      <w:r>
        <w:rPr>
          <w:spacing w:val="1"/>
          <w:u w:val="none"/>
        </w:rPr>
        <w:t>h</w:t>
      </w:r>
      <w:r>
        <w:rPr>
          <w:u w:val="none"/>
        </w:rPr>
        <w:t>e</w:t>
      </w:r>
      <w:r>
        <w:rPr>
          <w:spacing w:val="36"/>
          <w:u w:val="none"/>
        </w:rPr>
        <w:t xml:space="preserve"> </w:t>
      </w:r>
      <w:r>
        <w:rPr>
          <w:u w:val="none"/>
        </w:rPr>
        <w:t>asset)</w:t>
      </w:r>
      <w:r>
        <w:rPr>
          <w:spacing w:val="33"/>
          <w:u w:val="none"/>
        </w:rPr>
        <w:t xml:space="preserve"> </w:t>
      </w:r>
      <w:r>
        <w:rPr>
          <w:u w:val="none"/>
        </w:rPr>
        <w:t>fr</w:t>
      </w:r>
      <w:r>
        <w:rPr>
          <w:spacing w:val="1"/>
          <w:u w:val="none"/>
        </w:rPr>
        <w:t>o</w:t>
      </w:r>
      <w:r>
        <w:rPr>
          <w:u w:val="none"/>
        </w:rPr>
        <w:t>m</w:t>
      </w:r>
      <w:r>
        <w:rPr>
          <w:spacing w:val="36"/>
          <w:u w:val="none"/>
        </w:rPr>
        <w:t xml:space="preserve"> </w:t>
      </w:r>
      <w:r>
        <w:rPr>
          <w:u w:val="none"/>
        </w:rPr>
        <w:t>t</w:t>
      </w:r>
      <w:r>
        <w:rPr>
          <w:spacing w:val="1"/>
          <w:u w:val="none"/>
        </w:rPr>
        <w:t>h</w:t>
      </w:r>
      <w:r>
        <w:rPr>
          <w:u w:val="none"/>
        </w:rPr>
        <w:t>e</w:t>
      </w:r>
      <w:r>
        <w:rPr>
          <w:spacing w:val="34"/>
          <w:u w:val="none"/>
        </w:rPr>
        <w:t xml:space="preserve"> </w:t>
      </w:r>
      <w:r>
        <w:rPr>
          <w:spacing w:val="1"/>
          <w:u w:val="none"/>
        </w:rPr>
        <w:t>d</w:t>
      </w:r>
      <w:r>
        <w:rPr>
          <w:u w:val="none"/>
        </w:rPr>
        <w:t>is</w:t>
      </w:r>
      <w:r>
        <w:rPr>
          <w:spacing w:val="1"/>
          <w:u w:val="none"/>
        </w:rPr>
        <w:t>po</w:t>
      </w:r>
      <w:r>
        <w:rPr>
          <w:u w:val="none"/>
        </w:rPr>
        <w:t>siti</w:t>
      </w:r>
      <w:r>
        <w:rPr>
          <w:spacing w:val="1"/>
          <w:u w:val="none"/>
        </w:rPr>
        <w:t>o</w:t>
      </w:r>
      <w:r>
        <w:rPr>
          <w:u w:val="none"/>
        </w:rPr>
        <w:t>n</w:t>
      </w:r>
      <w:r>
        <w:rPr>
          <w:spacing w:val="33"/>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4"/>
          <w:u w:val="none"/>
        </w:rPr>
        <w:t xml:space="preserve"> </w:t>
      </w:r>
      <w:r>
        <w:rPr>
          <w:u w:val="none"/>
        </w:rPr>
        <w:t>asset</w:t>
      </w:r>
      <w:r>
        <w:rPr>
          <w:spacing w:val="32"/>
          <w:u w:val="none"/>
        </w:rPr>
        <w:t xml:space="preserve"> </w:t>
      </w:r>
      <w:r>
        <w:rPr>
          <w:u w:val="none"/>
        </w:rPr>
        <w:t>a</w:t>
      </w:r>
      <w:r>
        <w:rPr>
          <w:spacing w:val="1"/>
          <w:u w:val="none"/>
        </w:rPr>
        <w:t>n</w:t>
      </w:r>
      <w:r>
        <w:rPr>
          <w:u w:val="none"/>
        </w:rPr>
        <w:t>d</w:t>
      </w:r>
      <w:r>
        <w:rPr>
          <w:spacing w:val="34"/>
          <w:u w:val="none"/>
        </w:rPr>
        <w:t xml:space="preserve"> </w:t>
      </w:r>
      <w:r>
        <w:rPr>
          <w:u w:val="none"/>
        </w:rPr>
        <w:t>s</w:t>
      </w:r>
      <w:r>
        <w:rPr>
          <w:spacing w:val="1"/>
          <w:u w:val="none"/>
        </w:rPr>
        <w:t>h</w:t>
      </w:r>
      <w:r>
        <w:rPr>
          <w:u w:val="none"/>
        </w:rPr>
        <w:t>all</w:t>
      </w:r>
      <w:r>
        <w:rPr>
          <w:spacing w:val="32"/>
          <w:u w:val="none"/>
        </w:rPr>
        <w:t xml:space="preserve"> </w:t>
      </w:r>
      <w:r>
        <w:rPr>
          <w:spacing w:val="1"/>
          <w:u w:val="none"/>
        </w:rPr>
        <w:t>b</w:t>
      </w:r>
      <w:r>
        <w:rPr>
          <w:u w:val="none"/>
        </w:rPr>
        <w:t>e</w:t>
      </w:r>
      <w:r>
        <w:rPr>
          <w:spacing w:val="33"/>
          <w:u w:val="none"/>
        </w:rPr>
        <w:t xml:space="preserve"> </w:t>
      </w:r>
      <w:r>
        <w:rPr>
          <w:u w:val="none"/>
        </w:rPr>
        <w:t>ta</w:t>
      </w:r>
      <w:r>
        <w:rPr>
          <w:spacing w:val="1"/>
          <w:u w:val="none"/>
        </w:rPr>
        <w:t>k</w:t>
      </w:r>
      <w:r>
        <w:rPr>
          <w:u w:val="none"/>
        </w:rPr>
        <w:t>en</w:t>
      </w:r>
      <w:r>
        <w:rPr>
          <w:spacing w:val="34"/>
          <w:u w:val="none"/>
        </w:rPr>
        <w:t xml:space="preserve"> </w:t>
      </w:r>
      <w:r>
        <w:rPr>
          <w:u w:val="none"/>
        </w:rPr>
        <w:t>i</w:t>
      </w:r>
      <w:r>
        <w:rPr>
          <w:spacing w:val="1"/>
          <w:u w:val="none"/>
        </w:rPr>
        <w:t>n</w:t>
      </w:r>
      <w:r>
        <w:rPr>
          <w:u w:val="none"/>
        </w:rPr>
        <w:t>to</w:t>
      </w:r>
      <w:r>
        <w:rPr>
          <w:w w:val="102"/>
          <w:u w:val="none"/>
        </w:rPr>
        <w:t xml:space="preserve"> </w:t>
      </w:r>
      <w:r>
        <w:rPr>
          <w:u w:val="none"/>
        </w:rPr>
        <w:t>acc</w:t>
      </w:r>
      <w:r>
        <w:rPr>
          <w:spacing w:val="1"/>
          <w:u w:val="none"/>
        </w:rPr>
        <w:t>o</w:t>
      </w:r>
      <w:r>
        <w:rPr>
          <w:u w:val="none"/>
        </w:rPr>
        <w:t>unt</w:t>
      </w:r>
      <w:r>
        <w:rPr>
          <w:spacing w:val="18"/>
          <w:u w:val="none"/>
        </w:rPr>
        <w:t xml:space="preserve"> </w:t>
      </w:r>
      <w:r>
        <w:rPr>
          <w:u w:val="none"/>
        </w:rPr>
        <w:t>for</w:t>
      </w:r>
      <w:r>
        <w:rPr>
          <w:spacing w:val="19"/>
          <w:u w:val="none"/>
        </w:rPr>
        <w:t xml:space="preserve"> </w:t>
      </w:r>
      <w:r>
        <w:rPr>
          <w:u w:val="none"/>
        </w:rPr>
        <w:t>purposes</w:t>
      </w:r>
      <w:r>
        <w:rPr>
          <w:spacing w:val="19"/>
          <w:u w:val="none"/>
        </w:rPr>
        <w:t xml:space="preserve"> </w:t>
      </w:r>
      <w:r>
        <w:rPr>
          <w:u w:val="none"/>
        </w:rPr>
        <w:t>of</w:t>
      </w:r>
      <w:r>
        <w:rPr>
          <w:spacing w:val="19"/>
          <w:u w:val="none"/>
        </w:rPr>
        <w:t xml:space="preserve"> </w:t>
      </w:r>
      <w:r>
        <w:rPr>
          <w:u w:val="none"/>
        </w:rPr>
        <w:t>c</w:t>
      </w:r>
      <w:r>
        <w:rPr>
          <w:spacing w:val="1"/>
          <w:u w:val="none"/>
        </w:rPr>
        <w:t>o</w:t>
      </w:r>
      <w:r>
        <w:rPr>
          <w:spacing w:val="2"/>
          <w:u w:val="none"/>
        </w:rPr>
        <w:t>m</w:t>
      </w:r>
      <w:r>
        <w:rPr>
          <w:u w:val="none"/>
        </w:rPr>
        <w:t>puting</w:t>
      </w:r>
      <w:r>
        <w:rPr>
          <w:spacing w:val="20"/>
          <w:u w:val="none"/>
        </w:rPr>
        <w:t xml:space="preserve"> </w:t>
      </w:r>
      <w:r>
        <w:rPr>
          <w:spacing w:val="1"/>
          <w:u w:val="none"/>
        </w:rPr>
        <w:t>P</w:t>
      </w:r>
      <w:r>
        <w:rPr>
          <w:u w:val="none"/>
        </w:rPr>
        <w:t>rofits</w:t>
      </w:r>
      <w:r>
        <w:rPr>
          <w:spacing w:val="18"/>
          <w:u w:val="none"/>
        </w:rPr>
        <w:t xml:space="preserve"> </w:t>
      </w:r>
      <w:r>
        <w:rPr>
          <w:u w:val="none"/>
        </w:rPr>
        <w:t>or</w:t>
      </w:r>
      <w:r>
        <w:rPr>
          <w:spacing w:val="20"/>
          <w:u w:val="none"/>
        </w:rPr>
        <w:t xml:space="preserve"> </w:t>
      </w:r>
      <w:r>
        <w:rPr>
          <w:spacing w:val="1"/>
          <w:u w:val="none"/>
        </w:rPr>
        <w:t>Lo</w:t>
      </w:r>
      <w:r>
        <w:rPr>
          <w:u w:val="none"/>
        </w:rPr>
        <w:t>sses;</w:t>
      </w:r>
      <w:r>
        <w:rPr>
          <w:spacing w:val="19"/>
          <w:u w:val="none"/>
        </w:rPr>
        <w:t xml:space="preserve"> </w:t>
      </w:r>
      <w:r>
        <w:rPr>
          <w:u w:val="none"/>
        </w:rPr>
        <w:t>a</w:t>
      </w:r>
      <w:r>
        <w:rPr>
          <w:spacing w:val="1"/>
          <w:u w:val="none"/>
        </w:rPr>
        <w:t>n</w:t>
      </w:r>
      <w:r>
        <w:rPr>
          <w:u w:val="none"/>
        </w:rPr>
        <w:t>d</w:t>
      </w:r>
    </w:p>
    <w:p w14:paraId="5B0CB408" w14:textId="77777777" w:rsidR="000C19C9" w:rsidRDefault="000C19C9">
      <w:pPr>
        <w:spacing w:before="2" w:line="240" w:lineRule="exact"/>
        <w:rPr>
          <w:sz w:val="24"/>
          <w:szCs w:val="24"/>
        </w:rPr>
      </w:pPr>
    </w:p>
    <w:p w14:paraId="11638820" w14:textId="77777777" w:rsidR="000C19C9" w:rsidRDefault="00D3642A">
      <w:pPr>
        <w:pStyle w:val="BodyText"/>
        <w:numPr>
          <w:ilvl w:val="2"/>
          <w:numId w:val="3"/>
        </w:numPr>
        <w:tabs>
          <w:tab w:val="left" w:pos="2264"/>
        </w:tabs>
        <w:spacing w:line="251" w:lineRule="auto"/>
        <w:ind w:right="116" w:firstLine="1440"/>
        <w:jc w:val="both"/>
        <w:rPr>
          <w:u w:val="none"/>
        </w:rPr>
      </w:pP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48"/>
          <w:u w:val="none"/>
        </w:rPr>
        <w:t xml:space="preserve"> </w:t>
      </w:r>
      <w:r>
        <w:rPr>
          <w:u w:val="none"/>
        </w:rPr>
        <w:t>a</w:t>
      </w:r>
      <w:r>
        <w:rPr>
          <w:spacing w:val="1"/>
          <w:u w:val="none"/>
        </w:rPr>
        <w:t>n</w:t>
      </w:r>
      <w:r>
        <w:rPr>
          <w:u w:val="none"/>
        </w:rPr>
        <w:t>y</w:t>
      </w:r>
      <w:r>
        <w:rPr>
          <w:spacing w:val="48"/>
          <w:u w:val="none"/>
        </w:rPr>
        <w:t xml:space="preserve"> </w:t>
      </w:r>
      <w:r>
        <w:rPr>
          <w:spacing w:val="1"/>
          <w:u w:val="none"/>
        </w:rPr>
        <w:t>o</w:t>
      </w:r>
      <w:r>
        <w:rPr>
          <w:u w:val="none"/>
        </w:rPr>
        <w:t>t</w:t>
      </w:r>
      <w:r>
        <w:rPr>
          <w:spacing w:val="1"/>
          <w:u w:val="none"/>
        </w:rPr>
        <w:t>h</w:t>
      </w:r>
      <w:r>
        <w:rPr>
          <w:u w:val="none"/>
        </w:rPr>
        <w:t>er</w:t>
      </w:r>
      <w:r>
        <w:rPr>
          <w:spacing w:val="46"/>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48"/>
          <w:u w:val="none"/>
        </w:rPr>
        <w:t xml:space="preserve"> </w:t>
      </w:r>
      <w:r>
        <w:rPr>
          <w:spacing w:val="1"/>
          <w:u w:val="none"/>
        </w:rPr>
        <w:t>o</w:t>
      </w:r>
      <w:r>
        <w:rPr>
          <w:u w:val="none"/>
        </w:rPr>
        <w:t>f</w:t>
      </w:r>
      <w:r>
        <w:rPr>
          <w:spacing w:val="47"/>
          <w:u w:val="none"/>
        </w:rPr>
        <w:t xml:space="preserve"> </w:t>
      </w:r>
      <w:r>
        <w:rPr>
          <w:u w:val="none"/>
        </w:rPr>
        <w:t>t</w:t>
      </w:r>
      <w:r>
        <w:rPr>
          <w:spacing w:val="1"/>
          <w:u w:val="none"/>
        </w:rPr>
        <w:t>h</w:t>
      </w:r>
      <w:r>
        <w:rPr>
          <w:u w:val="none"/>
        </w:rPr>
        <w:t>is</w:t>
      </w:r>
      <w:r>
        <w:rPr>
          <w:spacing w:val="48"/>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1</w:t>
      </w:r>
      <w:r>
        <w:rPr>
          <w:u w:val="none"/>
        </w:rPr>
        <w:t>.</w:t>
      </w:r>
      <w:r>
        <w:rPr>
          <w:spacing w:val="1"/>
          <w:u w:val="none"/>
        </w:rPr>
        <w:t>30</w:t>
      </w:r>
      <w:r>
        <w:rPr>
          <w:u w:val="none"/>
        </w:rPr>
        <w:t>,</w:t>
      </w:r>
      <w:r>
        <w:rPr>
          <w:spacing w:val="47"/>
          <w:u w:val="none"/>
        </w:rPr>
        <w:t xml:space="preserve"> </w:t>
      </w:r>
      <w:r>
        <w:rPr>
          <w:u w:val="none"/>
        </w:rPr>
        <w:t>a</w:t>
      </w:r>
      <w:r>
        <w:rPr>
          <w:spacing w:val="1"/>
          <w:u w:val="none"/>
        </w:rPr>
        <w:t>n</w:t>
      </w:r>
      <w:r>
        <w:rPr>
          <w:u w:val="none"/>
        </w:rPr>
        <w:t>y</w:t>
      </w:r>
      <w:r>
        <w:rPr>
          <w:spacing w:val="48"/>
          <w:u w:val="none"/>
        </w:rPr>
        <w:t xml:space="preserve"> </w:t>
      </w:r>
      <w:r>
        <w:rPr>
          <w:u w:val="none"/>
        </w:rPr>
        <w:t>ite</w:t>
      </w:r>
      <w:r>
        <w:rPr>
          <w:spacing w:val="2"/>
          <w:u w:val="none"/>
        </w:rPr>
        <w:t>m</w:t>
      </w:r>
      <w:r>
        <w:rPr>
          <w:u w:val="none"/>
        </w:rPr>
        <w:t>s</w:t>
      </w:r>
      <w:r>
        <w:rPr>
          <w:spacing w:val="48"/>
          <w:u w:val="none"/>
        </w:rPr>
        <w:t xml:space="preserve"> </w:t>
      </w:r>
      <w:r>
        <w:rPr>
          <w:spacing w:val="1"/>
          <w:u w:val="none"/>
        </w:rPr>
        <w:t>wh</w:t>
      </w:r>
      <w:r>
        <w:rPr>
          <w:u w:val="none"/>
        </w:rPr>
        <w:t>ich</w:t>
      </w:r>
      <w:r>
        <w:rPr>
          <w:spacing w:val="48"/>
          <w:u w:val="none"/>
        </w:rPr>
        <w:t xml:space="preserve"> </w:t>
      </w:r>
      <w:r>
        <w:rPr>
          <w:u w:val="none"/>
        </w:rPr>
        <w:t>are</w:t>
      </w:r>
      <w:r>
        <w:rPr>
          <w:w w:val="102"/>
          <w:u w:val="none"/>
        </w:rPr>
        <w:t xml:space="preserve"> </w:t>
      </w:r>
      <w:r>
        <w:rPr>
          <w:u w:val="none"/>
        </w:rPr>
        <w:t>s</w:t>
      </w:r>
      <w:r>
        <w:rPr>
          <w:spacing w:val="1"/>
          <w:u w:val="none"/>
        </w:rPr>
        <w:t>p</w:t>
      </w:r>
      <w:r>
        <w:rPr>
          <w:u w:val="none"/>
        </w:rPr>
        <w:t>ecially</w:t>
      </w:r>
      <w:r>
        <w:rPr>
          <w:spacing w:val="35"/>
          <w:u w:val="none"/>
        </w:rPr>
        <w:t xml:space="preserve"> </w:t>
      </w:r>
      <w:r>
        <w:rPr>
          <w:u w:val="none"/>
        </w:rPr>
        <w:t>allocated</w:t>
      </w:r>
      <w:r>
        <w:rPr>
          <w:spacing w:val="36"/>
          <w:u w:val="none"/>
        </w:rPr>
        <w:t xml:space="preserve"> </w:t>
      </w:r>
      <w:r>
        <w:rPr>
          <w:u w:val="none"/>
        </w:rPr>
        <w:t>pursua</w:t>
      </w:r>
      <w:r>
        <w:rPr>
          <w:spacing w:val="1"/>
          <w:u w:val="none"/>
        </w:rPr>
        <w:t>n</w:t>
      </w:r>
      <w:r>
        <w:rPr>
          <w:u w:val="none"/>
        </w:rPr>
        <w:t>t</w:t>
      </w:r>
      <w:r>
        <w:rPr>
          <w:spacing w:val="35"/>
          <w:u w:val="none"/>
        </w:rPr>
        <w:t xml:space="preserve"> </w:t>
      </w:r>
      <w:r>
        <w:rPr>
          <w:u w:val="none"/>
        </w:rPr>
        <w:t>to</w:t>
      </w:r>
      <w:r>
        <w:rPr>
          <w:spacing w:val="35"/>
          <w:u w:val="none"/>
        </w:rPr>
        <w:t xml:space="preserve"> </w:t>
      </w:r>
      <w:r>
        <w:rPr>
          <w:spacing w:val="1"/>
          <w:u w:val="none"/>
        </w:rPr>
        <w:t>S</w:t>
      </w:r>
      <w:r>
        <w:rPr>
          <w:u w:val="none"/>
        </w:rPr>
        <w:t>ections</w:t>
      </w:r>
      <w:r>
        <w:rPr>
          <w:spacing w:val="36"/>
          <w:u w:val="none"/>
        </w:rPr>
        <w:t xml:space="preserve"> </w:t>
      </w:r>
      <w:r>
        <w:rPr>
          <w:u w:val="none"/>
        </w:rPr>
        <w:t>2.2</w:t>
      </w:r>
      <w:r>
        <w:rPr>
          <w:spacing w:val="36"/>
          <w:u w:val="none"/>
        </w:rPr>
        <w:t xml:space="preserve"> </w:t>
      </w:r>
      <w:r>
        <w:rPr>
          <w:u w:val="none"/>
        </w:rPr>
        <w:t>a</w:t>
      </w:r>
      <w:r>
        <w:rPr>
          <w:spacing w:val="1"/>
          <w:u w:val="none"/>
        </w:rPr>
        <w:t>n</w:t>
      </w:r>
      <w:r>
        <w:rPr>
          <w:u w:val="none"/>
        </w:rPr>
        <w:t>d</w:t>
      </w:r>
      <w:r>
        <w:rPr>
          <w:spacing w:val="36"/>
          <w:u w:val="none"/>
        </w:rPr>
        <w:t xml:space="preserve"> </w:t>
      </w:r>
      <w:r>
        <w:rPr>
          <w:u w:val="none"/>
        </w:rPr>
        <w:t>2.3</w:t>
      </w:r>
      <w:r>
        <w:rPr>
          <w:spacing w:val="36"/>
          <w:u w:val="none"/>
        </w:rPr>
        <w:t xml:space="preserve"> </w:t>
      </w:r>
      <w:r>
        <w:rPr>
          <w:u w:val="none"/>
        </w:rPr>
        <w:t>below</w:t>
      </w:r>
      <w:r>
        <w:rPr>
          <w:spacing w:val="37"/>
          <w:u w:val="none"/>
        </w:rPr>
        <w:t xml:space="preserve"> </w:t>
      </w:r>
      <w:r>
        <w:rPr>
          <w:u w:val="none"/>
        </w:rPr>
        <w:t>shall</w:t>
      </w:r>
      <w:r>
        <w:rPr>
          <w:spacing w:val="34"/>
          <w:u w:val="none"/>
        </w:rPr>
        <w:t xml:space="preserve"> </w:t>
      </w:r>
      <w:r>
        <w:rPr>
          <w:u w:val="none"/>
        </w:rPr>
        <w:t>not</w:t>
      </w:r>
      <w:r>
        <w:rPr>
          <w:spacing w:val="35"/>
          <w:u w:val="none"/>
        </w:rPr>
        <w:t xml:space="preserve"> </w:t>
      </w:r>
      <w:r>
        <w:rPr>
          <w:u w:val="none"/>
        </w:rPr>
        <w:t>be</w:t>
      </w:r>
      <w:r>
        <w:rPr>
          <w:spacing w:val="36"/>
          <w:u w:val="none"/>
        </w:rPr>
        <w:t xml:space="preserve"> </w:t>
      </w:r>
      <w:r>
        <w:rPr>
          <w:u w:val="none"/>
        </w:rPr>
        <w:t>taken</w:t>
      </w:r>
      <w:r>
        <w:rPr>
          <w:spacing w:val="35"/>
          <w:u w:val="none"/>
        </w:rPr>
        <w:t xml:space="preserve"> </w:t>
      </w:r>
      <w:r>
        <w:rPr>
          <w:u w:val="none"/>
        </w:rPr>
        <w:t>i</w:t>
      </w:r>
      <w:r>
        <w:rPr>
          <w:spacing w:val="1"/>
          <w:u w:val="none"/>
        </w:rPr>
        <w:t>n</w:t>
      </w:r>
      <w:r>
        <w:rPr>
          <w:u w:val="none"/>
        </w:rPr>
        <w:t>to</w:t>
      </w:r>
      <w:r>
        <w:rPr>
          <w:spacing w:val="36"/>
          <w:u w:val="none"/>
        </w:rPr>
        <w:t xml:space="preserve"> </w:t>
      </w:r>
      <w:r>
        <w:rPr>
          <w:u w:val="none"/>
        </w:rPr>
        <w:t>account</w:t>
      </w:r>
      <w:r>
        <w:rPr>
          <w:spacing w:val="35"/>
          <w:u w:val="none"/>
        </w:rPr>
        <w:t xml:space="preserve"> </w:t>
      </w:r>
      <w:r>
        <w:rPr>
          <w:u w:val="none"/>
        </w:rPr>
        <w:t>in</w:t>
      </w:r>
      <w:r>
        <w:rPr>
          <w:spacing w:val="36"/>
          <w:u w:val="none"/>
        </w:rPr>
        <w:t xml:space="preserve"> </w:t>
      </w:r>
      <w:r>
        <w:rPr>
          <w:u w:val="none"/>
        </w:rPr>
        <w:t>co</w:t>
      </w:r>
      <w:r>
        <w:rPr>
          <w:spacing w:val="2"/>
          <w:u w:val="none"/>
        </w:rPr>
        <w:t>m</w:t>
      </w:r>
      <w:r>
        <w:rPr>
          <w:u w:val="none"/>
        </w:rPr>
        <w:t>puti</w:t>
      </w:r>
      <w:r>
        <w:rPr>
          <w:spacing w:val="1"/>
          <w:u w:val="none"/>
        </w:rPr>
        <w:t>n</w:t>
      </w:r>
      <w:r>
        <w:rPr>
          <w:u w:val="none"/>
        </w:rPr>
        <w:t>g</w:t>
      </w:r>
      <w:r>
        <w:rPr>
          <w:w w:val="102"/>
          <w:u w:val="none"/>
        </w:rPr>
        <w:t xml:space="preserve"> </w:t>
      </w:r>
      <w:r>
        <w:rPr>
          <w:spacing w:val="1"/>
          <w:u w:val="none"/>
        </w:rPr>
        <w:t>P</w:t>
      </w:r>
      <w:r>
        <w:rPr>
          <w:u w:val="none"/>
        </w:rPr>
        <w:t>r</w:t>
      </w:r>
      <w:r>
        <w:rPr>
          <w:spacing w:val="1"/>
          <w:u w:val="none"/>
        </w:rPr>
        <w:t>o</w:t>
      </w:r>
      <w:r>
        <w:rPr>
          <w:u w:val="none"/>
        </w:rPr>
        <w:t>fits</w:t>
      </w:r>
      <w:r>
        <w:rPr>
          <w:spacing w:val="30"/>
          <w:u w:val="none"/>
        </w:rPr>
        <w:t xml:space="preserve"> </w:t>
      </w:r>
      <w:r>
        <w:rPr>
          <w:spacing w:val="1"/>
          <w:u w:val="none"/>
        </w:rPr>
        <w:t>o</w:t>
      </w:r>
      <w:r>
        <w:rPr>
          <w:u w:val="none"/>
        </w:rPr>
        <w:t>r</w:t>
      </w:r>
      <w:r>
        <w:rPr>
          <w:spacing w:val="30"/>
          <w:u w:val="none"/>
        </w:rPr>
        <w:t xml:space="preserve"> </w:t>
      </w:r>
      <w:r>
        <w:rPr>
          <w:spacing w:val="1"/>
          <w:u w:val="none"/>
        </w:rPr>
        <w:t>Lo</w:t>
      </w:r>
      <w:r>
        <w:rPr>
          <w:u w:val="none"/>
        </w:rPr>
        <w:t>sses.</w:t>
      </w:r>
      <w:r>
        <w:rPr>
          <w:spacing w:val="29"/>
          <w:u w:val="none"/>
        </w:rPr>
        <w:t xml:space="preserve"> </w:t>
      </w:r>
      <w:r>
        <w:rPr>
          <w:spacing w:val="1"/>
          <w:u w:val="none"/>
        </w:rPr>
        <w:t>Th</w:t>
      </w:r>
      <w:r>
        <w:rPr>
          <w:u w:val="none"/>
        </w:rPr>
        <w:t>e</w:t>
      </w:r>
      <w:r>
        <w:rPr>
          <w:spacing w:val="30"/>
          <w:u w:val="none"/>
        </w:rPr>
        <w:t xml:space="preserve"> </w:t>
      </w:r>
      <w:r>
        <w:rPr>
          <w:u w:val="none"/>
        </w:rPr>
        <w:t>a</w:t>
      </w:r>
      <w:r>
        <w:rPr>
          <w:spacing w:val="2"/>
          <w:u w:val="none"/>
        </w:rPr>
        <w:t>m</w:t>
      </w:r>
      <w:r>
        <w:rPr>
          <w:spacing w:val="1"/>
          <w:u w:val="none"/>
        </w:rPr>
        <w:t>oun</w:t>
      </w:r>
      <w:r>
        <w:rPr>
          <w:u w:val="none"/>
        </w:rPr>
        <w:t>ts</w:t>
      </w:r>
      <w:r>
        <w:rPr>
          <w:spacing w:val="30"/>
          <w:u w:val="none"/>
        </w:rPr>
        <w:t xml:space="preserve"> </w:t>
      </w:r>
      <w:r>
        <w:rPr>
          <w:spacing w:val="1"/>
          <w:u w:val="none"/>
        </w:rPr>
        <w:t>o</w:t>
      </w:r>
      <w:r>
        <w:rPr>
          <w:u w:val="none"/>
        </w:rPr>
        <w:t>f</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ite</w:t>
      </w:r>
      <w:r>
        <w:rPr>
          <w:spacing w:val="2"/>
          <w:u w:val="none"/>
        </w:rPr>
        <w:t>m</w:t>
      </w:r>
      <w:r>
        <w:rPr>
          <w:u w:val="none"/>
        </w:rPr>
        <w:t>s</w:t>
      </w:r>
      <w:r>
        <w:rPr>
          <w:spacing w:val="30"/>
          <w:u w:val="none"/>
        </w:rPr>
        <w:t xml:space="preserve"> </w:t>
      </w:r>
      <w:r>
        <w:rPr>
          <w:spacing w:val="1"/>
          <w:u w:val="none"/>
        </w:rPr>
        <w:t>o</w:t>
      </w:r>
      <w:r>
        <w:rPr>
          <w:u w:val="none"/>
        </w:rPr>
        <w:t>f</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1"/>
          <w:u w:val="none"/>
        </w:rPr>
        <w:t xml:space="preserve"> </w:t>
      </w:r>
      <w:r>
        <w:rPr>
          <w:u w:val="none"/>
        </w:rPr>
        <w:t>i</w:t>
      </w:r>
      <w:r>
        <w:rPr>
          <w:spacing w:val="1"/>
          <w:u w:val="none"/>
        </w:rPr>
        <w:t>n</w:t>
      </w:r>
      <w:r>
        <w:rPr>
          <w:u w:val="none"/>
        </w:rPr>
        <w:t>co</w:t>
      </w:r>
      <w:r>
        <w:rPr>
          <w:spacing w:val="2"/>
          <w:u w:val="none"/>
        </w:rPr>
        <w:t>m</w:t>
      </w:r>
      <w:r>
        <w:rPr>
          <w:u w:val="none"/>
        </w:rPr>
        <w:t>e,</w:t>
      </w:r>
      <w:r>
        <w:rPr>
          <w:spacing w:val="29"/>
          <w:u w:val="none"/>
        </w:rPr>
        <w:t xml:space="preserve"> </w:t>
      </w:r>
      <w:r>
        <w:rPr>
          <w:u w:val="none"/>
        </w:rPr>
        <w:t>gai</w:t>
      </w:r>
      <w:r>
        <w:rPr>
          <w:spacing w:val="1"/>
          <w:u w:val="none"/>
        </w:rPr>
        <w:t>n</w:t>
      </w:r>
      <w:r>
        <w:rPr>
          <w:u w:val="none"/>
        </w:rPr>
        <w:t>,</w:t>
      </w:r>
      <w:r>
        <w:rPr>
          <w:spacing w:val="29"/>
          <w:u w:val="none"/>
        </w:rPr>
        <w:t xml:space="preserve"> </w:t>
      </w:r>
      <w:r>
        <w:rPr>
          <w:u w:val="none"/>
        </w:rPr>
        <w:t>l</w:t>
      </w:r>
      <w:r>
        <w:rPr>
          <w:spacing w:val="1"/>
          <w:u w:val="none"/>
        </w:rPr>
        <w:t>o</w:t>
      </w:r>
      <w:r>
        <w:rPr>
          <w:u w:val="none"/>
        </w:rPr>
        <w:t>ss</w:t>
      </w:r>
      <w:r>
        <w:rPr>
          <w:spacing w:val="30"/>
          <w:u w:val="none"/>
        </w:rPr>
        <w:t xml:space="preserve"> </w:t>
      </w:r>
      <w:r>
        <w:rPr>
          <w:u w:val="none"/>
        </w:rPr>
        <w:t>or</w:t>
      </w:r>
      <w:r>
        <w:rPr>
          <w:spacing w:val="30"/>
          <w:u w:val="none"/>
        </w:rPr>
        <w:t xml:space="preserve"> </w:t>
      </w:r>
      <w:r>
        <w:rPr>
          <w:u w:val="none"/>
        </w:rPr>
        <w:t>deducti</w:t>
      </w:r>
      <w:r>
        <w:rPr>
          <w:spacing w:val="1"/>
          <w:u w:val="none"/>
        </w:rPr>
        <w:t>o</w:t>
      </w:r>
      <w:r>
        <w:rPr>
          <w:u w:val="none"/>
        </w:rPr>
        <w:t>n</w:t>
      </w:r>
      <w:r>
        <w:rPr>
          <w:spacing w:val="30"/>
          <w:u w:val="none"/>
        </w:rPr>
        <w:t xml:space="preserve"> </w:t>
      </w:r>
      <w:r>
        <w:rPr>
          <w:u w:val="none"/>
        </w:rPr>
        <w:t>available</w:t>
      </w:r>
      <w:r>
        <w:rPr>
          <w:spacing w:val="30"/>
          <w:u w:val="none"/>
        </w:rPr>
        <w:t xml:space="preserve"> </w:t>
      </w:r>
      <w:r>
        <w:rPr>
          <w:u w:val="none"/>
        </w:rPr>
        <w:t>to</w:t>
      </w:r>
      <w:r>
        <w:rPr>
          <w:spacing w:val="30"/>
          <w:u w:val="none"/>
        </w:rPr>
        <w:t xml:space="preserve"> </w:t>
      </w:r>
      <w:r>
        <w:rPr>
          <w:u w:val="none"/>
        </w:rPr>
        <w:t>be</w:t>
      </w:r>
      <w:r>
        <w:rPr>
          <w:w w:val="102"/>
          <w:u w:val="none"/>
        </w:rPr>
        <w:t xml:space="preserve"> </w:t>
      </w:r>
      <w:r>
        <w:rPr>
          <w:u w:val="none"/>
        </w:rPr>
        <w:t>s</w:t>
      </w:r>
      <w:r>
        <w:rPr>
          <w:spacing w:val="1"/>
          <w:u w:val="none"/>
        </w:rPr>
        <w:t>p</w:t>
      </w:r>
      <w:r>
        <w:rPr>
          <w:u w:val="none"/>
        </w:rPr>
        <w:t>ecifically</w:t>
      </w:r>
      <w:r>
        <w:rPr>
          <w:spacing w:val="14"/>
          <w:u w:val="none"/>
        </w:rPr>
        <w:t xml:space="preserve"> </w:t>
      </w:r>
      <w:r>
        <w:rPr>
          <w:u w:val="none"/>
        </w:rPr>
        <w:t>all</w:t>
      </w:r>
      <w:r>
        <w:rPr>
          <w:spacing w:val="1"/>
          <w:u w:val="none"/>
        </w:rPr>
        <w:t>o</w:t>
      </w:r>
      <w:r>
        <w:rPr>
          <w:u w:val="none"/>
        </w:rPr>
        <w:t>cated</w:t>
      </w:r>
      <w:r>
        <w:rPr>
          <w:spacing w:val="15"/>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4"/>
          <w:u w:val="none"/>
        </w:rPr>
        <w:t xml:space="preserve"> </w:t>
      </w:r>
      <w:r>
        <w:rPr>
          <w:u w:val="none"/>
        </w:rPr>
        <w:t>to</w:t>
      </w:r>
      <w:r>
        <w:rPr>
          <w:spacing w:val="11"/>
          <w:u w:val="none"/>
        </w:rPr>
        <w:t xml:space="preserve"> </w:t>
      </w:r>
      <w:r>
        <w:rPr>
          <w:spacing w:val="1"/>
          <w:u w:val="none"/>
        </w:rPr>
        <w:t>S</w:t>
      </w:r>
      <w:r>
        <w:rPr>
          <w:u w:val="none"/>
        </w:rPr>
        <w:t>ecti</w:t>
      </w:r>
      <w:r>
        <w:rPr>
          <w:spacing w:val="1"/>
          <w:u w:val="none"/>
        </w:rPr>
        <w:t>on</w:t>
      </w:r>
      <w:r>
        <w:rPr>
          <w:u w:val="none"/>
        </w:rPr>
        <w:t>s</w:t>
      </w:r>
      <w:r>
        <w:rPr>
          <w:spacing w:val="14"/>
          <w:u w:val="none"/>
        </w:rPr>
        <w:t xml:space="preserve"> </w:t>
      </w:r>
      <w:r>
        <w:rPr>
          <w:spacing w:val="1"/>
          <w:u w:val="none"/>
        </w:rPr>
        <w:t>2</w:t>
      </w:r>
      <w:r>
        <w:rPr>
          <w:u w:val="none"/>
        </w:rPr>
        <w:t>.2</w:t>
      </w:r>
      <w:r>
        <w:rPr>
          <w:spacing w:val="13"/>
          <w:u w:val="none"/>
        </w:rPr>
        <w:t xml:space="preserve"> </w:t>
      </w:r>
      <w:r>
        <w:rPr>
          <w:u w:val="none"/>
        </w:rPr>
        <w:t>a</w:t>
      </w:r>
      <w:r>
        <w:rPr>
          <w:spacing w:val="1"/>
          <w:u w:val="none"/>
        </w:rPr>
        <w:t>n</w:t>
      </w:r>
      <w:r>
        <w:rPr>
          <w:u w:val="none"/>
        </w:rPr>
        <w:t>d</w:t>
      </w:r>
      <w:r>
        <w:rPr>
          <w:spacing w:val="14"/>
          <w:u w:val="none"/>
        </w:rPr>
        <w:t xml:space="preserve"> </w:t>
      </w:r>
      <w:r>
        <w:rPr>
          <w:spacing w:val="1"/>
          <w:u w:val="none"/>
        </w:rPr>
        <w:t>2</w:t>
      </w:r>
      <w:r>
        <w:rPr>
          <w:u w:val="none"/>
        </w:rPr>
        <w:t>.3</w:t>
      </w:r>
      <w:r>
        <w:rPr>
          <w:spacing w:val="14"/>
          <w:u w:val="none"/>
        </w:rPr>
        <w:t xml:space="preserve"> </w:t>
      </w:r>
      <w:r>
        <w:rPr>
          <w:spacing w:val="1"/>
          <w:u w:val="none"/>
        </w:rPr>
        <w:t>b</w:t>
      </w:r>
      <w:r>
        <w:rPr>
          <w:u w:val="none"/>
        </w:rPr>
        <w:t>el</w:t>
      </w:r>
      <w:r>
        <w:rPr>
          <w:spacing w:val="1"/>
          <w:u w:val="none"/>
        </w:rPr>
        <w:t>o</w:t>
      </w:r>
      <w:r>
        <w:rPr>
          <w:u w:val="none"/>
        </w:rPr>
        <w:t>w</w:t>
      </w:r>
      <w:r>
        <w:rPr>
          <w:spacing w:val="15"/>
          <w:u w:val="none"/>
        </w:rPr>
        <w:t xml:space="preserve"> </w:t>
      </w:r>
      <w:r>
        <w:rPr>
          <w:u w:val="none"/>
        </w:rPr>
        <w:t>s</w:t>
      </w:r>
      <w:r>
        <w:rPr>
          <w:spacing w:val="1"/>
          <w:u w:val="none"/>
        </w:rPr>
        <w:t>h</w:t>
      </w:r>
      <w:r>
        <w:rPr>
          <w:u w:val="none"/>
        </w:rPr>
        <w:t>all</w:t>
      </w:r>
      <w:r>
        <w:rPr>
          <w:spacing w:val="12"/>
          <w:u w:val="none"/>
        </w:rPr>
        <w:t xml:space="preserve"> </w:t>
      </w:r>
      <w:r>
        <w:rPr>
          <w:spacing w:val="1"/>
          <w:u w:val="none"/>
        </w:rPr>
        <w:t>b</w:t>
      </w:r>
      <w:r>
        <w:rPr>
          <w:u w:val="none"/>
        </w:rPr>
        <w:t>e</w:t>
      </w:r>
      <w:r>
        <w:rPr>
          <w:spacing w:val="14"/>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13"/>
          <w:u w:val="none"/>
        </w:rPr>
        <w:t xml:space="preserve"> </w:t>
      </w:r>
      <w:r>
        <w:rPr>
          <w:spacing w:val="1"/>
          <w:u w:val="none"/>
        </w:rPr>
        <w:t>b</w:t>
      </w:r>
      <w:r>
        <w:rPr>
          <w:u w:val="none"/>
        </w:rPr>
        <w:t>y</w:t>
      </w:r>
      <w:r>
        <w:rPr>
          <w:spacing w:val="14"/>
          <w:u w:val="none"/>
        </w:rPr>
        <w:t xml:space="preserve"> </w:t>
      </w:r>
      <w:r>
        <w:rPr>
          <w:u w:val="none"/>
        </w:rPr>
        <w:t>a</w:t>
      </w:r>
      <w:r>
        <w:rPr>
          <w:spacing w:val="1"/>
          <w:u w:val="none"/>
        </w:rPr>
        <w:t>pp</w:t>
      </w:r>
      <w:r>
        <w:rPr>
          <w:u w:val="none"/>
        </w:rPr>
        <w:t>l</w:t>
      </w:r>
      <w:r>
        <w:rPr>
          <w:spacing w:val="1"/>
          <w:u w:val="none"/>
        </w:rPr>
        <w:t>y</w:t>
      </w:r>
      <w:r>
        <w:rPr>
          <w:u w:val="none"/>
        </w:rPr>
        <w:t>i</w:t>
      </w:r>
      <w:r>
        <w:rPr>
          <w:spacing w:val="1"/>
          <w:u w:val="none"/>
        </w:rPr>
        <w:t>n</w:t>
      </w:r>
      <w:r>
        <w:rPr>
          <w:u w:val="none"/>
        </w:rPr>
        <w:t>g</w:t>
      </w:r>
      <w:r>
        <w:rPr>
          <w:spacing w:val="14"/>
          <w:u w:val="none"/>
        </w:rPr>
        <w:t xml:space="preserve"> </w:t>
      </w:r>
      <w:r>
        <w:rPr>
          <w:u w:val="none"/>
        </w:rPr>
        <w:t>r</w:t>
      </w:r>
      <w:r>
        <w:rPr>
          <w:spacing w:val="1"/>
          <w:u w:val="none"/>
        </w:rPr>
        <w:t>u</w:t>
      </w:r>
      <w:r>
        <w:rPr>
          <w:u w:val="none"/>
        </w:rPr>
        <w:t>les</w:t>
      </w:r>
      <w:r>
        <w:rPr>
          <w:w w:val="102"/>
          <w:u w:val="none"/>
        </w:rPr>
        <w:t xml:space="preserve"> </w:t>
      </w:r>
      <w:r>
        <w:rPr>
          <w:u w:val="none"/>
        </w:rPr>
        <w:t>a</w:t>
      </w:r>
      <w:r>
        <w:rPr>
          <w:spacing w:val="1"/>
          <w:u w:val="none"/>
        </w:rPr>
        <w:t>n</w:t>
      </w:r>
      <w:r>
        <w:rPr>
          <w:u w:val="none"/>
        </w:rPr>
        <w:t>alogous</w:t>
      </w:r>
      <w:r>
        <w:rPr>
          <w:spacing w:val="17"/>
          <w:u w:val="none"/>
        </w:rPr>
        <w:t xml:space="preserve"> </w:t>
      </w:r>
      <w:r>
        <w:rPr>
          <w:u w:val="none"/>
        </w:rPr>
        <w:t>to</w:t>
      </w:r>
      <w:r>
        <w:rPr>
          <w:spacing w:val="20"/>
          <w:u w:val="none"/>
        </w:rPr>
        <w:t xml:space="preserve"> </w:t>
      </w:r>
      <w:r>
        <w:rPr>
          <w:u w:val="none"/>
        </w:rPr>
        <w:t>t</w:t>
      </w:r>
      <w:r>
        <w:rPr>
          <w:spacing w:val="1"/>
          <w:u w:val="none"/>
        </w:rPr>
        <w:t>h</w:t>
      </w:r>
      <w:r>
        <w:rPr>
          <w:u w:val="none"/>
        </w:rPr>
        <w:t>ose</w:t>
      </w:r>
      <w:r>
        <w:rPr>
          <w:spacing w:val="19"/>
          <w:u w:val="none"/>
        </w:rPr>
        <w:t xml:space="preserve"> </w:t>
      </w:r>
      <w:r>
        <w:rPr>
          <w:u w:val="none"/>
        </w:rPr>
        <w:t>set</w:t>
      </w:r>
      <w:r>
        <w:rPr>
          <w:spacing w:val="18"/>
          <w:u w:val="none"/>
        </w:rPr>
        <w:t xml:space="preserve"> </w:t>
      </w:r>
      <w:r>
        <w:rPr>
          <w:u w:val="none"/>
        </w:rPr>
        <w:t>forth</w:t>
      </w:r>
      <w:r>
        <w:rPr>
          <w:spacing w:val="19"/>
          <w:u w:val="none"/>
        </w:rPr>
        <w:t xml:space="preserve"> </w:t>
      </w:r>
      <w:r>
        <w:rPr>
          <w:u w:val="none"/>
        </w:rPr>
        <w:t>in</w:t>
      </w:r>
      <w:r>
        <w:rPr>
          <w:spacing w:val="19"/>
          <w:u w:val="none"/>
        </w:rPr>
        <w:t xml:space="preserve"> </w:t>
      </w:r>
      <w:r>
        <w:rPr>
          <w:spacing w:val="1"/>
          <w:u w:val="none"/>
        </w:rPr>
        <w:t>S</w:t>
      </w:r>
      <w:r>
        <w:rPr>
          <w:u w:val="none"/>
        </w:rPr>
        <w:t>ecti</w:t>
      </w:r>
      <w:r>
        <w:rPr>
          <w:spacing w:val="1"/>
          <w:u w:val="none"/>
        </w:rPr>
        <w:t>o</w:t>
      </w:r>
      <w:r>
        <w:rPr>
          <w:u w:val="none"/>
        </w:rPr>
        <w:t>ns</w:t>
      </w:r>
      <w:r>
        <w:rPr>
          <w:spacing w:val="19"/>
          <w:u w:val="none"/>
        </w:rPr>
        <w:t xml:space="preserve"> </w:t>
      </w:r>
      <w:r>
        <w:rPr>
          <w:u w:val="none"/>
        </w:rPr>
        <w:t>1.30.1</w:t>
      </w:r>
      <w:r>
        <w:rPr>
          <w:spacing w:val="19"/>
          <w:u w:val="none"/>
        </w:rPr>
        <w:t xml:space="preserve"> </w:t>
      </w:r>
      <w:r>
        <w:rPr>
          <w:u w:val="none"/>
        </w:rPr>
        <w:t>t</w:t>
      </w:r>
      <w:r>
        <w:rPr>
          <w:spacing w:val="1"/>
          <w:u w:val="none"/>
        </w:rPr>
        <w:t>h</w:t>
      </w:r>
      <w:r>
        <w:rPr>
          <w:u w:val="none"/>
        </w:rPr>
        <w:t>rough</w:t>
      </w:r>
      <w:r>
        <w:rPr>
          <w:spacing w:val="19"/>
          <w:u w:val="none"/>
        </w:rPr>
        <w:t xml:space="preserve"> </w:t>
      </w:r>
      <w:r>
        <w:rPr>
          <w:u w:val="none"/>
        </w:rPr>
        <w:t>t</w:t>
      </w:r>
      <w:r>
        <w:rPr>
          <w:spacing w:val="1"/>
          <w:u w:val="none"/>
        </w:rPr>
        <w:t>h</w:t>
      </w:r>
      <w:r>
        <w:rPr>
          <w:u w:val="none"/>
        </w:rPr>
        <w:t>is</w:t>
      </w:r>
      <w:r>
        <w:rPr>
          <w:spacing w:val="20"/>
          <w:u w:val="none"/>
        </w:rPr>
        <w:t xml:space="preserve"> </w:t>
      </w:r>
      <w:r>
        <w:rPr>
          <w:spacing w:val="1"/>
          <w:u w:val="none"/>
        </w:rPr>
        <w:t>S</w:t>
      </w:r>
      <w:r>
        <w:rPr>
          <w:u w:val="none"/>
        </w:rPr>
        <w:t>ecti</w:t>
      </w:r>
      <w:r>
        <w:rPr>
          <w:spacing w:val="1"/>
          <w:u w:val="none"/>
        </w:rPr>
        <w:t>o</w:t>
      </w:r>
      <w:r>
        <w:rPr>
          <w:u w:val="none"/>
        </w:rPr>
        <w:t>n</w:t>
      </w:r>
      <w:r>
        <w:rPr>
          <w:spacing w:val="19"/>
          <w:u w:val="none"/>
        </w:rPr>
        <w:t xml:space="preserve"> </w:t>
      </w:r>
      <w:r>
        <w:rPr>
          <w:u w:val="none"/>
        </w:rPr>
        <w:t>1.30.6.</w:t>
      </w:r>
    </w:p>
    <w:p w14:paraId="3269F8B6" w14:textId="77777777" w:rsidR="000C19C9" w:rsidRDefault="000C19C9">
      <w:pPr>
        <w:spacing w:before="2" w:line="240" w:lineRule="exact"/>
        <w:rPr>
          <w:sz w:val="24"/>
          <w:szCs w:val="24"/>
        </w:rPr>
      </w:pPr>
    </w:p>
    <w:p w14:paraId="267723BA" w14:textId="77777777" w:rsidR="000C19C9" w:rsidRDefault="00D3642A">
      <w:pPr>
        <w:pStyle w:val="BodyText"/>
        <w:numPr>
          <w:ilvl w:val="1"/>
          <w:numId w:val="3"/>
        </w:numPr>
        <w:tabs>
          <w:tab w:val="left" w:pos="1544"/>
        </w:tabs>
        <w:spacing w:line="248" w:lineRule="auto"/>
        <w:ind w:right="115" w:firstLine="720"/>
        <w:jc w:val="both"/>
        <w:rPr>
          <w:u w:val="none"/>
        </w:rPr>
      </w:pPr>
      <w:r>
        <w:rPr>
          <w:rFonts w:cs="Times New Roman"/>
          <w:b/>
          <w:bCs/>
          <w:spacing w:val="1"/>
          <w:u w:color="000000"/>
        </w:rPr>
        <w:t>PR</w:t>
      </w:r>
      <w:r>
        <w:rPr>
          <w:rFonts w:cs="Times New Roman"/>
          <w:b/>
          <w:bCs/>
          <w:spacing w:val="2"/>
          <w:u w:color="000000"/>
        </w:rPr>
        <w:t>O</w:t>
      </w:r>
      <w:r>
        <w:rPr>
          <w:rFonts w:cs="Times New Roman"/>
          <w:b/>
          <w:bCs/>
          <w:spacing w:val="1"/>
          <w:u w:color="000000"/>
        </w:rPr>
        <w:t>PERT</w:t>
      </w:r>
      <w:r>
        <w:rPr>
          <w:rFonts w:cs="Times New Roman"/>
          <w:b/>
          <w:bCs/>
          <w:spacing w:val="2"/>
          <w:u w:color="000000"/>
        </w:rPr>
        <w:t>Y</w:t>
      </w:r>
      <w:r>
        <w:rPr>
          <w:rFonts w:cs="Times New Roman"/>
          <w:b/>
          <w:bCs/>
          <w:u w:val="none"/>
        </w:rPr>
        <w:t>.</w:t>
      </w:r>
      <w:r>
        <w:rPr>
          <w:rFonts w:cs="Times New Roman"/>
          <w:b/>
          <w:bCs/>
          <w:spacing w:val="26"/>
          <w:u w:val="none"/>
        </w:rPr>
        <w:t xml:space="preserve"> </w:t>
      </w:r>
      <w:r>
        <w:rPr>
          <w:u w:val="none"/>
        </w:rPr>
        <w:t>“</w:t>
      </w:r>
      <w:r>
        <w:rPr>
          <w:spacing w:val="1"/>
          <w:u w:val="none"/>
        </w:rPr>
        <w:t>P</w:t>
      </w:r>
      <w:r>
        <w:rPr>
          <w:u w:val="none"/>
        </w:rPr>
        <w:t>r</w:t>
      </w:r>
      <w:r>
        <w:rPr>
          <w:spacing w:val="1"/>
          <w:u w:val="none"/>
        </w:rPr>
        <w:t>op</w:t>
      </w:r>
      <w:r>
        <w:rPr>
          <w:u w:val="none"/>
        </w:rPr>
        <w:t>erty”</w:t>
      </w:r>
      <w:r>
        <w:rPr>
          <w:spacing w:val="29"/>
          <w:u w:val="none"/>
        </w:rPr>
        <w:t xml:space="preserve"> </w:t>
      </w:r>
      <w:r>
        <w:rPr>
          <w:spacing w:val="2"/>
          <w:u w:val="none"/>
        </w:rPr>
        <w:t>m</w:t>
      </w:r>
      <w:r>
        <w:rPr>
          <w:u w:val="none"/>
        </w:rPr>
        <w:t>ea</w:t>
      </w:r>
      <w:r>
        <w:rPr>
          <w:spacing w:val="1"/>
          <w:u w:val="none"/>
        </w:rPr>
        <w:t>n</w:t>
      </w:r>
      <w:r>
        <w:rPr>
          <w:u w:val="none"/>
        </w:rPr>
        <w:t>s</w:t>
      </w:r>
      <w:r>
        <w:rPr>
          <w:spacing w:val="27"/>
          <w:u w:val="none"/>
        </w:rPr>
        <w:t xml:space="preserve"> </w:t>
      </w:r>
      <w:r>
        <w:rPr>
          <w:u w:val="none"/>
        </w:rPr>
        <w:t>all</w:t>
      </w:r>
      <w:r>
        <w:rPr>
          <w:spacing w:val="27"/>
          <w:u w:val="none"/>
        </w:rPr>
        <w:t xml:space="preserve"> </w:t>
      </w:r>
      <w:r>
        <w:rPr>
          <w:u w:val="none"/>
        </w:rPr>
        <w:t>assets</w:t>
      </w:r>
      <w:r>
        <w:rPr>
          <w:spacing w:val="27"/>
          <w:u w:val="none"/>
        </w:rPr>
        <w:t xml:space="preserve"> </w:t>
      </w:r>
      <w:r>
        <w:rPr>
          <w:spacing w:val="1"/>
          <w:u w:val="none"/>
        </w:rPr>
        <w:t>o</w:t>
      </w:r>
      <w:r>
        <w:rPr>
          <w:u w:val="none"/>
        </w:rPr>
        <w:t>f</w:t>
      </w:r>
      <w:r>
        <w:rPr>
          <w:spacing w:val="27"/>
          <w:u w:val="none"/>
        </w:rPr>
        <w:t xml:space="preserve"> </w:t>
      </w:r>
      <w:r>
        <w:rPr>
          <w:u w:val="none"/>
        </w:rPr>
        <w:t>t</w:t>
      </w:r>
      <w:r>
        <w:rPr>
          <w:spacing w:val="1"/>
          <w:u w:val="none"/>
        </w:rPr>
        <w:t>h</w:t>
      </w:r>
      <w:r>
        <w:rPr>
          <w:u w:val="none"/>
        </w:rPr>
        <w:t>e</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27"/>
          <w:u w:val="none"/>
        </w:rPr>
        <w:t xml:space="preserve"> </w:t>
      </w:r>
      <w:r>
        <w:rPr>
          <w:spacing w:val="1"/>
          <w:u w:val="none"/>
        </w:rPr>
        <w:t>bo</w:t>
      </w:r>
      <w:r>
        <w:rPr>
          <w:u w:val="none"/>
        </w:rPr>
        <w:t>th</w:t>
      </w:r>
      <w:r>
        <w:rPr>
          <w:spacing w:val="28"/>
          <w:u w:val="none"/>
        </w:rPr>
        <w:t xml:space="preserve"> </w:t>
      </w:r>
      <w:r>
        <w:rPr>
          <w:u w:val="none"/>
        </w:rPr>
        <w:t>ta</w:t>
      </w:r>
      <w:r>
        <w:rPr>
          <w:spacing w:val="1"/>
          <w:u w:val="none"/>
        </w:rPr>
        <w:t>ng</w:t>
      </w:r>
      <w:r>
        <w:rPr>
          <w:u w:val="none"/>
        </w:rPr>
        <w:t>i</w:t>
      </w:r>
      <w:r>
        <w:rPr>
          <w:spacing w:val="1"/>
          <w:u w:val="none"/>
        </w:rPr>
        <w:t>b</w:t>
      </w:r>
      <w:r>
        <w:rPr>
          <w:u w:val="none"/>
        </w:rPr>
        <w:t>le</w:t>
      </w:r>
      <w:r>
        <w:rPr>
          <w:spacing w:val="28"/>
          <w:u w:val="none"/>
        </w:rPr>
        <w:t xml:space="preserve"> </w:t>
      </w:r>
      <w:r>
        <w:rPr>
          <w:u w:val="none"/>
        </w:rPr>
        <w:t>a</w:t>
      </w:r>
      <w:r>
        <w:rPr>
          <w:spacing w:val="1"/>
          <w:u w:val="none"/>
        </w:rPr>
        <w:t>n</w:t>
      </w:r>
      <w:r>
        <w:rPr>
          <w:u w:val="none"/>
        </w:rPr>
        <w:t>d</w:t>
      </w:r>
      <w:r>
        <w:rPr>
          <w:spacing w:val="28"/>
          <w:u w:val="none"/>
        </w:rPr>
        <w:t xml:space="preserve"> </w:t>
      </w:r>
      <w:r>
        <w:rPr>
          <w:u w:val="none"/>
        </w:rPr>
        <w:t>i</w:t>
      </w:r>
      <w:r>
        <w:rPr>
          <w:spacing w:val="1"/>
          <w:u w:val="none"/>
        </w:rPr>
        <w:t>n</w:t>
      </w:r>
      <w:r>
        <w:rPr>
          <w:u w:val="none"/>
        </w:rPr>
        <w:t>ta</w:t>
      </w:r>
      <w:r>
        <w:rPr>
          <w:spacing w:val="1"/>
          <w:u w:val="none"/>
        </w:rPr>
        <w:t>ng</w:t>
      </w:r>
      <w:r>
        <w:rPr>
          <w:u w:val="none"/>
        </w:rPr>
        <w:t>i</w:t>
      </w:r>
      <w:r>
        <w:rPr>
          <w:spacing w:val="1"/>
          <w:u w:val="none"/>
        </w:rPr>
        <w:t>b</w:t>
      </w:r>
      <w:r>
        <w:rPr>
          <w:u w:val="none"/>
        </w:rPr>
        <w:t>le,</w:t>
      </w:r>
      <w:r>
        <w:rPr>
          <w:w w:val="102"/>
          <w:u w:val="none"/>
        </w:rPr>
        <w:t xml:space="preserve"> </w:t>
      </w:r>
      <w:r>
        <w:rPr>
          <w:spacing w:val="1"/>
          <w:u w:val="none"/>
        </w:rPr>
        <w:t>o</w:t>
      </w:r>
      <w:r>
        <w:rPr>
          <w:u w:val="none"/>
        </w:rPr>
        <w:t>r</w:t>
      </w:r>
      <w:r>
        <w:rPr>
          <w:spacing w:val="20"/>
          <w:u w:val="none"/>
        </w:rPr>
        <w:t xml:space="preserve"> </w:t>
      </w:r>
      <w:r>
        <w:rPr>
          <w:u w:val="none"/>
        </w:rPr>
        <w:t>a</w:t>
      </w:r>
      <w:r>
        <w:rPr>
          <w:spacing w:val="1"/>
          <w:u w:val="none"/>
        </w:rPr>
        <w:t>n</w:t>
      </w:r>
      <w:r>
        <w:rPr>
          <w:u w:val="none"/>
        </w:rPr>
        <w:t>y</w:t>
      </w:r>
      <w:r>
        <w:rPr>
          <w:spacing w:val="22"/>
          <w:u w:val="none"/>
        </w:rPr>
        <w:t xml:space="preserve"> </w:t>
      </w:r>
      <w:r>
        <w:rPr>
          <w:spacing w:val="1"/>
          <w:u w:val="none"/>
        </w:rPr>
        <w:t>po</w:t>
      </w:r>
      <w:r>
        <w:rPr>
          <w:u w:val="none"/>
        </w:rPr>
        <w:t>rti</w:t>
      </w:r>
      <w:r>
        <w:rPr>
          <w:spacing w:val="1"/>
          <w:u w:val="none"/>
        </w:rPr>
        <w:t>o</w:t>
      </w:r>
      <w:r>
        <w:rPr>
          <w:u w:val="none"/>
        </w:rPr>
        <w:t>n</w:t>
      </w:r>
      <w:r>
        <w:rPr>
          <w:spacing w:val="23"/>
          <w:u w:val="none"/>
        </w:rPr>
        <w:t xml:space="preserve"> </w:t>
      </w:r>
      <w:r>
        <w:rPr>
          <w:u w:val="none"/>
        </w:rPr>
        <w:t>t</w:t>
      </w:r>
      <w:r>
        <w:rPr>
          <w:spacing w:val="1"/>
          <w:u w:val="none"/>
        </w:rPr>
        <w:t>h</w:t>
      </w:r>
      <w:r>
        <w:rPr>
          <w:u w:val="none"/>
        </w:rPr>
        <w:t>ere</w:t>
      </w:r>
      <w:r>
        <w:rPr>
          <w:spacing w:val="1"/>
          <w:u w:val="none"/>
        </w:rPr>
        <w:t>o</w:t>
      </w:r>
      <w:r>
        <w:rPr>
          <w:u w:val="none"/>
        </w:rPr>
        <w:t>f,</w:t>
      </w:r>
      <w:r>
        <w:rPr>
          <w:spacing w:val="20"/>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21"/>
          <w:u w:val="none"/>
        </w:rPr>
        <w:t xml:space="preserve"> </w:t>
      </w:r>
      <w:r>
        <w:rPr>
          <w:spacing w:val="1"/>
          <w:u w:val="none"/>
        </w:rPr>
        <w:t>w</w:t>
      </w:r>
      <w:r>
        <w:rPr>
          <w:u w:val="none"/>
        </w:rPr>
        <w:t>it</w:t>
      </w:r>
      <w:r>
        <w:rPr>
          <w:spacing w:val="1"/>
          <w:u w:val="none"/>
        </w:rPr>
        <w:t>hou</w:t>
      </w:r>
      <w:r>
        <w:rPr>
          <w:u w:val="none"/>
        </w:rPr>
        <w:t>t</w:t>
      </w:r>
      <w:r>
        <w:rPr>
          <w:spacing w:val="21"/>
          <w:u w:val="none"/>
        </w:rPr>
        <w:t xml:space="preserve"> </w:t>
      </w:r>
      <w:r>
        <w:rPr>
          <w:u w:val="none"/>
        </w:rPr>
        <w:t>li</w:t>
      </w:r>
      <w:r>
        <w:rPr>
          <w:spacing w:val="2"/>
          <w:u w:val="none"/>
        </w:rPr>
        <w:t>m</w:t>
      </w:r>
      <w:r>
        <w:rPr>
          <w:u w:val="none"/>
        </w:rPr>
        <w:t>itati</w:t>
      </w:r>
      <w:r>
        <w:rPr>
          <w:spacing w:val="1"/>
          <w:u w:val="none"/>
        </w:rPr>
        <w:t>on</w:t>
      </w:r>
      <w:r>
        <w:rPr>
          <w:u w:val="none"/>
        </w:rPr>
        <w:t>,</w:t>
      </w:r>
      <w:r>
        <w:rPr>
          <w:spacing w:val="21"/>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spacing w:val="1"/>
          <w:u w:val="none"/>
        </w:rPr>
        <w:t>HP</w:t>
      </w:r>
      <w:r>
        <w:rPr>
          <w:u w:val="none"/>
        </w:rPr>
        <w:t>.</w:t>
      </w:r>
    </w:p>
    <w:p w14:paraId="43A26698" w14:textId="77777777" w:rsidR="000C19C9" w:rsidRDefault="000C19C9">
      <w:pPr>
        <w:spacing w:before="5" w:line="240" w:lineRule="exact"/>
        <w:rPr>
          <w:sz w:val="24"/>
          <w:szCs w:val="24"/>
        </w:rPr>
      </w:pPr>
    </w:p>
    <w:p w14:paraId="4846AEC2" w14:textId="77777777" w:rsidR="000C19C9" w:rsidRDefault="00D3642A">
      <w:pPr>
        <w:pStyle w:val="BodyText"/>
        <w:numPr>
          <w:ilvl w:val="1"/>
          <w:numId w:val="3"/>
        </w:numPr>
        <w:tabs>
          <w:tab w:val="left" w:pos="1544"/>
        </w:tabs>
        <w:spacing w:line="251" w:lineRule="auto"/>
        <w:ind w:right="111" w:firstLine="720"/>
        <w:jc w:val="both"/>
        <w:rPr>
          <w:u w:val="none"/>
        </w:rPr>
      </w:pPr>
      <w:r>
        <w:rPr>
          <w:rFonts w:cs="Times New Roman"/>
          <w:b/>
          <w:bCs/>
          <w:spacing w:val="1"/>
          <w:u w:color="000000"/>
        </w:rPr>
        <w:t>RE</w:t>
      </w:r>
      <w:r>
        <w:rPr>
          <w:rFonts w:cs="Times New Roman"/>
          <w:b/>
          <w:bCs/>
          <w:spacing w:val="2"/>
          <w:u w:color="000000"/>
        </w:rPr>
        <w:t>G</w:t>
      </w:r>
      <w:r>
        <w:rPr>
          <w:rFonts w:cs="Times New Roman"/>
          <w:b/>
          <w:bCs/>
          <w:spacing w:val="1"/>
          <w:u w:color="000000"/>
        </w:rPr>
        <w:t>ULAT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37"/>
          <w:u w:val="none"/>
        </w:rPr>
        <w:t xml:space="preserve"> </w:t>
      </w:r>
      <w:r>
        <w:rPr>
          <w:u w:val="none"/>
        </w:rPr>
        <w:t>“</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8"/>
          <w:u w:val="none"/>
        </w:rPr>
        <w:t xml:space="preserve"> </w:t>
      </w:r>
      <w:r>
        <w:rPr>
          <w:spacing w:val="2"/>
          <w:u w:val="none"/>
        </w:rPr>
        <w:t>m</w:t>
      </w:r>
      <w:r>
        <w:rPr>
          <w:u w:val="none"/>
        </w:rPr>
        <w:t>ea</w:t>
      </w:r>
      <w:r>
        <w:rPr>
          <w:spacing w:val="1"/>
          <w:u w:val="none"/>
        </w:rPr>
        <w:t>n</w:t>
      </w:r>
      <w:r>
        <w:rPr>
          <w:u w:val="none"/>
        </w:rPr>
        <w:t>s</w:t>
      </w:r>
      <w:r>
        <w:rPr>
          <w:spacing w:val="39"/>
          <w:u w:val="none"/>
        </w:rPr>
        <w:t xml:space="preserve"> </w:t>
      </w:r>
      <w:r>
        <w:rPr>
          <w:u w:val="none"/>
        </w:rPr>
        <w:t>t</w:t>
      </w:r>
      <w:r>
        <w:rPr>
          <w:spacing w:val="1"/>
          <w:u w:val="none"/>
        </w:rPr>
        <w:t>h</w:t>
      </w:r>
      <w:r>
        <w:rPr>
          <w:u w:val="none"/>
        </w:rPr>
        <w:t>e</w:t>
      </w:r>
      <w:r>
        <w:rPr>
          <w:spacing w:val="39"/>
          <w:u w:val="none"/>
        </w:rPr>
        <w:t xml:space="preserve"> </w:t>
      </w:r>
      <w:r>
        <w:rPr>
          <w:u w:val="none"/>
        </w:rPr>
        <w:t>fe</w:t>
      </w:r>
      <w:r>
        <w:rPr>
          <w:spacing w:val="1"/>
          <w:u w:val="none"/>
        </w:rPr>
        <w:t>d</w:t>
      </w:r>
      <w:r>
        <w:rPr>
          <w:u w:val="none"/>
        </w:rPr>
        <w:t>eral</w:t>
      </w:r>
      <w:r>
        <w:rPr>
          <w:spacing w:val="37"/>
          <w:u w:val="none"/>
        </w:rPr>
        <w:t xml:space="preserve"> </w:t>
      </w:r>
      <w:r>
        <w:rPr>
          <w:u w:val="none"/>
        </w:rPr>
        <w:t>i</w:t>
      </w:r>
      <w:r>
        <w:rPr>
          <w:spacing w:val="1"/>
          <w:u w:val="none"/>
        </w:rPr>
        <w:t>n</w:t>
      </w:r>
      <w:r>
        <w:rPr>
          <w:u w:val="none"/>
        </w:rPr>
        <w:t>co</w:t>
      </w:r>
      <w:r>
        <w:rPr>
          <w:spacing w:val="2"/>
          <w:u w:val="none"/>
        </w:rPr>
        <w:t>m</w:t>
      </w:r>
      <w:r>
        <w:rPr>
          <w:u w:val="none"/>
        </w:rPr>
        <w:t>e</w:t>
      </w:r>
      <w:r>
        <w:rPr>
          <w:spacing w:val="38"/>
          <w:u w:val="none"/>
        </w:rPr>
        <w:t xml:space="preserve"> </w:t>
      </w:r>
      <w:r>
        <w:rPr>
          <w:u w:val="none"/>
        </w:rPr>
        <w:t>tax</w:t>
      </w:r>
      <w:r>
        <w:rPr>
          <w:spacing w:val="39"/>
          <w:u w:val="none"/>
        </w:rPr>
        <w:t xml:space="preserve"> </w:t>
      </w:r>
      <w:r>
        <w:rPr>
          <w:u w:val="none"/>
        </w:rPr>
        <w:t>regulati</w:t>
      </w:r>
      <w:r>
        <w:rPr>
          <w:spacing w:val="1"/>
          <w:u w:val="none"/>
        </w:rPr>
        <w:t>o</w:t>
      </w:r>
      <w:r>
        <w:rPr>
          <w:u w:val="none"/>
        </w:rPr>
        <w:t>ns</w:t>
      </w:r>
      <w:r>
        <w:rPr>
          <w:spacing w:val="39"/>
          <w:u w:val="none"/>
        </w:rPr>
        <w:t xml:space="preserve"> </w:t>
      </w:r>
      <w:r>
        <w:rPr>
          <w:u w:val="none"/>
        </w:rPr>
        <w:t>pro</w:t>
      </w:r>
      <w:r>
        <w:rPr>
          <w:spacing w:val="2"/>
          <w:u w:val="none"/>
        </w:rPr>
        <w:t>m</w:t>
      </w:r>
      <w:r>
        <w:rPr>
          <w:u w:val="none"/>
        </w:rPr>
        <w:t>ul</w:t>
      </w:r>
      <w:r>
        <w:rPr>
          <w:spacing w:val="1"/>
          <w:u w:val="none"/>
        </w:rPr>
        <w:t>g</w:t>
      </w:r>
      <w:r>
        <w:rPr>
          <w:u w:val="none"/>
        </w:rPr>
        <w:t>ated</w:t>
      </w:r>
      <w:r>
        <w:rPr>
          <w:w w:val="102"/>
          <w:u w:val="none"/>
        </w:rPr>
        <w:t xml:space="preserve"> </w:t>
      </w:r>
      <w:r>
        <w:rPr>
          <w:spacing w:val="1"/>
          <w:u w:val="none"/>
        </w:rPr>
        <w:t>b</w:t>
      </w:r>
      <w:r>
        <w:rPr>
          <w:u w:val="none"/>
        </w:rPr>
        <w:t>y</w:t>
      </w:r>
      <w:r>
        <w:rPr>
          <w:spacing w:val="26"/>
          <w:u w:val="none"/>
        </w:rPr>
        <w:t xml:space="preserve"> </w:t>
      </w:r>
      <w:r>
        <w:rPr>
          <w:u w:val="none"/>
        </w:rPr>
        <w:t>t</w:t>
      </w:r>
      <w:r>
        <w:rPr>
          <w:spacing w:val="1"/>
          <w:u w:val="none"/>
        </w:rPr>
        <w:t>h</w:t>
      </w:r>
      <w:r>
        <w:rPr>
          <w:u w:val="none"/>
        </w:rPr>
        <w:t>e</w:t>
      </w:r>
      <w:r>
        <w:rPr>
          <w:spacing w:val="26"/>
          <w:u w:val="none"/>
        </w:rPr>
        <w:t xml:space="preserve"> </w:t>
      </w:r>
      <w:r>
        <w:rPr>
          <w:spacing w:val="1"/>
          <w:u w:val="none"/>
        </w:rPr>
        <w:t>T</w:t>
      </w:r>
      <w:r>
        <w:rPr>
          <w:u w:val="none"/>
        </w:rPr>
        <w:t>reas</w:t>
      </w:r>
      <w:r>
        <w:rPr>
          <w:spacing w:val="1"/>
          <w:u w:val="none"/>
        </w:rPr>
        <w:t>u</w:t>
      </w:r>
      <w:r>
        <w:rPr>
          <w:u w:val="none"/>
        </w:rPr>
        <w:t>ry</w:t>
      </w:r>
      <w:r>
        <w:rPr>
          <w:spacing w:val="26"/>
          <w:u w:val="none"/>
        </w:rPr>
        <w:t xml:space="preserve"> </w:t>
      </w:r>
      <w:r>
        <w:rPr>
          <w:spacing w:val="1"/>
          <w:u w:val="none"/>
        </w:rPr>
        <w:t>D</w:t>
      </w:r>
      <w:r>
        <w:rPr>
          <w:u w:val="none"/>
        </w:rPr>
        <w:t>e</w:t>
      </w:r>
      <w:r>
        <w:rPr>
          <w:spacing w:val="1"/>
          <w:u w:val="none"/>
        </w:rPr>
        <w:t>p</w:t>
      </w:r>
      <w:r>
        <w:rPr>
          <w:u w:val="none"/>
        </w:rPr>
        <w:t>art</w:t>
      </w:r>
      <w:r>
        <w:rPr>
          <w:spacing w:val="2"/>
          <w:u w:val="none"/>
        </w:rPr>
        <w:t>m</w:t>
      </w:r>
      <w:r>
        <w:rPr>
          <w:u w:val="none"/>
        </w:rPr>
        <w:t>e</w:t>
      </w:r>
      <w:r>
        <w:rPr>
          <w:spacing w:val="1"/>
          <w:u w:val="none"/>
        </w:rPr>
        <w:t>n</w:t>
      </w:r>
      <w:r>
        <w:rPr>
          <w:u w:val="none"/>
        </w:rPr>
        <w:t>t</w:t>
      </w:r>
      <w:r>
        <w:rPr>
          <w:spacing w:val="25"/>
          <w:u w:val="none"/>
        </w:rPr>
        <w:t xml:space="preserve"> </w:t>
      </w:r>
      <w:r>
        <w:rPr>
          <w:spacing w:val="1"/>
          <w:u w:val="none"/>
        </w:rPr>
        <w:t>und</w:t>
      </w:r>
      <w:r>
        <w:rPr>
          <w:u w:val="none"/>
        </w:rPr>
        <w:t>er</w:t>
      </w:r>
      <w:r>
        <w:rPr>
          <w:spacing w:val="25"/>
          <w:u w:val="none"/>
        </w:rPr>
        <w:t xml:space="preserve"> </w:t>
      </w:r>
      <w:r>
        <w:rPr>
          <w:u w:val="none"/>
        </w:rPr>
        <w:t>t</w:t>
      </w:r>
      <w:r>
        <w:rPr>
          <w:spacing w:val="1"/>
          <w:u w:val="none"/>
        </w:rPr>
        <w:t>h</w:t>
      </w:r>
      <w:r>
        <w:rPr>
          <w:u w:val="none"/>
        </w:rPr>
        <w:t>e</w:t>
      </w:r>
      <w:r>
        <w:rPr>
          <w:spacing w:val="26"/>
          <w:u w:val="none"/>
        </w:rPr>
        <w:t xml:space="preserve"> </w:t>
      </w:r>
      <w:r>
        <w:rPr>
          <w:spacing w:val="1"/>
          <w:u w:val="none"/>
        </w:rPr>
        <w:t>Cod</w:t>
      </w:r>
      <w:r>
        <w:rPr>
          <w:u w:val="none"/>
        </w:rPr>
        <w:t>e,</w:t>
      </w:r>
      <w:r>
        <w:rPr>
          <w:spacing w:val="25"/>
          <w:u w:val="none"/>
        </w:rPr>
        <w:t xml:space="preserve"> </w:t>
      </w:r>
      <w:r>
        <w:rPr>
          <w:u w:val="none"/>
        </w:rPr>
        <w:t>as</w:t>
      </w:r>
      <w:r>
        <w:rPr>
          <w:spacing w:val="25"/>
          <w:u w:val="none"/>
        </w:rPr>
        <w:t xml:space="preserve"> </w:t>
      </w:r>
      <w:r>
        <w:rPr>
          <w:u w:val="none"/>
        </w:rPr>
        <w:t>s</w:t>
      </w:r>
      <w:r>
        <w:rPr>
          <w:spacing w:val="1"/>
          <w:u w:val="none"/>
        </w:rPr>
        <w:t>u</w:t>
      </w:r>
      <w:r>
        <w:rPr>
          <w:u w:val="none"/>
        </w:rPr>
        <w:t>ch</w:t>
      </w:r>
      <w:r>
        <w:rPr>
          <w:spacing w:val="26"/>
          <w:u w:val="none"/>
        </w:rPr>
        <w:t xml:space="preserve"> </w:t>
      </w:r>
      <w:r>
        <w:rPr>
          <w:u w:val="none"/>
        </w:rPr>
        <w:t>re</w:t>
      </w:r>
      <w:r>
        <w:rPr>
          <w:spacing w:val="1"/>
          <w:u w:val="none"/>
        </w:rPr>
        <w:t>gu</w:t>
      </w:r>
      <w:r>
        <w:rPr>
          <w:u w:val="none"/>
        </w:rPr>
        <w:t>lati</w:t>
      </w:r>
      <w:r>
        <w:rPr>
          <w:spacing w:val="1"/>
          <w:u w:val="none"/>
        </w:rPr>
        <w:t>on</w:t>
      </w:r>
      <w:r>
        <w:rPr>
          <w:u w:val="none"/>
        </w:rPr>
        <w:t>s</w:t>
      </w:r>
      <w:r>
        <w:rPr>
          <w:spacing w:val="25"/>
          <w:u w:val="none"/>
        </w:rPr>
        <w:t xml:space="preserve"> </w:t>
      </w:r>
      <w:r>
        <w:rPr>
          <w:spacing w:val="2"/>
          <w:u w:val="none"/>
        </w:rPr>
        <w:t>m</w:t>
      </w:r>
      <w:r>
        <w:rPr>
          <w:u w:val="none"/>
        </w:rPr>
        <w:t>ay</w:t>
      </w:r>
      <w:r>
        <w:rPr>
          <w:spacing w:val="26"/>
          <w:u w:val="none"/>
        </w:rPr>
        <w:t xml:space="preserve"> </w:t>
      </w:r>
      <w:r>
        <w:rPr>
          <w:spacing w:val="1"/>
          <w:u w:val="none"/>
        </w:rPr>
        <w:t>b</w:t>
      </w:r>
      <w:r>
        <w:rPr>
          <w:u w:val="none"/>
        </w:rPr>
        <w:t>e</w:t>
      </w:r>
      <w:r>
        <w:rPr>
          <w:spacing w:val="26"/>
          <w:u w:val="none"/>
        </w:rPr>
        <w:t xml:space="preserve"> </w:t>
      </w:r>
      <w:r>
        <w:rPr>
          <w:u w:val="none"/>
        </w:rPr>
        <w:t>a</w:t>
      </w:r>
      <w:r>
        <w:rPr>
          <w:spacing w:val="2"/>
          <w:u w:val="none"/>
        </w:rPr>
        <w:t>m</w:t>
      </w:r>
      <w:r>
        <w:rPr>
          <w:u w:val="none"/>
        </w:rPr>
        <w:t>e</w:t>
      </w:r>
      <w:r>
        <w:rPr>
          <w:spacing w:val="1"/>
          <w:u w:val="none"/>
        </w:rPr>
        <w:t>nd</w:t>
      </w:r>
      <w:r>
        <w:rPr>
          <w:u w:val="none"/>
        </w:rPr>
        <w:t>ed</w:t>
      </w:r>
      <w:r>
        <w:rPr>
          <w:spacing w:val="26"/>
          <w:u w:val="none"/>
        </w:rPr>
        <w:t xml:space="preserve"> </w:t>
      </w:r>
      <w:r>
        <w:rPr>
          <w:u w:val="none"/>
        </w:rPr>
        <w:t>fr</w:t>
      </w:r>
      <w:r>
        <w:rPr>
          <w:spacing w:val="1"/>
          <w:u w:val="none"/>
        </w:rPr>
        <w:t>o</w:t>
      </w:r>
      <w:r>
        <w:rPr>
          <w:u w:val="none"/>
        </w:rPr>
        <w:t>m</w:t>
      </w:r>
      <w:r>
        <w:rPr>
          <w:spacing w:val="27"/>
          <w:u w:val="none"/>
        </w:rPr>
        <w:t xml:space="preserve"> </w:t>
      </w:r>
      <w:r>
        <w:rPr>
          <w:u w:val="none"/>
        </w:rPr>
        <w:t>ti</w:t>
      </w:r>
      <w:r>
        <w:rPr>
          <w:spacing w:val="2"/>
          <w:u w:val="none"/>
        </w:rPr>
        <w:t>m</w:t>
      </w:r>
      <w:r>
        <w:rPr>
          <w:u w:val="none"/>
        </w:rPr>
        <w:t>e</w:t>
      </w:r>
      <w:r>
        <w:rPr>
          <w:spacing w:val="25"/>
          <w:u w:val="none"/>
        </w:rPr>
        <w:t xml:space="preserve"> </w:t>
      </w:r>
      <w:r>
        <w:rPr>
          <w:u w:val="none"/>
        </w:rPr>
        <w:t>to</w:t>
      </w:r>
      <w:r>
        <w:rPr>
          <w:spacing w:val="26"/>
          <w:u w:val="none"/>
        </w:rPr>
        <w:t xml:space="preserve"> </w:t>
      </w:r>
      <w:r>
        <w:rPr>
          <w:u w:val="none"/>
        </w:rPr>
        <w:t>ti</w:t>
      </w:r>
      <w:r>
        <w:rPr>
          <w:spacing w:val="2"/>
          <w:u w:val="none"/>
        </w:rPr>
        <w:t>m</w:t>
      </w:r>
      <w:r>
        <w:rPr>
          <w:u w:val="none"/>
        </w:rPr>
        <w:t>e.</w:t>
      </w:r>
      <w:r>
        <w:rPr>
          <w:spacing w:val="25"/>
          <w:u w:val="none"/>
        </w:rPr>
        <w:t xml:space="preserve"> </w:t>
      </w:r>
      <w:r>
        <w:rPr>
          <w:spacing w:val="1"/>
          <w:u w:val="none"/>
        </w:rPr>
        <w:t>A</w:t>
      </w:r>
      <w:r>
        <w:rPr>
          <w:u w:val="none"/>
        </w:rPr>
        <w:t>ll</w:t>
      </w:r>
      <w:r>
        <w:rPr>
          <w:w w:val="102"/>
          <w:u w:val="none"/>
        </w:rPr>
        <w:t xml:space="preserve"> </w:t>
      </w:r>
      <w:r>
        <w:rPr>
          <w:u w:val="none"/>
        </w:rPr>
        <w:t>refere</w:t>
      </w:r>
      <w:r>
        <w:rPr>
          <w:spacing w:val="1"/>
          <w:u w:val="none"/>
        </w:rPr>
        <w:t>n</w:t>
      </w:r>
      <w:r>
        <w:rPr>
          <w:u w:val="none"/>
        </w:rPr>
        <w:t>ces</w:t>
      </w:r>
      <w:r>
        <w:rPr>
          <w:spacing w:val="38"/>
          <w:u w:val="none"/>
        </w:rPr>
        <w:t xml:space="preserve"> </w:t>
      </w:r>
      <w:r>
        <w:rPr>
          <w:spacing w:val="1"/>
          <w:u w:val="none"/>
        </w:rPr>
        <w:t>h</w:t>
      </w:r>
      <w:r>
        <w:rPr>
          <w:u w:val="none"/>
        </w:rPr>
        <w:t>erein</w:t>
      </w:r>
      <w:r>
        <w:rPr>
          <w:spacing w:val="40"/>
          <w:u w:val="none"/>
        </w:rPr>
        <w:t xml:space="preserve"> </w:t>
      </w:r>
      <w:r>
        <w:rPr>
          <w:u w:val="none"/>
        </w:rPr>
        <w:t>to</w:t>
      </w:r>
      <w:r>
        <w:rPr>
          <w:spacing w:val="39"/>
          <w:u w:val="none"/>
        </w:rPr>
        <w:t xml:space="preserve"> </w:t>
      </w:r>
      <w:r>
        <w:rPr>
          <w:u w:val="none"/>
        </w:rPr>
        <w:t>a</w:t>
      </w:r>
      <w:r>
        <w:rPr>
          <w:spacing w:val="40"/>
          <w:u w:val="none"/>
        </w:rPr>
        <w:t xml:space="preserve"> </w:t>
      </w:r>
      <w:r>
        <w:rPr>
          <w:u w:val="none"/>
        </w:rPr>
        <w:t>s</w:t>
      </w:r>
      <w:r>
        <w:rPr>
          <w:spacing w:val="1"/>
          <w:u w:val="none"/>
        </w:rPr>
        <w:t>p</w:t>
      </w:r>
      <w:r>
        <w:rPr>
          <w:u w:val="none"/>
        </w:rPr>
        <w:t>ecific</w:t>
      </w:r>
      <w:r>
        <w:rPr>
          <w:spacing w:val="40"/>
          <w:u w:val="none"/>
        </w:rPr>
        <w:t xml:space="preserve"> </w:t>
      </w:r>
      <w:r>
        <w:rPr>
          <w:u w:val="none"/>
        </w:rPr>
        <w:t>secti</w:t>
      </w:r>
      <w:r>
        <w:rPr>
          <w:spacing w:val="1"/>
          <w:u w:val="none"/>
        </w:rPr>
        <w:t>o</w:t>
      </w:r>
      <w:r>
        <w:rPr>
          <w:u w:val="none"/>
        </w:rPr>
        <w:t>n</w:t>
      </w:r>
      <w:r>
        <w:rPr>
          <w:spacing w:val="39"/>
          <w:u w:val="none"/>
        </w:rPr>
        <w:t xml:space="preserve"> </w:t>
      </w:r>
      <w:r>
        <w:rPr>
          <w:spacing w:val="1"/>
          <w:u w:val="none"/>
        </w:rPr>
        <w:t>o</w:t>
      </w:r>
      <w:r>
        <w:rPr>
          <w:u w:val="none"/>
        </w:rPr>
        <w:t>f</w:t>
      </w:r>
      <w:r>
        <w:rPr>
          <w:spacing w:val="39"/>
          <w:u w:val="none"/>
        </w:rPr>
        <w:t xml:space="preserve"> </w:t>
      </w:r>
      <w:r>
        <w:rPr>
          <w:u w:val="none"/>
        </w:rPr>
        <w:t>t</w:t>
      </w:r>
      <w:r>
        <w:rPr>
          <w:spacing w:val="1"/>
          <w:u w:val="none"/>
        </w:rPr>
        <w:t>h</w:t>
      </w:r>
      <w:r>
        <w:rPr>
          <w:u w:val="none"/>
        </w:rPr>
        <w:t>e</w:t>
      </w:r>
      <w:r>
        <w:rPr>
          <w:spacing w:val="39"/>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9"/>
          <w:u w:val="none"/>
        </w:rPr>
        <w:t xml:space="preserve"> </w:t>
      </w:r>
      <w:r>
        <w:rPr>
          <w:u w:val="none"/>
        </w:rPr>
        <w:t>s</w:t>
      </w:r>
      <w:r>
        <w:rPr>
          <w:spacing w:val="1"/>
          <w:u w:val="none"/>
        </w:rPr>
        <w:t>h</w:t>
      </w:r>
      <w:r>
        <w:rPr>
          <w:u w:val="none"/>
        </w:rPr>
        <w:t>all</w:t>
      </w:r>
      <w:r>
        <w:rPr>
          <w:spacing w:val="38"/>
          <w:u w:val="none"/>
        </w:rPr>
        <w:t xml:space="preserve"> </w:t>
      </w:r>
      <w:r>
        <w:rPr>
          <w:spacing w:val="1"/>
          <w:u w:val="none"/>
        </w:rPr>
        <w:t>b</w:t>
      </w:r>
      <w:r>
        <w:rPr>
          <w:u w:val="none"/>
        </w:rPr>
        <w:t>e</w:t>
      </w:r>
      <w:r>
        <w:rPr>
          <w:spacing w:val="40"/>
          <w:u w:val="none"/>
        </w:rPr>
        <w:t xml:space="preserve"> </w:t>
      </w:r>
      <w:r>
        <w:rPr>
          <w:spacing w:val="1"/>
          <w:u w:val="none"/>
        </w:rPr>
        <w:t>d</w:t>
      </w:r>
      <w:r>
        <w:rPr>
          <w:u w:val="none"/>
        </w:rPr>
        <w:t>ee</w:t>
      </w:r>
      <w:r>
        <w:rPr>
          <w:spacing w:val="2"/>
          <w:u w:val="none"/>
        </w:rPr>
        <w:t>m</w:t>
      </w:r>
      <w:r>
        <w:rPr>
          <w:u w:val="none"/>
        </w:rPr>
        <w:t>ed</w:t>
      </w:r>
      <w:r>
        <w:rPr>
          <w:spacing w:val="40"/>
          <w:u w:val="none"/>
        </w:rPr>
        <w:t xml:space="preserve"> </w:t>
      </w:r>
      <w:r>
        <w:rPr>
          <w:u w:val="none"/>
        </w:rPr>
        <w:t>also</w:t>
      </w:r>
      <w:r>
        <w:rPr>
          <w:spacing w:val="39"/>
          <w:u w:val="none"/>
        </w:rPr>
        <w:t xml:space="preserve"> </w:t>
      </w:r>
      <w:r>
        <w:rPr>
          <w:u w:val="none"/>
        </w:rPr>
        <w:t>to</w:t>
      </w:r>
      <w:r>
        <w:rPr>
          <w:spacing w:val="40"/>
          <w:u w:val="none"/>
        </w:rPr>
        <w:t xml:space="preserve"> </w:t>
      </w:r>
      <w:r>
        <w:rPr>
          <w:u w:val="none"/>
        </w:rPr>
        <w:t>refer</w:t>
      </w:r>
      <w:r>
        <w:rPr>
          <w:spacing w:val="38"/>
          <w:u w:val="none"/>
        </w:rPr>
        <w:t xml:space="preserve"> </w:t>
      </w:r>
      <w:r>
        <w:rPr>
          <w:u w:val="none"/>
        </w:rPr>
        <w:t>to</w:t>
      </w:r>
      <w:r>
        <w:rPr>
          <w:spacing w:val="40"/>
          <w:u w:val="none"/>
        </w:rPr>
        <w:t xml:space="preserve"> </w:t>
      </w:r>
      <w:r>
        <w:rPr>
          <w:u w:val="none"/>
        </w:rPr>
        <w:t>a</w:t>
      </w:r>
      <w:r>
        <w:rPr>
          <w:spacing w:val="1"/>
          <w:u w:val="none"/>
        </w:rPr>
        <w:t>ny</w:t>
      </w:r>
      <w:r>
        <w:rPr>
          <w:spacing w:val="2"/>
          <w:w w:val="102"/>
          <w:u w:val="none"/>
        </w:rPr>
        <w:t xml:space="preserve"> </w:t>
      </w:r>
      <w:r>
        <w:rPr>
          <w:u w:val="none"/>
        </w:rPr>
        <w:t>c</w:t>
      </w:r>
      <w:r>
        <w:rPr>
          <w:spacing w:val="1"/>
          <w:u w:val="none"/>
        </w:rPr>
        <w:t>o</w:t>
      </w:r>
      <w:r>
        <w:rPr>
          <w:u w:val="none"/>
        </w:rPr>
        <w:t>rresponding</w:t>
      </w:r>
      <w:r>
        <w:rPr>
          <w:spacing w:val="36"/>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34"/>
          <w:u w:val="none"/>
        </w:rPr>
        <w:t xml:space="preserve"> </w:t>
      </w:r>
      <w:r>
        <w:rPr>
          <w:spacing w:val="1"/>
          <w:u w:val="none"/>
        </w:rPr>
        <w:t>o</w:t>
      </w:r>
      <w:r>
        <w:rPr>
          <w:u w:val="none"/>
        </w:rPr>
        <w:t>f</w:t>
      </w:r>
      <w:r>
        <w:rPr>
          <w:spacing w:val="35"/>
          <w:u w:val="none"/>
        </w:rPr>
        <w:t xml:space="preserve"> </w:t>
      </w:r>
      <w:r>
        <w:rPr>
          <w:u w:val="none"/>
        </w:rPr>
        <w:t>s</w:t>
      </w:r>
      <w:r>
        <w:rPr>
          <w:spacing w:val="1"/>
          <w:u w:val="none"/>
        </w:rPr>
        <w:t>u</w:t>
      </w:r>
      <w:r>
        <w:rPr>
          <w:u w:val="none"/>
        </w:rPr>
        <w:t>ccee</w:t>
      </w:r>
      <w:r>
        <w:rPr>
          <w:spacing w:val="1"/>
          <w:u w:val="none"/>
        </w:rPr>
        <w:t>d</w:t>
      </w:r>
      <w:r>
        <w:rPr>
          <w:u w:val="none"/>
        </w:rPr>
        <w:t>i</w:t>
      </w:r>
      <w:r>
        <w:rPr>
          <w:spacing w:val="1"/>
          <w:u w:val="none"/>
        </w:rPr>
        <w:t>n</w:t>
      </w:r>
      <w:r>
        <w:rPr>
          <w:u w:val="none"/>
        </w:rPr>
        <w:t>g</w:t>
      </w:r>
      <w:r>
        <w:rPr>
          <w:spacing w:val="36"/>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p>
    <w:p w14:paraId="5AAB24A3" w14:textId="77777777" w:rsidR="000C19C9" w:rsidRDefault="000C19C9">
      <w:pPr>
        <w:spacing w:before="2" w:line="240" w:lineRule="exact"/>
        <w:rPr>
          <w:sz w:val="24"/>
          <w:szCs w:val="24"/>
        </w:rPr>
      </w:pPr>
    </w:p>
    <w:p w14:paraId="72A96B16" w14:textId="77777777" w:rsidR="000C19C9" w:rsidRDefault="00D3642A">
      <w:pPr>
        <w:pStyle w:val="BodyText"/>
        <w:numPr>
          <w:ilvl w:val="1"/>
          <w:numId w:val="3"/>
        </w:numPr>
        <w:tabs>
          <w:tab w:val="left" w:pos="1544"/>
        </w:tabs>
        <w:spacing w:line="251" w:lineRule="auto"/>
        <w:ind w:right="112" w:firstLine="720"/>
        <w:jc w:val="both"/>
        <w:rPr>
          <w:u w:val="none"/>
        </w:rPr>
      </w:pPr>
      <w:r>
        <w:rPr>
          <w:rFonts w:cs="Times New Roman"/>
          <w:b/>
          <w:bCs/>
          <w:spacing w:val="1"/>
          <w:u w:color="000000"/>
        </w:rPr>
        <w:t>RESER</w:t>
      </w:r>
      <w:r>
        <w:rPr>
          <w:rFonts w:cs="Times New Roman"/>
          <w:b/>
          <w:bCs/>
          <w:spacing w:val="2"/>
          <w:u w:color="000000"/>
        </w:rPr>
        <w:t>V</w:t>
      </w:r>
      <w:r>
        <w:rPr>
          <w:rFonts w:cs="Times New Roman"/>
          <w:b/>
          <w:bCs/>
          <w:spacing w:val="1"/>
          <w:u w:color="000000"/>
        </w:rPr>
        <w:t>ES</w:t>
      </w:r>
      <w:r>
        <w:rPr>
          <w:rFonts w:cs="Times New Roman"/>
          <w:b/>
          <w:bCs/>
          <w:u w:val="none"/>
        </w:rPr>
        <w:t>.</w:t>
      </w:r>
      <w:r>
        <w:rPr>
          <w:rFonts w:cs="Times New Roman"/>
          <w:b/>
          <w:bCs/>
          <w:spacing w:val="23"/>
          <w:u w:val="none"/>
        </w:rPr>
        <w:t xml:space="preserve"> </w:t>
      </w:r>
      <w:r>
        <w:rPr>
          <w:u w:val="none"/>
        </w:rPr>
        <w:t>“</w:t>
      </w:r>
      <w:r>
        <w:rPr>
          <w:spacing w:val="1"/>
          <w:u w:val="none"/>
        </w:rPr>
        <w:t>R</w:t>
      </w:r>
      <w:r>
        <w:rPr>
          <w:u w:val="none"/>
        </w:rPr>
        <w:t>eser</w:t>
      </w:r>
      <w:r>
        <w:rPr>
          <w:spacing w:val="1"/>
          <w:u w:val="none"/>
        </w:rPr>
        <w:t>v</w:t>
      </w:r>
      <w:r>
        <w:rPr>
          <w:u w:val="none"/>
        </w:rPr>
        <w:t>es”</w:t>
      </w:r>
      <w:r>
        <w:rPr>
          <w:spacing w:val="24"/>
          <w:u w:val="none"/>
        </w:rPr>
        <w:t xml:space="preserve"> </w:t>
      </w:r>
      <w:r>
        <w:rPr>
          <w:spacing w:val="2"/>
          <w:u w:val="none"/>
        </w:rPr>
        <w:t>m</w:t>
      </w:r>
      <w:r>
        <w:rPr>
          <w:u w:val="none"/>
        </w:rPr>
        <w:t>ea</w:t>
      </w:r>
      <w:r>
        <w:rPr>
          <w:spacing w:val="1"/>
          <w:u w:val="none"/>
        </w:rPr>
        <w:t>n</w:t>
      </w:r>
      <w:r>
        <w:rPr>
          <w:u w:val="none"/>
        </w:rPr>
        <w:t>s</w:t>
      </w:r>
      <w:r>
        <w:rPr>
          <w:spacing w:val="24"/>
          <w:u w:val="none"/>
        </w:rPr>
        <w:t xml:space="preserve"> </w:t>
      </w:r>
      <w:r>
        <w:rPr>
          <w:u w:val="none"/>
        </w:rPr>
        <w:t>f</w:t>
      </w:r>
      <w:r>
        <w:rPr>
          <w:spacing w:val="1"/>
          <w:u w:val="none"/>
        </w:rPr>
        <w:t>und</w:t>
      </w:r>
      <w:r>
        <w:rPr>
          <w:u w:val="none"/>
        </w:rPr>
        <w:t>s</w:t>
      </w:r>
      <w:r>
        <w:rPr>
          <w:spacing w:val="24"/>
          <w:u w:val="none"/>
        </w:rPr>
        <w:t xml:space="preserve"> </w:t>
      </w:r>
      <w:r>
        <w:rPr>
          <w:u w:val="none"/>
        </w:rPr>
        <w:t>set</w:t>
      </w:r>
      <w:r>
        <w:rPr>
          <w:spacing w:val="24"/>
          <w:u w:val="none"/>
        </w:rPr>
        <w:t xml:space="preserve"> </w:t>
      </w:r>
      <w:r>
        <w:rPr>
          <w:u w:val="none"/>
        </w:rPr>
        <w:t>asi</w:t>
      </w:r>
      <w:r>
        <w:rPr>
          <w:spacing w:val="1"/>
          <w:u w:val="none"/>
        </w:rPr>
        <w:t>d</w:t>
      </w:r>
      <w:r>
        <w:rPr>
          <w:u w:val="none"/>
        </w:rPr>
        <w:t>e</w:t>
      </w:r>
      <w:r>
        <w:rPr>
          <w:spacing w:val="24"/>
          <w:u w:val="none"/>
        </w:rPr>
        <w:t xml:space="preserve"> </w:t>
      </w:r>
      <w:r>
        <w:rPr>
          <w:u w:val="none"/>
        </w:rPr>
        <w:t>fr</w:t>
      </w:r>
      <w:r>
        <w:rPr>
          <w:spacing w:val="1"/>
          <w:u w:val="none"/>
        </w:rPr>
        <w:t>o</w:t>
      </w:r>
      <w:r>
        <w:rPr>
          <w:u w:val="none"/>
        </w:rPr>
        <w:t>m</w:t>
      </w:r>
      <w:r>
        <w:rPr>
          <w:spacing w:val="26"/>
          <w:u w:val="none"/>
        </w:rPr>
        <w:t xml:space="preserve"> </w:t>
      </w:r>
      <w:r>
        <w:rPr>
          <w:spacing w:val="1"/>
          <w:u w:val="none"/>
        </w:rPr>
        <w:t>C</w:t>
      </w:r>
      <w:r>
        <w:rPr>
          <w:u w:val="none"/>
        </w:rPr>
        <w:t>a</w:t>
      </w:r>
      <w:r>
        <w:rPr>
          <w:spacing w:val="1"/>
          <w:u w:val="none"/>
        </w:rPr>
        <w:t>p</w:t>
      </w:r>
      <w:r>
        <w:rPr>
          <w:u w:val="none"/>
        </w:rPr>
        <w:t>ital</w:t>
      </w:r>
      <w:r>
        <w:rPr>
          <w:spacing w:val="24"/>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4"/>
          <w:u w:val="none"/>
        </w:rPr>
        <w:t xml:space="preserve"> </w:t>
      </w:r>
      <w:r>
        <w:rPr>
          <w:spacing w:val="1"/>
          <w:u w:val="none"/>
        </w:rPr>
        <w:t>o</w:t>
      </w:r>
      <w:r>
        <w:rPr>
          <w:u w:val="none"/>
        </w:rPr>
        <w:t>r</w:t>
      </w:r>
      <w:r>
        <w:rPr>
          <w:spacing w:val="23"/>
          <w:u w:val="none"/>
        </w:rPr>
        <w:t xml:space="preserve"> </w:t>
      </w:r>
      <w:r>
        <w:rPr>
          <w:spacing w:val="1"/>
          <w:u w:val="none"/>
        </w:rPr>
        <w:t>g</w:t>
      </w:r>
      <w:r>
        <w:rPr>
          <w:u w:val="none"/>
        </w:rPr>
        <w:t>r</w:t>
      </w:r>
      <w:r>
        <w:rPr>
          <w:spacing w:val="1"/>
          <w:u w:val="none"/>
        </w:rPr>
        <w:t>o</w:t>
      </w:r>
      <w:r>
        <w:rPr>
          <w:u w:val="none"/>
        </w:rPr>
        <w:t>ss</w:t>
      </w:r>
      <w:r>
        <w:rPr>
          <w:spacing w:val="24"/>
          <w:u w:val="none"/>
        </w:rPr>
        <w:t xml:space="preserve"> </w:t>
      </w:r>
      <w:r>
        <w:rPr>
          <w:u w:val="none"/>
        </w:rPr>
        <w:t>cash</w:t>
      </w:r>
      <w:r>
        <w:rPr>
          <w:w w:val="102"/>
          <w:u w:val="none"/>
        </w:rPr>
        <w:t xml:space="preserve"> </w:t>
      </w:r>
      <w:r>
        <w:rPr>
          <w:u w:val="none"/>
        </w:rPr>
        <w:t>re</w:t>
      </w:r>
      <w:r>
        <w:rPr>
          <w:spacing w:val="1"/>
          <w:u w:val="none"/>
        </w:rPr>
        <w:t>v</w:t>
      </w:r>
      <w:r>
        <w:rPr>
          <w:u w:val="none"/>
        </w:rPr>
        <w:t>e</w:t>
      </w:r>
      <w:r>
        <w:rPr>
          <w:spacing w:val="1"/>
          <w:u w:val="none"/>
        </w:rPr>
        <w:t>nu</w:t>
      </w:r>
      <w:r>
        <w:rPr>
          <w:u w:val="none"/>
        </w:rPr>
        <w:t>es</w:t>
      </w:r>
      <w:r>
        <w:rPr>
          <w:spacing w:val="29"/>
          <w:u w:val="none"/>
        </w:rPr>
        <w:t xml:space="preserve"> </w:t>
      </w:r>
      <w:r>
        <w:rPr>
          <w:u w:val="none"/>
        </w:rPr>
        <w:t>as</w:t>
      </w:r>
      <w:r>
        <w:rPr>
          <w:spacing w:val="29"/>
          <w:u w:val="none"/>
        </w:rPr>
        <w:t xml:space="preserve"> </w:t>
      </w:r>
      <w:r>
        <w:rPr>
          <w:u w:val="none"/>
        </w:rPr>
        <w:t>reser</w:t>
      </w:r>
      <w:r>
        <w:rPr>
          <w:spacing w:val="1"/>
          <w:u w:val="none"/>
        </w:rPr>
        <w:t>v</w:t>
      </w:r>
      <w:r>
        <w:rPr>
          <w:u w:val="none"/>
        </w:rPr>
        <w:t>es.</w:t>
      </w:r>
      <w:r>
        <w:rPr>
          <w:spacing w:val="27"/>
          <w:u w:val="none"/>
        </w:rPr>
        <w:t xml:space="preserve"> </w:t>
      </w:r>
      <w:r>
        <w:rPr>
          <w:spacing w:val="1"/>
          <w:u w:val="none"/>
        </w:rPr>
        <w:t>Su</w:t>
      </w:r>
      <w:r>
        <w:rPr>
          <w:u w:val="none"/>
        </w:rPr>
        <w:t>ch</w:t>
      </w:r>
      <w:r>
        <w:rPr>
          <w:spacing w:val="30"/>
          <w:u w:val="none"/>
        </w:rPr>
        <w:t xml:space="preserve"> </w:t>
      </w:r>
      <w:r>
        <w:rPr>
          <w:spacing w:val="1"/>
          <w:u w:val="none"/>
        </w:rPr>
        <w:t>R</w:t>
      </w:r>
      <w:r>
        <w:rPr>
          <w:u w:val="none"/>
        </w:rPr>
        <w:t>eser</w:t>
      </w:r>
      <w:r>
        <w:rPr>
          <w:spacing w:val="1"/>
          <w:u w:val="none"/>
        </w:rPr>
        <w:t>v</w:t>
      </w:r>
      <w:r>
        <w:rPr>
          <w:u w:val="none"/>
        </w:rPr>
        <w:t>es</w:t>
      </w:r>
      <w:r>
        <w:rPr>
          <w:spacing w:val="29"/>
          <w:u w:val="none"/>
        </w:rPr>
        <w:t xml:space="preserve"> </w:t>
      </w:r>
      <w:r>
        <w:rPr>
          <w:u w:val="none"/>
        </w:rPr>
        <w:t>s</w:t>
      </w:r>
      <w:r>
        <w:rPr>
          <w:spacing w:val="1"/>
          <w:u w:val="none"/>
        </w:rPr>
        <w:t>h</w:t>
      </w:r>
      <w:r>
        <w:rPr>
          <w:u w:val="none"/>
        </w:rPr>
        <w:t>all</w:t>
      </w:r>
      <w:r>
        <w:rPr>
          <w:spacing w:val="27"/>
          <w:u w:val="none"/>
        </w:rPr>
        <w:t xml:space="preserve"> </w:t>
      </w:r>
      <w:r>
        <w:rPr>
          <w:spacing w:val="1"/>
          <w:u w:val="none"/>
        </w:rPr>
        <w:t>b</w:t>
      </w:r>
      <w:r>
        <w:rPr>
          <w:u w:val="none"/>
        </w:rPr>
        <w:t>e</w:t>
      </w:r>
      <w:r>
        <w:rPr>
          <w:spacing w:val="29"/>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30"/>
          <w:u w:val="none"/>
        </w:rPr>
        <w:t xml:space="preserve"> </w:t>
      </w:r>
      <w:r>
        <w:rPr>
          <w:u w:val="none"/>
        </w:rPr>
        <w:t>in</w:t>
      </w:r>
      <w:r>
        <w:rPr>
          <w:spacing w:val="29"/>
          <w:u w:val="none"/>
        </w:rPr>
        <w:t xml:space="preserve"> </w:t>
      </w:r>
      <w:r>
        <w:rPr>
          <w:u w:val="none"/>
        </w:rPr>
        <w:t>a</w:t>
      </w:r>
      <w:r>
        <w:rPr>
          <w:spacing w:val="2"/>
          <w:u w:val="none"/>
        </w:rPr>
        <w:t>m</w:t>
      </w:r>
      <w:r>
        <w:rPr>
          <w:spacing w:val="1"/>
          <w:u w:val="none"/>
        </w:rPr>
        <w:t>oun</w:t>
      </w:r>
      <w:r>
        <w:rPr>
          <w:u w:val="none"/>
        </w:rPr>
        <w:t>ts</w:t>
      </w:r>
      <w:r>
        <w:rPr>
          <w:spacing w:val="29"/>
          <w:u w:val="none"/>
        </w:rPr>
        <w:t xml:space="preserve"> </w:t>
      </w:r>
      <w:r>
        <w:rPr>
          <w:u w:val="none"/>
        </w:rPr>
        <w:t>reas</w:t>
      </w:r>
      <w:r>
        <w:rPr>
          <w:spacing w:val="1"/>
          <w:u w:val="none"/>
        </w:rPr>
        <w:t>on</w:t>
      </w:r>
      <w:r>
        <w:rPr>
          <w:u w:val="none"/>
        </w:rPr>
        <w:t>a</w:t>
      </w:r>
      <w:r>
        <w:rPr>
          <w:spacing w:val="1"/>
          <w:u w:val="none"/>
        </w:rPr>
        <w:t>b</w:t>
      </w:r>
      <w:r>
        <w:rPr>
          <w:u w:val="none"/>
        </w:rPr>
        <w:t>ly</w:t>
      </w:r>
      <w:r>
        <w:rPr>
          <w:spacing w:val="29"/>
          <w:u w:val="none"/>
        </w:rPr>
        <w:t xml:space="preserve"> </w:t>
      </w:r>
      <w:r>
        <w:rPr>
          <w:spacing w:val="1"/>
          <w:u w:val="none"/>
        </w:rPr>
        <w:t>d</w:t>
      </w:r>
      <w:r>
        <w:rPr>
          <w:u w:val="none"/>
        </w:rPr>
        <w:t>ee</w:t>
      </w:r>
      <w:r>
        <w:rPr>
          <w:spacing w:val="2"/>
          <w:u w:val="none"/>
        </w:rPr>
        <w:t>m</w:t>
      </w:r>
      <w:r>
        <w:rPr>
          <w:u w:val="none"/>
        </w:rPr>
        <w:t>ed</w:t>
      </w:r>
      <w:r>
        <w:rPr>
          <w:spacing w:val="29"/>
          <w:u w:val="none"/>
        </w:rPr>
        <w:t xml:space="preserve"> </w:t>
      </w:r>
      <w:r>
        <w:rPr>
          <w:u w:val="none"/>
        </w:rPr>
        <w:t>s</w:t>
      </w:r>
      <w:r>
        <w:rPr>
          <w:spacing w:val="1"/>
          <w:u w:val="none"/>
        </w:rPr>
        <w:t>u</w:t>
      </w:r>
      <w:r>
        <w:rPr>
          <w:u w:val="none"/>
        </w:rPr>
        <w:t>fficie</w:t>
      </w:r>
      <w:r>
        <w:rPr>
          <w:spacing w:val="1"/>
          <w:u w:val="none"/>
        </w:rPr>
        <w:t>n</w:t>
      </w:r>
      <w:r>
        <w:rPr>
          <w:u w:val="none"/>
        </w:rPr>
        <w:t>t</w:t>
      </w:r>
      <w:r>
        <w:rPr>
          <w:spacing w:val="28"/>
          <w:u w:val="none"/>
        </w:rPr>
        <w:t xml:space="preserve"> </w:t>
      </w:r>
      <w:r>
        <w:rPr>
          <w:spacing w:val="1"/>
          <w:u w:val="none"/>
        </w:rPr>
        <w:t>b</w:t>
      </w:r>
      <w:r>
        <w:rPr>
          <w:u w:val="none"/>
        </w:rPr>
        <w:t>y</w:t>
      </w:r>
      <w:r>
        <w:rPr>
          <w:spacing w:val="29"/>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8"/>
          <w:u w:val="none"/>
        </w:rPr>
        <w:t xml:space="preserve"> </w:t>
      </w:r>
      <w:r>
        <w:rPr>
          <w:u w:val="none"/>
        </w:rPr>
        <w:t>f</w:t>
      </w:r>
      <w:r>
        <w:rPr>
          <w:spacing w:val="1"/>
          <w:u w:val="none"/>
        </w:rPr>
        <w:t>o</w:t>
      </w:r>
      <w:r>
        <w:rPr>
          <w:u w:val="none"/>
        </w:rPr>
        <w:t>r</w:t>
      </w:r>
      <w:r>
        <w:rPr>
          <w:spacing w:val="26"/>
          <w:u w:val="none"/>
        </w:rPr>
        <w:t xml:space="preserve"> </w:t>
      </w:r>
      <w:r>
        <w:rPr>
          <w:spacing w:val="1"/>
          <w:u w:val="none"/>
        </w:rPr>
        <w:t>wo</w:t>
      </w:r>
      <w:r>
        <w:rPr>
          <w:u w:val="none"/>
        </w:rPr>
        <w:t>r</w:t>
      </w:r>
      <w:r>
        <w:rPr>
          <w:spacing w:val="1"/>
          <w:u w:val="none"/>
        </w:rPr>
        <w:t>k</w:t>
      </w:r>
      <w:r>
        <w:rPr>
          <w:u w:val="none"/>
        </w:rPr>
        <w:t>i</w:t>
      </w:r>
      <w:r>
        <w:rPr>
          <w:spacing w:val="1"/>
          <w:u w:val="none"/>
        </w:rPr>
        <w:t>n</w:t>
      </w:r>
      <w:r>
        <w:rPr>
          <w:u w:val="none"/>
        </w:rPr>
        <w:t>g</w:t>
      </w:r>
      <w:r>
        <w:rPr>
          <w:spacing w:val="28"/>
          <w:u w:val="none"/>
        </w:rPr>
        <w:t xml:space="preserve"> </w:t>
      </w:r>
      <w:r>
        <w:rPr>
          <w:u w:val="none"/>
        </w:rPr>
        <w:t>capital</w:t>
      </w:r>
      <w:r>
        <w:rPr>
          <w:spacing w:val="27"/>
          <w:u w:val="none"/>
        </w:rPr>
        <w:t xml:space="preserve"> </w:t>
      </w:r>
      <w:r>
        <w:rPr>
          <w:u w:val="none"/>
        </w:rPr>
        <w:t>and</w:t>
      </w:r>
      <w:r>
        <w:rPr>
          <w:spacing w:val="27"/>
          <w:u w:val="none"/>
        </w:rPr>
        <w:t xml:space="preserve"> </w:t>
      </w:r>
      <w:r>
        <w:rPr>
          <w:u w:val="none"/>
        </w:rPr>
        <w:t>t</w:t>
      </w:r>
      <w:r>
        <w:rPr>
          <w:spacing w:val="1"/>
          <w:u w:val="none"/>
        </w:rPr>
        <w:t>h</w:t>
      </w:r>
      <w:r>
        <w:rPr>
          <w:u w:val="none"/>
        </w:rPr>
        <w:t>e</w:t>
      </w:r>
      <w:r>
        <w:rPr>
          <w:spacing w:val="28"/>
          <w:u w:val="none"/>
        </w:rPr>
        <w:t xml:space="preserve"> </w:t>
      </w:r>
      <w:r>
        <w:rPr>
          <w:u w:val="none"/>
        </w:rPr>
        <w:t>pay</w:t>
      </w:r>
      <w:r>
        <w:rPr>
          <w:spacing w:val="2"/>
          <w:u w:val="none"/>
        </w:rPr>
        <w:t>m</w:t>
      </w:r>
      <w:r>
        <w:rPr>
          <w:u w:val="none"/>
        </w:rPr>
        <w:t>ent</w:t>
      </w:r>
      <w:r>
        <w:rPr>
          <w:spacing w:val="27"/>
          <w:u w:val="none"/>
        </w:rPr>
        <w:t xml:space="preserve"> </w:t>
      </w:r>
      <w:r>
        <w:rPr>
          <w:u w:val="none"/>
        </w:rPr>
        <w:t>of</w:t>
      </w:r>
      <w:r>
        <w:rPr>
          <w:spacing w:val="27"/>
          <w:u w:val="none"/>
        </w:rPr>
        <w:t xml:space="preserve"> </w:t>
      </w:r>
      <w:r>
        <w:rPr>
          <w:u w:val="none"/>
        </w:rPr>
        <w:t>taxes,</w:t>
      </w:r>
      <w:r>
        <w:rPr>
          <w:spacing w:val="27"/>
          <w:u w:val="none"/>
        </w:rPr>
        <w:t xml:space="preserve"> </w:t>
      </w:r>
      <w:r>
        <w:rPr>
          <w:u w:val="none"/>
        </w:rPr>
        <w:t>i</w:t>
      </w:r>
      <w:r>
        <w:rPr>
          <w:spacing w:val="1"/>
          <w:u w:val="none"/>
        </w:rPr>
        <w:t>n</w:t>
      </w:r>
      <w:r>
        <w:rPr>
          <w:u w:val="none"/>
        </w:rPr>
        <w:t>surance,</w:t>
      </w:r>
      <w:r>
        <w:rPr>
          <w:spacing w:val="26"/>
          <w:u w:val="none"/>
        </w:rPr>
        <w:t xml:space="preserve"> </w:t>
      </w:r>
      <w:r>
        <w:rPr>
          <w:u w:val="none"/>
        </w:rPr>
        <w:t>debt</w:t>
      </w:r>
      <w:r>
        <w:rPr>
          <w:spacing w:val="27"/>
          <w:u w:val="none"/>
        </w:rPr>
        <w:t xml:space="preserve"> </w:t>
      </w:r>
      <w:r>
        <w:rPr>
          <w:u w:val="none"/>
        </w:rPr>
        <w:t>service,</w:t>
      </w:r>
      <w:r>
        <w:rPr>
          <w:spacing w:val="26"/>
          <w:u w:val="none"/>
        </w:rPr>
        <w:t xml:space="preserve"> </w:t>
      </w:r>
      <w:r>
        <w:rPr>
          <w:u w:val="none"/>
        </w:rPr>
        <w:t>repairs,</w:t>
      </w:r>
      <w:r>
        <w:rPr>
          <w:w w:val="102"/>
          <w:u w:val="none"/>
        </w:rPr>
        <w:t xml:space="preserve"> </w:t>
      </w:r>
      <w:r>
        <w:rPr>
          <w:u w:val="none"/>
        </w:rPr>
        <w:t>re</w:t>
      </w:r>
      <w:r>
        <w:rPr>
          <w:spacing w:val="1"/>
          <w:u w:val="none"/>
        </w:rPr>
        <w:t>p</w:t>
      </w:r>
      <w:r>
        <w:rPr>
          <w:u w:val="none"/>
        </w:rPr>
        <w:t>lace</w:t>
      </w:r>
      <w:r>
        <w:rPr>
          <w:spacing w:val="2"/>
          <w:u w:val="none"/>
        </w:rPr>
        <w:t>m</w:t>
      </w:r>
      <w:r>
        <w:rPr>
          <w:u w:val="none"/>
        </w:rPr>
        <w:t>e</w:t>
      </w:r>
      <w:r>
        <w:rPr>
          <w:spacing w:val="1"/>
          <w:u w:val="none"/>
        </w:rPr>
        <w:t>n</w:t>
      </w:r>
      <w:r>
        <w:rPr>
          <w:u w:val="none"/>
        </w:rPr>
        <w:t>ts,</w:t>
      </w:r>
      <w:r>
        <w:rPr>
          <w:spacing w:val="46"/>
          <w:u w:val="none"/>
        </w:rPr>
        <w:t xml:space="preserve"> </w:t>
      </w:r>
      <w:r>
        <w:rPr>
          <w:u w:val="none"/>
        </w:rPr>
        <w:t>re</w:t>
      </w:r>
      <w:r>
        <w:rPr>
          <w:spacing w:val="1"/>
          <w:u w:val="none"/>
        </w:rPr>
        <w:t>n</w:t>
      </w:r>
      <w:r>
        <w:rPr>
          <w:u w:val="none"/>
        </w:rPr>
        <w:t>e</w:t>
      </w:r>
      <w:r>
        <w:rPr>
          <w:spacing w:val="1"/>
          <w:u w:val="none"/>
        </w:rPr>
        <w:t>w</w:t>
      </w:r>
      <w:r>
        <w:rPr>
          <w:u w:val="none"/>
        </w:rPr>
        <w:t>als,</w:t>
      </w:r>
      <w:r>
        <w:rPr>
          <w:spacing w:val="46"/>
          <w:u w:val="none"/>
        </w:rPr>
        <w:t xml:space="preserve"> </w:t>
      </w:r>
      <w:r>
        <w:rPr>
          <w:spacing w:val="1"/>
          <w:u w:val="none"/>
        </w:rPr>
        <w:t>o</w:t>
      </w:r>
      <w:r>
        <w:rPr>
          <w:u w:val="none"/>
        </w:rPr>
        <w:t>r</w:t>
      </w:r>
      <w:r>
        <w:rPr>
          <w:spacing w:val="48"/>
          <w:u w:val="none"/>
        </w:rPr>
        <w:t xml:space="preserve"> </w:t>
      </w:r>
      <w:r>
        <w:rPr>
          <w:spacing w:val="1"/>
          <w:u w:val="none"/>
        </w:rPr>
        <w:t>o</w:t>
      </w:r>
      <w:r>
        <w:rPr>
          <w:u w:val="none"/>
        </w:rPr>
        <w:t>t</w:t>
      </w:r>
      <w:r>
        <w:rPr>
          <w:spacing w:val="1"/>
          <w:u w:val="none"/>
        </w:rPr>
        <w:t>h</w:t>
      </w:r>
      <w:r>
        <w:rPr>
          <w:u w:val="none"/>
        </w:rPr>
        <w:t>er</w:t>
      </w:r>
      <w:r>
        <w:rPr>
          <w:spacing w:val="47"/>
          <w:u w:val="none"/>
        </w:rPr>
        <w:t xml:space="preserve"> </w:t>
      </w:r>
      <w:r>
        <w:rPr>
          <w:u w:val="none"/>
        </w:rPr>
        <w:t>c</w:t>
      </w:r>
      <w:r>
        <w:rPr>
          <w:spacing w:val="1"/>
          <w:u w:val="none"/>
        </w:rPr>
        <w:t>o</w:t>
      </w:r>
      <w:r>
        <w:rPr>
          <w:u w:val="none"/>
        </w:rPr>
        <w:t>sts</w:t>
      </w:r>
      <w:r>
        <w:rPr>
          <w:spacing w:val="48"/>
          <w:u w:val="none"/>
        </w:rPr>
        <w:t xml:space="preserve"> </w:t>
      </w:r>
      <w:r>
        <w:rPr>
          <w:spacing w:val="1"/>
          <w:u w:val="none"/>
        </w:rPr>
        <w:t>o</w:t>
      </w:r>
      <w:r>
        <w:rPr>
          <w:u w:val="none"/>
        </w:rPr>
        <w:t>r</w:t>
      </w:r>
      <w:r>
        <w:rPr>
          <w:spacing w:val="47"/>
          <w:u w:val="none"/>
        </w:rPr>
        <w:t xml:space="preserve"> </w:t>
      </w:r>
      <w:r>
        <w:rPr>
          <w:u w:val="none"/>
        </w:rPr>
        <w:t>e</w:t>
      </w:r>
      <w:r>
        <w:rPr>
          <w:spacing w:val="1"/>
          <w:u w:val="none"/>
        </w:rPr>
        <w:t>xp</w:t>
      </w:r>
      <w:r>
        <w:rPr>
          <w:u w:val="none"/>
        </w:rPr>
        <w:t>e</w:t>
      </w:r>
      <w:r>
        <w:rPr>
          <w:spacing w:val="1"/>
          <w:u w:val="none"/>
        </w:rPr>
        <w:t>n</w:t>
      </w:r>
      <w:r>
        <w:rPr>
          <w:u w:val="none"/>
        </w:rPr>
        <w:t>ses</w:t>
      </w:r>
      <w:r>
        <w:rPr>
          <w:spacing w:val="47"/>
          <w:u w:val="none"/>
        </w:rPr>
        <w:t xml:space="preserve"> </w:t>
      </w:r>
      <w:r>
        <w:rPr>
          <w:u w:val="none"/>
        </w:rPr>
        <w:t>i</w:t>
      </w:r>
      <w:r>
        <w:rPr>
          <w:spacing w:val="1"/>
          <w:u w:val="none"/>
        </w:rPr>
        <w:t>n</w:t>
      </w:r>
      <w:r>
        <w:rPr>
          <w:u w:val="none"/>
        </w:rPr>
        <w:t>ci</w:t>
      </w:r>
      <w:r>
        <w:rPr>
          <w:spacing w:val="1"/>
          <w:u w:val="none"/>
        </w:rPr>
        <w:t>d</w:t>
      </w:r>
      <w:r>
        <w:rPr>
          <w:u w:val="none"/>
        </w:rPr>
        <w:t>e</w:t>
      </w:r>
      <w:r>
        <w:rPr>
          <w:spacing w:val="1"/>
          <w:u w:val="none"/>
        </w:rPr>
        <w:t>n</w:t>
      </w:r>
      <w:r>
        <w:rPr>
          <w:u w:val="none"/>
        </w:rPr>
        <w:t>t</w:t>
      </w:r>
      <w:r>
        <w:rPr>
          <w:spacing w:val="48"/>
          <w:u w:val="none"/>
        </w:rPr>
        <w:t xml:space="preserve"> </w:t>
      </w:r>
      <w:r>
        <w:rPr>
          <w:u w:val="none"/>
        </w:rPr>
        <w:t>to</w:t>
      </w:r>
      <w:r>
        <w:rPr>
          <w:spacing w:val="49"/>
          <w:u w:val="none"/>
        </w:rPr>
        <w:t xml:space="preserve"> </w:t>
      </w:r>
      <w:r>
        <w:rPr>
          <w:u w:val="none"/>
        </w:rPr>
        <w:t>t</w:t>
      </w:r>
      <w:r>
        <w:rPr>
          <w:spacing w:val="1"/>
          <w:u w:val="none"/>
        </w:rPr>
        <w:t>h</w:t>
      </w:r>
      <w:r>
        <w:rPr>
          <w:u w:val="none"/>
        </w:rPr>
        <w:t>e</w:t>
      </w:r>
      <w:r>
        <w:rPr>
          <w:spacing w:val="47"/>
          <w:u w:val="none"/>
        </w:rPr>
        <w:t xml:space="preserve"> </w:t>
      </w:r>
      <w:r>
        <w:rPr>
          <w:spacing w:val="1"/>
          <w:u w:val="none"/>
        </w:rPr>
        <w:t>bu</w:t>
      </w:r>
      <w:r>
        <w:rPr>
          <w:u w:val="none"/>
        </w:rPr>
        <w:t>si</w:t>
      </w:r>
      <w:r>
        <w:rPr>
          <w:spacing w:val="1"/>
          <w:u w:val="none"/>
        </w:rPr>
        <w:t>n</w:t>
      </w:r>
      <w:r>
        <w:rPr>
          <w:u w:val="none"/>
        </w:rPr>
        <w:t>ess</w:t>
      </w:r>
      <w:r>
        <w:rPr>
          <w:spacing w:val="47"/>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7"/>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47"/>
          <w:u w:val="none"/>
        </w:rPr>
        <w:t xml:space="preserve"> </w:t>
      </w:r>
      <w:r>
        <w:rPr>
          <w:spacing w:val="1"/>
          <w:u w:val="none"/>
        </w:rPr>
        <w:t>o</w:t>
      </w:r>
      <w:r>
        <w:rPr>
          <w:u w:val="none"/>
        </w:rPr>
        <w:t>r</w:t>
      </w:r>
      <w:r>
        <w:rPr>
          <w:spacing w:val="47"/>
          <w:u w:val="none"/>
        </w:rPr>
        <w:t xml:space="preserve"> </w:t>
      </w:r>
      <w:r>
        <w:rPr>
          <w:u w:val="none"/>
        </w:rPr>
        <w:t>in</w:t>
      </w:r>
      <w:r>
        <w:rPr>
          <w:spacing w:val="49"/>
          <w:u w:val="none"/>
        </w:rPr>
        <w:t xml:space="preserve"> </w:t>
      </w:r>
      <w:r>
        <w:rPr>
          <w:u w:val="none"/>
        </w:rPr>
        <w:t>t</w:t>
      </w:r>
      <w:r>
        <w:rPr>
          <w:spacing w:val="1"/>
          <w:u w:val="none"/>
        </w:rPr>
        <w:t>he</w:t>
      </w:r>
      <w:r>
        <w:rPr>
          <w:spacing w:val="2"/>
          <w:w w:val="102"/>
          <w:u w:val="none"/>
        </w:rPr>
        <w:t xml:space="preserve"> </w:t>
      </w:r>
      <w:r>
        <w:rPr>
          <w:u w:val="none"/>
        </w:rPr>
        <w:t>alternative</w:t>
      </w:r>
      <w:r>
        <w:rPr>
          <w:spacing w:val="23"/>
          <w:u w:val="none"/>
        </w:rPr>
        <w:t xml:space="preserve"> </w:t>
      </w:r>
      <w:r>
        <w:rPr>
          <w:u w:val="none"/>
        </w:rPr>
        <w:t>the</w:t>
      </w:r>
      <w:r>
        <w:rPr>
          <w:spacing w:val="24"/>
          <w:u w:val="none"/>
        </w:rPr>
        <w:t xml:space="preserve"> </w:t>
      </w:r>
      <w:r>
        <w:rPr>
          <w:u w:val="none"/>
        </w:rPr>
        <w:t>dissolution</w:t>
      </w:r>
      <w:r>
        <w:rPr>
          <w:spacing w:val="24"/>
          <w:u w:val="none"/>
        </w:rPr>
        <w:t xml:space="preserve"> </w:t>
      </w:r>
      <w:r>
        <w:rPr>
          <w:u w:val="none"/>
        </w:rPr>
        <w:t>of</w:t>
      </w:r>
      <w:r>
        <w:rPr>
          <w:spacing w:val="23"/>
          <w:u w:val="none"/>
        </w:rPr>
        <w:t xml:space="preserve"> </w:t>
      </w:r>
      <w:r>
        <w:rPr>
          <w:u w:val="none"/>
        </w:rPr>
        <w:t>the</w:t>
      </w:r>
      <w:r>
        <w:rPr>
          <w:spacing w:val="24"/>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687E1E14" w14:textId="77777777" w:rsidR="000C19C9" w:rsidRDefault="000C19C9">
      <w:pPr>
        <w:spacing w:before="17" w:line="220" w:lineRule="exact"/>
      </w:pPr>
    </w:p>
    <w:p w14:paraId="4954E578" w14:textId="77777777" w:rsidR="000C19C9" w:rsidRDefault="00D3642A">
      <w:pPr>
        <w:pStyle w:val="Heading1"/>
        <w:numPr>
          <w:ilvl w:val="0"/>
          <w:numId w:val="1"/>
        </w:numPr>
        <w:tabs>
          <w:tab w:val="left" w:pos="824"/>
        </w:tabs>
        <w:rPr>
          <w:b w:val="0"/>
          <w:bCs w:val="0"/>
        </w:rPr>
      </w:pPr>
      <w:r>
        <w:rPr>
          <w:spacing w:val="2"/>
          <w:u w:val="single" w:color="000000"/>
        </w:rPr>
        <w:t>M</w:t>
      </w:r>
      <w:r>
        <w:rPr>
          <w:spacing w:val="1"/>
          <w:u w:val="single" w:color="000000"/>
        </w:rPr>
        <w:t>A</w:t>
      </w:r>
      <w:r>
        <w:rPr>
          <w:u w:val="single" w:color="000000"/>
        </w:rPr>
        <w:t>I</w:t>
      </w:r>
      <w:r>
        <w:rPr>
          <w:spacing w:val="1"/>
          <w:u w:val="single" w:color="000000"/>
        </w:rPr>
        <w:t>NTENANC</w:t>
      </w:r>
      <w:r>
        <w:rPr>
          <w:u w:val="single" w:color="000000"/>
        </w:rPr>
        <w:t>E</w:t>
      </w:r>
      <w:r>
        <w:rPr>
          <w:spacing w:val="39"/>
          <w:u w:val="single" w:color="000000"/>
        </w:rPr>
        <w:t xml:space="preserve"> </w:t>
      </w:r>
      <w:r>
        <w:rPr>
          <w:spacing w:val="2"/>
          <w:u w:val="single" w:color="000000"/>
        </w:rPr>
        <w:t>O</w:t>
      </w:r>
      <w:r>
        <w:rPr>
          <w:u w:val="single" w:color="000000"/>
        </w:rPr>
        <w:t>F</w:t>
      </w:r>
      <w:r>
        <w:rPr>
          <w:spacing w:val="40"/>
          <w:u w:val="single" w:color="000000"/>
        </w:rPr>
        <w:t xml:space="preserve"> </w:t>
      </w:r>
      <w:r>
        <w:rPr>
          <w:spacing w:val="1"/>
          <w:u w:val="single" w:color="000000"/>
        </w:rPr>
        <w:t>CAP</w:t>
      </w:r>
      <w:r>
        <w:rPr>
          <w:u w:val="single" w:color="000000"/>
        </w:rPr>
        <w:t>I</w:t>
      </w:r>
      <w:r>
        <w:rPr>
          <w:spacing w:val="1"/>
          <w:u w:val="single" w:color="000000"/>
        </w:rPr>
        <w:t>TA</w:t>
      </w:r>
      <w:r>
        <w:rPr>
          <w:u w:val="single" w:color="000000"/>
        </w:rPr>
        <w:t>L</w:t>
      </w:r>
      <w:r>
        <w:rPr>
          <w:spacing w:val="39"/>
          <w:u w:val="single" w:color="000000"/>
        </w:rPr>
        <w:t xml:space="preserve"> </w:t>
      </w:r>
      <w:r>
        <w:rPr>
          <w:spacing w:val="1"/>
          <w:u w:val="single" w:color="000000"/>
        </w:rPr>
        <w:t>ACC</w:t>
      </w:r>
      <w:r>
        <w:rPr>
          <w:spacing w:val="2"/>
          <w:u w:val="single" w:color="000000"/>
        </w:rPr>
        <w:t>O</w:t>
      </w:r>
      <w:r>
        <w:rPr>
          <w:spacing w:val="1"/>
          <w:u w:val="single" w:color="000000"/>
        </w:rPr>
        <w:t>UNT</w:t>
      </w:r>
      <w:r>
        <w:rPr>
          <w:spacing w:val="2"/>
          <w:u w:val="single" w:color="000000"/>
        </w:rPr>
        <w:t>S</w:t>
      </w:r>
      <w:r>
        <w:t>.</w:t>
      </w:r>
    </w:p>
    <w:p w14:paraId="58F3FE44" w14:textId="77777777" w:rsidR="000C19C9" w:rsidRDefault="000C19C9">
      <w:pPr>
        <w:spacing w:before="5" w:line="170" w:lineRule="exact"/>
        <w:rPr>
          <w:sz w:val="17"/>
          <w:szCs w:val="17"/>
        </w:rPr>
      </w:pPr>
    </w:p>
    <w:p w14:paraId="236E5018" w14:textId="77777777" w:rsidR="000C19C9" w:rsidRDefault="00D3642A">
      <w:pPr>
        <w:numPr>
          <w:ilvl w:val="1"/>
          <w:numId w:val="1"/>
        </w:numPr>
        <w:tabs>
          <w:tab w:val="left" w:pos="1544"/>
        </w:tabs>
        <w:spacing w:before="77"/>
        <w:ind w:left="104" w:firstLine="720"/>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u w:val="single" w:color="000000"/>
        </w:rPr>
        <w:t>G</w:t>
      </w:r>
      <w:r>
        <w:rPr>
          <w:rFonts w:ascii="Times New Roman" w:eastAsia="Times New Roman" w:hAnsi="Times New Roman" w:cs="Times New Roman"/>
          <w:b/>
          <w:bCs/>
          <w:spacing w:val="1"/>
          <w:sz w:val="21"/>
          <w:szCs w:val="21"/>
          <w:u w:val="single" w:color="000000"/>
        </w:rPr>
        <w:t>ENERA</w:t>
      </w:r>
      <w:r>
        <w:rPr>
          <w:rFonts w:ascii="Times New Roman" w:eastAsia="Times New Roman" w:hAnsi="Times New Roman" w:cs="Times New Roman"/>
          <w:b/>
          <w:bCs/>
          <w:sz w:val="21"/>
          <w:szCs w:val="21"/>
          <w:u w:val="single" w:color="000000"/>
        </w:rPr>
        <w:t xml:space="preserve">L </w:t>
      </w:r>
      <w:r>
        <w:rPr>
          <w:rFonts w:ascii="Times New Roman" w:eastAsia="Times New Roman" w:hAnsi="Times New Roman" w:cs="Times New Roman"/>
          <w:b/>
          <w:bCs/>
          <w:spacing w:val="51"/>
          <w:sz w:val="21"/>
          <w:szCs w:val="21"/>
          <w:u w:val="single" w:color="000000"/>
        </w:rPr>
        <w:t xml:space="preserve"> </w:t>
      </w:r>
      <w:r>
        <w:rPr>
          <w:rFonts w:ascii="Times New Roman" w:eastAsia="Times New Roman" w:hAnsi="Times New Roman" w:cs="Times New Roman"/>
          <w:b/>
          <w:bCs/>
          <w:spacing w:val="1"/>
          <w:sz w:val="21"/>
          <w:szCs w:val="21"/>
          <w:u w:val="single" w:color="000000"/>
        </w:rPr>
        <w:t>RUL</w:t>
      </w:r>
      <w:r>
        <w:rPr>
          <w:rFonts w:ascii="Times New Roman" w:eastAsia="Times New Roman" w:hAnsi="Times New Roman" w:cs="Times New Roman"/>
          <w:b/>
          <w:bCs/>
          <w:spacing w:val="2"/>
          <w:sz w:val="21"/>
          <w:szCs w:val="21"/>
          <w:u w:val="single" w:color="000000"/>
        </w:rPr>
        <w:t>E</w:t>
      </w:r>
      <w:r>
        <w:rPr>
          <w:rFonts w:ascii="Times New Roman" w:eastAsia="Times New Roman" w:hAnsi="Times New Roman" w:cs="Times New Roman"/>
          <w:b/>
          <w:bCs/>
          <w:sz w:val="21"/>
          <w:szCs w:val="21"/>
          <w:u w:val="single" w:color="000000"/>
        </w:rPr>
        <w:t xml:space="preserve">S </w:t>
      </w:r>
      <w:r>
        <w:rPr>
          <w:rFonts w:ascii="Times New Roman" w:eastAsia="Times New Roman" w:hAnsi="Times New Roman" w:cs="Times New Roman"/>
          <w:b/>
          <w:bCs/>
          <w:spacing w:val="50"/>
          <w:sz w:val="21"/>
          <w:szCs w:val="21"/>
          <w:u w:val="single" w:color="000000"/>
        </w:rPr>
        <w:t xml:space="preserve"> </w:t>
      </w:r>
      <w:r>
        <w:rPr>
          <w:rFonts w:ascii="Times New Roman" w:eastAsia="Times New Roman" w:hAnsi="Times New Roman" w:cs="Times New Roman"/>
          <w:b/>
          <w:bCs/>
          <w:spacing w:val="1"/>
          <w:sz w:val="21"/>
          <w:szCs w:val="21"/>
          <w:u w:val="single" w:color="000000"/>
        </w:rPr>
        <w:t>F</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R </w:t>
      </w:r>
      <w:r>
        <w:rPr>
          <w:rFonts w:ascii="Times New Roman" w:eastAsia="Times New Roman" w:hAnsi="Times New Roman" w:cs="Times New Roman"/>
          <w:b/>
          <w:bCs/>
          <w:spacing w:val="52"/>
          <w:sz w:val="21"/>
          <w:szCs w:val="21"/>
          <w:u w:val="single" w:color="000000"/>
        </w:rPr>
        <w:t xml:space="preserve"> </w:t>
      </w:r>
      <w:r>
        <w:rPr>
          <w:rFonts w:ascii="Times New Roman" w:eastAsia="Times New Roman" w:hAnsi="Times New Roman" w:cs="Times New Roman"/>
          <w:b/>
          <w:bCs/>
          <w:spacing w:val="1"/>
          <w:sz w:val="21"/>
          <w:szCs w:val="21"/>
          <w:u w:val="single" w:color="000000"/>
        </w:rPr>
        <w:t>ADJUST</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EN</w:t>
      </w:r>
      <w:r>
        <w:rPr>
          <w:rFonts w:ascii="Times New Roman" w:eastAsia="Times New Roman" w:hAnsi="Times New Roman" w:cs="Times New Roman"/>
          <w:b/>
          <w:bCs/>
          <w:sz w:val="21"/>
          <w:szCs w:val="21"/>
          <w:u w:val="single" w:color="000000"/>
        </w:rPr>
        <w:t xml:space="preserve">T </w:t>
      </w:r>
      <w:r>
        <w:rPr>
          <w:rFonts w:ascii="Times New Roman" w:eastAsia="Times New Roman" w:hAnsi="Times New Roman" w:cs="Times New Roman"/>
          <w:b/>
          <w:bCs/>
          <w:spacing w:val="51"/>
          <w:sz w:val="21"/>
          <w:szCs w:val="21"/>
          <w:u w:val="single" w:color="000000"/>
        </w:rPr>
        <w:t xml:space="preserve"> </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F </w:t>
      </w:r>
      <w:r>
        <w:rPr>
          <w:rFonts w:ascii="Times New Roman" w:eastAsia="Times New Roman" w:hAnsi="Times New Roman" w:cs="Times New Roman"/>
          <w:b/>
          <w:bCs/>
          <w:spacing w:val="51"/>
          <w:sz w:val="21"/>
          <w:szCs w:val="21"/>
          <w:u w:val="single" w:color="000000"/>
        </w:rPr>
        <w:t xml:space="preserve"> </w:t>
      </w:r>
      <w:r>
        <w:rPr>
          <w:rFonts w:ascii="Times New Roman" w:eastAsia="Times New Roman" w:hAnsi="Times New Roman" w:cs="Times New Roman"/>
          <w:b/>
          <w:bCs/>
          <w:spacing w:val="1"/>
          <w:sz w:val="21"/>
          <w:szCs w:val="21"/>
          <w:u w:val="single" w:color="000000"/>
        </w:rPr>
        <w:t>CAP</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TA</w:t>
      </w:r>
      <w:r>
        <w:rPr>
          <w:rFonts w:ascii="Times New Roman" w:eastAsia="Times New Roman" w:hAnsi="Times New Roman" w:cs="Times New Roman"/>
          <w:b/>
          <w:bCs/>
          <w:sz w:val="21"/>
          <w:szCs w:val="21"/>
          <w:u w:val="single" w:color="000000"/>
        </w:rPr>
        <w:t xml:space="preserve">L </w:t>
      </w:r>
      <w:r>
        <w:rPr>
          <w:rFonts w:ascii="Times New Roman" w:eastAsia="Times New Roman" w:hAnsi="Times New Roman" w:cs="Times New Roman"/>
          <w:b/>
          <w:bCs/>
          <w:spacing w:val="52"/>
          <w:sz w:val="21"/>
          <w:szCs w:val="21"/>
          <w:u w:val="single" w:color="000000"/>
        </w:rPr>
        <w:t xml:space="preserve"> </w:t>
      </w:r>
      <w:r>
        <w:rPr>
          <w:rFonts w:ascii="Times New Roman" w:eastAsia="Times New Roman" w:hAnsi="Times New Roman" w:cs="Times New Roman"/>
          <w:b/>
          <w:bCs/>
          <w:spacing w:val="1"/>
          <w:sz w:val="21"/>
          <w:szCs w:val="21"/>
          <w:u w:val="single" w:color="000000"/>
        </w:rPr>
        <w:t>ACC</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UNT</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z w:val="21"/>
          <w:szCs w:val="21"/>
        </w:rPr>
        <w:t xml:space="preserve">. </w:t>
      </w:r>
      <w:r>
        <w:rPr>
          <w:rFonts w:ascii="Times New Roman" w:eastAsia="Times New Roman" w:hAnsi="Times New Roman" w:cs="Times New Roman"/>
          <w:b/>
          <w:bCs/>
          <w:spacing w:val="24"/>
          <w:sz w:val="21"/>
          <w:szCs w:val="21"/>
        </w:rPr>
        <w:t xml:space="preserve"> </w:t>
      </w:r>
      <w:r>
        <w:rPr>
          <w:rFonts w:ascii="Times New Roman" w:eastAsia="Times New Roman" w:hAnsi="Times New Roman" w:cs="Times New Roman"/>
          <w:spacing w:val="1"/>
          <w:sz w:val="21"/>
          <w:szCs w:val="21"/>
        </w:rPr>
        <w:t>C</w:t>
      </w:r>
      <w:r>
        <w:rPr>
          <w:rFonts w:ascii="Times New Roman" w:eastAsia="Times New Roman" w:hAnsi="Times New Roman" w:cs="Times New Roman"/>
          <w:sz w:val="21"/>
          <w:szCs w:val="21"/>
        </w:rPr>
        <w:t>a</w:t>
      </w:r>
      <w:r>
        <w:rPr>
          <w:rFonts w:ascii="Times New Roman" w:eastAsia="Times New Roman" w:hAnsi="Times New Roman" w:cs="Times New Roman"/>
          <w:spacing w:val="1"/>
          <w:sz w:val="21"/>
          <w:szCs w:val="21"/>
        </w:rPr>
        <w:t>p</w:t>
      </w:r>
      <w:r>
        <w:rPr>
          <w:rFonts w:ascii="Times New Roman" w:eastAsia="Times New Roman" w:hAnsi="Times New Roman" w:cs="Times New Roman"/>
          <w:sz w:val="21"/>
          <w:szCs w:val="21"/>
        </w:rPr>
        <w:t>ital</w:t>
      </w:r>
    </w:p>
    <w:p w14:paraId="5A0376F1" w14:textId="77777777" w:rsidR="000C19C9" w:rsidRDefault="00D3642A">
      <w:pPr>
        <w:pStyle w:val="BodyText"/>
        <w:spacing w:before="13"/>
        <w:ind w:firstLine="0"/>
        <w:rPr>
          <w:u w:val="none"/>
        </w:rPr>
      </w:pPr>
      <w:r>
        <w:rPr>
          <w:spacing w:val="1"/>
          <w:u w:val="none"/>
        </w:rPr>
        <w:t>A</w:t>
      </w:r>
      <w:r>
        <w:rPr>
          <w:u w:val="none"/>
        </w:rPr>
        <w:t>cc</w:t>
      </w:r>
      <w:r>
        <w:rPr>
          <w:spacing w:val="1"/>
          <w:u w:val="none"/>
        </w:rPr>
        <w:t>oun</w:t>
      </w:r>
      <w:r>
        <w:rPr>
          <w:u w:val="none"/>
        </w:rPr>
        <w:t>ts</w:t>
      </w:r>
      <w:r>
        <w:rPr>
          <w:spacing w:val="20"/>
          <w:u w:val="none"/>
        </w:rPr>
        <w:t xml:space="preserve"> </w:t>
      </w:r>
      <w:r>
        <w:rPr>
          <w:spacing w:val="1"/>
          <w:u w:val="none"/>
        </w:rPr>
        <w:t>o</w:t>
      </w:r>
      <w:r>
        <w:rPr>
          <w:u w:val="none"/>
        </w:rPr>
        <w:t>f</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1"/>
          <w:u w:val="none"/>
        </w:rPr>
        <w:t xml:space="preserve"> </w:t>
      </w:r>
      <w:r>
        <w:rPr>
          <w:u w:val="none"/>
        </w:rPr>
        <w:t>s</w:t>
      </w:r>
      <w:r>
        <w:rPr>
          <w:spacing w:val="1"/>
          <w:u w:val="none"/>
        </w:rPr>
        <w:t>h</w:t>
      </w:r>
      <w:r>
        <w:rPr>
          <w:u w:val="none"/>
        </w:rPr>
        <w:t>all</w:t>
      </w:r>
      <w:r>
        <w:rPr>
          <w:spacing w:val="19"/>
          <w:u w:val="none"/>
        </w:rPr>
        <w:t xml:space="preserve"> </w:t>
      </w:r>
      <w:r>
        <w:rPr>
          <w:spacing w:val="1"/>
          <w:u w:val="none"/>
        </w:rPr>
        <w:t>b</w:t>
      </w:r>
      <w:r>
        <w:rPr>
          <w:u w:val="none"/>
        </w:rPr>
        <w:t>e</w:t>
      </w:r>
      <w:r>
        <w:rPr>
          <w:spacing w:val="21"/>
          <w:u w:val="none"/>
        </w:rPr>
        <w:t xml:space="preserve"> </w:t>
      </w:r>
      <w:r>
        <w:rPr>
          <w:spacing w:val="2"/>
          <w:u w:val="none"/>
        </w:rPr>
        <w:t>m</w:t>
      </w:r>
      <w:r>
        <w:rPr>
          <w:u w:val="none"/>
        </w:rPr>
        <w:t>ai</w:t>
      </w:r>
      <w:r>
        <w:rPr>
          <w:spacing w:val="1"/>
          <w:u w:val="none"/>
        </w:rPr>
        <w:t>n</w:t>
      </w:r>
      <w:r>
        <w:rPr>
          <w:u w:val="none"/>
        </w:rPr>
        <w:t>tai</w:t>
      </w:r>
      <w:r>
        <w:rPr>
          <w:spacing w:val="1"/>
          <w:u w:val="none"/>
        </w:rPr>
        <w:t>n</w:t>
      </w:r>
      <w:r>
        <w:rPr>
          <w:u w:val="none"/>
        </w:rPr>
        <w:t>ed</w:t>
      </w:r>
      <w:r>
        <w:rPr>
          <w:spacing w:val="20"/>
          <w:u w:val="none"/>
        </w:rPr>
        <w:t xml:space="preserve"> </w:t>
      </w:r>
      <w:r>
        <w:rPr>
          <w:u w:val="none"/>
        </w:rPr>
        <w:t>a</w:t>
      </w:r>
      <w:r>
        <w:rPr>
          <w:spacing w:val="1"/>
          <w:u w:val="none"/>
        </w:rPr>
        <w:t>n</w:t>
      </w:r>
      <w:r>
        <w:rPr>
          <w:u w:val="none"/>
        </w:rPr>
        <w:t>d</w:t>
      </w:r>
      <w:r>
        <w:rPr>
          <w:spacing w:val="21"/>
          <w:u w:val="none"/>
        </w:rPr>
        <w:t xml:space="preserve"> </w:t>
      </w:r>
      <w:r>
        <w:rPr>
          <w:u w:val="none"/>
        </w:rPr>
        <w:t>a</w:t>
      </w:r>
      <w:r>
        <w:rPr>
          <w:spacing w:val="1"/>
          <w:u w:val="none"/>
        </w:rPr>
        <w:t>d</w:t>
      </w:r>
      <w:r>
        <w:rPr>
          <w:u w:val="none"/>
        </w:rPr>
        <w:t>j</w:t>
      </w:r>
      <w:r>
        <w:rPr>
          <w:spacing w:val="1"/>
          <w:u w:val="none"/>
        </w:rPr>
        <w:t>u</w:t>
      </w:r>
      <w:r>
        <w:rPr>
          <w:u w:val="none"/>
        </w:rPr>
        <w:t>sted</w:t>
      </w:r>
      <w:r>
        <w:rPr>
          <w:spacing w:val="20"/>
          <w:u w:val="none"/>
        </w:rPr>
        <w:t xml:space="preserve"> </w:t>
      </w:r>
      <w:r>
        <w:rPr>
          <w:u w:val="none"/>
        </w:rPr>
        <w:t>as</w:t>
      </w:r>
      <w:r>
        <w:rPr>
          <w:spacing w:val="21"/>
          <w:u w:val="none"/>
        </w:rPr>
        <w:t xml:space="preserve"> </w:t>
      </w:r>
      <w:r>
        <w:rPr>
          <w:u w:val="none"/>
        </w:rPr>
        <w:t>f</w:t>
      </w:r>
      <w:r>
        <w:rPr>
          <w:spacing w:val="1"/>
          <w:u w:val="none"/>
        </w:rPr>
        <w:t>o</w:t>
      </w:r>
      <w:r>
        <w:rPr>
          <w:u w:val="none"/>
        </w:rPr>
        <w:t>ll</w:t>
      </w:r>
      <w:r>
        <w:rPr>
          <w:spacing w:val="1"/>
          <w:u w:val="none"/>
        </w:rPr>
        <w:t>ow</w:t>
      </w:r>
      <w:r>
        <w:rPr>
          <w:u w:val="none"/>
        </w:rPr>
        <w:t>s:</w:t>
      </w:r>
    </w:p>
    <w:p w14:paraId="51F6EDAA" w14:textId="77777777" w:rsidR="000C19C9" w:rsidRDefault="000C19C9">
      <w:pPr>
        <w:spacing w:before="8" w:line="240" w:lineRule="exact"/>
        <w:rPr>
          <w:sz w:val="24"/>
          <w:szCs w:val="24"/>
        </w:rPr>
      </w:pPr>
    </w:p>
    <w:p w14:paraId="0908851A" w14:textId="77777777" w:rsidR="000C19C9" w:rsidRDefault="00D3642A">
      <w:pPr>
        <w:pStyle w:val="BodyText"/>
        <w:numPr>
          <w:ilvl w:val="2"/>
          <w:numId w:val="1"/>
        </w:numPr>
        <w:tabs>
          <w:tab w:val="left" w:pos="2264"/>
        </w:tabs>
        <w:spacing w:line="251" w:lineRule="auto"/>
        <w:ind w:right="114" w:firstLine="1440"/>
        <w:jc w:val="both"/>
        <w:rPr>
          <w:u w:val="none"/>
        </w:rPr>
      </w:pPr>
      <w:r>
        <w:rPr>
          <w:u w:val="none"/>
        </w:rPr>
        <w:t>(a)</w:t>
      </w:r>
      <w:r>
        <w:rPr>
          <w:spacing w:val="48"/>
          <w:u w:val="none"/>
        </w:rPr>
        <w:t xml:space="preserve"> </w:t>
      </w:r>
      <w:r>
        <w:rPr>
          <w:spacing w:val="1"/>
          <w:u w:val="none"/>
        </w:rPr>
        <w:t>T</w:t>
      </w:r>
      <w:r>
        <w:rPr>
          <w:u w:val="none"/>
        </w:rPr>
        <w:t>o</w:t>
      </w:r>
      <w:r>
        <w:rPr>
          <w:spacing w:val="50"/>
          <w:u w:val="none"/>
        </w:rPr>
        <w:t xml:space="preserve"> </w:t>
      </w:r>
      <w:r>
        <w:rPr>
          <w:u w:val="none"/>
        </w:rPr>
        <w:t>each</w:t>
      </w:r>
      <w:r>
        <w:rPr>
          <w:spacing w:val="5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8"/>
          <w:u w:val="none"/>
        </w:rPr>
        <w:t xml:space="preserve"> </w:t>
      </w:r>
      <w:r>
        <w:rPr>
          <w:spacing w:val="1"/>
          <w:u w:val="none"/>
        </w:rPr>
        <w:t>C</w:t>
      </w:r>
      <w:r>
        <w:rPr>
          <w:u w:val="none"/>
        </w:rPr>
        <w:t>a</w:t>
      </w:r>
      <w:r>
        <w:rPr>
          <w:spacing w:val="1"/>
          <w:u w:val="none"/>
        </w:rPr>
        <w:t>p</w:t>
      </w:r>
      <w:r>
        <w:rPr>
          <w:u w:val="none"/>
        </w:rPr>
        <w:t>ital</w:t>
      </w:r>
      <w:r>
        <w:rPr>
          <w:spacing w:val="49"/>
          <w:u w:val="none"/>
        </w:rPr>
        <w:t xml:space="preserve"> </w:t>
      </w:r>
      <w:r>
        <w:rPr>
          <w:spacing w:val="1"/>
          <w:u w:val="none"/>
        </w:rPr>
        <w:t>A</w:t>
      </w:r>
      <w:r>
        <w:rPr>
          <w:u w:val="none"/>
        </w:rPr>
        <w:t>cc</w:t>
      </w:r>
      <w:r>
        <w:rPr>
          <w:spacing w:val="1"/>
          <w:u w:val="none"/>
        </w:rPr>
        <w:t>oun</w:t>
      </w:r>
      <w:r>
        <w:rPr>
          <w:u w:val="none"/>
        </w:rPr>
        <w:t>t</w:t>
      </w:r>
      <w:r>
        <w:rPr>
          <w:spacing w:val="48"/>
          <w:u w:val="none"/>
        </w:rPr>
        <w:t xml:space="preserve"> </w:t>
      </w:r>
      <w:r>
        <w:rPr>
          <w:u w:val="none"/>
        </w:rPr>
        <w:t>t</w:t>
      </w:r>
      <w:r>
        <w:rPr>
          <w:spacing w:val="1"/>
          <w:u w:val="none"/>
        </w:rPr>
        <w:t>h</w:t>
      </w:r>
      <w:r>
        <w:rPr>
          <w:u w:val="none"/>
        </w:rPr>
        <w:t>ere</w:t>
      </w:r>
      <w:r>
        <w:rPr>
          <w:spacing w:val="49"/>
          <w:u w:val="none"/>
        </w:rPr>
        <w:t xml:space="preserve"> </w:t>
      </w:r>
      <w:r>
        <w:rPr>
          <w:u w:val="none"/>
        </w:rPr>
        <w:t>s</w:t>
      </w:r>
      <w:r>
        <w:rPr>
          <w:spacing w:val="1"/>
          <w:u w:val="none"/>
        </w:rPr>
        <w:t>h</w:t>
      </w:r>
      <w:r>
        <w:rPr>
          <w:u w:val="none"/>
        </w:rPr>
        <w:t>all</w:t>
      </w:r>
      <w:r>
        <w:rPr>
          <w:spacing w:val="48"/>
          <w:u w:val="none"/>
        </w:rPr>
        <w:t xml:space="preserve"> </w:t>
      </w:r>
      <w:r>
        <w:rPr>
          <w:spacing w:val="1"/>
          <w:u w:val="none"/>
        </w:rPr>
        <w:t>b</w:t>
      </w:r>
      <w:r>
        <w:rPr>
          <w:u w:val="none"/>
        </w:rPr>
        <w:t>e</w:t>
      </w:r>
      <w:r>
        <w:rPr>
          <w:spacing w:val="49"/>
          <w:u w:val="none"/>
        </w:rPr>
        <w:t xml:space="preserve"> </w:t>
      </w:r>
      <w:r>
        <w:rPr>
          <w:u w:val="none"/>
        </w:rPr>
        <w:t>cre</w:t>
      </w:r>
      <w:r>
        <w:rPr>
          <w:spacing w:val="1"/>
          <w:u w:val="none"/>
        </w:rPr>
        <w:t>d</w:t>
      </w:r>
      <w:r>
        <w:rPr>
          <w:u w:val="none"/>
        </w:rPr>
        <w:t>ited</w:t>
      </w:r>
      <w:r>
        <w:rPr>
          <w:spacing w:val="49"/>
          <w:u w:val="none"/>
        </w:rPr>
        <w:t xml:space="preserve"> </w:t>
      </w:r>
      <w:r>
        <w:rPr>
          <w:u w:val="none"/>
        </w:rPr>
        <w:t>s</w:t>
      </w:r>
      <w:r>
        <w:rPr>
          <w:spacing w:val="1"/>
          <w:u w:val="none"/>
        </w:rPr>
        <w:t>u</w:t>
      </w:r>
      <w:r>
        <w:rPr>
          <w:u w:val="none"/>
        </w:rPr>
        <w:t>ch</w:t>
      </w:r>
      <w:r>
        <w:rPr>
          <w:spacing w:val="48"/>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1"/>
          <w:u w:val="none"/>
        </w:rPr>
        <w:t>r</w:t>
      </w:r>
      <w:r>
        <w:rPr>
          <w:u w:val="none"/>
        </w:rPr>
        <w:t>’s</w:t>
      </w:r>
      <w:r>
        <w:rPr>
          <w:w w:val="102"/>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Con</w:t>
      </w:r>
      <w:r>
        <w:rPr>
          <w:u w:val="none"/>
        </w:rPr>
        <w:t>tri</w:t>
      </w:r>
      <w:r>
        <w:rPr>
          <w:spacing w:val="1"/>
          <w:u w:val="none"/>
        </w:rPr>
        <w:t>bu</w:t>
      </w:r>
      <w:r>
        <w:rPr>
          <w:u w:val="none"/>
        </w:rPr>
        <w:t>ti</w:t>
      </w:r>
      <w:r>
        <w:rPr>
          <w:spacing w:val="1"/>
          <w:u w:val="none"/>
        </w:rPr>
        <w:t>on</w:t>
      </w:r>
      <w:r>
        <w:rPr>
          <w:u w:val="none"/>
        </w:rPr>
        <w:t>s,</w:t>
      </w:r>
      <w:r>
        <w:rPr>
          <w:spacing w:val="26"/>
          <w:u w:val="none"/>
        </w:rPr>
        <w:t xml:space="preserve"> </w:t>
      </w:r>
      <w:r>
        <w:rPr>
          <w:u w:val="none"/>
        </w:rPr>
        <w:t>s</w:t>
      </w:r>
      <w:r>
        <w:rPr>
          <w:spacing w:val="1"/>
          <w:u w:val="none"/>
        </w:rPr>
        <w:t>u</w:t>
      </w:r>
      <w:r>
        <w:rPr>
          <w:u w:val="none"/>
        </w:rPr>
        <w:t>ch</w:t>
      </w:r>
      <w:r>
        <w:rPr>
          <w:spacing w:val="29"/>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spacing w:val="1"/>
          <w:u w:val="none"/>
        </w:rPr>
        <w:t>d</w:t>
      </w:r>
      <w:r>
        <w:rPr>
          <w:u w:val="none"/>
        </w:rPr>
        <w:t>istri</w:t>
      </w:r>
      <w:r>
        <w:rPr>
          <w:spacing w:val="1"/>
          <w:u w:val="none"/>
        </w:rPr>
        <w:t>bu</w:t>
      </w:r>
      <w:r>
        <w:rPr>
          <w:u w:val="none"/>
        </w:rPr>
        <w:t>ti</w:t>
      </w:r>
      <w:r>
        <w:rPr>
          <w:spacing w:val="1"/>
          <w:u w:val="none"/>
        </w:rPr>
        <w:t>v</w:t>
      </w:r>
      <w:r>
        <w:rPr>
          <w:u w:val="none"/>
        </w:rPr>
        <w:t>e</w:t>
      </w:r>
      <w:r>
        <w:rPr>
          <w:spacing w:val="28"/>
          <w:u w:val="none"/>
        </w:rPr>
        <w:t xml:space="preserve"> </w:t>
      </w:r>
      <w:r>
        <w:rPr>
          <w:u w:val="none"/>
        </w:rPr>
        <w:t>s</w:t>
      </w:r>
      <w:r>
        <w:rPr>
          <w:spacing w:val="1"/>
          <w:u w:val="none"/>
        </w:rPr>
        <w:t>h</w:t>
      </w:r>
      <w:r>
        <w:rPr>
          <w:u w:val="none"/>
        </w:rPr>
        <w:t>are</w:t>
      </w:r>
      <w:r>
        <w:rPr>
          <w:spacing w:val="28"/>
          <w:u w:val="none"/>
        </w:rPr>
        <w:t xml:space="preserve"> </w:t>
      </w:r>
      <w:r>
        <w:rPr>
          <w:spacing w:val="1"/>
          <w:u w:val="none"/>
        </w:rPr>
        <w:t>o</w:t>
      </w:r>
      <w:r>
        <w:rPr>
          <w:u w:val="none"/>
        </w:rPr>
        <w:t>f</w:t>
      </w:r>
      <w:r>
        <w:rPr>
          <w:spacing w:val="28"/>
          <w:u w:val="none"/>
        </w:rPr>
        <w:t xml:space="preserve"> </w:t>
      </w:r>
      <w:r>
        <w:rPr>
          <w:spacing w:val="1"/>
          <w:u w:val="none"/>
        </w:rPr>
        <w:t>P</w:t>
      </w:r>
      <w:r>
        <w:rPr>
          <w:u w:val="none"/>
        </w:rPr>
        <w:t>r</w:t>
      </w:r>
      <w:r>
        <w:rPr>
          <w:spacing w:val="1"/>
          <w:u w:val="none"/>
        </w:rPr>
        <w:t>o</w:t>
      </w:r>
      <w:r>
        <w:rPr>
          <w:u w:val="none"/>
        </w:rPr>
        <w:t>fits</w:t>
      </w:r>
      <w:r>
        <w:rPr>
          <w:spacing w:val="28"/>
          <w:u w:val="none"/>
        </w:rPr>
        <w:t xml:space="preserve"> </w:t>
      </w:r>
      <w:r>
        <w:rPr>
          <w:u w:val="none"/>
        </w:rPr>
        <w:t>a</w:t>
      </w:r>
      <w:r>
        <w:rPr>
          <w:spacing w:val="1"/>
          <w:u w:val="none"/>
        </w:rPr>
        <w:t>n</w:t>
      </w:r>
      <w:r>
        <w:rPr>
          <w:u w:val="none"/>
        </w:rPr>
        <w:t>d</w:t>
      </w:r>
      <w:r>
        <w:rPr>
          <w:spacing w:val="27"/>
          <w:u w:val="none"/>
        </w:rPr>
        <w:t xml:space="preserve"> </w:t>
      </w:r>
      <w:r>
        <w:rPr>
          <w:u w:val="none"/>
        </w:rPr>
        <w:t>a</w:t>
      </w:r>
      <w:r>
        <w:rPr>
          <w:spacing w:val="1"/>
          <w:u w:val="none"/>
        </w:rPr>
        <w:t>n</w:t>
      </w:r>
      <w:r>
        <w:rPr>
          <w:u w:val="none"/>
        </w:rPr>
        <w:t>y</w:t>
      </w:r>
      <w:r>
        <w:rPr>
          <w:spacing w:val="28"/>
          <w:u w:val="none"/>
        </w:rPr>
        <w:t xml:space="preserve"> </w:t>
      </w:r>
      <w:r>
        <w:rPr>
          <w:u w:val="none"/>
        </w:rPr>
        <w:t>ite</w:t>
      </w:r>
      <w:r>
        <w:rPr>
          <w:spacing w:val="2"/>
          <w:u w:val="none"/>
        </w:rPr>
        <w:t>m</w:t>
      </w:r>
      <w:r>
        <w:rPr>
          <w:u w:val="none"/>
        </w:rPr>
        <w:t>s</w:t>
      </w:r>
      <w:r>
        <w:rPr>
          <w:spacing w:val="28"/>
          <w:u w:val="none"/>
        </w:rPr>
        <w:t xml:space="preserve"> </w:t>
      </w:r>
      <w:r>
        <w:rPr>
          <w:u w:val="none"/>
        </w:rPr>
        <w:t>in</w:t>
      </w:r>
      <w:r>
        <w:rPr>
          <w:spacing w:val="28"/>
          <w:u w:val="none"/>
        </w:rPr>
        <w:t xml:space="preserve"> </w:t>
      </w:r>
      <w:r>
        <w:rPr>
          <w:u w:val="none"/>
        </w:rPr>
        <w:t>the</w:t>
      </w:r>
      <w:r>
        <w:rPr>
          <w:spacing w:val="28"/>
          <w:u w:val="none"/>
        </w:rPr>
        <w:t xml:space="preserve"> </w:t>
      </w:r>
      <w:r>
        <w:rPr>
          <w:u w:val="none"/>
        </w:rPr>
        <w:t>nature</w:t>
      </w:r>
      <w:r>
        <w:rPr>
          <w:spacing w:val="28"/>
          <w:u w:val="none"/>
        </w:rPr>
        <w:t xml:space="preserve"> </w:t>
      </w:r>
      <w:r>
        <w:rPr>
          <w:u w:val="none"/>
        </w:rPr>
        <w:t>of</w:t>
      </w:r>
      <w:r>
        <w:rPr>
          <w:spacing w:val="28"/>
          <w:u w:val="none"/>
        </w:rPr>
        <w:t xml:space="preserve"> </w:t>
      </w:r>
      <w:r>
        <w:rPr>
          <w:u w:val="none"/>
        </w:rPr>
        <w:t>inc</w:t>
      </w:r>
      <w:r>
        <w:rPr>
          <w:spacing w:val="1"/>
          <w:u w:val="none"/>
        </w:rPr>
        <w:t>o</w:t>
      </w:r>
      <w:r>
        <w:rPr>
          <w:spacing w:val="2"/>
          <w:u w:val="none"/>
        </w:rPr>
        <w:t>m</w:t>
      </w:r>
      <w:r>
        <w:rPr>
          <w:u w:val="none"/>
        </w:rPr>
        <w:t>e</w:t>
      </w:r>
      <w:r>
        <w:rPr>
          <w:w w:val="102"/>
          <w:u w:val="none"/>
        </w:rPr>
        <w:t xml:space="preserve"> </w:t>
      </w:r>
      <w:r>
        <w:rPr>
          <w:spacing w:val="1"/>
          <w:u w:val="none"/>
        </w:rPr>
        <w:t>o</w:t>
      </w:r>
      <w:r>
        <w:rPr>
          <w:u w:val="none"/>
        </w:rPr>
        <w:t>r</w:t>
      </w:r>
      <w:r>
        <w:rPr>
          <w:spacing w:val="28"/>
          <w:u w:val="none"/>
        </w:rPr>
        <w:t xml:space="preserve"> </w:t>
      </w:r>
      <w:r>
        <w:rPr>
          <w:spacing w:val="1"/>
          <w:u w:val="none"/>
        </w:rPr>
        <w:t>g</w:t>
      </w:r>
      <w:r>
        <w:rPr>
          <w:u w:val="none"/>
        </w:rPr>
        <w:t>ain</w:t>
      </w:r>
      <w:r>
        <w:rPr>
          <w:spacing w:val="29"/>
          <w:u w:val="none"/>
        </w:rPr>
        <w:t xml:space="preserve"> </w:t>
      </w:r>
      <w:r>
        <w:rPr>
          <w:spacing w:val="1"/>
          <w:u w:val="none"/>
        </w:rPr>
        <w:t>wh</w:t>
      </w:r>
      <w:r>
        <w:rPr>
          <w:u w:val="none"/>
        </w:rPr>
        <w:t>ich</w:t>
      </w:r>
      <w:r>
        <w:rPr>
          <w:spacing w:val="29"/>
          <w:u w:val="none"/>
        </w:rPr>
        <w:t xml:space="preserve"> </w:t>
      </w:r>
      <w:r>
        <w:rPr>
          <w:u w:val="none"/>
        </w:rPr>
        <w:t>are</w:t>
      </w:r>
      <w:r>
        <w:rPr>
          <w:spacing w:val="29"/>
          <w:u w:val="none"/>
        </w:rPr>
        <w:t xml:space="preserve"> </w:t>
      </w:r>
      <w:r>
        <w:rPr>
          <w:u w:val="none"/>
        </w:rPr>
        <w:t>s</w:t>
      </w:r>
      <w:r>
        <w:rPr>
          <w:spacing w:val="1"/>
          <w:u w:val="none"/>
        </w:rPr>
        <w:t>p</w:t>
      </w:r>
      <w:r>
        <w:rPr>
          <w:u w:val="none"/>
        </w:rPr>
        <w:t>ecifically</w:t>
      </w:r>
      <w:r>
        <w:rPr>
          <w:spacing w:val="29"/>
          <w:u w:val="none"/>
        </w:rPr>
        <w:t xml:space="preserve"> </w:t>
      </w:r>
      <w:r>
        <w:rPr>
          <w:u w:val="none"/>
        </w:rPr>
        <w:t>all</w:t>
      </w:r>
      <w:r>
        <w:rPr>
          <w:spacing w:val="1"/>
          <w:u w:val="none"/>
        </w:rPr>
        <w:t>o</w:t>
      </w:r>
      <w:r>
        <w:rPr>
          <w:u w:val="none"/>
        </w:rPr>
        <w:t>cated</w:t>
      </w:r>
      <w:r>
        <w:rPr>
          <w:spacing w:val="3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8"/>
          <w:u w:val="none"/>
        </w:rPr>
        <w:t xml:space="preserve"> </w:t>
      </w:r>
      <w:r>
        <w:rPr>
          <w:u w:val="none"/>
        </w:rPr>
        <w:t>to</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spacing w:val="1"/>
          <w:u w:val="none"/>
        </w:rPr>
        <w:t>2</w:t>
      </w:r>
      <w:r>
        <w:rPr>
          <w:u w:val="none"/>
        </w:rPr>
        <w:t>.2</w:t>
      </w:r>
      <w:r>
        <w:rPr>
          <w:spacing w:val="29"/>
          <w:u w:val="none"/>
        </w:rPr>
        <w:t xml:space="preserve"> </w:t>
      </w:r>
      <w:r>
        <w:rPr>
          <w:spacing w:val="1"/>
          <w:u w:val="none"/>
        </w:rPr>
        <w:t>o</w:t>
      </w:r>
      <w:r>
        <w:rPr>
          <w:u w:val="none"/>
        </w:rPr>
        <w:t>r</w:t>
      </w:r>
      <w:r>
        <w:rPr>
          <w:spacing w:val="28"/>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2</w:t>
      </w:r>
      <w:r>
        <w:rPr>
          <w:u w:val="none"/>
        </w:rPr>
        <w:t>.3</w:t>
      </w:r>
      <w:r>
        <w:rPr>
          <w:spacing w:val="29"/>
          <w:u w:val="none"/>
        </w:rPr>
        <w:t xml:space="preserve"> </w:t>
      </w:r>
      <w:r>
        <w:rPr>
          <w:spacing w:val="1"/>
          <w:u w:val="none"/>
        </w:rPr>
        <w:t>h</w:t>
      </w:r>
      <w:r>
        <w:rPr>
          <w:u w:val="none"/>
        </w:rPr>
        <w:t>ere</w:t>
      </w:r>
      <w:r>
        <w:rPr>
          <w:spacing w:val="1"/>
          <w:u w:val="none"/>
        </w:rPr>
        <w:t>o</w:t>
      </w:r>
      <w:r>
        <w:rPr>
          <w:u w:val="none"/>
        </w:rPr>
        <w:t>f,</w:t>
      </w:r>
      <w:r>
        <w:rPr>
          <w:spacing w:val="28"/>
          <w:u w:val="none"/>
        </w:rPr>
        <w:t xml:space="preserve"> </w:t>
      </w:r>
      <w:r>
        <w:rPr>
          <w:u w:val="none"/>
        </w:rPr>
        <w:t>a</w:t>
      </w:r>
      <w:r>
        <w:rPr>
          <w:spacing w:val="1"/>
          <w:u w:val="none"/>
        </w:rPr>
        <w:t>n</w:t>
      </w:r>
      <w:r>
        <w:rPr>
          <w:u w:val="none"/>
        </w:rPr>
        <w:t>d</w:t>
      </w:r>
      <w:r>
        <w:rPr>
          <w:spacing w:val="29"/>
          <w:u w:val="none"/>
        </w:rPr>
        <w:t xml:space="preserve"> </w:t>
      </w:r>
      <w:r>
        <w:rPr>
          <w:u w:val="none"/>
        </w:rPr>
        <w:t>t</w:t>
      </w:r>
      <w:r>
        <w:rPr>
          <w:spacing w:val="1"/>
          <w:u w:val="none"/>
        </w:rPr>
        <w:t>h</w:t>
      </w:r>
      <w:r>
        <w:rPr>
          <w:u w:val="none"/>
        </w:rPr>
        <w:t>e</w:t>
      </w:r>
      <w:r>
        <w:rPr>
          <w:spacing w:val="29"/>
          <w:u w:val="none"/>
        </w:rPr>
        <w:t xml:space="preserve"> </w:t>
      </w:r>
      <w:r>
        <w:rPr>
          <w:u w:val="none"/>
        </w:rPr>
        <w:t>a</w:t>
      </w:r>
      <w:r>
        <w:rPr>
          <w:spacing w:val="2"/>
          <w:u w:val="none"/>
        </w:rPr>
        <w:t>m</w:t>
      </w:r>
      <w:r>
        <w:rPr>
          <w:spacing w:val="1"/>
          <w:u w:val="none"/>
        </w:rPr>
        <w:t>oun</w:t>
      </w:r>
      <w:r>
        <w:rPr>
          <w:u w:val="none"/>
        </w:rPr>
        <w:t>t</w:t>
      </w:r>
      <w:r>
        <w:rPr>
          <w:spacing w:val="28"/>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4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1"/>
          <w:u w:val="none"/>
        </w:rPr>
        <w:t xml:space="preserve"> </w:t>
      </w:r>
      <w:r>
        <w:rPr>
          <w:u w:val="none"/>
        </w:rPr>
        <w:t>liabilities</w:t>
      </w:r>
      <w:r>
        <w:rPr>
          <w:spacing w:val="40"/>
          <w:u w:val="none"/>
        </w:rPr>
        <w:t xml:space="preserve"> </w:t>
      </w:r>
      <w:r>
        <w:rPr>
          <w:u w:val="none"/>
        </w:rPr>
        <w:t>assu</w:t>
      </w:r>
      <w:r>
        <w:rPr>
          <w:spacing w:val="2"/>
          <w:u w:val="none"/>
        </w:rPr>
        <w:t>m</w:t>
      </w:r>
      <w:r>
        <w:rPr>
          <w:u w:val="none"/>
        </w:rPr>
        <w:t>ed</w:t>
      </w:r>
      <w:r>
        <w:rPr>
          <w:spacing w:val="41"/>
          <w:u w:val="none"/>
        </w:rPr>
        <w:t xml:space="preserve"> </w:t>
      </w:r>
      <w:r>
        <w:rPr>
          <w:u w:val="none"/>
        </w:rPr>
        <w:t>by</w:t>
      </w:r>
      <w:r>
        <w:rPr>
          <w:spacing w:val="42"/>
          <w:u w:val="none"/>
        </w:rPr>
        <w:t xml:space="preserve"> </w:t>
      </w:r>
      <w:r>
        <w:rPr>
          <w:u w:val="none"/>
        </w:rPr>
        <w:t>such</w:t>
      </w:r>
      <w:r>
        <w:rPr>
          <w:spacing w:val="41"/>
          <w:u w:val="none"/>
        </w:rPr>
        <w:t xml:space="preserve"> </w:t>
      </w:r>
      <w:r>
        <w:rPr>
          <w:spacing w:val="2"/>
          <w:u w:val="none"/>
        </w:rPr>
        <w:t>M</w:t>
      </w:r>
      <w:r>
        <w:rPr>
          <w:u w:val="none"/>
        </w:rPr>
        <w:t>e</w:t>
      </w:r>
      <w:r>
        <w:rPr>
          <w:spacing w:val="2"/>
          <w:u w:val="none"/>
        </w:rPr>
        <w:t>m</w:t>
      </w:r>
      <w:r>
        <w:rPr>
          <w:u w:val="none"/>
        </w:rPr>
        <w:t>ber</w:t>
      </w:r>
      <w:r>
        <w:rPr>
          <w:spacing w:val="40"/>
          <w:u w:val="none"/>
        </w:rPr>
        <w:t xml:space="preserve"> </w:t>
      </w:r>
      <w:r>
        <w:rPr>
          <w:u w:val="none"/>
        </w:rPr>
        <w:t>or</w:t>
      </w:r>
      <w:r>
        <w:rPr>
          <w:spacing w:val="40"/>
          <w:u w:val="none"/>
        </w:rPr>
        <w:t xml:space="preserve"> </w:t>
      </w:r>
      <w:r>
        <w:rPr>
          <w:spacing w:val="2"/>
          <w:u w:val="none"/>
        </w:rPr>
        <w:t>w</w:t>
      </w:r>
      <w:r>
        <w:rPr>
          <w:u w:val="none"/>
        </w:rPr>
        <w:t>hich</w:t>
      </w:r>
      <w:r>
        <w:rPr>
          <w:spacing w:val="41"/>
          <w:u w:val="none"/>
        </w:rPr>
        <w:t xml:space="preserve"> </w:t>
      </w:r>
      <w:r>
        <w:rPr>
          <w:u w:val="none"/>
        </w:rPr>
        <w:t>are</w:t>
      </w:r>
      <w:r>
        <w:rPr>
          <w:spacing w:val="40"/>
          <w:u w:val="none"/>
        </w:rPr>
        <w:t xml:space="preserve"> </w:t>
      </w:r>
      <w:r>
        <w:rPr>
          <w:u w:val="none"/>
        </w:rPr>
        <w:t>secured</w:t>
      </w:r>
      <w:r>
        <w:rPr>
          <w:spacing w:val="42"/>
          <w:u w:val="none"/>
        </w:rPr>
        <w:t xml:space="preserve"> </w:t>
      </w:r>
      <w:r>
        <w:rPr>
          <w:u w:val="none"/>
        </w:rPr>
        <w:t>by</w:t>
      </w:r>
      <w:r>
        <w:rPr>
          <w:spacing w:val="41"/>
          <w:u w:val="none"/>
        </w:rPr>
        <w:t xml:space="preserve"> </w:t>
      </w:r>
      <w:r>
        <w:rPr>
          <w:u w:val="none"/>
        </w:rPr>
        <w:t>any</w:t>
      </w:r>
      <w:r>
        <w:rPr>
          <w:spacing w:val="41"/>
          <w:u w:val="none"/>
        </w:rPr>
        <w:t xml:space="preserve"> </w:t>
      </w:r>
      <w:r>
        <w:rPr>
          <w:spacing w:val="1"/>
          <w:u w:val="none"/>
        </w:rPr>
        <w:t>P</w:t>
      </w:r>
      <w:r>
        <w:rPr>
          <w:u w:val="none"/>
        </w:rPr>
        <w:t>roperty</w:t>
      </w:r>
      <w:r>
        <w:rPr>
          <w:spacing w:val="41"/>
          <w:u w:val="none"/>
        </w:rPr>
        <w:t xml:space="preserve"> </w:t>
      </w:r>
      <w:r>
        <w:rPr>
          <w:u w:val="none"/>
        </w:rPr>
        <w:t>distri</w:t>
      </w:r>
      <w:r>
        <w:rPr>
          <w:spacing w:val="1"/>
          <w:u w:val="none"/>
        </w:rPr>
        <w:t>b</w:t>
      </w:r>
      <w:r>
        <w:rPr>
          <w:u w:val="none"/>
        </w:rPr>
        <w:t>uted</w:t>
      </w:r>
      <w:r>
        <w:rPr>
          <w:spacing w:val="42"/>
          <w:u w:val="none"/>
        </w:rPr>
        <w:t xml:space="preserve"> </w:t>
      </w:r>
      <w:r>
        <w:rPr>
          <w:u w:val="none"/>
        </w:rPr>
        <w:t>to</w:t>
      </w:r>
      <w:r>
        <w:rPr>
          <w:spacing w:val="1"/>
          <w:w w:val="102"/>
          <w:u w:val="none"/>
        </w:rPr>
        <w:t xml:space="preserve"> </w:t>
      </w:r>
      <w:r>
        <w:rPr>
          <w:u w:val="none"/>
        </w:rPr>
        <w:t>s</w:t>
      </w:r>
      <w:r>
        <w:rPr>
          <w:spacing w:val="1"/>
          <w:u w:val="none"/>
        </w:rPr>
        <w:t>u</w:t>
      </w:r>
      <w:r>
        <w:rPr>
          <w:u w:val="none"/>
        </w:rPr>
        <w:t>ch</w:t>
      </w:r>
      <w:r>
        <w:rPr>
          <w:spacing w:val="35"/>
          <w:u w:val="none"/>
        </w:rPr>
        <w:t xml:space="preserve"> </w:t>
      </w:r>
      <w:r>
        <w:rPr>
          <w:spacing w:val="2"/>
          <w:u w:val="none"/>
        </w:rPr>
        <w:t>M</w:t>
      </w:r>
      <w:r>
        <w:rPr>
          <w:u w:val="none"/>
        </w:rPr>
        <w:t>e</w:t>
      </w:r>
      <w:r>
        <w:rPr>
          <w:spacing w:val="2"/>
          <w:u w:val="none"/>
        </w:rPr>
        <w:t>m</w:t>
      </w:r>
      <w:r>
        <w:rPr>
          <w:spacing w:val="1"/>
          <w:u w:val="none"/>
        </w:rPr>
        <w:t>b</w:t>
      </w:r>
      <w:r>
        <w:rPr>
          <w:u w:val="none"/>
        </w:rPr>
        <w:t>er.</w:t>
      </w:r>
    </w:p>
    <w:p w14:paraId="26E6F0F7" w14:textId="77777777" w:rsidR="000C19C9" w:rsidRDefault="000C19C9">
      <w:pPr>
        <w:spacing w:before="2" w:line="240" w:lineRule="exact"/>
        <w:rPr>
          <w:sz w:val="24"/>
          <w:szCs w:val="24"/>
        </w:rPr>
      </w:pPr>
    </w:p>
    <w:p w14:paraId="04B70841" w14:textId="77777777" w:rsidR="000C19C9" w:rsidRDefault="00D3642A">
      <w:pPr>
        <w:pStyle w:val="BodyText"/>
        <w:numPr>
          <w:ilvl w:val="0"/>
          <w:numId w:val="2"/>
        </w:numPr>
        <w:tabs>
          <w:tab w:val="left" w:pos="2582"/>
        </w:tabs>
        <w:spacing w:line="251" w:lineRule="auto"/>
        <w:ind w:right="112" w:firstLine="2160"/>
        <w:jc w:val="both"/>
        <w:rPr>
          <w:u w:val="none"/>
        </w:rPr>
      </w:pPr>
      <w:r>
        <w:rPr>
          <w:spacing w:val="1"/>
          <w:u w:val="none"/>
        </w:rPr>
        <w:t>T</w:t>
      </w:r>
      <w:r>
        <w:rPr>
          <w:u w:val="none"/>
        </w:rPr>
        <w:t>o</w:t>
      </w:r>
      <w:r>
        <w:rPr>
          <w:spacing w:val="22"/>
          <w:u w:val="none"/>
        </w:rPr>
        <w:t xml:space="preserve"> </w:t>
      </w:r>
      <w:r>
        <w:rPr>
          <w:u w:val="none"/>
        </w:rPr>
        <w:t>each</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2"/>
          <w:u w:val="none"/>
        </w:rPr>
        <w:t xml:space="preserve"> </w:t>
      </w:r>
      <w:r>
        <w:rPr>
          <w:spacing w:val="1"/>
          <w:u w:val="none"/>
        </w:rPr>
        <w:t>C</w:t>
      </w:r>
      <w:r>
        <w:rPr>
          <w:u w:val="none"/>
        </w:rPr>
        <w:t>a</w:t>
      </w:r>
      <w:r>
        <w:rPr>
          <w:spacing w:val="1"/>
          <w:u w:val="none"/>
        </w:rPr>
        <w:t>p</w:t>
      </w:r>
      <w:r>
        <w:rPr>
          <w:u w:val="none"/>
        </w:rPr>
        <w:t>ital</w:t>
      </w:r>
      <w:r>
        <w:rPr>
          <w:spacing w:val="23"/>
          <w:u w:val="none"/>
        </w:rPr>
        <w:t xml:space="preserve"> </w:t>
      </w:r>
      <w:r>
        <w:rPr>
          <w:spacing w:val="1"/>
          <w:u w:val="none"/>
        </w:rPr>
        <w:t>A</w:t>
      </w:r>
      <w:r>
        <w:rPr>
          <w:u w:val="none"/>
        </w:rPr>
        <w:t>cc</w:t>
      </w:r>
      <w:r>
        <w:rPr>
          <w:spacing w:val="1"/>
          <w:u w:val="none"/>
        </w:rPr>
        <w:t>oun</w:t>
      </w:r>
      <w:r>
        <w:rPr>
          <w:u w:val="none"/>
        </w:rPr>
        <w:t>t</w:t>
      </w:r>
      <w:r>
        <w:rPr>
          <w:spacing w:val="23"/>
          <w:u w:val="none"/>
        </w:rPr>
        <w:t xml:space="preserve"> </w:t>
      </w:r>
      <w:r>
        <w:rPr>
          <w:u w:val="none"/>
        </w:rPr>
        <w:t>t</w:t>
      </w:r>
      <w:r>
        <w:rPr>
          <w:spacing w:val="1"/>
          <w:u w:val="none"/>
        </w:rPr>
        <w:t>h</w:t>
      </w:r>
      <w:r>
        <w:rPr>
          <w:u w:val="none"/>
        </w:rPr>
        <w:t>ere</w:t>
      </w:r>
      <w:r>
        <w:rPr>
          <w:spacing w:val="22"/>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3"/>
          <w:u w:val="none"/>
        </w:rPr>
        <w:t xml:space="preserve"> </w:t>
      </w:r>
      <w:r>
        <w:rPr>
          <w:spacing w:val="1"/>
          <w:u w:val="none"/>
        </w:rPr>
        <w:t>d</w:t>
      </w:r>
      <w:r>
        <w:rPr>
          <w:u w:val="none"/>
        </w:rPr>
        <w:t>e</w:t>
      </w:r>
      <w:r>
        <w:rPr>
          <w:spacing w:val="1"/>
          <w:u w:val="none"/>
        </w:rPr>
        <w:t>b</w:t>
      </w:r>
      <w:r>
        <w:rPr>
          <w:u w:val="none"/>
        </w:rPr>
        <w:t>ited</w:t>
      </w:r>
      <w:r>
        <w:rPr>
          <w:spacing w:val="22"/>
          <w:u w:val="none"/>
        </w:rPr>
        <w:t xml:space="preserve"> </w:t>
      </w:r>
      <w:r>
        <w:rPr>
          <w:u w:val="none"/>
        </w:rPr>
        <w:t>t</w:t>
      </w:r>
      <w:r>
        <w:rPr>
          <w:spacing w:val="1"/>
          <w:u w:val="none"/>
        </w:rPr>
        <w:t>h</w:t>
      </w:r>
      <w:r>
        <w:rPr>
          <w:u w:val="none"/>
        </w:rPr>
        <w:t>e</w:t>
      </w:r>
      <w:r>
        <w:rPr>
          <w:spacing w:val="23"/>
          <w:u w:val="none"/>
        </w:rPr>
        <w:t xml:space="preserve"> </w:t>
      </w:r>
      <w:r>
        <w:rPr>
          <w:u w:val="none"/>
        </w:rPr>
        <w:t>a</w:t>
      </w:r>
      <w:r>
        <w:rPr>
          <w:spacing w:val="2"/>
          <w:u w:val="none"/>
        </w:rPr>
        <w:t>m</w:t>
      </w:r>
      <w:r>
        <w:rPr>
          <w:spacing w:val="1"/>
          <w:u w:val="none"/>
        </w:rPr>
        <w:t>oun</w:t>
      </w:r>
      <w:r>
        <w:rPr>
          <w:u w:val="none"/>
        </w:rPr>
        <w:t>t</w:t>
      </w:r>
      <w:r>
        <w:rPr>
          <w:spacing w:val="23"/>
          <w:u w:val="none"/>
        </w:rPr>
        <w:t xml:space="preserve"> </w:t>
      </w:r>
      <w:r>
        <w:rPr>
          <w:spacing w:val="1"/>
          <w:u w:val="none"/>
        </w:rPr>
        <w:t>o</w:t>
      </w:r>
      <w:r>
        <w:rPr>
          <w:u w:val="none"/>
        </w:rPr>
        <w:t>f</w:t>
      </w:r>
      <w:r>
        <w:rPr>
          <w:spacing w:val="22"/>
          <w:u w:val="none"/>
        </w:rPr>
        <w:t xml:space="preserve"> </w:t>
      </w:r>
      <w:r>
        <w:rPr>
          <w:u w:val="none"/>
        </w:rPr>
        <w:t>cash</w:t>
      </w:r>
      <w:r>
        <w:rPr>
          <w:spacing w:val="1"/>
          <w:w w:val="102"/>
          <w:u w:val="none"/>
        </w:rPr>
        <w:t xml:space="preserve"> </w:t>
      </w:r>
      <w:r>
        <w:rPr>
          <w:u w:val="none"/>
        </w:rPr>
        <w:t>a</w:t>
      </w:r>
      <w:r>
        <w:rPr>
          <w:spacing w:val="1"/>
          <w:u w:val="none"/>
        </w:rPr>
        <w:t>n</w:t>
      </w:r>
      <w:r>
        <w:rPr>
          <w:u w:val="none"/>
        </w:rPr>
        <w:t>d</w:t>
      </w:r>
      <w:r>
        <w:rPr>
          <w:spacing w:val="29"/>
          <w:u w:val="none"/>
        </w:rPr>
        <w:t xml:space="preserve"> </w:t>
      </w:r>
      <w:r>
        <w:rPr>
          <w:u w:val="none"/>
        </w:rPr>
        <w:t>the</w:t>
      </w:r>
      <w:r>
        <w:rPr>
          <w:spacing w:val="27"/>
          <w:u w:val="none"/>
        </w:rPr>
        <w:t xml:space="preserve"> </w:t>
      </w:r>
      <w:r>
        <w:rPr>
          <w:spacing w:val="1"/>
          <w:u w:val="none"/>
        </w:rPr>
        <w:t>G</w:t>
      </w:r>
      <w:r>
        <w:rPr>
          <w:u w:val="none"/>
        </w:rPr>
        <w:t>ross</w:t>
      </w:r>
      <w:r>
        <w:rPr>
          <w:spacing w:val="28"/>
          <w:u w:val="none"/>
        </w:rPr>
        <w:t xml:space="preserve"> </w:t>
      </w:r>
      <w:r>
        <w:rPr>
          <w:spacing w:val="1"/>
          <w:u w:val="none"/>
        </w:rPr>
        <w:t>A</w:t>
      </w:r>
      <w:r>
        <w:rPr>
          <w:u w:val="none"/>
        </w:rPr>
        <w:t>sset</w:t>
      </w:r>
      <w:r>
        <w:rPr>
          <w:spacing w:val="28"/>
          <w:u w:val="none"/>
        </w:rPr>
        <w:t xml:space="preserve"> </w:t>
      </w:r>
      <w:r>
        <w:rPr>
          <w:spacing w:val="1"/>
          <w:u w:val="none"/>
        </w:rPr>
        <w:t>V</w:t>
      </w:r>
      <w:r>
        <w:rPr>
          <w:u w:val="none"/>
        </w:rPr>
        <w:t>alue</w:t>
      </w:r>
      <w:r>
        <w:rPr>
          <w:spacing w:val="28"/>
          <w:u w:val="none"/>
        </w:rPr>
        <w:t xml:space="preserve"> </w:t>
      </w:r>
      <w:r>
        <w:rPr>
          <w:u w:val="none"/>
        </w:rPr>
        <w:t>of</w:t>
      </w:r>
      <w:r>
        <w:rPr>
          <w:spacing w:val="28"/>
          <w:u w:val="none"/>
        </w:rPr>
        <w:t xml:space="preserve"> </w:t>
      </w:r>
      <w:r>
        <w:rPr>
          <w:u w:val="none"/>
        </w:rPr>
        <w:t>a</w:t>
      </w:r>
      <w:r>
        <w:rPr>
          <w:spacing w:val="1"/>
          <w:u w:val="none"/>
        </w:rPr>
        <w:t>n</w:t>
      </w:r>
      <w:r>
        <w:rPr>
          <w:u w:val="none"/>
        </w:rPr>
        <w:t>y</w:t>
      </w:r>
      <w:r>
        <w:rPr>
          <w:spacing w:val="29"/>
          <w:u w:val="none"/>
        </w:rPr>
        <w:t xml:space="preserve"> </w:t>
      </w:r>
      <w:r>
        <w:rPr>
          <w:spacing w:val="1"/>
          <w:u w:val="none"/>
        </w:rPr>
        <w:t>P</w:t>
      </w:r>
      <w:r>
        <w:rPr>
          <w:u w:val="none"/>
        </w:rPr>
        <w:t>roperty</w:t>
      </w:r>
      <w:r>
        <w:rPr>
          <w:spacing w:val="29"/>
          <w:u w:val="none"/>
        </w:rPr>
        <w:t xml:space="preserve"> </w:t>
      </w:r>
      <w:r>
        <w:rPr>
          <w:u w:val="none"/>
        </w:rPr>
        <w:t>distributed</w:t>
      </w:r>
      <w:r>
        <w:rPr>
          <w:spacing w:val="29"/>
          <w:u w:val="none"/>
        </w:rPr>
        <w:t xml:space="preserve"> </w:t>
      </w:r>
      <w:r>
        <w:rPr>
          <w:u w:val="none"/>
        </w:rPr>
        <w:t>to</w:t>
      </w:r>
      <w:r>
        <w:rPr>
          <w:spacing w:val="29"/>
          <w:u w:val="none"/>
        </w:rPr>
        <w:t xml:space="preserve"> </w:t>
      </w:r>
      <w:r>
        <w:rPr>
          <w:u w:val="none"/>
        </w:rPr>
        <w:t>such</w:t>
      </w:r>
      <w:r>
        <w:rPr>
          <w:spacing w:val="29"/>
          <w:u w:val="none"/>
        </w:rPr>
        <w:t xml:space="preserve"> </w:t>
      </w:r>
      <w:r>
        <w:rPr>
          <w:spacing w:val="2"/>
          <w:u w:val="none"/>
        </w:rPr>
        <w:t>M</w:t>
      </w:r>
      <w:r>
        <w:rPr>
          <w:u w:val="none"/>
        </w:rPr>
        <w:t>e</w:t>
      </w:r>
      <w:r>
        <w:rPr>
          <w:spacing w:val="2"/>
          <w:u w:val="none"/>
        </w:rPr>
        <w:t>m</w:t>
      </w:r>
      <w:r>
        <w:rPr>
          <w:u w:val="none"/>
        </w:rPr>
        <w:t>ber</w:t>
      </w:r>
      <w:r>
        <w:rPr>
          <w:spacing w:val="28"/>
          <w:u w:val="none"/>
        </w:rPr>
        <w:t xml:space="preserve"> </w:t>
      </w:r>
      <w:r>
        <w:rPr>
          <w:u w:val="none"/>
        </w:rPr>
        <w:t>pursua</w:t>
      </w:r>
      <w:r>
        <w:rPr>
          <w:spacing w:val="1"/>
          <w:u w:val="none"/>
        </w:rPr>
        <w:t>n</w:t>
      </w:r>
      <w:r>
        <w:rPr>
          <w:u w:val="none"/>
        </w:rPr>
        <w:t>t</w:t>
      </w:r>
      <w:r>
        <w:rPr>
          <w:spacing w:val="28"/>
          <w:u w:val="none"/>
        </w:rPr>
        <w:t xml:space="preserve"> </w:t>
      </w:r>
      <w:r>
        <w:rPr>
          <w:u w:val="none"/>
        </w:rPr>
        <w:t>to</w:t>
      </w:r>
      <w:r>
        <w:rPr>
          <w:spacing w:val="29"/>
          <w:u w:val="none"/>
        </w:rPr>
        <w:t xml:space="preserve"> </w:t>
      </w:r>
      <w:r>
        <w:rPr>
          <w:u w:val="none"/>
        </w:rPr>
        <w:t>a</w:t>
      </w:r>
      <w:r>
        <w:rPr>
          <w:spacing w:val="1"/>
          <w:u w:val="none"/>
        </w:rPr>
        <w:t>n</w:t>
      </w:r>
      <w:r>
        <w:rPr>
          <w:u w:val="none"/>
        </w:rPr>
        <w:t>y</w:t>
      </w:r>
      <w:r>
        <w:rPr>
          <w:spacing w:val="29"/>
          <w:u w:val="none"/>
        </w:rPr>
        <w:t xml:space="preserve"> </w:t>
      </w:r>
      <w:r>
        <w:rPr>
          <w:u w:val="none"/>
        </w:rPr>
        <w:t>provision</w:t>
      </w:r>
      <w:r>
        <w:rPr>
          <w:spacing w:val="29"/>
          <w:u w:val="none"/>
        </w:rPr>
        <w:t xml:space="preserve"> </w:t>
      </w:r>
      <w:r>
        <w:rPr>
          <w:u w:val="none"/>
        </w:rPr>
        <w:t>of</w:t>
      </w:r>
      <w:r>
        <w:rPr>
          <w:spacing w:val="28"/>
          <w:u w:val="none"/>
        </w:rPr>
        <w:t xml:space="preserve"> </w:t>
      </w:r>
      <w:r>
        <w:rPr>
          <w:u w:val="none"/>
        </w:rPr>
        <w:t>this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1"/>
          <w:u w:val="none"/>
        </w:rPr>
        <w:t xml:space="preserve"> </w:t>
      </w:r>
      <w:r>
        <w:rPr>
          <w:u w:val="none"/>
        </w:rPr>
        <w:t>s</w:t>
      </w:r>
      <w:r>
        <w:rPr>
          <w:spacing w:val="1"/>
          <w:u w:val="none"/>
        </w:rPr>
        <w:t>u</w:t>
      </w:r>
      <w:r>
        <w:rPr>
          <w:u w:val="none"/>
        </w:rPr>
        <w:t>ch</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3"/>
          <w:u w:val="none"/>
        </w:rPr>
        <w:t xml:space="preserve"> </w:t>
      </w:r>
      <w:r>
        <w:rPr>
          <w:spacing w:val="1"/>
          <w:u w:val="none"/>
        </w:rPr>
        <w:t>d</w:t>
      </w:r>
      <w:r>
        <w:rPr>
          <w:u w:val="none"/>
        </w:rPr>
        <w:t>istri</w:t>
      </w:r>
      <w:r>
        <w:rPr>
          <w:spacing w:val="1"/>
          <w:u w:val="none"/>
        </w:rPr>
        <w:t>bu</w:t>
      </w:r>
      <w:r>
        <w:rPr>
          <w:u w:val="none"/>
        </w:rPr>
        <w:t>ti</w:t>
      </w:r>
      <w:r>
        <w:rPr>
          <w:spacing w:val="1"/>
          <w:u w:val="none"/>
        </w:rPr>
        <w:t>v</w:t>
      </w:r>
      <w:r>
        <w:rPr>
          <w:u w:val="none"/>
        </w:rPr>
        <w:t>e</w:t>
      </w:r>
      <w:r>
        <w:rPr>
          <w:spacing w:val="23"/>
          <w:u w:val="none"/>
        </w:rPr>
        <w:t xml:space="preserve"> </w:t>
      </w:r>
      <w:r>
        <w:rPr>
          <w:u w:val="none"/>
        </w:rPr>
        <w:t>s</w:t>
      </w:r>
      <w:r>
        <w:rPr>
          <w:spacing w:val="1"/>
          <w:u w:val="none"/>
        </w:rPr>
        <w:t>h</w:t>
      </w:r>
      <w:r>
        <w:rPr>
          <w:u w:val="none"/>
        </w:rPr>
        <w:t>are</w:t>
      </w:r>
      <w:r>
        <w:rPr>
          <w:spacing w:val="23"/>
          <w:u w:val="none"/>
        </w:rPr>
        <w:t xml:space="preserve"> </w:t>
      </w:r>
      <w:r>
        <w:rPr>
          <w:spacing w:val="1"/>
          <w:u w:val="none"/>
        </w:rPr>
        <w:t>o</w:t>
      </w:r>
      <w:r>
        <w:rPr>
          <w:u w:val="none"/>
        </w:rPr>
        <w:t>f</w:t>
      </w:r>
      <w:r>
        <w:rPr>
          <w:spacing w:val="22"/>
          <w:u w:val="none"/>
        </w:rPr>
        <w:t xml:space="preserve"> </w:t>
      </w:r>
      <w:r>
        <w:rPr>
          <w:spacing w:val="1"/>
          <w:u w:val="none"/>
        </w:rPr>
        <w:t>Lo</w:t>
      </w:r>
      <w:r>
        <w:rPr>
          <w:u w:val="none"/>
        </w:rPr>
        <w:t>sses</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a</w:t>
      </w:r>
      <w:r>
        <w:rPr>
          <w:spacing w:val="1"/>
          <w:u w:val="none"/>
        </w:rPr>
        <w:t>n</w:t>
      </w:r>
      <w:r>
        <w:rPr>
          <w:u w:val="none"/>
        </w:rPr>
        <w:t>y</w:t>
      </w:r>
      <w:r>
        <w:rPr>
          <w:spacing w:val="23"/>
          <w:u w:val="none"/>
        </w:rPr>
        <w:t xml:space="preserve"> </w:t>
      </w:r>
      <w:r>
        <w:rPr>
          <w:u w:val="none"/>
        </w:rPr>
        <w:t>ite</w:t>
      </w:r>
      <w:r>
        <w:rPr>
          <w:spacing w:val="2"/>
          <w:u w:val="none"/>
        </w:rPr>
        <w:t>m</w:t>
      </w:r>
      <w:r>
        <w:rPr>
          <w:u w:val="none"/>
        </w:rPr>
        <w:t>s</w:t>
      </w:r>
      <w:r>
        <w:rPr>
          <w:spacing w:val="22"/>
          <w:u w:val="none"/>
        </w:rPr>
        <w:t xml:space="preserve"> </w:t>
      </w:r>
      <w:r>
        <w:rPr>
          <w:u w:val="none"/>
        </w:rPr>
        <w:t>in</w:t>
      </w:r>
      <w:r>
        <w:rPr>
          <w:spacing w:val="23"/>
          <w:u w:val="none"/>
        </w:rPr>
        <w:t xml:space="preserve"> </w:t>
      </w:r>
      <w:r>
        <w:rPr>
          <w:u w:val="none"/>
        </w:rPr>
        <w:t>t</w:t>
      </w:r>
      <w:r>
        <w:rPr>
          <w:spacing w:val="1"/>
          <w:u w:val="none"/>
        </w:rPr>
        <w:t>h</w:t>
      </w:r>
      <w:r>
        <w:rPr>
          <w:u w:val="none"/>
        </w:rPr>
        <w:t>e</w:t>
      </w:r>
      <w:r>
        <w:rPr>
          <w:spacing w:val="23"/>
          <w:u w:val="none"/>
        </w:rPr>
        <w:t xml:space="preserve"> </w:t>
      </w:r>
      <w:r>
        <w:rPr>
          <w:spacing w:val="1"/>
          <w:u w:val="none"/>
        </w:rPr>
        <w:t>n</w:t>
      </w:r>
      <w:r>
        <w:rPr>
          <w:u w:val="none"/>
        </w:rPr>
        <w:t>at</w:t>
      </w:r>
      <w:r>
        <w:rPr>
          <w:spacing w:val="1"/>
          <w:u w:val="none"/>
        </w:rPr>
        <w:t>u</w:t>
      </w:r>
      <w:r>
        <w:rPr>
          <w:u w:val="none"/>
        </w:rPr>
        <w:t>re</w:t>
      </w:r>
      <w:r>
        <w:rPr>
          <w:spacing w:val="23"/>
          <w:u w:val="none"/>
        </w:rPr>
        <w:t xml:space="preserve"> </w:t>
      </w:r>
      <w:r>
        <w:rPr>
          <w:u w:val="none"/>
        </w:rPr>
        <w:t>of</w:t>
      </w:r>
      <w:r>
        <w:rPr>
          <w:spacing w:val="23"/>
          <w:u w:val="none"/>
        </w:rPr>
        <w:t xml:space="preserve"> </w:t>
      </w:r>
      <w:r>
        <w:rPr>
          <w:u w:val="none"/>
        </w:rPr>
        <w:t>expenses</w:t>
      </w:r>
      <w:r>
        <w:rPr>
          <w:spacing w:val="22"/>
          <w:u w:val="none"/>
        </w:rPr>
        <w:t xml:space="preserve"> </w:t>
      </w:r>
      <w:r>
        <w:rPr>
          <w:u w:val="none"/>
        </w:rPr>
        <w:t>or</w:t>
      </w:r>
      <w:r>
        <w:rPr>
          <w:spacing w:val="23"/>
          <w:u w:val="none"/>
        </w:rPr>
        <w:t xml:space="preserve"> </w:t>
      </w:r>
      <w:r>
        <w:rPr>
          <w:u w:val="none"/>
        </w:rPr>
        <w:t>l</w:t>
      </w:r>
      <w:r>
        <w:rPr>
          <w:spacing w:val="1"/>
          <w:u w:val="none"/>
        </w:rPr>
        <w:t>o</w:t>
      </w:r>
      <w:r>
        <w:rPr>
          <w:u w:val="none"/>
        </w:rPr>
        <w:t>sses</w:t>
      </w:r>
      <w:r>
        <w:rPr>
          <w:w w:val="102"/>
          <w:u w:val="none"/>
        </w:rPr>
        <w:t xml:space="preserve"> </w:t>
      </w:r>
      <w:r>
        <w:rPr>
          <w:spacing w:val="1"/>
          <w:u w:val="none"/>
        </w:rPr>
        <w:t>wh</w:t>
      </w:r>
      <w:r>
        <w:rPr>
          <w:u w:val="none"/>
        </w:rPr>
        <w:t>ich</w:t>
      </w:r>
      <w:r>
        <w:rPr>
          <w:spacing w:val="11"/>
          <w:u w:val="none"/>
        </w:rPr>
        <w:t xml:space="preserve"> </w:t>
      </w:r>
      <w:r>
        <w:rPr>
          <w:u w:val="none"/>
        </w:rPr>
        <w:t>are</w:t>
      </w:r>
      <w:r>
        <w:rPr>
          <w:spacing w:val="10"/>
          <w:u w:val="none"/>
        </w:rPr>
        <w:t xml:space="preserve"> </w:t>
      </w:r>
      <w:r>
        <w:rPr>
          <w:u w:val="none"/>
        </w:rPr>
        <w:t>s</w:t>
      </w:r>
      <w:r>
        <w:rPr>
          <w:spacing w:val="1"/>
          <w:u w:val="none"/>
        </w:rPr>
        <w:t>p</w:t>
      </w:r>
      <w:r>
        <w:rPr>
          <w:u w:val="none"/>
        </w:rPr>
        <w:t>ecially</w:t>
      </w:r>
      <w:r>
        <w:rPr>
          <w:spacing w:val="12"/>
          <w:u w:val="none"/>
        </w:rPr>
        <w:t xml:space="preserve"> </w:t>
      </w:r>
      <w:r>
        <w:rPr>
          <w:u w:val="none"/>
        </w:rPr>
        <w:t>all</w:t>
      </w:r>
      <w:r>
        <w:rPr>
          <w:spacing w:val="1"/>
          <w:u w:val="none"/>
        </w:rPr>
        <w:t>o</w:t>
      </w:r>
      <w:r>
        <w:rPr>
          <w:u w:val="none"/>
        </w:rPr>
        <w:t>cated</w:t>
      </w:r>
      <w:r>
        <w:rPr>
          <w:spacing w:val="11"/>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11"/>
          <w:u w:val="none"/>
        </w:rPr>
        <w:t xml:space="preserve"> </w:t>
      </w:r>
      <w:r>
        <w:rPr>
          <w:u w:val="none"/>
        </w:rPr>
        <w:t>to</w:t>
      </w:r>
      <w:r>
        <w:rPr>
          <w:spacing w:val="11"/>
          <w:u w:val="none"/>
        </w:rPr>
        <w:t xml:space="preserve"> </w:t>
      </w:r>
      <w:r>
        <w:rPr>
          <w:spacing w:val="1"/>
          <w:u w:val="none"/>
        </w:rPr>
        <w:t>S</w:t>
      </w:r>
      <w:r>
        <w:rPr>
          <w:u w:val="none"/>
        </w:rPr>
        <w:t>ecti</w:t>
      </w:r>
      <w:r>
        <w:rPr>
          <w:spacing w:val="1"/>
          <w:u w:val="none"/>
        </w:rPr>
        <w:t>o</w:t>
      </w:r>
      <w:r>
        <w:rPr>
          <w:u w:val="none"/>
        </w:rPr>
        <w:t>n</w:t>
      </w:r>
      <w:r>
        <w:rPr>
          <w:spacing w:val="12"/>
          <w:u w:val="none"/>
        </w:rPr>
        <w:t xml:space="preserve"> </w:t>
      </w:r>
      <w:r>
        <w:rPr>
          <w:spacing w:val="1"/>
          <w:u w:val="none"/>
        </w:rPr>
        <w:t>2</w:t>
      </w:r>
      <w:r>
        <w:rPr>
          <w:u w:val="none"/>
        </w:rPr>
        <w:t>.2</w:t>
      </w:r>
      <w:r>
        <w:rPr>
          <w:spacing w:val="11"/>
          <w:u w:val="none"/>
        </w:rPr>
        <w:t xml:space="preserve"> </w:t>
      </w:r>
      <w:r>
        <w:rPr>
          <w:spacing w:val="1"/>
          <w:u w:val="none"/>
        </w:rPr>
        <w:t>o</w:t>
      </w:r>
      <w:r>
        <w:rPr>
          <w:u w:val="none"/>
        </w:rPr>
        <w:t>r</w:t>
      </w:r>
      <w:r>
        <w:rPr>
          <w:spacing w:val="11"/>
          <w:u w:val="none"/>
        </w:rPr>
        <w:t xml:space="preserve"> </w:t>
      </w:r>
      <w:r>
        <w:rPr>
          <w:spacing w:val="1"/>
          <w:u w:val="none"/>
        </w:rPr>
        <w:t>S</w:t>
      </w:r>
      <w:r>
        <w:rPr>
          <w:u w:val="none"/>
        </w:rPr>
        <w:t>ecti</w:t>
      </w:r>
      <w:r>
        <w:rPr>
          <w:spacing w:val="1"/>
          <w:u w:val="none"/>
        </w:rPr>
        <w:t>o</w:t>
      </w:r>
      <w:r>
        <w:rPr>
          <w:u w:val="none"/>
        </w:rPr>
        <w:t>n</w:t>
      </w:r>
      <w:r>
        <w:rPr>
          <w:spacing w:val="11"/>
          <w:u w:val="none"/>
        </w:rPr>
        <w:t xml:space="preserve"> </w:t>
      </w:r>
      <w:r>
        <w:rPr>
          <w:spacing w:val="1"/>
          <w:u w:val="none"/>
        </w:rPr>
        <w:t>2</w:t>
      </w:r>
      <w:r>
        <w:rPr>
          <w:u w:val="none"/>
        </w:rPr>
        <w:t>.3</w:t>
      </w:r>
      <w:r>
        <w:rPr>
          <w:spacing w:val="12"/>
          <w:u w:val="none"/>
        </w:rPr>
        <w:t xml:space="preserve"> </w:t>
      </w:r>
      <w:r>
        <w:rPr>
          <w:spacing w:val="1"/>
          <w:u w:val="none"/>
        </w:rPr>
        <w:t>h</w:t>
      </w:r>
      <w:r>
        <w:rPr>
          <w:u w:val="none"/>
        </w:rPr>
        <w:t>ere</w:t>
      </w:r>
      <w:r>
        <w:rPr>
          <w:spacing w:val="1"/>
          <w:u w:val="none"/>
        </w:rPr>
        <w:t>o</w:t>
      </w:r>
      <w:r>
        <w:rPr>
          <w:u w:val="none"/>
        </w:rPr>
        <w:t>f,</w:t>
      </w:r>
      <w:r>
        <w:rPr>
          <w:spacing w:val="10"/>
          <w:u w:val="none"/>
        </w:rPr>
        <w:t xml:space="preserve"> </w:t>
      </w:r>
      <w:r>
        <w:rPr>
          <w:u w:val="none"/>
        </w:rPr>
        <w:t>a</w:t>
      </w:r>
      <w:r>
        <w:rPr>
          <w:spacing w:val="1"/>
          <w:u w:val="none"/>
        </w:rPr>
        <w:t>n</w:t>
      </w:r>
      <w:r>
        <w:rPr>
          <w:u w:val="none"/>
        </w:rPr>
        <w:t xml:space="preserve">d </w:t>
      </w:r>
      <w:r>
        <w:rPr>
          <w:spacing w:val="12"/>
          <w:u w:val="none"/>
        </w:rPr>
        <w:t xml:space="preserve"> </w:t>
      </w:r>
      <w:r>
        <w:rPr>
          <w:u w:val="none"/>
        </w:rPr>
        <w:t>t</w:t>
      </w:r>
      <w:r>
        <w:rPr>
          <w:spacing w:val="1"/>
          <w:u w:val="none"/>
        </w:rPr>
        <w:t>h</w:t>
      </w:r>
      <w:r>
        <w:rPr>
          <w:u w:val="none"/>
        </w:rPr>
        <w:t xml:space="preserve">e </w:t>
      </w:r>
      <w:r>
        <w:rPr>
          <w:spacing w:val="10"/>
          <w:u w:val="none"/>
        </w:rPr>
        <w:t xml:space="preserve"> </w:t>
      </w:r>
      <w:r>
        <w:rPr>
          <w:u w:val="none"/>
        </w:rPr>
        <w:t>a</w:t>
      </w:r>
      <w:r>
        <w:rPr>
          <w:spacing w:val="2"/>
          <w:u w:val="none"/>
        </w:rPr>
        <w:t>m</w:t>
      </w:r>
      <w:r>
        <w:rPr>
          <w:spacing w:val="1"/>
          <w:u w:val="none"/>
        </w:rPr>
        <w:t>oun</w:t>
      </w:r>
      <w:r>
        <w:rPr>
          <w:u w:val="none"/>
        </w:rPr>
        <w:t xml:space="preserve">t </w:t>
      </w:r>
      <w:r>
        <w:rPr>
          <w:spacing w:val="11"/>
          <w:u w:val="none"/>
        </w:rPr>
        <w:t xml:space="preserve"> </w:t>
      </w:r>
      <w:r>
        <w:rPr>
          <w:spacing w:val="1"/>
          <w:u w:val="none"/>
        </w:rPr>
        <w:t>o</w:t>
      </w:r>
      <w:r>
        <w:rPr>
          <w:u w:val="none"/>
        </w:rPr>
        <w:t xml:space="preserve">f </w:t>
      </w:r>
      <w:r>
        <w:rPr>
          <w:spacing w:val="10"/>
          <w:u w:val="none"/>
        </w:rPr>
        <w:t xml:space="preserve"> </w:t>
      </w:r>
      <w:r>
        <w:rPr>
          <w:u w:val="none"/>
        </w:rPr>
        <w:t>a</w:t>
      </w:r>
      <w:r>
        <w:rPr>
          <w:spacing w:val="1"/>
          <w:u w:val="none"/>
        </w:rPr>
        <w:t>n</w:t>
      </w:r>
      <w:r>
        <w:rPr>
          <w:u w:val="none"/>
        </w:rPr>
        <w:t>y</w:t>
      </w:r>
      <w:r>
        <w:rPr>
          <w:w w:val="102"/>
          <w:u w:val="none"/>
        </w:rPr>
        <w:t xml:space="preserve"> </w:t>
      </w:r>
      <w:r>
        <w:rPr>
          <w:u w:val="none"/>
        </w:rPr>
        <w:t>liabilities</w:t>
      </w:r>
      <w:r>
        <w:rPr>
          <w:spacing w:val="19"/>
          <w:u w:val="none"/>
        </w:rPr>
        <w:t xml:space="preserve"> </w:t>
      </w:r>
      <w:r>
        <w:rPr>
          <w:u w:val="none"/>
        </w:rPr>
        <w:t>of</w:t>
      </w:r>
      <w:r>
        <w:rPr>
          <w:spacing w:val="20"/>
          <w:u w:val="none"/>
        </w:rPr>
        <w:t xml:space="preserve"> </w:t>
      </w:r>
      <w:r>
        <w:rPr>
          <w:u w:val="none"/>
        </w:rPr>
        <w:t>such</w:t>
      </w:r>
      <w:r>
        <w:rPr>
          <w:spacing w:val="20"/>
          <w:u w:val="none"/>
        </w:rPr>
        <w:t xml:space="preserve"> </w:t>
      </w:r>
      <w:r>
        <w:rPr>
          <w:spacing w:val="2"/>
          <w:u w:val="none"/>
        </w:rPr>
        <w:t>M</w:t>
      </w:r>
      <w:r>
        <w:rPr>
          <w:u w:val="none"/>
        </w:rPr>
        <w:t>e</w:t>
      </w:r>
      <w:r>
        <w:rPr>
          <w:spacing w:val="2"/>
          <w:u w:val="none"/>
        </w:rPr>
        <w:t>m</w:t>
      </w:r>
      <w:r>
        <w:rPr>
          <w:u w:val="none"/>
        </w:rPr>
        <w:t>ber</w:t>
      </w:r>
      <w:r>
        <w:rPr>
          <w:spacing w:val="20"/>
          <w:u w:val="none"/>
        </w:rPr>
        <w:t xml:space="preserve"> </w:t>
      </w:r>
      <w:r>
        <w:rPr>
          <w:u w:val="none"/>
        </w:rPr>
        <w:t>assu</w:t>
      </w:r>
      <w:r>
        <w:rPr>
          <w:spacing w:val="2"/>
          <w:u w:val="none"/>
        </w:rPr>
        <w:t>m</w:t>
      </w:r>
      <w:r>
        <w:rPr>
          <w:u w:val="none"/>
        </w:rPr>
        <w:t>ed</w:t>
      </w:r>
      <w:r>
        <w:rPr>
          <w:spacing w:val="21"/>
          <w:u w:val="none"/>
        </w:rPr>
        <w:t xml:space="preserve"> </w:t>
      </w:r>
      <w:r>
        <w:rPr>
          <w:u w:val="none"/>
        </w:rPr>
        <w:t>by</w:t>
      </w:r>
      <w:r>
        <w:rPr>
          <w:spacing w:val="20"/>
          <w:u w:val="none"/>
        </w:rPr>
        <w:t xml:space="preserve"> </w:t>
      </w:r>
      <w:r>
        <w:rPr>
          <w:u w:val="none"/>
        </w:rPr>
        <w:t>t</w:t>
      </w:r>
      <w:r>
        <w:rPr>
          <w:spacing w:val="1"/>
          <w:u w:val="none"/>
        </w:rPr>
        <w:t>h</w:t>
      </w:r>
      <w:r>
        <w:rPr>
          <w:u w:val="none"/>
        </w:rPr>
        <w:t>e</w:t>
      </w:r>
      <w:r>
        <w:rPr>
          <w:spacing w:val="21"/>
          <w:u w:val="none"/>
        </w:rPr>
        <w:t xml:space="preserve"> </w:t>
      </w:r>
      <w:r>
        <w:rPr>
          <w:spacing w:val="1"/>
          <w:u w:val="none"/>
        </w:rPr>
        <w:t>C</w:t>
      </w:r>
      <w:r>
        <w:rPr>
          <w:u w:val="none"/>
        </w:rPr>
        <w:t>o</w:t>
      </w:r>
      <w:r>
        <w:rPr>
          <w:spacing w:val="2"/>
          <w:u w:val="none"/>
        </w:rPr>
        <w:t>m</w:t>
      </w:r>
      <w:r>
        <w:rPr>
          <w:u w:val="none"/>
        </w:rPr>
        <w:t>pany</w:t>
      </w:r>
      <w:r>
        <w:rPr>
          <w:spacing w:val="21"/>
          <w:u w:val="none"/>
        </w:rPr>
        <w:t xml:space="preserve"> </w:t>
      </w:r>
      <w:r>
        <w:rPr>
          <w:u w:val="none"/>
        </w:rPr>
        <w:t>or</w:t>
      </w:r>
      <w:r>
        <w:rPr>
          <w:spacing w:val="19"/>
          <w:u w:val="none"/>
        </w:rPr>
        <w:t xml:space="preserve"> </w:t>
      </w:r>
      <w:r>
        <w:rPr>
          <w:spacing w:val="2"/>
          <w:u w:val="none"/>
        </w:rPr>
        <w:t>w</w:t>
      </w:r>
      <w:r>
        <w:rPr>
          <w:u w:val="none"/>
        </w:rPr>
        <w:t>hich</w:t>
      </w:r>
      <w:r>
        <w:rPr>
          <w:spacing w:val="21"/>
          <w:u w:val="none"/>
        </w:rPr>
        <w:t xml:space="preserve"> </w:t>
      </w:r>
      <w:r>
        <w:rPr>
          <w:u w:val="none"/>
        </w:rPr>
        <w:t>are</w:t>
      </w:r>
      <w:r>
        <w:rPr>
          <w:spacing w:val="21"/>
          <w:u w:val="none"/>
        </w:rPr>
        <w:t xml:space="preserve"> </w:t>
      </w:r>
      <w:r>
        <w:rPr>
          <w:u w:val="none"/>
        </w:rPr>
        <w:t>secured</w:t>
      </w:r>
      <w:r>
        <w:rPr>
          <w:spacing w:val="21"/>
          <w:u w:val="none"/>
        </w:rPr>
        <w:t xml:space="preserve"> </w:t>
      </w:r>
      <w:r>
        <w:rPr>
          <w:u w:val="none"/>
        </w:rPr>
        <w:t>by</w:t>
      </w:r>
      <w:r>
        <w:rPr>
          <w:spacing w:val="20"/>
          <w:u w:val="none"/>
        </w:rPr>
        <w:t xml:space="preserve"> </w:t>
      </w:r>
      <w:r>
        <w:rPr>
          <w:u w:val="none"/>
        </w:rPr>
        <w:t>any</w:t>
      </w:r>
      <w:r>
        <w:rPr>
          <w:spacing w:val="21"/>
          <w:u w:val="none"/>
        </w:rPr>
        <w:t xml:space="preserve"> </w:t>
      </w:r>
      <w:r>
        <w:rPr>
          <w:u w:val="none"/>
        </w:rPr>
        <w:t>property</w:t>
      </w:r>
      <w:r>
        <w:rPr>
          <w:spacing w:val="21"/>
          <w:u w:val="none"/>
        </w:rPr>
        <w:t xml:space="preserve"> </w:t>
      </w:r>
      <w:r>
        <w:rPr>
          <w:u w:val="none"/>
        </w:rPr>
        <w:t>contri</w:t>
      </w:r>
      <w:r>
        <w:rPr>
          <w:spacing w:val="1"/>
          <w:u w:val="none"/>
        </w:rPr>
        <w:t>b</w:t>
      </w:r>
      <w:r>
        <w:rPr>
          <w:u w:val="none"/>
        </w:rPr>
        <w:t>uted</w:t>
      </w:r>
      <w:r>
        <w:rPr>
          <w:spacing w:val="21"/>
          <w:u w:val="none"/>
        </w:rPr>
        <w:t xml:space="preserve"> </w:t>
      </w:r>
      <w:r>
        <w:rPr>
          <w:u w:val="none"/>
        </w:rPr>
        <w:t>by</w:t>
      </w:r>
      <w:r>
        <w:rPr>
          <w:w w:val="102"/>
          <w:u w:val="none"/>
        </w:rPr>
        <w:t xml:space="preserve"> </w:t>
      </w:r>
      <w:r>
        <w:rPr>
          <w:u w:val="none"/>
        </w:rPr>
        <w:t>s</w:t>
      </w:r>
      <w:r>
        <w:rPr>
          <w:spacing w:val="1"/>
          <w:u w:val="none"/>
        </w:rPr>
        <w:t>u</w:t>
      </w:r>
      <w:r>
        <w:rPr>
          <w:u w:val="none"/>
        </w:rPr>
        <w:t>ch</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9"/>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7CC454E4" w14:textId="77777777" w:rsidR="000C19C9" w:rsidRDefault="000C19C9">
      <w:pPr>
        <w:spacing w:line="251" w:lineRule="auto"/>
        <w:jc w:val="both"/>
        <w:sectPr w:rsidR="000C19C9">
          <w:pgSz w:w="12240" w:h="15840"/>
          <w:pgMar w:top="1380" w:right="1320" w:bottom="940" w:left="1340" w:header="0" w:footer="742" w:gutter="0"/>
          <w:cols w:space="720"/>
        </w:sectPr>
      </w:pPr>
    </w:p>
    <w:p w14:paraId="12F9A046" w14:textId="77777777" w:rsidR="000C19C9" w:rsidRDefault="00D3642A">
      <w:pPr>
        <w:pStyle w:val="BodyText"/>
        <w:numPr>
          <w:ilvl w:val="0"/>
          <w:numId w:val="2"/>
        </w:numPr>
        <w:tabs>
          <w:tab w:val="left" w:pos="2569"/>
        </w:tabs>
        <w:spacing w:before="70" w:line="250" w:lineRule="auto"/>
        <w:ind w:right="118" w:firstLine="2160"/>
        <w:jc w:val="both"/>
        <w:rPr>
          <w:u w:val="none"/>
        </w:rPr>
      </w:pPr>
      <w:r>
        <w:rPr>
          <w:u w:val="none"/>
        </w:rPr>
        <w:lastRenderedPageBreak/>
        <w:t>In</w:t>
      </w:r>
      <w:r>
        <w:rPr>
          <w:spacing w:val="21"/>
          <w:u w:val="none"/>
        </w:rPr>
        <w:t xml:space="preserve"> </w:t>
      </w:r>
      <w:r>
        <w:rPr>
          <w:u w:val="none"/>
        </w:rPr>
        <w:t>t</w:t>
      </w:r>
      <w:r>
        <w:rPr>
          <w:spacing w:val="1"/>
          <w:u w:val="none"/>
        </w:rPr>
        <w:t>h</w:t>
      </w:r>
      <w:r>
        <w:rPr>
          <w:u w:val="none"/>
        </w:rPr>
        <w:t>e</w:t>
      </w:r>
      <w:r>
        <w:rPr>
          <w:spacing w:val="21"/>
          <w:u w:val="none"/>
        </w:rPr>
        <w:t xml:space="preserve"> </w:t>
      </w:r>
      <w:r>
        <w:rPr>
          <w:u w:val="none"/>
        </w:rPr>
        <w:t>event</w:t>
      </w:r>
      <w:r>
        <w:rPr>
          <w:spacing w:val="21"/>
          <w:u w:val="none"/>
        </w:rPr>
        <w:t xml:space="preserve"> </w:t>
      </w:r>
      <w:r>
        <w:rPr>
          <w:u w:val="none"/>
        </w:rPr>
        <w:t>any</w:t>
      </w:r>
      <w:r>
        <w:rPr>
          <w:spacing w:val="20"/>
          <w:u w:val="none"/>
        </w:rPr>
        <w:t xml:space="preserve"> </w:t>
      </w:r>
      <w:r>
        <w:rPr>
          <w:u w:val="none"/>
        </w:rPr>
        <w:t>i</w:t>
      </w:r>
      <w:r>
        <w:rPr>
          <w:spacing w:val="1"/>
          <w:u w:val="none"/>
        </w:rPr>
        <w:t>n</w:t>
      </w:r>
      <w:r>
        <w:rPr>
          <w:u w:val="none"/>
        </w:rPr>
        <w:t>terest</w:t>
      </w:r>
      <w:r>
        <w:rPr>
          <w:spacing w:val="21"/>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r>
        <w:rPr>
          <w:spacing w:val="21"/>
          <w:u w:val="none"/>
        </w:rPr>
        <w:t xml:space="preserve"> </w:t>
      </w:r>
      <w:r>
        <w:rPr>
          <w:u w:val="none"/>
        </w:rPr>
        <w:t>is</w:t>
      </w:r>
      <w:r>
        <w:rPr>
          <w:spacing w:val="21"/>
          <w:u w:val="none"/>
        </w:rPr>
        <w:t xml:space="preserve"> </w:t>
      </w:r>
      <w:r>
        <w:rPr>
          <w:u w:val="none"/>
        </w:rPr>
        <w:t>transferred</w:t>
      </w:r>
      <w:r>
        <w:rPr>
          <w:spacing w:val="20"/>
          <w:u w:val="none"/>
        </w:rPr>
        <w:t xml:space="preserve"> </w:t>
      </w:r>
      <w:r>
        <w:rPr>
          <w:u w:val="none"/>
        </w:rPr>
        <w:t>in</w:t>
      </w:r>
      <w:r>
        <w:rPr>
          <w:spacing w:val="21"/>
          <w:u w:val="none"/>
        </w:rPr>
        <w:t xml:space="preserve"> </w:t>
      </w:r>
      <w:r>
        <w:rPr>
          <w:u w:val="none"/>
        </w:rPr>
        <w:t>accordance</w:t>
      </w:r>
      <w:r>
        <w:rPr>
          <w:spacing w:val="21"/>
          <w:u w:val="none"/>
        </w:rPr>
        <w:t xml:space="preserve"> </w:t>
      </w:r>
      <w:r>
        <w:rPr>
          <w:spacing w:val="2"/>
          <w:u w:val="none"/>
        </w:rPr>
        <w:t>w</w:t>
      </w:r>
      <w:r>
        <w:rPr>
          <w:u w:val="none"/>
        </w:rPr>
        <w:t>ith</w:t>
      </w:r>
      <w:r>
        <w:rPr>
          <w:spacing w:val="21"/>
          <w:u w:val="none"/>
        </w:rPr>
        <w:t xml:space="preserve"> </w:t>
      </w:r>
      <w:r>
        <w:rPr>
          <w:u w:val="none"/>
        </w:rPr>
        <w:t>t</w:t>
      </w:r>
      <w:r>
        <w:rPr>
          <w:spacing w:val="1"/>
          <w:u w:val="none"/>
        </w:rPr>
        <w:t>h</w:t>
      </w:r>
      <w:r>
        <w:rPr>
          <w:u w:val="none"/>
        </w:rPr>
        <w:t>e</w:t>
      </w:r>
      <w:r>
        <w:rPr>
          <w:w w:val="102"/>
          <w:u w:val="none"/>
        </w:rPr>
        <w:t xml:space="preserve"> </w:t>
      </w:r>
      <w:r>
        <w:rPr>
          <w:u w:val="none"/>
        </w:rPr>
        <w:t>ter</w:t>
      </w:r>
      <w:r>
        <w:rPr>
          <w:spacing w:val="2"/>
          <w:u w:val="none"/>
        </w:rPr>
        <w:t>m</w:t>
      </w:r>
      <w:r>
        <w:rPr>
          <w:u w:val="none"/>
        </w:rPr>
        <w:t>s</w:t>
      </w:r>
      <w:r>
        <w:rPr>
          <w:spacing w:val="19"/>
          <w:u w:val="none"/>
        </w:rPr>
        <w:t xml:space="preserve"> </w:t>
      </w:r>
      <w:r>
        <w:rPr>
          <w:u w:val="none"/>
        </w:rPr>
        <w:t>of</w:t>
      </w:r>
      <w:r>
        <w:rPr>
          <w:spacing w:val="19"/>
          <w:u w:val="none"/>
        </w:rPr>
        <w:t xml:space="preserve"> </w:t>
      </w:r>
      <w:r>
        <w:rPr>
          <w:u w:val="none"/>
        </w:rPr>
        <w:t>t</w:t>
      </w:r>
      <w:r>
        <w:rPr>
          <w:spacing w:val="1"/>
          <w:u w:val="none"/>
        </w:rPr>
        <w:t>h</w:t>
      </w:r>
      <w:r>
        <w:rPr>
          <w:u w:val="none"/>
        </w:rPr>
        <w:t>is</w:t>
      </w:r>
      <w:r>
        <w:rPr>
          <w:spacing w:val="20"/>
          <w:u w:val="none"/>
        </w:rPr>
        <w:t xml:space="preserve"> </w:t>
      </w:r>
      <w:r>
        <w:rPr>
          <w:spacing w:val="2"/>
          <w:u w:val="none"/>
        </w:rPr>
        <w:t>A</w:t>
      </w:r>
      <w:r>
        <w:rPr>
          <w:u w:val="none"/>
        </w:rPr>
        <w:t>gree</w:t>
      </w:r>
      <w:r>
        <w:rPr>
          <w:spacing w:val="2"/>
          <w:u w:val="none"/>
        </w:rPr>
        <w:t>m</w:t>
      </w:r>
      <w:r>
        <w:rPr>
          <w:u w:val="none"/>
        </w:rPr>
        <w:t>ent,</w:t>
      </w:r>
      <w:r>
        <w:rPr>
          <w:spacing w:val="19"/>
          <w:u w:val="none"/>
        </w:rPr>
        <w:t xml:space="preserve"> </w:t>
      </w:r>
      <w:r>
        <w:rPr>
          <w:u w:val="none"/>
        </w:rPr>
        <w:t>t</w:t>
      </w:r>
      <w:r>
        <w:rPr>
          <w:spacing w:val="1"/>
          <w:u w:val="none"/>
        </w:rPr>
        <w:t>h</w:t>
      </w:r>
      <w:r>
        <w:rPr>
          <w:u w:val="none"/>
        </w:rPr>
        <w:t>e</w:t>
      </w:r>
      <w:r>
        <w:rPr>
          <w:spacing w:val="21"/>
          <w:u w:val="none"/>
        </w:rPr>
        <w:t xml:space="preserve"> </w:t>
      </w:r>
      <w:r>
        <w:rPr>
          <w:u w:val="none"/>
        </w:rPr>
        <w:t>transferee</w:t>
      </w:r>
      <w:r>
        <w:rPr>
          <w:spacing w:val="20"/>
          <w:u w:val="none"/>
        </w:rPr>
        <w:t xml:space="preserve"> </w:t>
      </w:r>
      <w:r>
        <w:rPr>
          <w:u w:val="none"/>
        </w:rPr>
        <w:t>shall</w:t>
      </w:r>
      <w:r>
        <w:rPr>
          <w:spacing w:val="20"/>
          <w:u w:val="none"/>
        </w:rPr>
        <w:t xml:space="preserve"> </w:t>
      </w:r>
      <w:r>
        <w:rPr>
          <w:u w:val="none"/>
        </w:rPr>
        <w:t>succeed</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apital</w:t>
      </w:r>
      <w:r>
        <w:rPr>
          <w:spacing w:val="20"/>
          <w:u w:val="none"/>
        </w:rPr>
        <w:t xml:space="preserve"> </w:t>
      </w:r>
      <w:r>
        <w:rPr>
          <w:spacing w:val="2"/>
          <w:u w:val="none"/>
        </w:rPr>
        <w:t>A</w:t>
      </w:r>
      <w:r>
        <w:rPr>
          <w:u w:val="none"/>
        </w:rPr>
        <w:t>ccount</w:t>
      </w:r>
      <w:r>
        <w:rPr>
          <w:spacing w:val="19"/>
          <w:u w:val="none"/>
        </w:rPr>
        <w:t xml:space="preserve"> </w:t>
      </w:r>
      <w:r>
        <w:rPr>
          <w:u w:val="none"/>
        </w:rPr>
        <w:t>of</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transferor</w:t>
      </w:r>
      <w:r>
        <w:rPr>
          <w:spacing w:val="20"/>
          <w:u w:val="none"/>
        </w:rPr>
        <w:t xml:space="preserve"> </w:t>
      </w:r>
      <w:r>
        <w:rPr>
          <w:u w:val="none"/>
        </w:rPr>
        <w:t>to</w:t>
      </w:r>
      <w:r>
        <w:rPr>
          <w:spacing w:val="20"/>
          <w:u w:val="none"/>
        </w:rPr>
        <w:t xml:space="preserve"> </w:t>
      </w:r>
      <w:r>
        <w:rPr>
          <w:u w:val="none"/>
        </w:rPr>
        <w:t>t</w:t>
      </w:r>
      <w:r>
        <w:rPr>
          <w:spacing w:val="1"/>
          <w:u w:val="none"/>
        </w:rPr>
        <w:t>h</w:t>
      </w:r>
      <w:r>
        <w:rPr>
          <w:u w:val="none"/>
        </w:rPr>
        <w:t>e</w:t>
      </w:r>
      <w:r>
        <w:rPr>
          <w:spacing w:val="21"/>
          <w:u w:val="none"/>
        </w:rPr>
        <w:t xml:space="preserve"> </w:t>
      </w:r>
      <w:r>
        <w:rPr>
          <w:u w:val="none"/>
        </w:rPr>
        <w:t>extent</w:t>
      </w:r>
      <w:r>
        <w:rPr>
          <w:w w:val="102"/>
          <w:u w:val="none"/>
        </w:rPr>
        <w:t xml:space="preserve"> </w:t>
      </w:r>
      <w:r>
        <w:rPr>
          <w:u w:val="none"/>
        </w:rPr>
        <w:t>it</w:t>
      </w:r>
      <w:r>
        <w:rPr>
          <w:spacing w:val="19"/>
          <w:u w:val="none"/>
        </w:rPr>
        <w:t xml:space="preserve"> </w:t>
      </w:r>
      <w:r>
        <w:rPr>
          <w:u w:val="none"/>
        </w:rPr>
        <w:t>relates</w:t>
      </w:r>
      <w:r>
        <w:rPr>
          <w:spacing w:val="19"/>
          <w:u w:val="none"/>
        </w:rPr>
        <w:t xml:space="preserve"> </w:t>
      </w:r>
      <w:r>
        <w:rPr>
          <w:u w:val="none"/>
        </w:rPr>
        <w:t>to</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tra</w:t>
      </w:r>
      <w:r>
        <w:rPr>
          <w:spacing w:val="1"/>
          <w:u w:val="none"/>
        </w:rPr>
        <w:t>n</w:t>
      </w:r>
      <w:r>
        <w:rPr>
          <w:u w:val="none"/>
        </w:rPr>
        <w:t>sferred</w:t>
      </w:r>
      <w:r>
        <w:rPr>
          <w:spacing w:val="21"/>
          <w:u w:val="none"/>
        </w:rPr>
        <w:t xml:space="preserve"> </w:t>
      </w:r>
      <w:r>
        <w:rPr>
          <w:u w:val="none"/>
        </w:rPr>
        <w:t>i</w:t>
      </w:r>
      <w:r>
        <w:rPr>
          <w:spacing w:val="1"/>
          <w:u w:val="none"/>
        </w:rPr>
        <w:t>n</w:t>
      </w:r>
      <w:r>
        <w:rPr>
          <w:u w:val="none"/>
        </w:rPr>
        <w:t>terest.</w:t>
      </w:r>
    </w:p>
    <w:p w14:paraId="0D865135" w14:textId="77777777" w:rsidR="000C19C9" w:rsidRDefault="000C19C9">
      <w:pPr>
        <w:spacing w:before="3" w:line="240" w:lineRule="exact"/>
        <w:rPr>
          <w:sz w:val="24"/>
          <w:szCs w:val="24"/>
        </w:rPr>
      </w:pPr>
    </w:p>
    <w:p w14:paraId="74E6256F" w14:textId="77777777" w:rsidR="000C19C9" w:rsidRDefault="00D3642A">
      <w:pPr>
        <w:pStyle w:val="BodyText"/>
        <w:numPr>
          <w:ilvl w:val="0"/>
          <w:numId w:val="2"/>
        </w:numPr>
        <w:tabs>
          <w:tab w:val="left" w:pos="2577"/>
        </w:tabs>
        <w:spacing w:line="252" w:lineRule="auto"/>
        <w:ind w:right="112" w:firstLine="2160"/>
        <w:jc w:val="both"/>
        <w:rPr>
          <w:u w:val="none"/>
        </w:rPr>
      </w:pPr>
      <w:r>
        <w:rPr>
          <w:u w:val="none"/>
        </w:rPr>
        <w:t>In</w:t>
      </w:r>
      <w:r>
        <w:rPr>
          <w:spacing w:val="1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17"/>
          <w:u w:val="none"/>
        </w:rPr>
        <w:t xml:space="preserve"> </w:t>
      </w:r>
      <w:r>
        <w:rPr>
          <w:u w:val="none"/>
        </w:rPr>
        <w:t>t</w:t>
      </w:r>
      <w:r>
        <w:rPr>
          <w:spacing w:val="1"/>
          <w:u w:val="none"/>
        </w:rPr>
        <w:t>h</w:t>
      </w:r>
      <w:r>
        <w:rPr>
          <w:u w:val="none"/>
        </w:rPr>
        <w:t>e</w:t>
      </w:r>
      <w:r>
        <w:rPr>
          <w:spacing w:val="16"/>
          <w:u w:val="none"/>
        </w:rPr>
        <w:t xml:space="preserve"> </w:t>
      </w:r>
      <w:r>
        <w:rPr>
          <w:u w:val="none"/>
        </w:rPr>
        <w:t>a</w:t>
      </w:r>
      <w:r>
        <w:rPr>
          <w:spacing w:val="2"/>
          <w:u w:val="none"/>
        </w:rPr>
        <w:t>m</w:t>
      </w:r>
      <w:r>
        <w:rPr>
          <w:u w:val="none"/>
        </w:rPr>
        <w:t>ount</w:t>
      </w:r>
      <w:r>
        <w:rPr>
          <w:spacing w:val="15"/>
          <w:u w:val="none"/>
        </w:rPr>
        <w:t xml:space="preserve"> </w:t>
      </w:r>
      <w:r>
        <w:rPr>
          <w:u w:val="none"/>
        </w:rPr>
        <w:t>of</w:t>
      </w:r>
      <w:r>
        <w:rPr>
          <w:spacing w:val="16"/>
          <w:u w:val="none"/>
        </w:rPr>
        <w:t xml:space="preserve"> </w:t>
      </w:r>
      <w:r>
        <w:rPr>
          <w:u w:val="none"/>
        </w:rPr>
        <w:t>a</w:t>
      </w:r>
      <w:r>
        <w:rPr>
          <w:spacing w:val="1"/>
          <w:u w:val="none"/>
        </w:rPr>
        <w:t>n</w:t>
      </w:r>
      <w:r>
        <w:rPr>
          <w:u w:val="none"/>
        </w:rPr>
        <w:t>y</w:t>
      </w:r>
      <w:r>
        <w:rPr>
          <w:spacing w:val="16"/>
          <w:u w:val="none"/>
        </w:rPr>
        <w:t xml:space="preserve"> </w:t>
      </w:r>
      <w:r>
        <w:rPr>
          <w:u w:val="none"/>
        </w:rPr>
        <w:t>lia</w:t>
      </w:r>
      <w:r>
        <w:rPr>
          <w:spacing w:val="1"/>
          <w:u w:val="none"/>
        </w:rPr>
        <w:t>b</w:t>
      </w:r>
      <w:r>
        <w:rPr>
          <w:u w:val="none"/>
        </w:rPr>
        <w:t>ility</w:t>
      </w:r>
      <w:r>
        <w:rPr>
          <w:spacing w:val="17"/>
          <w:u w:val="none"/>
        </w:rPr>
        <w:t xml:space="preserve"> </w:t>
      </w:r>
      <w:r>
        <w:rPr>
          <w:u w:val="none"/>
        </w:rPr>
        <w:t>for</w:t>
      </w:r>
      <w:r>
        <w:rPr>
          <w:spacing w:val="16"/>
          <w:u w:val="none"/>
        </w:rPr>
        <w:t xml:space="preserve"> </w:t>
      </w:r>
      <w:r>
        <w:rPr>
          <w:u w:val="none"/>
        </w:rPr>
        <w:t>purposes</w:t>
      </w:r>
      <w:r>
        <w:rPr>
          <w:spacing w:val="15"/>
          <w:u w:val="none"/>
        </w:rPr>
        <w:t xml:space="preserve"> </w:t>
      </w:r>
      <w:r>
        <w:rPr>
          <w:u w:val="none"/>
        </w:rPr>
        <w:t>of</w:t>
      </w:r>
      <w:r>
        <w:rPr>
          <w:spacing w:val="16"/>
          <w:u w:val="none"/>
        </w:rPr>
        <w:t xml:space="preserve"> </w:t>
      </w:r>
      <w:r>
        <w:rPr>
          <w:spacing w:val="1"/>
          <w:u w:val="none"/>
        </w:rPr>
        <w:t>S</w:t>
      </w:r>
      <w:r>
        <w:rPr>
          <w:u w:val="none"/>
        </w:rPr>
        <w:t>ections</w:t>
      </w:r>
      <w:r>
        <w:rPr>
          <w:spacing w:val="15"/>
          <w:u w:val="none"/>
        </w:rPr>
        <w:t xml:space="preserve"> </w:t>
      </w:r>
      <w:r>
        <w:rPr>
          <w:u w:val="none"/>
        </w:rPr>
        <w:t>2.1</w:t>
      </w:r>
      <w:r>
        <w:rPr>
          <w:spacing w:val="17"/>
          <w:u w:val="none"/>
        </w:rPr>
        <w:t xml:space="preserve"> </w:t>
      </w:r>
      <w:r>
        <w:rPr>
          <w:u w:val="none"/>
        </w:rPr>
        <w:t>(a)</w:t>
      </w:r>
      <w:r>
        <w:rPr>
          <w:spacing w:val="16"/>
          <w:u w:val="none"/>
        </w:rPr>
        <w:t xml:space="preserve"> </w:t>
      </w:r>
      <w:r>
        <w:rPr>
          <w:u w:val="none"/>
        </w:rPr>
        <w:t>a</w:t>
      </w:r>
      <w:r>
        <w:rPr>
          <w:spacing w:val="1"/>
          <w:u w:val="none"/>
        </w:rPr>
        <w:t>n</w:t>
      </w:r>
      <w:r>
        <w:rPr>
          <w:u w:val="none"/>
        </w:rPr>
        <w:t>d</w:t>
      </w:r>
      <w:r>
        <w:rPr>
          <w:w w:val="102"/>
          <w:u w:val="none"/>
        </w:rPr>
        <w:t xml:space="preserve"> </w:t>
      </w:r>
      <w:r>
        <w:rPr>
          <w:spacing w:val="1"/>
          <w:u w:val="none"/>
        </w:rPr>
        <w:t>2</w:t>
      </w:r>
      <w:r>
        <w:rPr>
          <w:u w:val="none"/>
        </w:rPr>
        <w:t>.</w:t>
      </w:r>
      <w:r>
        <w:rPr>
          <w:spacing w:val="1"/>
          <w:u w:val="none"/>
        </w:rPr>
        <w:t>1</w:t>
      </w:r>
      <w:r>
        <w:rPr>
          <w:u w:val="none"/>
        </w:rPr>
        <w:t>(</w:t>
      </w:r>
      <w:r>
        <w:rPr>
          <w:spacing w:val="1"/>
          <w:u w:val="none"/>
        </w:rPr>
        <w:t>b</w:t>
      </w:r>
      <w:r>
        <w:rPr>
          <w:u w:val="none"/>
        </w:rPr>
        <w:t>)</w:t>
      </w:r>
      <w:r>
        <w:rPr>
          <w:spacing w:val="17"/>
          <w:u w:val="none"/>
        </w:rPr>
        <w:t xml:space="preserve"> </w:t>
      </w:r>
      <w:r>
        <w:rPr>
          <w:u w:val="none"/>
        </w:rPr>
        <w:t>a</w:t>
      </w:r>
      <w:r>
        <w:rPr>
          <w:spacing w:val="1"/>
          <w:u w:val="none"/>
        </w:rPr>
        <w:t>bov</w:t>
      </w:r>
      <w:r>
        <w:rPr>
          <w:u w:val="none"/>
        </w:rPr>
        <w:t>e,</w:t>
      </w:r>
      <w:r>
        <w:rPr>
          <w:spacing w:val="17"/>
          <w:u w:val="none"/>
        </w:rPr>
        <w:t xml:space="preserve"> </w:t>
      </w:r>
      <w:r>
        <w:rPr>
          <w:u w:val="none"/>
        </w:rPr>
        <w:t>t</w:t>
      </w:r>
      <w:r>
        <w:rPr>
          <w:spacing w:val="1"/>
          <w:u w:val="none"/>
        </w:rPr>
        <w:t>h</w:t>
      </w:r>
      <w:r>
        <w:rPr>
          <w:u w:val="none"/>
        </w:rPr>
        <w:t>ere</w:t>
      </w:r>
      <w:r>
        <w:rPr>
          <w:spacing w:val="18"/>
          <w:u w:val="none"/>
        </w:rPr>
        <w:t xml:space="preserve"> </w:t>
      </w:r>
      <w:r>
        <w:rPr>
          <w:u w:val="none"/>
        </w:rPr>
        <w:t>s</w:t>
      </w:r>
      <w:r>
        <w:rPr>
          <w:spacing w:val="1"/>
          <w:u w:val="none"/>
        </w:rPr>
        <w:t>h</w:t>
      </w:r>
      <w:r>
        <w:rPr>
          <w:u w:val="none"/>
        </w:rPr>
        <w:t>all</w:t>
      </w:r>
      <w:r>
        <w:rPr>
          <w:spacing w:val="17"/>
          <w:u w:val="none"/>
        </w:rPr>
        <w:t xml:space="preserve"> </w:t>
      </w:r>
      <w:r>
        <w:rPr>
          <w:spacing w:val="1"/>
          <w:u w:val="none"/>
        </w:rPr>
        <w:t>b</w:t>
      </w:r>
      <w:r>
        <w:rPr>
          <w:u w:val="none"/>
        </w:rPr>
        <w:t>e</w:t>
      </w:r>
      <w:r>
        <w:rPr>
          <w:spacing w:val="19"/>
          <w:u w:val="none"/>
        </w:rPr>
        <w:t xml:space="preserve"> </w:t>
      </w:r>
      <w:r>
        <w:rPr>
          <w:u w:val="none"/>
        </w:rPr>
        <w:t>ta</w:t>
      </w:r>
      <w:r>
        <w:rPr>
          <w:spacing w:val="1"/>
          <w:u w:val="none"/>
        </w:rPr>
        <w:t>k</w:t>
      </w:r>
      <w:r>
        <w:rPr>
          <w:u w:val="none"/>
        </w:rPr>
        <w:t>en</w:t>
      </w:r>
      <w:r>
        <w:rPr>
          <w:spacing w:val="18"/>
          <w:u w:val="none"/>
        </w:rPr>
        <w:t xml:space="preserve"> </w:t>
      </w:r>
      <w:r>
        <w:rPr>
          <w:u w:val="none"/>
        </w:rPr>
        <w:t>i</w:t>
      </w:r>
      <w:r>
        <w:rPr>
          <w:spacing w:val="1"/>
          <w:u w:val="none"/>
        </w:rPr>
        <w:t>n</w:t>
      </w:r>
      <w:r>
        <w:rPr>
          <w:u w:val="none"/>
        </w:rPr>
        <w:t>to</w:t>
      </w:r>
      <w:r>
        <w:rPr>
          <w:spacing w:val="18"/>
          <w:u w:val="none"/>
        </w:rPr>
        <w:t xml:space="preserve"> </w:t>
      </w:r>
      <w:r>
        <w:rPr>
          <w:u w:val="none"/>
        </w:rPr>
        <w:t>acc</w:t>
      </w:r>
      <w:r>
        <w:rPr>
          <w:spacing w:val="1"/>
          <w:u w:val="none"/>
        </w:rPr>
        <w:t>oun</w:t>
      </w:r>
      <w:r>
        <w:rPr>
          <w:u w:val="none"/>
        </w:rPr>
        <w:t>t</w:t>
      </w:r>
      <w:r>
        <w:rPr>
          <w:spacing w:val="17"/>
          <w:u w:val="none"/>
        </w:rPr>
        <w:t xml:space="preserve"> </w:t>
      </w:r>
      <w:r>
        <w:rPr>
          <w:spacing w:val="1"/>
          <w:u w:val="none"/>
        </w:rPr>
        <w:t>Cod</w:t>
      </w:r>
      <w:r>
        <w:rPr>
          <w:u w:val="none"/>
        </w:rPr>
        <w:t>e</w:t>
      </w:r>
      <w:r>
        <w:rPr>
          <w:spacing w:val="19"/>
          <w:u w:val="none"/>
        </w:rPr>
        <w:t xml:space="preserve"> </w:t>
      </w:r>
      <w:r>
        <w:rPr>
          <w:spacing w:val="1"/>
          <w:u w:val="none"/>
        </w:rPr>
        <w:t>S</w:t>
      </w:r>
      <w:r>
        <w:rPr>
          <w:u w:val="none"/>
        </w:rPr>
        <w:t>ecti</w:t>
      </w:r>
      <w:r>
        <w:rPr>
          <w:spacing w:val="1"/>
          <w:u w:val="none"/>
        </w:rPr>
        <w:t>o</w:t>
      </w:r>
      <w:r>
        <w:rPr>
          <w:u w:val="none"/>
        </w:rPr>
        <w:t>n</w:t>
      </w:r>
      <w:r>
        <w:rPr>
          <w:spacing w:val="18"/>
          <w:u w:val="none"/>
        </w:rPr>
        <w:t xml:space="preserve"> </w:t>
      </w:r>
      <w:r>
        <w:rPr>
          <w:spacing w:val="1"/>
          <w:u w:val="none"/>
        </w:rPr>
        <w:t>752</w:t>
      </w:r>
      <w:r>
        <w:rPr>
          <w:u w:val="none"/>
        </w:rPr>
        <w:t>(c)</w:t>
      </w:r>
      <w:r>
        <w:rPr>
          <w:spacing w:val="17"/>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1"/>
          <w:u w:val="none"/>
        </w:rPr>
        <w:t>n</w:t>
      </w:r>
      <w:r>
        <w:rPr>
          <w:u w:val="none"/>
        </w:rPr>
        <w:t>y</w:t>
      </w:r>
      <w:r>
        <w:rPr>
          <w:spacing w:val="18"/>
          <w:u w:val="none"/>
        </w:rPr>
        <w:t xml:space="preserve"> </w:t>
      </w:r>
      <w:r>
        <w:rPr>
          <w:spacing w:val="1"/>
          <w:u w:val="none"/>
        </w:rPr>
        <w:t>o</w:t>
      </w:r>
      <w:r>
        <w:rPr>
          <w:u w:val="none"/>
        </w:rPr>
        <w:t>t</w:t>
      </w:r>
      <w:r>
        <w:rPr>
          <w:spacing w:val="1"/>
          <w:u w:val="none"/>
        </w:rPr>
        <w:t>h</w:t>
      </w:r>
      <w:r>
        <w:rPr>
          <w:u w:val="none"/>
        </w:rPr>
        <w:t>er</w:t>
      </w:r>
      <w:r>
        <w:rPr>
          <w:spacing w:val="17"/>
          <w:u w:val="none"/>
        </w:rPr>
        <w:t xml:space="preserve"> </w:t>
      </w:r>
      <w:r>
        <w:rPr>
          <w:u w:val="none"/>
        </w:rPr>
        <w:t>a</w:t>
      </w:r>
      <w:r>
        <w:rPr>
          <w:spacing w:val="1"/>
          <w:u w:val="none"/>
        </w:rPr>
        <w:t>pp</w:t>
      </w:r>
      <w:r>
        <w:rPr>
          <w:u w:val="none"/>
        </w:rPr>
        <w:t>lica</w:t>
      </w:r>
      <w:r>
        <w:rPr>
          <w:spacing w:val="1"/>
          <w:u w:val="none"/>
        </w:rPr>
        <w:t>b</w:t>
      </w:r>
      <w:r>
        <w:rPr>
          <w:u w:val="none"/>
        </w:rPr>
        <w:t>le</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7"/>
          <w:u w:val="none"/>
        </w:rPr>
        <w:t xml:space="preserve"> </w:t>
      </w:r>
      <w:r>
        <w:rPr>
          <w:spacing w:val="1"/>
          <w:u w:val="none"/>
        </w:rPr>
        <w:t>of</w:t>
      </w:r>
      <w:r>
        <w:rPr>
          <w:spacing w:val="2"/>
          <w:w w:val="102"/>
          <w:u w:val="none"/>
        </w:rPr>
        <w:t xml:space="preserve"> </w:t>
      </w:r>
      <w:r>
        <w:rPr>
          <w:u w:val="none"/>
        </w:rPr>
        <w:t>t</w:t>
      </w:r>
      <w:r>
        <w:rPr>
          <w:spacing w:val="1"/>
          <w:u w:val="none"/>
        </w:rPr>
        <w:t>h</w:t>
      </w:r>
      <w:r>
        <w:rPr>
          <w:u w:val="none"/>
        </w:rPr>
        <w:t>e</w:t>
      </w:r>
      <w:r>
        <w:rPr>
          <w:spacing w:val="23"/>
          <w:u w:val="none"/>
        </w:rPr>
        <w:t xml:space="preserve"> </w:t>
      </w:r>
      <w:r>
        <w:rPr>
          <w:spacing w:val="1"/>
          <w:u w:val="none"/>
        </w:rPr>
        <w:t>C</w:t>
      </w:r>
      <w:r>
        <w:rPr>
          <w:u w:val="none"/>
        </w:rPr>
        <w:t>ode</w:t>
      </w:r>
      <w:r>
        <w:rPr>
          <w:spacing w:val="24"/>
          <w:u w:val="none"/>
        </w:rPr>
        <w:t xml:space="preserve"> </w:t>
      </w:r>
      <w:r>
        <w:rPr>
          <w:u w:val="none"/>
        </w:rPr>
        <w:t>a</w:t>
      </w:r>
      <w:r>
        <w:rPr>
          <w:spacing w:val="1"/>
          <w:u w:val="none"/>
        </w:rPr>
        <w:t>n</w:t>
      </w:r>
      <w:r>
        <w:rPr>
          <w:u w:val="none"/>
        </w:rPr>
        <w:t>d</w:t>
      </w:r>
      <w:r>
        <w:rPr>
          <w:spacing w:val="24"/>
          <w:u w:val="none"/>
        </w:rPr>
        <w:t xml:space="preserve"> </w:t>
      </w:r>
      <w:r>
        <w:rPr>
          <w:spacing w:val="1"/>
          <w:u w:val="none"/>
        </w:rPr>
        <w:t>R</w:t>
      </w:r>
      <w:r>
        <w:rPr>
          <w:u w:val="none"/>
        </w:rPr>
        <w:t>e</w:t>
      </w:r>
      <w:r>
        <w:rPr>
          <w:spacing w:val="1"/>
          <w:u w:val="none"/>
        </w:rPr>
        <w:t>g</w:t>
      </w:r>
      <w:r>
        <w:rPr>
          <w:u w:val="none"/>
        </w:rPr>
        <w:t>ulations.</w:t>
      </w:r>
    </w:p>
    <w:p w14:paraId="3C370298" w14:textId="77777777" w:rsidR="000C19C9" w:rsidRDefault="000C19C9">
      <w:pPr>
        <w:spacing w:before="16" w:line="220" w:lineRule="exact"/>
      </w:pPr>
    </w:p>
    <w:p w14:paraId="256B5105" w14:textId="77777777" w:rsidR="000C19C9" w:rsidRPr="006049CF" w:rsidRDefault="00D3642A">
      <w:pPr>
        <w:pStyle w:val="BodyText"/>
        <w:spacing w:line="251" w:lineRule="auto"/>
        <w:ind w:right="112" w:firstLine="1440"/>
        <w:jc w:val="both"/>
        <w:rPr>
          <w:u w:val="none"/>
          <w:rPrChange w:id="751" w:author="Austin Berk" w:date="2017-11-01T11:56:00Z">
            <w:rPr>
              <w:u w:val="none"/>
            </w:rPr>
          </w:rPrChange>
        </w:rPr>
      </w:pPr>
      <w:r>
        <w:rPr>
          <w:spacing w:val="1"/>
          <w:u w:val="none"/>
        </w:rPr>
        <w:t>Th</w:t>
      </w:r>
      <w:r>
        <w:rPr>
          <w:u w:val="none"/>
        </w:rPr>
        <w:t>e</w:t>
      </w:r>
      <w:r>
        <w:rPr>
          <w:spacing w:val="19"/>
          <w:u w:val="none"/>
        </w:rPr>
        <w:t xml:space="preserve"> </w:t>
      </w:r>
      <w:r>
        <w:rPr>
          <w:u w:val="none"/>
        </w:rPr>
        <w:t>f</w:t>
      </w:r>
      <w:r>
        <w:rPr>
          <w:spacing w:val="1"/>
          <w:u w:val="none"/>
        </w:rPr>
        <w:t>o</w:t>
      </w:r>
      <w:r>
        <w:rPr>
          <w:u w:val="none"/>
        </w:rPr>
        <w:t>re</w:t>
      </w:r>
      <w:r>
        <w:rPr>
          <w:spacing w:val="1"/>
          <w:u w:val="none"/>
        </w:rPr>
        <w:t>go</w:t>
      </w:r>
      <w:r>
        <w:rPr>
          <w:u w:val="none"/>
        </w:rPr>
        <w:t>i</w:t>
      </w:r>
      <w:r>
        <w:rPr>
          <w:spacing w:val="1"/>
          <w:u w:val="none"/>
        </w:rPr>
        <w:t>n</w:t>
      </w:r>
      <w:r>
        <w:rPr>
          <w:u w:val="none"/>
        </w:rPr>
        <w:t>g</w:t>
      </w:r>
      <w:r>
        <w:rPr>
          <w:spacing w:val="20"/>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0"/>
          <w:u w:val="none"/>
        </w:rPr>
        <w:t xml:space="preserve"> </w:t>
      </w:r>
      <w:r>
        <w:rPr>
          <w:u w:val="none"/>
        </w:rPr>
        <w:t>a</w:t>
      </w:r>
      <w:r>
        <w:rPr>
          <w:spacing w:val="1"/>
          <w:u w:val="none"/>
        </w:rPr>
        <w:t>n</w:t>
      </w:r>
      <w:r>
        <w:rPr>
          <w:u w:val="none"/>
        </w:rPr>
        <w:t>d</w:t>
      </w:r>
      <w:r>
        <w:rPr>
          <w:spacing w:val="20"/>
          <w:u w:val="none"/>
        </w:rPr>
        <w:t xml:space="preserve"> </w:t>
      </w:r>
      <w:r>
        <w:rPr>
          <w:u w:val="none"/>
        </w:rPr>
        <w:t>t</w:t>
      </w:r>
      <w:r>
        <w:rPr>
          <w:spacing w:val="1"/>
          <w:u w:val="none"/>
        </w:rPr>
        <w:t>h</w:t>
      </w:r>
      <w:r>
        <w:rPr>
          <w:u w:val="none"/>
        </w:rPr>
        <w:t>e</w:t>
      </w:r>
      <w:r>
        <w:rPr>
          <w:spacing w:val="20"/>
          <w:u w:val="none"/>
        </w:rPr>
        <w:t xml:space="preserve"> </w:t>
      </w:r>
      <w:r>
        <w:rPr>
          <w:spacing w:val="1"/>
          <w:u w:val="none"/>
        </w:rPr>
        <w:t>o</w:t>
      </w:r>
      <w:r>
        <w:rPr>
          <w:u w:val="none"/>
        </w:rPr>
        <w:t>t</w:t>
      </w:r>
      <w:r>
        <w:rPr>
          <w:spacing w:val="1"/>
          <w:u w:val="none"/>
        </w:rPr>
        <w:t>h</w:t>
      </w:r>
      <w:r>
        <w:rPr>
          <w:u w:val="none"/>
        </w:rPr>
        <w:t>er</w:t>
      </w:r>
      <w:r>
        <w:rPr>
          <w:spacing w:val="19"/>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19"/>
          <w:u w:val="none"/>
        </w:rPr>
        <w:t xml:space="preserve"> </w:t>
      </w:r>
      <w:r>
        <w:rPr>
          <w:spacing w:val="1"/>
          <w:u w:val="none"/>
        </w:rPr>
        <w:t>o</w:t>
      </w:r>
      <w:r>
        <w:rPr>
          <w:u w:val="none"/>
        </w:rPr>
        <w:t>f</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0"/>
          <w:u w:val="none"/>
        </w:rPr>
        <w:t xml:space="preserve"> </w:t>
      </w:r>
      <w:r>
        <w:rPr>
          <w:u w:val="none"/>
        </w:rPr>
        <w:t>relati</w:t>
      </w:r>
      <w:r>
        <w:rPr>
          <w:spacing w:val="1"/>
          <w:u w:val="none"/>
        </w:rPr>
        <w:t>n</w:t>
      </w:r>
      <w:r>
        <w:rPr>
          <w:u w:val="none"/>
        </w:rPr>
        <w:t>g</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w:t>
      </w:r>
      <w:r>
        <w:rPr>
          <w:w w:val="102"/>
          <w:u w:val="none"/>
        </w:rPr>
        <w:t xml:space="preserve"> </w:t>
      </w:r>
      <w:r>
        <w:rPr>
          <w:spacing w:val="2"/>
          <w:u w:val="none"/>
        </w:rPr>
        <w:t>m</w:t>
      </w:r>
      <w:r>
        <w:rPr>
          <w:u w:val="none"/>
        </w:rPr>
        <w:t>ai</w:t>
      </w:r>
      <w:r>
        <w:rPr>
          <w:spacing w:val="1"/>
          <w:u w:val="none"/>
        </w:rPr>
        <w:t>n</w:t>
      </w:r>
      <w:r>
        <w:rPr>
          <w:u w:val="none"/>
        </w:rPr>
        <w:t>te</w:t>
      </w:r>
      <w:r>
        <w:rPr>
          <w:spacing w:val="1"/>
          <w:u w:val="none"/>
        </w:rPr>
        <w:t>n</w:t>
      </w:r>
      <w:r>
        <w:rPr>
          <w:u w:val="none"/>
        </w:rPr>
        <w:t>a</w:t>
      </w:r>
      <w:r>
        <w:rPr>
          <w:spacing w:val="1"/>
          <w:u w:val="none"/>
        </w:rPr>
        <w:t>n</w:t>
      </w:r>
      <w:r>
        <w:rPr>
          <w:u w:val="none"/>
        </w:rPr>
        <w:t>ce</w:t>
      </w:r>
      <w:r>
        <w:rPr>
          <w:spacing w:val="28"/>
          <w:u w:val="none"/>
        </w:rPr>
        <w:t xml:space="preserve"> </w:t>
      </w:r>
      <w:r>
        <w:rPr>
          <w:spacing w:val="1"/>
          <w:u w:val="none"/>
        </w:rPr>
        <w:t>o</w:t>
      </w:r>
      <w:r>
        <w:rPr>
          <w:u w:val="none"/>
        </w:rPr>
        <w:t>f</w:t>
      </w:r>
      <w:r>
        <w:rPr>
          <w:spacing w:val="29"/>
          <w:u w:val="none"/>
        </w:rPr>
        <w:t xml:space="preserve"> </w:t>
      </w:r>
      <w:r>
        <w:rPr>
          <w:spacing w:val="1"/>
          <w:u w:val="none"/>
        </w:rPr>
        <w:t>C</w:t>
      </w:r>
      <w:r>
        <w:rPr>
          <w:u w:val="none"/>
        </w:rPr>
        <w:t>a</w:t>
      </w:r>
      <w:r>
        <w:rPr>
          <w:spacing w:val="1"/>
          <w:u w:val="none"/>
        </w:rPr>
        <w:t>p</w:t>
      </w:r>
      <w:r>
        <w:rPr>
          <w:u w:val="none"/>
        </w:rPr>
        <w:t>ital</w:t>
      </w:r>
      <w:r>
        <w:rPr>
          <w:spacing w:val="29"/>
          <w:u w:val="none"/>
        </w:rPr>
        <w:t xml:space="preserve"> </w:t>
      </w:r>
      <w:r>
        <w:rPr>
          <w:spacing w:val="1"/>
          <w:u w:val="none"/>
        </w:rPr>
        <w:t>A</w:t>
      </w:r>
      <w:r>
        <w:rPr>
          <w:u w:val="none"/>
        </w:rPr>
        <w:t>cc</w:t>
      </w:r>
      <w:r>
        <w:rPr>
          <w:spacing w:val="1"/>
          <w:u w:val="none"/>
        </w:rPr>
        <w:t>oun</w:t>
      </w:r>
      <w:r>
        <w:rPr>
          <w:u w:val="none"/>
        </w:rPr>
        <w:t>ts</w:t>
      </w:r>
      <w:r>
        <w:rPr>
          <w:spacing w:val="29"/>
          <w:u w:val="none"/>
        </w:rPr>
        <w:t xml:space="preserve"> </w:t>
      </w:r>
      <w:r>
        <w:rPr>
          <w:u w:val="none"/>
        </w:rPr>
        <w:t>are</w:t>
      </w:r>
      <w:r>
        <w:rPr>
          <w:spacing w:val="29"/>
          <w:u w:val="none"/>
        </w:rPr>
        <w:t xml:space="preserve"> </w:t>
      </w:r>
      <w:r>
        <w:rPr>
          <w:u w:val="none"/>
        </w:rPr>
        <w:t>i</w:t>
      </w:r>
      <w:r>
        <w:rPr>
          <w:spacing w:val="1"/>
          <w:u w:val="none"/>
        </w:rPr>
        <w:t>n</w:t>
      </w:r>
      <w:r>
        <w:rPr>
          <w:u w:val="none"/>
        </w:rPr>
        <w:t>te</w:t>
      </w:r>
      <w:r>
        <w:rPr>
          <w:spacing w:val="1"/>
          <w:u w:val="none"/>
        </w:rPr>
        <w:t>nd</w:t>
      </w:r>
      <w:r>
        <w:rPr>
          <w:u w:val="none"/>
        </w:rPr>
        <w:t>ed</w:t>
      </w:r>
      <w:r>
        <w:rPr>
          <w:spacing w:val="30"/>
          <w:u w:val="none"/>
        </w:rPr>
        <w:t xml:space="preserve"> </w:t>
      </w:r>
      <w:r>
        <w:rPr>
          <w:u w:val="none"/>
        </w:rPr>
        <w:t>to</w:t>
      </w:r>
      <w:r>
        <w:rPr>
          <w:spacing w:val="30"/>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30"/>
          <w:u w:val="none"/>
        </w:rPr>
        <w:t xml:space="preserve"> </w:t>
      </w:r>
      <w:r>
        <w:rPr>
          <w:spacing w:val="1"/>
          <w:u w:val="none"/>
        </w:rPr>
        <w:t>w</w:t>
      </w:r>
      <w:r>
        <w:rPr>
          <w:u w:val="none"/>
        </w:rPr>
        <w:t>ith</w:t>
      </w:r>
      <w:r>
        <w:rPr>
          <w:spacing w:val="30"/>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9"/>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1</w:t>
      </w:r>
      <w:r>
        <w:rPr>
          <w:u w:val="none"/>
        </w:rPr>
        <w:t>.</w:t>
      </w:r>
      <w:r>
        <w:rPr>
          <w:spacing w:val="1"/>
          <w:u w:val="none"/>
        </w:rPr>
        <w:t>70</w:t>
      </w:r>
      <w:r>
        <w:rPr>
          <w:spacing w:val="-1"/>
          <w:u w:val="none"/>
        </w:rPr>
        <w:t>4</w:t>
      </w:r>
      <w:r>
        <w:rPr>
          <w:u w:val="none"/>
        </w:rPr>
        <w:t>-1</w:t>
      </w:r>
      <w:r>
        <w:rPr>
          <w:spacing w:val="30"/>
          <w:u w:val="none"/>
        </w:rPr>
        <w:t xml:space="preserve"> </w:t>
      </w:r>
      <w:r>
        <w:rPr>
          <w:u w:val="none"/>
        </w:rPr>
        <w:t>(</w:t>
      </w:r>
      <w:r>
        <w:rPr>
          <w:spacing w:val="1"/>
          <w:u w:val="none"/>
        </w:rPr>
        <w:t>b</w:t>
      </w:r>
      <w:r>
        <w:rPr>
          <w:u w:val="none"/>
        </w:rPr>
        <w:t>),</w:t>
      </w:r>
      <w:r>
        <w:rPr>
          <w:spacing w:val="28"/>
          <w:u w:val="none"/>
        </w:rPr>
        <w:t xml:space="preserve"> </w:t>
      </w:r>
      <w:r>
        <w:rPr>
          <w:u w:val="none"/>
        </w:rPr>
        <w:t>a</w:t>
      </w:r>
      <w:r>
        <w:rPr>
          <w:spacing w:val="1"/>
          <w:u w:val="none"/>
        </w:rPr>
        <w:t>n</w:t>
      </w:r>
      <w:r>
        <w:rPr>
          <w:u w:val="none"/>
        </w:rPr>
        <w:t>d</w:t>
      </w:r>
      <w:r>
        <w:rPr>
          <w:spacing w:val="30"/>
          <w:u w:val="none"/>
        </w:rPr>
        <w:t xml:space="preserve"> </w:t>
      </w:r>
      <w:r>
        <w:rPr>
          <w:u w:val="none"/>
        </w:rPr>
        <w:t>s</w:t>
      </w:r>
      <w:r>
        <w:rPr>
          <w:spacing w:val="1"/>
          <w:u w:val="none"/>
        </w:rPr>
        <w:t>h</w:t>
      </w:r>
      <w:r>
        <w:rPr>
          <w:u w:val="none"/>
        </w:rPr>
        <w:t>all</w:t>
      </w:r>
      <w:r>
        <w:rPr>
          <w:w w:val="102"/>
          <w:u w:val="none"/>
        </w:rPr>
        <w:t xml:space="preserve"> </w:t>
      </w:r>
      <w:r>
        <w:rPr>
          <w:spacing w:val="1"/>
          <w:u w:val="none"/>
        </w:rPr>
        <w:t>b</w:t>
      </w:r>
      <w:r>
        <w:rPr>
          <w:u w:val="none"/>
        </w:rPr>
        <w:t>e</w:t>
      </w:r>
      <w:r>
        <w:rPr>
          <w:spacing w:val="5"/>
          <w:u w:val="none"/>
        </w:rPr>
        <w:t xml:space="preserve"> </w:t>
      </w:r>
      <w:r>
        <w:rPr>
          <w:u w:val="none"/>
        </w:rPr>
        <w:t>i</w:t>
      </w:r>
      <w:r>
        <w:rPr>
          <w:spacing w:val="1"/>
          <w:u w:val="none"/>
        </w:rPr>
        <w:t>n</w:t>
      </w:r>
      <w:r>
        <w:rPr>
          <w:u w:val="none"/>
        </w:rPr>
        <w:t>ter</w:t>
      </w:r>
      <w:r>
        <w:rPr>
          <w:spacing w:val="1"/>
          <w:u w:val="none"/>
        </w:rPr>
        <w:t>p</w:t>
      </w:r>
      <w:r>
        <w:rPr>
          <w:u w:val="none"/>
        </w:rPr>
        <w:t>reted</w:t>
      </w:r>
      <w:r>
        <w:rPr>
          <w:spacing w:val="6"/>
          <w:u w:val="none"/>
        </w:rPr>
        <w:t xml:space="preserve"> </w:t>
      </w:r>
      <w:r>
        <w:rPr>
          <w:u w:val="none"/>
        </w:rPr>
        <w:t>a</w:t>
      </w:r>
      <w:r>
        <w:rPr>
          <w:spacing w:val="1"/>
          <w:u w:val="none"/>
        </w:rPr>
        <w:t>n</w:t>
      </w:r>
      <w:r>
        <w:rPr>
          <w:u w:val="none"/>
        </w:rPr>
        <w:t>d</w:t>
      </w:r>
      <w:r>
        <w:rPr>
          <w:spacing w:val="5"/>
          <w:u w:val="none"/>
        </w:rPr>
        <w:t xml:space="preserve"> </w:t>
      </w:r>
      <w:r>
        <w:rPr>
          <w:u w:val="none"/>
        </w:rPr>
        <w:t>a</w:t>
      </w:r>
      <w:r>
        <w:rPr>
          <w:spacing w:val="1"/>
          <w:u w:val="none"/>
        </w:rPr>
        <w:t>p</w:t>
      </w:r>
      <w:r>
        <w:rPr>
          <w:u w:val="none"/>
        </w:rPr>
        <w:t>plied</w:t>
      </w:r>
      <w:r>
        <w:rPr>
          <w:spacing w:val="6"/>
          <w:u w:val="none"/>
        </w:rPr>
        <w:t xml:space="preserve"> </w:t>
      </w:r>
      <w:r>
        <w:rPr>
          <w:u w:val="none"/>
        </w:rPr>
        <w:t>in</w:t>
      </w:r>
      <w:r>
        <w:rPr>
          <w:spacing w:val="5"/>
          <w:u w:val="none"/>
        </w:rPr>
        <w:t xml:space="preserve"> </w:t>
      </w:r>
      <w:r>
        <w:rPr>
          <w:u w:val="none"/>
        </w:rPr>
        <w:t>a</w:t>
      </w:r>
      <w:r>
        <w:rPr>
          <w:spacing w:val="6"/>
          <w:u w:val="none"/>
        </w:rPr>
        <w:t xml:space="preserve"> </w:t>
      </w:r>
      <w:r>
        <w:rPr>
          <w:spacing w:val="2"/>
          <w:u w:val="none"/>
        </w:rPr>
        <w:t>m</w:t>
      </w:r>
      <w:r>
        <w:rPr>
          <w:u w:val="none"/>
        </w:rPr>
        <w:t>a</w:t>
      </w:r>
      <w:r>
        <w:rPr>
          <w:spacing w:val="1"/>
          <w:u w:val="none"/>
        </w:rPr>
        <w:t>n</w:t>
      </w:r>
      <w:r>
        <w:rPr>
          <w:u w:val="none"/>
        </w:rPr>
        <w:t>ner</w:t>
      </w:r>
      <w:r>
        <w:rPr>
          <w:spacing w:val="5"/>
          <w:u w:val="none"/>
        </w:rPr>
        <w:t xml:space="preserve"> </w:t>
      </w:r>
      <w:r>
        <w:rPr>
          <w:u w:val="none"/>
        </w:rPr>
        <w:t>c</w:t>
      </w:r>
      <w:r>
        <w:rPr>
          <w:spacing w:val="1"/>
          <w:u w:val="none"/>
        </w:rPr>
        <w:t>o</w:t>
      </w:r>
      <w:r>
        <w:rPr>
          <w:u w:val="none"/>
        </w:rPr>
        <w:t>nsiste</w:t>
      </w:r>
      <w:r>
        <w:rPr>
          <w:spacing w:val="1"/>
          <w:u w:val="none"/>
        </w:rPr>
        <w:t>n</w:t>
      </w:r>
      <w:r>
        <w:rPr>
          <w:u w:val="none"/>
        </w:rPr>
        <w:t>t</w:t>
      </w:r>
      <w:r>
        <w:rPr>
          <w:spacing w:val="5"/>
          <w:u w:val="none"/>
        </w:rPr>
        <w:t xml:space="preserve"> </w:t>
      </w:r>
      <w:r>
        <w:rPr>
          <w:spacing w:val="1"/>
          <w:u w:val="none"/>
        </w:rPr>
        <w:t>w</w:t>
      </w:r>
      <w:r>
        <w:rPr>
          <w:u w:val="none"/>
        </w:rPr>
        <w:t>ith</w:t>
      </w:r>
      <w:r>
        <w:rPr>
          <w:spacing w:val="5"/>
          <w:u w:val="none"/>
        </w:rPr>
        <w:t xml:space="preserve"> </w:t>
      </w:r>
      <w:r>
        <w:rPr>
          <w:u w:val="none"/>
        </w:rPr>
        <w:t>such</w:t>
      </w:r>
      <w:r>
        <w:rPr>
          <w:spacing w:val="6"/>
          <w:u w:val="none"/>
        </w:rPr>
        <w:t xml:space="preserve"> </w:t>
      </w:r>
      <w:r>
        <w:rPr>
          <w:spacing w:val="1"/>
          <w:u w:val="none"/>
        </w:rPr>
        <w:t>R</w:t>
      </w:r>
      <w:r>
        <w:rPr>
          <w:u w:val="none"/>
        </w:rPr>
        <w:t>e</w:t>
      </w:r>
      <w:r>
        <w:rPr>
          <w:spacing w:val="1"/>
          <w:u w:val="none"/>
        </w:rPr>
        <w:t>g</w:t>
      </w:r>
      <w:r>
        <w:rPr>
          <w:u w:val="none"/>
        </w:rPr>
        <w:t>ulations.</w:t>
      </w:r>
      <w:r>
        <w:rPr>
          <w:spacing w:val="4"/>
          <w:u w:val="none"/>
        </w:rPr>
        <w:t xml:space="preserve"> </w:t>
      </w:r>
      <w:r>
        <w:rPr>
          <w:u w:val="none"/>
        </w:rPr>
        <w:t xml:space="preserve">In </w:t>
      </w:r>
      <w:r>
        <w:rPr>
          <w:spacing w:val="6"/>
          <w:u w:val="none"/>
        </w:rPr>
        <w:t xml:space="preserve"> </w:t>
      </w:r>
      <w:r>
        <w:rPr>
          <w:u w:val="none"/>
        </w:rPr>
        <w:t xml:space="preserve">the </w:t>
      </w:r>
      <w:r>
        <w:rPr>
          <w:spacing w:val="6"/>
          <w:u w:val="none"/>
        </w:rPr>
        <w:t xml:space="preserve"> </w:t>
      </w:r>
      <w:r>
        <w:rPr>
          <w:u w:val="none"/>
        </w:rPr>
        <w:t>e</w:t>
      </w:r>
      <w:r>
        <w:rPr>
          <w:spacing w:val="1"/>
          <w:u w:val="none"/>
        </w:rPr>
        <w:t>v</w:t>
      </w:r>
      <w:r>
        <w:rPr>
          <w:u w:val="none"/>
        </w:rPr>
        <w:t>e</w:t>
      </w:r>
      <w:r>
        <w:rPr>
          <w:spacing w:val="1"/>
          <w:u w:val="none"/>
        </w:rPr>
        <w:t>n</w:t>
      </w:r>
      <w:r>
        <w:rPr>
          <w:u w:val="none"/>
        </w:rPr>
        <w:t xml:space="preserve">t </w:t>
      </w:r>
      <w:r>
        <w:rPr>
          <w:spacing w:val="4"/>
          <w:u w:val="none"/>
        </w:rPr>
        <w:t xml:space="preserve"> </w:t>
      </w:r>
      <w:r>
        <w:rPr>
          <w:u w:val="none"/>
        </w:rPr>
        <w:t xml:space="preserve">the </w:t>
      </w:r>
      <w:r>
        <w:rPr>
          <w:spacing w:val="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7"/>
          <w:u w:val="none"/>
        </w:rPr>
        <w:t xml:space="preserve"> </w:t>
      </w:r>
      <w:r>
        <w:rPr>
          <w:u w:val="none"/>
        </w:rPr>
        <w:t>s</w:t>
      </w:r>
      <w:r>
        <w:rPr>
          <w:spacing w:val="1"/>
          <w:u w:val="none"/>
        </w:rPr>
        <w:t>h</w:t>
      </w:r>
      <w:r>
        <w:rPr>
          <w:u w:val="none"/>
        </w:rPr>
        <w:t>all</w:t>
      </w:r>
      <w:r>
        <w:rPr>
          <w:spacing w:val="37"/>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39"/>
          <w:u w:val="none"/>
        </w:rPr>
        <w:t xml:space="preserve"> </w:t>
      </w:r>
      <w:r>
        <w:rPr>
          <w:u w:val="none"/>
        </w:rPr>
        <w:t>t</w:t>
      </w:r>
      <w:r>
        <w:rPr>
          <w:spacing w:val="1"/>
          <w:u w:val="none"/>
        </w:rPr>
        <w:t>h</w:t>
      </w:r>
      <w:r>
        <w:rPr>
          <w:u w:val="none"/>
        </w:rPr>
        <w:t>at</w:t>
      </w:r>
      <w:r>
        <w:rPr>
          <w:spacing w:val="37"/>
          <w:u w:val="none"/>
        </w:rPr>
        <w:t xml:space="preserve"> </w:t>
      </w:r>
      <w:r>
        <w:rPr>
          <w:u w:val="none"/>
        </w:rPr>
        <w:t>it</w:t>
      </w:r>
      <w:r>
        <w:rPr>
          <w:spacing w:val="36"/>
          <w:u w:val="none"/>
        </w:rPr>
        <w:t xml:space="preserve"> </w:t>
      </w:r>
      <w:r>
        <w:rPr>
          <w:u w:val="none"/>
        </w:rPr>
        <w:t>is</w:t>
      </w:r>
      <w:r>
        <w:rPr>
          <w:spacing w:val="37"/>
          <w:u w:val="none"/>
        </w:rPr>
        <w:t xml:space="preserve"> </w:t>
      </w:r>
      <w:r>
        <w:rPr>
          <w:spacing w:val="1"/>
          <w:u w:val="none"/>
        </w:rPr>
        <w:t>p</w:t>
      </w:r>
      <w:r>
        <w:rPr>
          <w:u w:val="none"/>
        </w:rPr>
        <w:t>r</w:t>
      </w:r>
      <w:r>
        <w:rPr>
          <w:spacing w:val="1"/>
          <w:u w:val="none"/>
        </w:rPr>
        <w:t>ud</w:t>
      </w:r>
      <w:r>
        <w:rPr>
          <w:u w:val="none"/>
        </w:rPr>
        <w:t>e</w:t>
      </w:r>
      <w:r>
        <w:rPr>
          <w:spacing w:val="1"/>
          <w:u w:val="none"/>
        </w:rPr>
        <w:t>n</w:t>
      </w:r>
      <w:r>
        <w:rPr>
          <w:u w:val="none"/>
        </w:rPr>
        <w:t>t</w:t>
      </w:r>
      <w:r>
        <w:rPr>
          <w:spacing w:val="37"/>
          <w:u w:val="none"/>
        </w:rPr>
        <w:t xml:space="preserve"> </w:t>
      </w:r>
      <w:r>
        <w:rPr>
          <w:u w:val="none"/>
        </w:rPr>
        <w:t>to</w:t>
      </w:r>
      <w:r>
        <w:rPr>
          <w:spacing w:val="38"/>
          <w:u w:val="none"/>
        </w:rPr>
        <w:t xml:space="preserve"> </w:t>
      </w:r>
      <w:r>
        <w:rPr>
          <w:spacing w:val="2"/>
          <w:u w:val="none"/>
        </w:rPr>
        <w:t>m</w:t>
      </w:r>
      <w:r>
        <w:rPr>
          <w:u w:val="none"/>
        </w:rPr>
        <w:t>odify</w:t>
      </w:r>
      <w:r>
        <w:rPr>
          <w:spacing w:val="39"/>
          <w:u w:val="none"/>
        </w:rPr>
        <w:t xml:space="preserve"> </w:t>
      </w:r>
      <w:r>
        <w:rPr>
          <w:u w:val="none"/>
        </w:rPr>
        <w:t>t</w:t>
      </w:r>
      <w:r>
        <w:rPr>
          <w:spacing w:val="1"/>
          <w:u w:val="none"/>
        </w:rPr>
        <w:t>h</w:t>
      </w:r>
      <w:r>
        <w:rPr>
          <w:u w:val="none"/>
        </w:rPr>
        <w:t>e</w:t>
      </w:r>
      <w:r>
        <w:rPr>
          <w:spacing w:val="38"/>
          <w:u w:val="none"/>
        </w:rPr>
        <w:t xml:space="preserve"> </w:t>
      </w:r>
      <w:r>
        <w:rPr>
          <w:spacing w:val="2"/>
          <w:u w:val="none"/>
        </w:rPr>
        <w:t>m</w:t>
      </w:r>
      <w:r>
        <w:rPr>
          <w:u w:val="none"/>
        </w:rPr>
        <w:t>anner</w:t>
      </w:r>
      <w:r>
        <w:rPr>
          <w:spacing w:val="38"/>
          <w:u w:val="none"/>
        </w:rPr>
        <w:t xml:space="preserve"> </w:t>
      </w:r>
      <w:r>
        <w:rPr>
          <w:u w:val="none"/>
        </w:rPr>
        <w:t>in</w:t>
      </w:r>
      <w:r>
        <w:rPr>
          <w:spacing w:val="39"/>
          <w:u w:val="none"/>
        </w:rPr>
        <w:t xml:space="preserve"> </w:t>
      </w:r>
      <w:r>
        <w:rPr>
          <w:spacing w:val="2"/>
          <w:u w:val="none"/>
        </w:rPr>
        <w:t>w</w:t>
      </w:r>
      <w:r>
        <w:rPr>
          <w:u w:val="none"/>
        </w:rPr>
        <w:t>hich</w:t>
      </w:r>
      <w:r>
        <w:rPr>
          <w:spacing w:val="38"/>
          <w:u w:val="none"/>
        </w:rPr>
        <w:t xml:space="preserve"> </w:t>
      </w:r>
      <w:r>
        <w:rPr>
          <w:u w:val="none"/>
        </w:rPr>
        <w:t>t</w:t>
      </w:r>
      <w:r>
        <w:rPr>
          <w:spacing w:val="1"/>
          <w:u w:val="none"/>
        </w:rPr>
        <w:t>h</w:t>
      </w:r>
      <w:r>
        <w:rPr>
          <w:u w:val="none"/>
        </w:rPr>
        <w:t>e</w:t>
      </w:r>
      <w:r>
        <w:rPr>
          <w:spacing w:val="39"/>
          <w:u w:val="none"/>
        </w:rPr>
        <w:t xml:space="preserve"> </w:t>
      </w:r>
      <w:r>
        <w:rPr>
          <w:spacing w:val="1"/>
          <w:u w:val="none"/>
        </w:rPr>
        <w:t>C</w:t>
      </w:r>
      <w:r>
        <w:rPr>
          <w:u w:val="none"/>
        </w:rPr>
        <w:t>apital</w:t>
      </w:r>
      <w:r>
        <w:rPr>
          <w:spacing w:val="37"/>
          <w:u w:val="none"/>
        </w:rPr>
        <w:t xml:space="preserve"> </w:t>
      </w:r>
      <w:r>
        <w:rPr>
          <w:spacing w:val="2"/>
          <w:u w:val="none"/>
        </w:rPr>
        <w:t>A</w:t>
      </w:r>
      <w:r>
        <w:rPr>
          <w:u w:val="none"/>
        </w:rPr>
        <w:t>ccounts,</w:t>
      </w:r>
      <w:r>
        <w:rPr>
          <w:spacing w:val="36"/>
          <w:u w:val="none"/>
        </w:rPr>
        <w:t xml:space="preserve"> </w:t>
      </w:r>
      <w:r>
        <w:rPr>
          <w:u w:val="none"/>
        </w:rPr>
        <w:t>or</w:t>
      </w:r>
      <w:r>
        <w:rPr>
          <w:spacing w:val="38"/>
          <w:u w:val="none"/>
        </w:rPr>
        <w:t xml:space="preserve"> </w:t>
      </w:r>
      <w:r>
        <w:rPr>
          <w:u w:val="none"/>
        </w:rPr>
        <w:t>any</w:t>
      </w:r>
      <w:r>
        <w:rPr>
          <w:w w:val="102"/>
          <w:u w:val="none"/>
        </w:rPr>
        <w:t xml:space="preserve"> </w:t>
      </w:r>
      <w:r>
        <w:rPr>
          <w:spacing w:val="1"/>
          <w:u w:val="none"/>
        </w:rPr>
        <w:t>d</w:t>
      </w:r>
      <w:r>
        <w:rPr>
          <w:u w:val="none"/>
        </w:rPr>
        <w:t>e</w:t>
      </w:r>
      <w:r>
        <w:rPr>
          <w:spacing w:val="1"/>
          <w:u w:val="none"/>
        </w:rPr>
        <w:t>b</w:t>
      </w:r>
      <w:r>
        <w:rPr>
          <w:u w:val="none"/>
        </w:rPr>
        <w:t>its</w:t>
      </w:r>
      <w:r>
        <w:rPr>
          <w:spacing w:val="46"/>
          <w:u w:val="none"/>
        </w:rPr>
        <w:t xml:space="preserve"> </w:t>
      </w:r>
      <w:r>
        <w:rPr>
          <w:spacing w:val="1"/>
          <w:u w:val="none"/>
        </w:rPr>
        <w:t>o</w:t>
      </w:r>
      <w:r>
        <w:rPr>
          <w:u w:val="none"/>
        </w:rPr>
        <w:t>r</w:t>
      </w:r>
      <w:r>
        <w:rPr>
          <w:spacing w:val="46"/>
          <w:u w:val="none"/>
        </w:rPr>
        <w:t xml:space="preserve"> </w:t>
      </w:r>
      <w:r>
        <w:rPr>
          <w:u w:val="none"/>
        </w:rPr>
        <w:t>cre</w:t>
      </w:r>
      <w:r>
        <w:rPr>
          <w:spacing w:val="1"/>
          <w:u w:val="none"/>
        </w:rPr>
        <w:t>d</w:t>
      </w:r>
      <w:r>
        <w:rPr>
          <w:u w:val="none"/>
        </w:rPr>
        <w:t>its</w:t>
      </w:r>
      <w:r>
        <w:rPr>
          <w:spacing w:val="46"/>
          <w:u w:val="none"/>
        </w:rPr>
        <w:t xml:space="preserve"> </w:t>
      </w:r>
      <w:r>
        <w:rPr>
          <w:u w:val="none"/>
        </w:rPr>
        <w:t>t</w:t>
      </w:r>
      <w:r>
        <w:rPr>
          <w:spacing w:val="1"/>
          <w:u w:val="none"/>
        </w:rPr>
        <w:t>h</w:t>
      </w:r>
      <w:r>
        <w:rPr>
          <w:u w:val="none"/>
        </w:rPr>
        <w:t>ereto</w:t>
      </w:r>
      <w:r>
        <w:rPr>
          <w:spacing w:val="47"/>
          <w:u w:val="none"/>
        </w:rPr>
        <w:t xml:space="preserve"> </w:t>
      </w:r>
      <w:r>
        <w:rPr>
          <w:u w:val="none"/>
        </w:rPr>
        <w:t>(i</w:t>
      </w:r>
      <w:r>
        <w:rPr>
          <w:spacing w:val="1"/>
          <w:u w:val="none"/>
        </w:rPr>
        <w:t>n</w:t>
      </w:r>
      <w:r>
        <w:rPr>
          <w:u w:val="none"/>
        </w:rPr>
        <w:t>cl</w:t>
      </w:r>
      <w:r>
        <w:rPr>
          <w:spacing w:val="1"/>
          <w:u w:val="none"/>
        </w:rPr>
        <w:t>ud</w:t>
      </w:r>
      <w:r>
        <w:rPr>
          <w:u w:val="none"/>
        </w:rPr>
        <w:t>i</w:t>
      </w:r>
      <w:r>
        <w:rPr>
          <w:spacing w:val="1"/>
          <w:u w:val="none"/>
        </w:rPr>
        <w:t>ng</w:t>
      </w:r>
      <w:r>
        <w:rPr>
          <w:u w:val="none"/>
        </w:rPr>
        <w:t>,</w:t>
      </w:r>
      <w:r>
        <w:rPr>
          <w:spacing w:val="46"/>
          <w:u w:val="none"/>
        </w:rPr>
        <w:t xml:space="preserve"> </w:t>
      </w:r>
      <w:r>
        <w:rPr>
          <w:spacing w:val="1"/>
          <w:u w:val="none"/>
        </w:rPr>
        <w:t>w</w:t>
      </w:r>
      <w:r>
        <w:rPr>
          <w:u w:val="none"/>
        </w:rPr>
        <w:t>it</w:t>
      </w:r>
      <w:r>
        <w:rPr>
          <w:spacing w:val="1"/>
          <w:u w:val="none"/>
        </w:rPr>
        <w:t>hou</w:t>
      </w:r>
      <w:r>
        <w:rPr>
          <w:u w:val="none"/>
        </w:rPr>
        <w:t>t</w:t>
      </w:r>
      <w:r>
        <w:rPr>
          <w:spacing w:val="46"/>
          <w:u w:val="none"/>
        </w:rPr>
        <w:t xml:space="preserve"> </w:t>
      </w:r>
      <w:r>
        <w:rPr>
          <w:u w:val="none"/>
        </w:rPr>
        <w:t>li</w:t>
      </w:r>
      <w:r>
        <w:rPr>
          <w:spacing w:val="2"/>
          <w:u w:val="none"/>
        </w:rPr>
        <w:t>m</w:t>
      </w:r>
      <w:r>
        <w:rPr>
          <w:u w:val="none"/>
        </w:rPr>
        <w:t>itati</w:t>
      </w:r>
      <w:r>
        <w:rPr>
          <w:spacing w:val="1"/>
          <w:u w:val="none"/>
        </w:rPr>
        <w:t>on</w:t>
      </w:r>
      <w:r>
        <w:rPr>
          <w:u w:val="none"/>
        </w:rPr>
        <w:t>,</w:t>
      </w:r>
      <w:r>
        <w:rPr>
          <w:spacing w:val="43"/>
          <w:u w:val="none"/>
        </w:rPr>
        <w:t xml:space="preserve"> </w:t>
      </w:r>
      <w:r>
        <w:rPr>
          <w:spacing w:val="1"/>
          <w:u w:val="none"/>
        </w:rPr>
        <w:t>d</w:t>
      </w:r>
      <w:r>
        <w:rPr>
          <w:u w:val="none"/>
        </w:rPr>
        <w:t>e</w:t>
      </w:r>
      <w:r>
        <w:rPr>
          <w:spacing w:val="1"/>
          <w:u w:val="none"/>
        </w:rPr>
        <w:t>b</w:t>
      </w:r>
      <w:r>
        <w:rPr>
          <w:u w:val="none"/>
        </w:rPr>
        <w:t>its</w:t>
      </w:r>
      <w:r>
        <w:rPr>
          <w:spacing w:val="46"/>
          <w:u w:val="none"/>
        </w:rPr>
        <w:t xml:space="preserve"> </w:t>
      </w:r>
      <w:r>
        <w:rPr>
          <w:spacing w:val="1"/>
          <w:u w:val="none"/>
        </w:rPr>
        <w:t>o</w:t>
      </w:r>
      <w:r>
        <w:rPr>
          <w:u w:val="none"/>
        </w:rPr>
        <w:t>r</w:t>
      </w:r>
      <w:r>
        <w:rPr>
          <w:spacing w:val="46"/>
          <w:u w:val="none"/>
        </w:rPr>
        <w:t xml:space="preserve"> </w:t>
      </w:r>
      <w:r>
        <w:rPr>
          <w:u w:val="none"/>
        </w:rPr>
        <w:t>cre</w:t>
      </w:r>
      <w:r>
        <w:rPr>
          <w:spacing w:val="1"/>
          <w:u w:val="none"/>
        </w:rPr>
        <w:t>d</w:t>
      </w:r>
      <w:r>
        <w:rPr>
          <w:u w:val="none"/>
        </w:rPr>
        <w:t>its</w:t>
      </w:r>
      <w:r>
        <w:rPr>
          <w:spacing w:val="46"/>
          <w:u w:val="none"/>
        </w:rPr>
        <w:t xml:space="preserve"> </w:t>
      </w:r>
      <w:r>
        <w:rPr>
          <w:u w:val="none"/>
        </w:rPr>
        <w:t>relati</w:t>
      </w:r>
      <w:r>
        <w:rPr>
          <w:spacing w:val="1"/>
          <w:u w:val="none"/>
        </w:rPr>
        <w:t>n</w:t>
      </w:r>
      <w:r>
        <w:rPr>
          <w:u w:val="none"/>
        </w:rPr>
        <w:t>g</w:t>
      </w:r>
      <w:r>
        <w:rPr>
          <w:spacing w:val="47"/>
          <w:u w:val="none"/>
        </w:rPr>
        <w:t xml:space="preserve"> </w:t>
      </w:r>
      <w:r>
        <w:rPr>
          <w:u w:val="none"/>
        </w:rPr>
        <w:t>to</w:t>
      </w:r>
      <w:r>
        <w:rPr>
          <w:spacing w:val="47"/>
          <w:u w:val="none"/>
        </w:rPr>
        <w:t xml:space="preserve"> </w:t>
      </w:r>
      <w:r>
        <w:rPr>
          <w:u w:val="none"/>
        </w:rPr>
        <w:t>lia</w:t>
      </w:r>
      <w:r>
        <w:rPr>
          <w:spacing w:val="1"/>
          <w:u w:val="none"/>
        </w:rPr>
        <w:t>b</w:t>
      </w:r>
      <w:r>
        <w:rPr>
          <w:u w:val="none"/>
        </w:rPr>
        <w:t>ilities</w:t>
      </w:r>
      <w:r>
        <w:rPr>
          <w:spacing w:val="47"/>
          <w:u w:val="none"/>
        </w:rPr>
        <w:t xml:space="preserve"> </w:t>
      </w:r>
      <w:r>
        <w:rPr>
          <w:spacing w:val="1"/>
          <w:u w:val="none"/>
        </w:rPr>
        <w:t>wh</w:t>
      </w:r>
      <w:r>
        <w:rPr>
          <w:u w:val="none"/>
        </w:rPr>
        <w:t>ich</w:t>
      </w:r>
      <w:r>
        <w:rPr>
          <w:spacing w:val="47"/>
          <w:u w:val="none"/>
        </w:rPr>
        <w:t xml:space="preserve"> </w:t>
      </w:r>
      <w:r>
        <w:rPr>
          <w:u w:val="none"/>
        </w:rPr>
        <w:t>are</w:t>
      </w:r>
      <w:r>
        <w:rPr>
          <w:w w:val="102"/>
          <w:u w:val="none"/>
        </w:rPr>
        <w:t xml:space="preserve"> </w:t>
      </w:r>
      <w:r>
        <w:rPr>
          <w:u w:val="none"/>
        </w:rPr>
        <w:t>sec</w:t>
      </w:r>
      <w:r>
        <w:rPr>
          <w:spacing w:val="1"/>
          <w:u w:val="none"/>
        </w:rPr>
        <w:t>u</w:t>
      </w:r>
      <w:r>
        <w:rPr>
          <w:u w:val="none"/>
        </w:rPr>
        <w:t>red</w:t>
      </w:r>
      <w:r>
        <w:rPr>
          <w:spacing w:val="35"/>
          <w:u w:val="none"/>
        </w:rPr>
        <w:t xml:space="preserve"> </w:t>
      </w:r>
      <w:r>
        <w:rPr>
          <w:spacing w:val="1"/>
          <w:u w:val="none"/>
        </w:rPr>
        <w:t>b</w:t>
      </w:r>
      <w:r>
        <w:rPr>
          <w:u w:val="none"/>
        </w:rPr>
        <w:t>y</w:t>
      </w:r>
      <w:r>
        <w:rPr>
          <w:spacing w:val="36"/>
          <w:u w:val="none"/>
        </w:rPr>
        <w:t xml:space="preserve"> </w:t>
      </w:r>
      <w:r>
        <w:rPr>
          <w:u w:val="none"/>
        </w:rPr>
        <w:t>c</w:t>
      </w:r>
      <w:r>
        <w:rPr>
          <w:spacing w:val="1"/>
          <w:u w:val="none"/>
        </w:rPr>
        <w:t>on</w:t>
      </w:r>
      <w:r>
        <w:rPr>
          <w:u w:val="none"/>
        </w:rPr>
        <w:t>tri</w:t>
      </w:r>
      <w:r>
        <w:rPr>
          <w:spacing w:val="1"/>
          <w:u w:val="none"/>
        </w:rPr>
        <w:t>bu</w:t>
      </w:r>
      <w:r>
        <w:rPr>
          <w:u w:val="none"/>
        </w:rPr>
        <w:t>ted</w:t>
      </w:r>
      <w:r>
        <w:rPr>
          <w:spacing w:val="36"/>
          <w:u w:val="none"/>
        </w:rPr>
        <w:t xml:space="preserve"> </w:t>
      </w:r>
      <w:r>
        <w:rPr>
          <w:spacing w:val="1"/>
          <w:u w:val="none"/>
        </w:rPr>
        <w:t>o</w:t>
      </w:r>
      <w:r>
        <w:rPr>
          <w:u w:val="none"/>
        </w:rPr>
        <w:t>r</w:t>
      </w:r>
      <w:r>
        <w:rPr>
          <w:spacing w:val="35"/>
          <w:u w:val="none"/>
        </w:rPr>
        <w:t xml:space="preserve"> </w:t>
      </w:r>
      <w:r>
        <w:rPr>
          <w:spacing w:val="1"/>
          <w:u w:val="none"/>
        </w:rPr>
        <w:t>d</w:t>
      </w:r>
      <w:r>
        <w:rPr>
          <w:u w:val="none"/>
        </w:rPr>
        <w:t>istri</w:t>
      </w:r>
      <w:r>
        <w:rPr>
          <w:spacing w:val="1"/>
          <w:u w:val="none"/>
        </w:rPr>
        <w:t>bu</w:t>
      </w:r>
      <w:r>
        <w:rPr>
          <w:u w:val="none"/>
        </w:rPr>
        <w:t>ted</w:t>
      </w:r>
      <w:r>
        <w:rPr>
          <w:spacing w:val="35"/>
          <w:u w:val="none"/>
        </w:rPr>
        <w:t xml:space="preserve"> </w:t>
      </w:r>
      <w:r>
        <w:rPr>
          <w:spacing w:val="1"/>
          <w:u w:val="none"/>
        </w:rPr>
        <w:t>p</w:t>
      </w:r>
      <w:r>
        <w:rPr>
          <w:u w:val="none"/>
        </w:rPr>
        <w:t>r</w:t>
      </w:r>
      <w:r>
        <w:rPr>
          <w:spacing w:val="1"/>
          <w:u w:val="none"/>
        </w:rPr>
        <w:t>op</w:t>
      </w:r>
      <w:r>
        <w:rPr>
          <w:u w:val="none"/>
        </w:rPr>
        <w:t>erty</w:t>
      </w:r>
      <w:r>
        <w:rPr>
          <w:spacing w:val="36"/>
          <w:u w:val="none"/>
        </w:rPr>
        <w:t xml:space="preserve"> </w:t>
      </w:r>
      <w:r>
        <w:rPr>
          <w:spacing w:val="1"/>
          <w:u w:val="none"/>
        </w:rPr>
        <w:t>o</w:t>
      </w:r>
      <w:r>
        <w:rPr>
          <w:u w:val="none"/>
        </w:rPr>
        <w:t>r</w:t>
      </w:r>
      <w:r>
        <w:rPr>
          <w:spacing w:val="35"/>
          <w:u w:val="none"/>
        </w:rPr>
        <w:t xml:space="preserve"> </w:t>
      </w:r>
      <w:r>
        <w:rPr>
          <w:spacing w:val="1"/>
          <w:u w:val="none"/>
        </w:rPr>
        <w:t>wh</w:t>
      </w:r>
      <w:r>
        <w:rPr>
          <w:u w:val="none"/>
        </w:rPr>
        <w:t>ich</w:t>
      </w:r>
      <w:r>
        <w:rPr>
          <w:spacing w:val="36"/>
          <w:u w:val="none"/>
        </w:rPr>
        <w:t xml:space="preserve"> </w:t>
      </w:r>
      <w:r>
        <w:rPr>
          <w:u w:val="none"/>
        </w:rPr>
        <w:t>are</w:t>
      </w:r>
      <w:r>
        <w:rPr>
          <w:spacing w:val="33"/>
          <w:u w:val="none"/>
        </w:rPr>
        <w:t xml:space="preserve"> </w:t>
      </w:r>
      <w:r>
        <w:rPr>
          <w:u w:val="none"/>
        </w:rPr>
        <w:t>assu</w:t>
      </w:r>
      <w:r>
        <w:rPr>
          <w:spacing w:val="2"/>
          <w:u w:val="none"/>
        </w:rPr>
        <w:t>m</w:t>
      </w:r>
      <w:r>
        <w:rPr>
          <w:u w:val="none"/>
        </w:rPr>
        <w:t>ed</w:t>
      </w:r>
      <w:r>
        <w:rPr>
          <w:spacing w:val="36"/>
          <w:u w:val="none"/>
        </w:rPr>
        <w:t xml:space="preserve"> </w:t>
      </w:r>
      <w:r>
        <w:rPr>
          <w:u w:val="none"/>
        </w:rPr>
        <w:t>by</w:t>
      </w:r>
      <w:r>
        <w:rPr>
          <w:spacing w:val="36"/>
          <w:u w:val="none"/>
        </w:rPr>
        <w:t xml:space="preserve"> </w:t>
      </w:r>
      <w:r>
        <w:rPr>
          <w:u w:val="none"/>
        </w:rPr>
        <w:t>the</w:t>
      </w:r>
      <w:r>
        <w:rPr>
          <w:spacing w:val="36"/>
          <w:u w:val="none"/>
        </w:rPr>
        <w:t xml:space="preserve"> </w:t>
      </w:r>
      <w:r>
        <w:rPr>
          <w:spacing w:val="1"/>
          <w:u w:val="none"/>
        </w:rPr>
        <w:t>C</w:t>
      </w:r>
      <w:r>
        <w:rPr>
          <w:u w:val="none"/>
        </w:rPr>
        <w:t>o</w:t>
      </w:r>
      <w:r>
        <w:rPr>
          <w:spacing w:val="2"/>
          <w:u w:val="none"/>
        </w:rPr>
        <w:t>m</w:t>
      </w:r>
      <w:r>
        <w:rPr>
          <w:spacing w:val="1"/>
          <w:u w:val="none"/>
        </w:rPr>
        <w:t>p</w:t>
      </w:r>
      <w:r>
        <w:rPr>
          <w:u w:val="none"/>
        </w:rPr>
        <w:t>a</w:t>
      </w:r>
      <w:r>
        <w:rPr>
          <w:spacing w:val="1"/>
          <w:u w:val="none"/>
        </w:rPr>
        <w:t>n</w:t>
      </w:r>
      <w:r>
        <w:rPr>
          <w:u w:val="none"/>
        </w:rPr>
        <w:t>y</w:t>
      </w:r>
      <w:r>
        <w:rPr>
          <w:spacing w:val="35"/>
          <w:u w:val="none"/>
        </w:rPr>
        <w:t xml:space="preserve"> </w:t>
      </w:r>
      <w:r>
        <w:rPr>
          <w:spacing w:val="1"/>
          <w:u w:val="none"/>
        </w:rPr>
        <w:t>o</w:t>
      </w:r>
      <w:r>
        <w:rPr>
          <w:u w:val="none"/>
        </w:rPr>
        <w:t>r</w:t>
      </w:r>
      <w:r>
        <w:rPr>
          <w:spacing w:val="35"/>
          <w:u w:val="none"/>
        </w:rPr>
        <w:t xml:space="preserve"> </w:t>
      </w:r>
      <w:r>
        <w:rPr>
          <w:u w:val="none"/>
        </w:rPr>
        <w:t>t</w:t>
      </w:r>
      <w:r>
        <w:rPr>
          <w:spacing w:val="1"/>
          <w:u w:val="none"/>
        </w:rPr>
        <w:t>h</w:t>
      </w:r>
      <w:r>
        <w:rPr>
          <w:u w:val="none"/>
        </w:rPr>
        <w:t>e</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are</w:t>
      </w:r>
      <w:r>
        <w:rPr>
          <w:spacing w:val="30"/>
          <w:u w:val="none"/>
        </w:rPr>
        <w:t xml:space="preserve"> </w:t>
      </w:r>
      <w:r>
        <w:rPr>
          <w:u w:val="none"/>
        </w:rPr>
        <w:t>c</w:t>
      </w:r>
      <w:r>
        <w:rPr>
          <w:spacing w:val="1"/>
          <w:u w:val="none"/>
        </w:rPr>
        <w:t>o</w:t>
      </w:r>
      <w:r>
        <w:rPr>
          <w:spacing w:val="2"/>
          <w:u w:val="none"/>
        </w:rPr>
        <w:t>m</w:t>
      </w:r>
      <w:r>
        <w:rPr>
          <w:u w:val="none"/>
        </w:rPr>
        <w:t>puted</w:t>
      </w:r>
      <w:r>
        <w:rPr>
          <w:spacing w:val="32"/>
          <w:u w:val="none"/>
        </w:rPr>
        <w:t xml:space="preserve"> </w:t>
      </w:r>
      <w:r>
        <w:rPr>
          <w:u w:val="none"/>
        </w:rPr>
        <w:t>in</w:t>
      </w:r>
      <w:r>
        <w:rPr>
          <w:spacing w:val="31"/>
          <w:u w:val="none"/>
        </w:rPr>
        <w:t xml:space="preserve"> </w:t>
      </w:r>
      <w:r>
        <w:rPr>
          <w:u w:val="none"/>
        </w:rPr>
        <w:t>order</w:t>
      </w:r>
      <w:r>
        <w:rPr>
          <w:spacing w:val="31"/>
          <w:u w:val="none"/>
        </w:rPr>
        <w:t xml:space="preserve"> </w:t>
      </w:r>
      <w:r>
        <w:rPr>
          <w:u w:val="none"/>
        </w:rPr>
        <w:t>to</w:t>
      </w:r>
      <w:r>
        <w:rPr>
          <w:spacing w:val="31"/>
          <w:u w:val="none"/>
        </w:rPr>
        <w:t xml:space="preserve"> </w:t>
      </w:r>
      <w:r>
        <w:rPr>
          <w:u w:val="none"/>
        </w:rPr>
        <w:t>c</w:t>
      </w:r>
      <w:r>
        <w:rPr>
          <w:spacing w:val="1"/>
          <w:u w:val="none"/>
        </w:rPr>
        <w:t>o</w:t>
      </w:r>
      <w:r>
        <w:rPr>
          <w:spacing w:val="2"/>
          <w:u w:val="none"/>
        </w:rPr>
        <w:t>m</w:t>
      </w:r>
      <w:r>
        <w:rPr>
          <w:u w:val="none"/>
        </w:rPr>
        <w:t>ply</w:t>
      </w:r>
      <w:r>
        <w:rPr>
          <w:spacing w:val="31"/>
          <w:u w:val="none"/>
        </w:rPr>
        <w:t xml:space="preserve"> </w:t>
      </w:r>
      <w:r>
        <w:rPr>
          <w:spacing w:val="1"/>
          <w:u w:val="none"/>
        </w:rPr>
        <w:t>w</w:t>
      </w:r>
      <w:r>
        <w:rPr>
          <w:u w:val="none"/>
        </w:rPr>
        <w:t>ith</w:t>
      </w:r>
      <w:r>
        <w:rPr>
          <w:spacing w:val="30"/>
          <w:u w:val="none"/>
        </w:rPr>
        <w:t xml:space="preserve"> </w:t>
      </w:r>
      <w:r>
        <w:rPr>
          <w:u w:val="none"/>
        </w:rPr>
        <w:t>such</w:t>
      </w:r>
      <w:r>
        <w:rPr>
          <w:spacing w:val="32"/>
          <w:u w:val="none"/>
        </w:rPr>
        <w:t xml:space="preserve"> </w:t>
      </w:r>
      <w:r>
        <w:rPr>
          <w:spacing w:val="1"/>
          <w:u w:val="none"/>
        </w:rPr>
        <w:t>R</w:t>
      </w:r>
      <w:r>
        <w:rPr>
          <w:u w:val="none"/>
        </w:rPr>
        <w:t>e</w:t>
      </w:r>
      <w:r>
        <w:rPr>
          <w:spacing w:val="1"/>
          <w:u w:val="none"/>
        </w:rPr>
        <w:t>g</w:t>
      </w:r>
      <w:r>
        <w:rPr>
          <w:u w:val="none"/>
        </w:rPr>
        <w:t>ulations,</w:t>
      </w:r>
      <w:r>
        <w:rPr>
          <w:spacing w:val="30"/>
          <w:u w:val="none"/>
        </w:rPr>
        <w:t xml:space="preserve"> </w:t>
      </w:r>
      <w:r>
        <w:rPr>
          <w:u w:val="none"/>
        </w:rPr>
        <w:t>the</w:t>
      </w:r>
      <w:r>
        <w:rPr>
          <w:spacing w:val="31"/>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0"/>
          <w:u w:val="none"/>
        </w:rPr>
        <w:t xml:space="preserve"> </w:t>
      </w:r>
      <w:r>
        <w:rPr>
          <w:spacing w:val="2"/>
          <w:u w:val="none"/>
        </w:rPr>
        <w:t>m</w:t>
      </w:r>
      <w:r>
        <w:rPr>
          <w:u w:val="none"/>
        </w:rPr>
        <w:t>ay</w:t>
      </w:r>
      <w:r>
        <w:rPr>
          <w:spacing w:val="32"/>
          <w:u w:val="none"/>
        </w:rPr>
        <w:t xml:space="preserve"> </w:t>
      </w:r>
      <w:r>
        <w:rPr>
          <w:spacing w:val="2"/>
          <w:u w:val="none"/>
        </w:rPr>
        <w:t>m</w:t>
      </w:r>
      <w:r>
        <w:rPr>
          <w:u w:val="none"/>
        </w:rPr>
        <w:t>a</w:t>
      </w:r>
      <w:r>
        <w:rPr>
          <w:spacing w:val="1"/>
          <w:u w:val="none"/>
        </w:rPr>
        <w:t>k</w:t>
      </w:r>
      <w:r>
        <w:rPr>
          <w:u w:val="none"/>
        </w:rPr>
        <w:t>e</w:t>
      </w:r>
      <w:r>
        <w:rPr>
          <w:spacing w:val="31"/>
          <w:u w:val="none"/>
        </w:rPr>
        <w:t xml:space="preserve"> </w:t>
      </w:r>
      <w:r>
        <w:rPr>
          <w:u w:val="none"/>
        </w:rPr>
        <w:t>s</w:t>
      </w:r>
      <w:r>
        <w:rPr>
          <w:spacing w:val="1"/>
          <w:u w:val="none"/>
        </w:rPr>
        <w:t>u</w:t>
      </w:r>
      <w:r>
        <w:rPr>
          <w:u w:val="none"/>
        </w:rPr>
        <w:t>ch</w:t>
      </w:r>
      <w:r>
        <w:rPr>
          <w:w w:val="102"/>
          <w:u w:val="none"/>
        </w:rPr>
        <w:t xml:space="preserve"> </w:t>
      </w:r>
      <w:r>
        <w:rPr>
          <w:spacing w:val="2"/>
          <w:u w:val="none"/>
        </w:rPr>
        <w:t>m</w:t>
      </w:r>
      <w:r>
        <w:rPr>
          <w:spacing w:val="1"/>
          <w:u w:val="none"/>
        </w:rPr>
        <w:t>od</w:t>
      </w:r>
      <w:r>
        <w:rPr>
          <w:u w:val="none"/>
        </w:rPr>
        <w:t>ificati</w:t>
      </w:r>
      <w:r>
        <w:rPr>
          <w:spacing w:val="1"/>
          <w:u w:val="none"/>
        </w:rPr>
        <w:t>on</w:t>
      </w:r>
      <w:r>
        <w:rPr>
          <w:u w:val="none"/>
        </w:rPr>
        <w:t>,</w:t>
      </w:r>
      <w:r>
        <w:rPr>
          <w:spacing w:val="36"/>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bookmarkStart w:id="752" w:name="_GoBack"/>
      <w:bookmarkEnd w:id="752"/>
      <w:r>
        <w:rPr>
          <w:spacing w:val="37"/>
          <w:u w:val="none"/>
        </w:rPr>
        <w:t xml:space="preserve"> </w:t>
      </w:r>
      <w:r>
        <w:rPr>
          <w:u w:val="none"/>
        </w:rPr>
        <w:t>t</w:t>
      </w:r>
      <w:r>
        <w:rPr>
          <w:spacing w:val="1"/>
          <w:u w:val="none"/>
        </w:rPr>
        <w:t>h</w:t>
      </w:r>
      <w:r>
        <w:rPr>
          <w:u w:val="none"/>
        </w:rPr>
        <w:t>at</w:t>
      </w:r>
      <w:r>
        <w:rPr>
          <w:spacing w:val="36"/>
          <w:u w:val="none"/>
        </w:rPr>
        <w:t xml:space="preserve"> </w:t>
      </w:r>
      <w:r>
        <w:rPr>
          <w:u w:val="none"/>
        </w:rPr>
        <w:t>it</w:t>
      </w:r>
      <w:r>
        <w:rPr>
          <w:spacing w:val="37"/>
          <w:u w:val="none"/>
        </w:rPr>
        <w:t xml:space="preserve"> </w:t>
      </w:r>
      <w:r>
        <w:rPr>
          <w:u w:val="none"/>
        </w:rPr>
        <w:t>is</w:t>
      </w:r>
      <w:r>
        <w:rPr>
          <w:spacing w:val="36"/>
          <w:u w:val="none"/>
        </w:rPr>
        <w:t xml:space="preserve"> </w:t>
      </w:r>
      <w:r>
        <w:rPr>
          <w:spacing w:val="1"/>
          <w:u w:val="none"/>
        </w:rPr>
        <w:t>no</w:t>
      </w:r>
      <w:r>
        <w:rPr>
          <w:u w:val="none"/>
        </w:rPr>
        <w:t>t</w:t>
      </w:r>
      <w:r>
        <w:rPr>
          <w:spacing w:val="36"/>
          <w:u w:val="none"/>
        </w:rPr>
        <w:t xml:space="preserve"> </w:t>
      </w:r>
      <w:r>
        <w:rPr>
          <w:u w:val="none"/>
        </w:rPr>
        <w:t>li</w:t>
      </w:r>
      <w:r>
        <w:rPr>
          <w:spacing w:val="1"/>
          <w:u w:val="none"/>
        </w:rPr>
        <w:t>k</w:t>
      </w:r>
      <w:r>
        <w:rPr>
          <w:u w:val="none"/>
        </w:rPr>
        <w:t>ely</w:t>
      </w:r>
      <w:r>
        <w:rPr>
          <w:spacing w:val="38"/>
          <w:u w:val="none"/>
        </w:rPr>
        <w:t xml:space="preserve"> </w:t>
      </w:r>
      <w:r>
        <w:rPr>
          <w:u w:val="none"/>
        </w:rPr>
        <w:t>to</w:t>
      </w:r>
      <w:r>
        <w:rPr>
          <w:spacing w:val="37"/>
          <w:u w:val="none"/>
        </w:rPr>
        <w:t xml:space="preserve"> </w:t>
      </w:r>
      <w:r>
        <w:rPr>
          <w:spacing w:val="1"/>
          <w:u w:val="none"/>
        </w:rPr>
        <w:t>h</w:t>
      </w:r>
      <w:r>
        <w:rPr>
          <w:u w:val="none"/>
        </w:rPr>
        <w:t>a</w:t>
      </w:r>
      <w:r>
        <w:rPr>
          <w:spacing w:val="1"/>
          <w:u w:val="none"/>
        </w:rPr>
        <w:t>v</w:t>
      </w:r>
      <w:r>
        <w:rPr>
          <w:u w:val="none"/>
        </w:rPr>
        <w:t>e</w:t>
      </w:r>
      <w:r>
        <w:rPr>
          <w:spacing w:val="38"/>
          <w:u w:val="none"/>
        </w:rPr>
        <w:t xml:space="preserve"> </w:t>
      </w:r>
      <w:r>
        <w:rPr>
          <w:u w:val="none"/>
        </w:rPr>
        <w:t>a</w:t>
      </w:r>
      <w:r>
        <w:rPr>
          <w:spacing w:val="37"/>
          <w:u w:val="none"/>
        </w:rPr>
        <w:t xml:space="preserve"> </w:t>
      </w:r>
      <w:r>
        <w:rPr>
          <w:spacing w:val="2"/>
          <w:u w:val="none"/>
        </w:rPr>
        <w:t>m</w:t>
      </w:r>
      <w:r>
        <w:rPr>
          <w:u w:val="none"/>
        </w:rPr>
        <w:t>aterial</w:t>
      </w:r>
      <w:r>
        <w:rPr>
          <w:spacing w:val="36"/>
          <w:u w:val="none"/>
        </w:rPr>
        <w:t xml:space="preserve"> </w:t>
      </w:r>
      <w:r>
        <w:rPr>
          <w:u w:val="none"/>
        </w:rPr>
        <w:t>effect</w:t>
      </w:r>
      <w:r>
        <w:rPr>
          <w:spacing w:val="37"/>
          <w:u w:val="none"/>
        </w:rPr>
        <w:t xml:space="preserve"> </w:t>
      </w:r>
      <w:r>
        <w:rPr>
          <w:spacing w:val="1"/>
          <w:u w:val="none"/>
        </w:rPr>
        <w:t>o</w:t>
      </w:r>
      <w:r>
        <w:rPr>
          <w:u w:val="none"/>
        </w:rPr>
        <w:t>n</w:t>
      </w:r>
      <w:r>
        <w:rPr>
          <w:spacing w:val="37"/>
          <w:u w:val="none"/>
        </w:rPr>
        <w:t xml:space="preserve"> </w:t>
      </w:r>
      <w:r>
        <w:rPr>
          <w:u w:val="none"/>
        </w:rPr>
        <w:t>t</w:t>
      </w:r>
      <w:r>
        <w:rPr>
          <w:spacing w:val="1"/>
          <w:u w:val="none"/>
        </w:rPr>
        <w:t>h</w:t>
      </w:r>
      <w:r>
        <w:rPr>
          <w:u w:val="none"/>
        </w:rPr>
        <w:t>e</w:t>
      </w:r>
      <w:r>
        <w:rPr>
          <w:spacing w:val="37"/>
          <w:u w:val="none"/>
        </w:rPr>
        <w:t xml:space="preserve"> </w:t>
      </w:r>
      <w:r>
        <w:rPr>
          <w:u w:val="none"/>
        </w:rPr>
        <w:t>a</w:t>
      </w:r>
      <w:r>
        <w:rPr>
          <w:spacing w:val="2"/>
          <w:u w:val="none"/>
        </w:rPr>
        <w:t>m</w:t>
      </w:r>
      <w:r>
        <w:rPr>
          <w:spacing w:val="1"/>
          <w:u w:val="none"/>
        </w:rPr>
        <w:t>oun</w:t>
      </w:r>
      <w:r>
        <w:rPr>
          <w:u w:val="none"/>
        </w:rPr>
        <w:t>ts</w:t>
      </w:r>
      <w:r>
        <w:rPr>
          <w:spacing w:val="37"/>
          <w:u w:val="none"/>
        </w:rPr>
        <w:t xml:space="preserve"> </w:t>
      </w:r>
      <w:r>
        <w:rPr>
          <w:spacing w:val="1"/>
          <w:u w:val="none"/>
        </w:rPr>
        <w:t>d</w:t>
      </w:r>
      <w:r>
        <w:rPr>
          <w:u w:val="none"/>
        </w:rPr>
        <w:t>istri</w:t>
      </w:r>
      <w:r>
        <w:rPr>
          <w:spacing w:val="1"/>
          <w:u w:val="none"/>
        </w:rPr>
        <w:t>bu</w:t>
      </w:r>
      <w:r>
        <w:rPr>
          <w:u w:val="none"/>
        </w:rPr>
        <w:t>ta</w:t>
      </w:r>
      <w:r>
        <w:rPr>
          <w:spacing w:val="1"/>
          <w:u w:val="none"/>
        </w:rPr>
        <w:t>b</w:t>
      </w:r>
      <w:r>
        <w:rPr>
          <w:u w:val="none"/>
        </w:rPr>
        <w:t>le</w:t>
      </w:r>
      <w:r>
        <w:rPr>
          <w:spacing w:val="37"/>
          <w:u w:val="none"/>
        </w:rPr>
        <w:t xml:space="preserve"> </w:t>
      </w:r>
      <w:r>
        <w:rPr>
          <w:u w:val="none"/>
        </w:rPr>
        <w:t>to</w:t>
      </w:r>
      <w:r>
        <w:rPr>
          <w:spacing w:val="36"/>
          <w:u w:val="none"/>
        </w:rPr>
        <w:t xml:space="preserve"> </w:t>
      </w:r>
      <w:r>
        <w:rPr>
          <w:u w:val="none"/>
        </w:rPr>
        <w:t>a</w:t>
      </w:r>
      <w:r>
        <w:rPr>
          <w:spacing w:val="1"/>
          <w:u w:val="none"/>
        </w:rPr>
        <w:t>n</w:t>
      </w:r>
      <w:r>
        <w:rPr>
          <w:u w:val="none"/>
        </w:rPr>
        <w:t>y</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3"/>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43"/>
          <w:u w:val="none"/>
        </w:rPr>
        <w:t xml:space="preserve"> </w:t>
      </w:r>
      <w:r>
        <w:rPr>
          <w:u w:val="none"/>
        </w:rPr>
        <w:t>to</w:t>
      </w:r>
      <w:r>
        <w:rPr>
          <w:spacing w:val="44"/>
          <w:u w:val="none"/>
        </w:rPr>
        <w:t xml:space="preserve"> </w:t>
      </w:r>
      <w:r>
        <w:rPr>
          <w:spacing w:val="1"/>
          <w:u w:val="none"/>
        </w:rPr>
        <w:t>S</w:t>
      </w:r>
      <w:r>
        <w:rPr>
          <w:u w:val="none"/>
        </w:rPr>
        <w:t>ecti</w:t>
      </w:r>
      <w:r>
        <w:rPr>
          <w:spacing w:val="1"/>
          <w:u w:val="none"/>
        </w:rPr>
        <w:t>o</w:t>
      </w:r>
      <w:r>
        <w:rPr>
          <w:u w:val="none"/>
        </w:rPr>
        <w:t>n</w:t>
      </w:r>
      <w:r>
        <w:rPr>
          <w:spacing w:val="44"/>
          <w:u w:val="none"/>
        </w:rPr>
        <w:t xml:space="preserve"> </w:t>
      </w:r>
      <w:r>
        <w:rPr>
          <w:u w:val="none"/>
        </w:rPr>
        <w:t>8</w:t>
      </w:r>
      <w:r>
        <w:rPr>
          <w:spacing w:val="44"/>
          <w:u w:val="none"/>
        </w:rPr>
        <w:t xml:space="preserve"> </w:t>
      </w:r>
      <w:r>
        <w:rPr>
          <w:spacing w:val="1"/>
          <w:u w:val="none"/>
        </w:rPr>
        <w:t>o</w:t>
      </w:r>
      <w:r>
        <w:rPr>
          <w:u w:val="none"/>
        </w:rPr>
        <w:t>f</w:t>
      </w:r>
      <w:r>
        <w:rPr>
          <w:spacing w:val="43"/>
          <w:u w:val="none"/>
        </w:rPr>
        <w:t xml:space="preserve"> </w:t>
      </w:r>
      <w:r>
        <w:rPr>
          <w:u w:val="none"/>
        </w:rPr>
        <w:t>t</w:t>
      </w:r>
      <w:r>
        <w:rPr>
          <w:spacing w:val="1"/>
          <w:u w:val="none"/>
        </w:rPr>
        <w:t>h</w:t>
      </w:r>
      <w:r>
        <w:rPr>
          <w:u w:val="none"/>
        </w:rPr>
        <w:t>e</w:t>
      </w:r>
      <w:r>
        <w:rPr>
          <w:spacing w:val="43"/>
          <w:u w:val="none"/>
        </w:rPr>
        <w:t xml:space="preserve"> </w:t>
      </w:r>
      <w:r>
        <w:rPr>
          <w:spacing w:val="1"/>
          <w:u w:val="none"/>
        </w:rPr>
        <w:t>A</w:t>
      </w:r>
      <w:r>
        <w:rPr>
          <w:u w:val="none"/>
        </w:rPr>
        <w:t>gree</w:t>
      </w:r>
      <w:r>
        <w:rPr>
          <w:spacing w:val="2"/>
          <w:u w:val="none"/>
        </w:rPr>
        <w:t>m</w:t>
      </w:r>
      <w:r>
        <w:rPr>
          <w:u w:val="none"/>
        </w:rPr>
        <w:t>e</w:t>
      </w:r>
      <w:r>
        <w:rPr>
          <w:spacing w:val="1"/>
          <w:u w:val="none"/>
        </w:rPr>
        <w:t>n</w:t>
      </w:r>
      <w:r>
        <w:rPr>
          <w:u w:val="none"/>
        </w:rPr>
        <w:t>t</w:t>
      </w:r>
      <w:r>
        <w:rPr>
          <w:spacing w:val="43"/>
          <w:u w:val="none"/>
        </w:rPr>
        <w:t xml:space="preserve"> </w:t>
      </w:r>
      <w:r>
        <w:rPr>
          <w:spacing w:val="1"/>
          <w:u w:val="none"/>
        </w:rPr>
        <w:t>upo</w:t>
      </w:r>
      <w:r>
        <w:rPr>
          <w:u w:val="none"/>
        </w:rPr>
        <w:t>n</w:t>
      </w:r>
      <w:r>
        <w:rPr>
          <w:spacing w:val="45"/>
          <w:u w:val="none"/>
        </w:rPr>
        <w:t xml:space="preserve"> </w:t>
      </w:r>
      <w:r>
        <w:rPr>
          <w:u w:val="none"/>
        </w:rPr>
        <w:t>t</w:t>
      </w:r>
      <w:r>
        <w:rPr>
          <w:spacing w:val="1"/>
          <w:u w:val="none"/>
        </w:rPr>
        <w:t>h</w:t>
      </w:r>
      <w:r>
        <w:rPr>
          <w:u w:val="none"/>
        </w:rPr>
        <w:t>e</w:t>
      </w:r>
      <w:r>
        <w:rPr>
          <w:spacing w:val="43"/>
          <w:u w:val="none"/>
        </w:rPr>
        <w:t xml:space="preserve"> </w:t>
      </w:r>
      <w:r>
        <w:rPr>
          <w:spacing w:val="1"/>
          <w:u w:val="none"/>
        </w:rPr>
        <w:t>d</w:t>
      </w:r>
      <w:r>
        <w:rPr>
          <w:u w:val="none"/>
        </w:rPr>
        <w:t>iss</w:t>
      </w:r>
      <w:r>
        <w:rPr>
          <w:spacing w:val="1"/>
          <w:u w:val="none"/>
        </w:rPr>
        <w:t>o</w:t>
      </w:r>
      <w:r>
        <w:rPr>
          <w:u w:val="none"/>
        </w:rPr>
        <w:t>l</w:t>
      </w:r>
      <w:r>
        <w:rPr>
          <w:spacing w:val="1"/>
          <w:u w:val="none"/>
        </w:rPr>
        <w:t>u</w:t>
      </w:r>
      <w:r>
        <w:rPr>
          <w:u w:val="none"/>
        </w:rPr>
        <w:t>ti</w:t>
      </w:r>
      <w:r>
        <w:rPr>
          <w:spacing w:val="1"/>
          <w:u w:val="none"/>
        </w:rPr>
        <w:t>o</w:t>
      </w:r>
      <w:r>
        <w:rPr>
          <w:u w:val="none"/>
        </w:rPr>
        <w:t>n</w:t>
      </w:r>
      <w:r>
        <w:rPr>
          <w:spacing w:val="44"/>
          <w:u w:val="none"/>
        </w:rPr>
        <w:t xml:space="preserve"> </w:t>
      </w:r>
      <w:r>
        <w:rPr>
          <w:spacing w:val="1"/>
          <w:u w:val="none"/>
        </w:rPr>
        <w:t>o</w:t>
      </w:r>
      <w:r>
        <w:rPr>
          <w:u w:val="none"/>
        </w:rPr>
        <w:t>f</w:t>
      </w:r>
      <w:r>
        <w:rPr>
          <w:spacing w:val="43"/>
          <w:u w:val="none"/>
        </w:rPr>
        <w:t xml:space="preserve"> </w:t>
      </w:r>
      <w:r>
        <w:rPr>
          <w:u w:val="none"/>
        </w:rPr>
        <w:t>t</w:t>
      </w:r>
      <w:r>
        <w:rPr>
          <w:spacing w:val="1"/>
          <w:u w:val="none"/>
        </w:rPr>
        <w:t>h</w:t>
      </w:r>
      <w:r>
        <w:rPr>
          <w:u w:val="none"/>
        </w:rPr>
        <w:t>e</w:t>
      </w:r>
      <w:r>
        <w:rPr>
          <w:spacing w:val="43"/>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42"/>
          <w:u w:val="none"/>
        </w:rPr>
        <w:t xml:space="preserve"> </w:t>
      </w:r>
      <w:r>
        <w:rPr>
          <w:spacing w:val="1"/>
          <w:u w:val="none"/>
        </w:rPr>
        <w:t>Th</w:t>
      </w:r>
      <w:r>
        <w:rPr>
          <w:u w:val="none"/>
        </w:rPr>
        <w:t>e</w:t>
      </w:r>
      <w:r>
        <w:rPr>
          <w:spacing w:val="43"/>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7"/>
          <w:u w:val="none"/>
        </w:rPr>
        <w:t xml:space="preserve"> </w:t>
      </w:r>
      <w:r>
        <w:rPr>
          <w:u w:val="none"/>
        </w:rPr>
        <w:t>also</w:t>
      </w:r>
      <w:r>
        <w:rPr>
          <w:spacing w:val="19"/>
          <w:u w:val="none"/>
        </w:rPr>
        <w:t xml:space="preserve"> </w:t>
      </w:r>
      <w:r>
        <w:rPr>
          <w:u w:val="none"/>
        </w:rPr>
        <w:t>s</w:t>
      </w:r>
      <w:r>
        <w:rPr>
          <w:spacing w:val="1"/>
          <w:u w:val="none"/>
        </w:rPr>
        <w:t>h</w:t>
      </w:r>
      <w:r>
        <w:rPr>
          <w:u w:val="none"/>
        </w:rPr>
        <w:t>all</w:t>
      </w:r>
      <w:r>
        <w:rPr>
          <w:spacing w:val="17"/>
          <w:u w:val="none"/>
        </w:rPr>
        <w:t xml:space="preserve"> </w:t>
      </w:r>
      <w:r w:rsidRPr="006049CF">
        <w:rPr>
          <w:u w:val="none"/>
          <w:rPrChange w:id="753" w:author="Austin Berk" w:date="2017-11-01T11:56:00Z">
            <w:rPr>
              <w:u w:val="none"/>
            </w:rPr>
          </w:rPrChange>
        </w:rPr>
        <w:t>(i)</w:t>
      </w:r>
      <w:r w:rsidRPr="006049CF">
        <w:rPr>
          <w:spacing w:val="18"/>
          <w:u w:val="none"/>
          <w:rPrChange w:id="754" w:author="Austin Berk" w:date="2017-11-01T11:56:00Z">
            <w:rPr>
              <w:spacing w:val="18"/>
              <w:u w:val="none"/>
            </w:rPr>
          </w:rPrChange>
        </w:rPr>
        <w:t xml:space="preserve"> </w:t>
      </w:r>
      <w:r w:rsidRPr="006049CF">
        <w:rPr>
          <w:spacing w:val="2"/>
          <w:u w:val="none"/>
          <w:rPrChange w:id="755" w:author="Austin Berk" w:date="2017-11-01T11:56:00Z">
            <w:rPr>
              <w:spacing w:val="2"/>
              <w:u w:val="none"/>
            </w:rPr>
          </w:rPrChange>
        </w:rPr>
        <w:t>m</w:t>
      </w:r>
      <w:r w:rsidRPr="006049CF">
        <w:rPr>
          <w:u w:val="none"/>
          <w:rPrChange w:id="756" w:author="Austin Berk" w:date="2017-11-01T11:56:00Z">
            <w:rPr>
              <w:u w:val="none"/>
            </w:rPr>
          </w:rPrChange>
        </w:rPr>
        <w:t>a</w:t>
      </w:r>
      <w:r w:rsidRPr="006049CF">
        <w:rPr>
          <w:spacing w:val="1"/>
          <w:u w:val="none"/>
          <w:rPrChange w:id="757" w:author="Austin Berk" w:date="2017-11-01T11:56:00Z">
            <w:rPr>
              <w:spacing w:val="1"/>
              <w:u w:val="none"/>
            </w:rPr>
          </w:rPrChange>
        </w:rPr>
        <w:t>k</w:t>
      </w:r>
      <w:r w:rsidRPr="006049CF">
        <w:rPr>
          <w:u w:val="none"/>
          <w:rPrChange w:id="758" w:author="Austin Berk" w:date="2017-11-01T11:56:00Z">
            <w:rPr>
              <w:u w:val="none"/>
            </w:rPr>
          </w:rPrChange>
        </w:rPr>
        <w:t>e</w:t>
      </w:r>
      <w:r w:rsidRPr="006049CF">
        <w:rPr>
          <w:spacing w:val="19"/>
          <w:u w:val="none"/>
          <w:rPrChange w:id="759" w:author="Austin Berk" w:date="2017-11-01T11:56:00Z">
            <w:rPr>
              <w:spacing w:val="19"/>
              <w:u w:val="none"/>
            </w:rPr>
          </w:rPrChange>
        </w:rPr>
        <w:t xml:space="preserve"> </w:t>
      </w:r>
      <w:r w:rsidRPr="006049CF">
        <w:rPr>
          <w:u w:val="none"/>
          <w:rPrChange w:id="760" w:author="Austin Berk" w:date="2017-11-01T11:56:00Z">
            <w:rPr>
              <w:u w:val="none"/>
            </w:rPr>
          </w:rPrChange>
        </w:rPr>
        <w:t>a</w:t>
      </w:r>
      <w:r w:rsidRPr="006049CF">
        <w:rPr>
          <w:spacing w:val="1"/>
          <w:u w:val="none"/>
          <w:rPrChange w:id="761" w:author="Austin Berk" w:date="2017-11-01T11:56:00Z">
            <w:rPr>
              <w:spacing w:val="1"/>
              <w:u w:val="none"/>
            </w:rPr>
          </w:rPrChange>
        </w:rPr>
        <w:t>n</w:t>
      </w:r>
      <w:r w:rsidRPr="006049CF">
        <w:rPr>
          <w:u w:val="none"/>
          <w:rPrChange w:id="762" w:author="Austin Berk" w:date="2017-11-01T11:56:00Z">
            <w:rPr>
              <w:u w:val="none"/>
            </w:rPr>
          </w:rPrChange>
        </w:rPr>
        <w:t>y</w:t>
      </w:r>
      <w:r w:rsidRPr="006049CF">
        <w:rPr>
          <w:spacing w:val="18"/>
          <w:u w:val="none"/>
          <w:rPrChange w:id="763" w:author="Austin Berk" w:date="2017-11-01T11:56:00Z">
            <w:rPr>
              <w:spacing w:val="18"/>
              <w:u w:val="none"/>
            </w:rPr>
          </w:rPrChange>
        </w:rPr>
        <w:t xml:space="preserve"> </w:t>
      </w:r>
      <w:r w:rsidRPr="006049CF">
        <w:rPr>
          <w:u w:val="none"/>
          <w:rPrChange w:id="764" w:author="Austin Berk" w:date="2017-11-01T11:56:00Z">
            <w:rPr>
              <w:u w:val="none"/>
            </w:rPr>
          </w:rPrChange>
        </w:rPr>
        <w:t>a</w:t>
      </w:r>
      <w:r w:rsidRPr="006049CF">
        <w:rPr>
          <w:spacing w:val="1"/>
          <w:u w:val="none"/>
          <w:rPrChange w:id="765" w:author="Austin Berk" w:date="2017-11-01T11:56:00Z">
            <w:rPr>
              <w:spacing w:val="1"/>
              <w:u w:val="none"/>
            </w:rPr>
          </w:rPrChange>
        </w:rPr>
        <w:t>d</w:t>
      </w:r>
      <w:r w:rsidRPr="006049CF">
        <w:rPr>
          <w:u w:val="none"/>
          <w:rPrChange w:id="766" w:author="Austin Berk" w:date="2017-11-01T11:56:00Z">
            <w:rPr>
              <w:u w:val="none"/>
            </w:rPr>
          </w:rPrChange>
        </w:rPr>
        <w:t>j</w:t>
      </w:r>
      <w:r w:rsidRPr="006049CF">
        <w:rPr>
          <w:spacing w:val="1"/>
          <w:u w:val="none"/>
          <w:rPrChange w:id="767" w:author="Austin Berk" w:date="2017-11-01T11:56:00Z">
            <w:rPr>
              <w:spacing w:val="1"/>
              <w:u w:val="none"/>
            </w:rPr>
          </w:rPrChange>
        </w:rPr>
        <w:t>u</w:t>
      </w:r>
      <w:r w:rsidRPr="006049CF">
        <w:rPr>
          <w:u w:val="none"/>
          <w:rPrChange w:id="768" w:author="Austin Berk" w:date="2017-11-01T11:56:00Z">
            <w:rPr>
              <w:u w:val="none"/>
            </w:rPr>
          </w:rPrChange>
        </w:rPr>
        <w:t>st</w:t>
      </w:r>
      <w:r w:rsidRPr="006049CF">
        <w:rPr>
          <w:spacing w:val="2"/>
          <w:u w:val="none"/>
          <w:rPrChange w:id="769" w:author="Austin Berk" w:date="2017-11-01T11:56:00Z">
            <w:rPr>
              <w:spacing w:val="2"/>
              <w:u w:val="none"/>
            </w:rPr>
          </w:rPrChange>
        </w:rPr>
        <w:t>m</w:t>
      </w:r>
      <w:r w:rsidRPr="006049CF">
        <w:rPr>
          <w:u w:val="none"/>
          <w:rPrChange w:id="770" w:author="Austin Berk" w:date="2017-11-01T11:56:00Z">
            <w:rPr>
              <w:u w:val="none"/>
            </w:rPr>
          </w:rPrChange>
        </w:rPr>
        <w:t>e</w:t>
      </w:r>
      <w:r w:rsidRPr="006049CF">
        <w:rPr>
          <w:spacing w:val="1"/>
          <w:u w:val="none"/>
          <w:rPrChange w:id="771" w:author="Austin Berk" w:date="2017-11-01T11:56:00Z">
            <w:rPr>
              <w:spacing w:val="1"/>
              <w:u w:val="none"/>
            </w:rPr>
          </w:rPrChange>
        </w:rPr>
        <w:t>n</w:t>
      </w:r>
      <w:r w:rsidRPr="006049CF">
        <w:rPr>
          <w:u w:val="none"/>
          <w:rPrChange w:id="772" w:author="Austin Berk" w:date="2017-11-01T11:56:00Z">
            <w:rPr>
              <w:u w:val="none"/>
            </w:rPr>
          </w:rPrChange>
        </w:rPr>
        <w:t>ts</w:t>
      </w:r>
      <w:r w:rsidRPr="006049CF">
        <w:rPr>
          <w:spacing w:val="19"/>
          <w:u w:val="none"/>
          <w:rPrChange w:id="773" w:author="Austin Berk" w:date="2017-11-01T11:56:00Z">
            <w:rPr>
              <w:spacing w:val="19"/>
              <w:u w:val="none"/>
            </w:rPr>
          </w:rPrChange>
        </w:rPr>
        <w:t xml:space="preserve"> </w:t>
      </w:r>
      <w:r w:rsidRPr="006049CF">
        <w:rPr>
          <w:u w:val="none"/>
          <w:rPrChange w:id="774" w:author="Austin Berk" w:date="2017-11-01T11:56:00Z">
            <w:rPr>
              <w:u w:val="none"/>
            </w:rPr>
          </w:rPrChange>
        </w:rPr>
        <w:t>t</w:t>
      </w:r>
      <w:r w:rsidRPr="006049CF">
        <w:rPr>
          <w:spacing w:val="1"/>
          <w:u w:val="none"/>
          <w:rPrChange w:id="775" w:author="Austin Berk" w:date="2017-11-01T11:56:00Z">
            <w:rPr>
              <w:spacing w:val="1"/>
              <w:u w:val="none"/>
            </w:rPr>
          </w:rPrChange>
        </w:rPr>
        <w:t>h</w:t>
      </w:r>
      <w:r w:rsidRPr="006049CF">
        <w:rPr>
          <w:u w:val="none"/>
          <w:rPrChange w:id="776" w:author="Austin Berk" w:date="2017-11-01T11:56:00Z">
            <w:rPr>
              <w:u w:val="none"/>
            </w:rPr>
          </w:rPrChange>
        </w:rPr>
        <w:t>at</w:t>
      </w:r>
      <w:r w:rsidRPr="006049CF">
        <w:rPr>
          <w:spacing w:val="17"/>
          <w:u w:val="none"/>
          <w:rPrChange w:id="777" w:author="Austin Berk" w:date="2017-11-01T11:56:00Z">
            <w:rPr>
              <w:spacing w:val="17"/>
              <w:u w:val="none"/>
            </w:rPr>
          </w:rPrChange>
        </w:rPr>
        <w:t xml:space="preserve"> </w:t>
      </w:r>
      <w:r w:rsidRPr="006049CF">
        <w:rPr>
          <w:u w:val="none"/>
          <w:rPrChange w:id="778" w:author="Austin Berk" w:date="2017-11-01T11:56:00Z">
            <w:rPr>
              <w:u w:val="none"/>
            </w:rPr>
          </w:rPrChange>
        </w:rPr>
        <w:t>are</w:t>
      </w:r>
      <w:r w:rsidRPr="006049CF">
        <w:rPr>
          <w:spacing w:val="19"/>
          <w:u w:val="none"/>
          <w:rPrChange w:id="779" w:author="Austin Berk" w:date="2017-11-01T11:56:00Z">
            <w:rPr>
              <w:spacing w:val="19"/>
              <w:u w:val="none"/>
            </w:rPr>
          </w:rPrChange>
        </w:rPr>
        <w:t xml:space="preserve"> </w:t>
      </w:r>
      <w:r w:rsidRPr="006049CF">
        <w:rPr>
          <w:spacing w:val="1"/>
          <w:u w:val="none"/>
          <w:rPrChange w:id="780" w:author="Austin Berk" w:date="2017-11-01T11:56:00Z">
            <w:rPr>
              <w:spacing w:val="1"/>
              <w:u w:val="none"/>
            </w:rPr>
          </w:rPrChange>
        </w:rPr>
        <w:t>n</w:t>
      </w:r>
      <w:r w:rsidRPr="006049CF">
        <w:rPr>
          <w:u w:val="none"/>
          <w:rPrChange w:id="781" w:author="Austin Berk" w:date="2017-11-01T11:56:00Z">
            <w:rPr>
              <w:u w:val="none"/>
            </w:rPr>
          </w:rPrChange>
        </w:rPr>
        <w:t>ecessary</w:t>
      </w:r>
      <w:r w:rsidRPr="006049CF">
        <w:rPr>
          <w:spacing w:val="19"/>
          <w:u w:val="none"/>
          <w:rPrChange w:id="782" w:author="Austin Berk" w:date="2017-11-01T11:56:00Z">
            <w:rPr>
              <w:spacing w:val="19"/>
              <w:u w:val="none"/>
            </w:rPr>
          </w:rPrChange>
        </w:rPr>
        <w:t xml:space="preserve"> </w:t>
      </w:r>
      <w:r w:rsidRPr="006049CF">
        <w:rPr>
          <w:spacing w:val="1"/>
          <w:u w:val="none"/>
          <w:rPrChange w:id="783" w:author="Austin Berk" w:date="2017-11-01T11:56:00Z">
            <w:rPr>
              <w:spacing w:val="1"/>
              <w:u w:val="none"/>
            </w:rPr>
          </w:rPrChange>
        </w:rPr>
        <w:t>o</w:t>
      </w:r>
      <w:r w:rsidRPr="006049CF">
        <w:rPr>
          <w:u w:val="none"/>
          <w:rPrChange w:id="784" w:author="Austin Berk" w:date="2017-11-01T11:56:00Z">
            <w:rPr>
              <w:u w:val="none"/>
            </w:rPr>
          </w:rPrChange>
        </w:rPr>
        <w:t>r</w:t>
      </w:r>
      <w:r w:rsidRPr="006049CF">
        <w:rPr>
          <w:spacing w:val="17"/>
          <w:u w:val="none"/>
          <w:rPrChange w:id="785" w:author="Austin Berk" w:date="2017-11-01T11:56:00Z">
            <w:rPr>
              <w:spacing w:val="17"/>
              <w:u w:val="none"/>
            </w:rPr>
          </w:rPrChange>
        </w:rPr>
        <w:t xml:space="preserve"> </w:t>
      </w:r>
      <w:r w:rsidRPr="006049CF">
        <w:rPr>
          <w:u w:val="none"/>
          <w:rPrChange w:id="786" w:author="Austin Berk" w:date="2017-11-01T11:56:00Z">
            <w:rPr>
              <w:u w:val="none"/>
            </w:rPr>
          </w:rPrChange>
        </w:rPr>
        <w:t>a</w:t>
      </w:r>
      <w:r w:rsidRPr="006049CF">
        <w:rPr>
          <w:spacing w:val="1"/>
          <w:u w:val="none"/>
          <w:rPrChange w:id="787" w:author="Austin Berk" w:date="2017-11-01T11:56:00Z">
            <w:rPr>
              <w:spacing w:val="1"/>
              <w:u w:val="none"/>
            </w:rPr>
          </w:rPrChange>
        </w:rPr>
        <w:t>pp</w:t>
      </w:r>
      <w:r w:rsidRPr="006049CF">
        <w:rPr>
          <w:u w:val="none"/>
          <w:rPrChange w:id="788" w:author="Austin Berk" w:date="2017-11-01T11:56:00Z">
            <w:rPr>
              <w:u w:val="none"/>
            </w:rPr>
          </w:rPrChange>
        </w:rPr>
        <w:t>r</w:t>
      </w:r>
      <w:r w:rsidRPr="006049CF">
        <w:rPr>
          <w:spacing w:val="1"/>
          <w:u w:val="none"/>
          <w:rPrChange w:id="789" w:author="Austin Berk" w:date="2017-11-01T11:56:00Z">
            <w:rPr>
              <w:spacing w:val="1"/>
              <w:u w:val="none"/>
            </w:rPr>
          </w:rPrChange>
        </w:rPr>
        <w:t>op</w:t>
      </w:r>
      <w:r w:rsidRPr="006049CF">
        <w:rPr>
          <w:u w:val="none"/>
          <w:rPrChange w:id="790" w:author="Austin Berk" w:date="2017-11-01T11:56:00Z">
            <w:rPr>
              <w:u w:val="none"/>
            </w:rPr>
          </w:rPrChange>
        </w:rPr>
        <w:t xml:space="preserve">riate </w:t>
      </w:r>
      <w:r w:rsidRPr="006049CF">
        <w:rPr>
          <w:spacing w:val="19"/>
          <w:u w:val="none"/>
          <w:rPrChange w:id="791" w:author="Austin Berk" w:date="2017-11-01T11:56:00Z">
            <w:rPr>
              <w:spacing w:val="19"/>
              <w:u w:val="none"/>
            </w:rPr>
          </w:rPrChange>
        </w:rPr>
        <w:t xml:space="preserve"> </w:t>
      </w:r>
      <w:r w:rsidRPr="006049CF">
        <w:rPr>
          <w:u w:val="none"/>
          <w:rPrChange w:id="792" w:author="Austin Berk" w:date="2017-11-01T11:56:00Z">
            <w:rPr>
              <w:u w:val="none"/>
            </w:rPr>
          </w:rPrChange>
        </w:rPr>
        <w:t xml:space="preserve">to </w:t>
      </w:r>
      <w:r w:rsidRPr="006049CF">
        <w:rPr>
          <w:spacing w:val="19"/>
          <w:u w:val="none"/>
          <w:rPrChange w:id="793" w:author="Austin Berk" w:date="2017-11-01T11:56:00Z">
            <w:rPr>
              <w:spacing w:val="19"/>
              <w:u w:val="none"/>
            </w:rPr>
          </w:rPrChange>
        </w:rPr>
        <w:t xml:space="preserve"> </w:t>
      </w:r>
      <w:r w:rsidRPr="006049CF">
        <w:rPr>
          <w:spacing w:val="2"/>
          <w:u w:val="none"/>
          <w:rPrChange w:id="794" w:author="Austin Berk" w:date="2017-11-01T11:56:00Z">
            <w:rPr>
              <w:spacing w:val="2"/>
              <w:u w:val="none"/>
            </w:rPr>
          </w:rPrChange>
        </w:rPr>
        <w:t>m</w:t>
      </w:r>
      <w:r w:rsidRPr="006049CF">
        <w:rPr>
          <w:u w:val="none"/>
          <w:rPrChange w:id="795" w:author="Austin Berk" w:date="2017-11-01T11:56:00Z">
            <w:rPr>
              <w:u w:val="none"/>
            </w:rPr>
          </w:rPrChange>
        </w:rPr>
        <w:t>ai</w:t>
      </w:r>
      <w:r w:rsidRPr="006049CF">
        <w:rPr>
          <w:spacing w:val="1"/>
          <w:u w:val="none"/>
          <w:rPrChange w:id="796" w:author="Austin Berk" w:date="2017-11-01T11:56:00Z">
            <w:rPr>
              <w:spacing w:val="1"/>
              <w:u w:val="none"/>
            </w:rPr>
          </w:rPrChange>
        </w:rPr>
        <w:t>n</w:t>
      </w:r>
      <w:r w:rsidRPr="006049CF">
        <w:rPr>
          <w:u w:val="none"/>
          <w:rPrChange w:id="797" w:author="Austin Berk" w:date="2017-11-01T11:56:00Z">
            <w:rPr>
              <w:u w:val="none"/>
            </w:rPr>
          </w:rPrChange>
        </w:rPr>
        <w:t xml:space="preserve">tain </w:t>
      </w:r>
      <w:r w:rsidRPr="006049CF">
        <w:rPr>
          <w:spacing w:val="18"/>
          <w:u w:val="none"/>
          <w:rPrChange w:id="798" w:author="Austin Berk" w:date="2017-11-01T11:56:00Z">
            <w:rPr>
              <w:spacing w:val="18"/>
              <w:u w:val="none"/>
            </w:rPr>
          </w:rPrChange>
        </w:rPr>
        <w:t xml:space="preserve"> </w:t>
      </w:r>
      <w:r w:rsidRPr="006049CF">
        <w:rPr>
          <w:u w:val="none"/>
          <w:rPrChange w:id="799" w:author="Austin Berk" w:date="2017-11-01T11:56:00Z">
            <w:rPr>
              <w:u w:val="none"/>
            </w:rPr>
          </w:rPrChange>
        </w:rPr>
        <w:t>e</w:t>
      </w:r>
      <w:r w:rsidRPr="006049CF">
        <w:rPr>
          <w:spacing w:val="1"/>
          <w:u w:val="none"/>
          <w:rPrChange w:id="800" w:author="Austin Berk" w:date="2017-11-01T11:56:00Z">
            <w:rPr>
              <w:spacing w:val="1"/>
              <w:u w:val="none"/>
            </w:rPr>
          </w:rPrChange>
        </w:rPr>
        <w:t>qu</w:t>
      </w:r>
      <w:r w:rsidRPr="006049CF">
        <w:rPr>
          <w:u w:val="none"/>
          <w:rPrChange w:id="801" w:author="Austin Berk" w:date="2017-11-01T11:56:00Z">
            <w:rPr>
              <w:u w:val="none"/>
            </w:rPr>
          </w:rPrChange>
        </w:rPr>
        <w:t>ality</w:t>
      </w:r>
      <w:r w:rsidRPr="006049CF">
        <w:rPr>
          <w:w w:val="102"/>
          <w:u w:val="none"/>
          <w:rPrChange w:id="802" w:author="Austin Berk" w:date="2017-11-01T11:56:00Z">
            <w:rPr>
              <w:w w:val="102"/>
              <w:u w:val="none"/>
            </w:rPr>
          </w:rPrChange>
        </w:rPr>
        <w:t xml:space="preserve"> </w:t>
      </w:r>
      <w:r w:rsidRPr="006049CF">
        <w:rPr>
          <w:spacing w:val="1"/>
          <w:u w:val="none"/>
          <w:rPrChange w:id="803" w:author="Austin Berk" w:date="2017-11-01T11:56:00Z">
            <w:rPr>
              <w:spacing w:val="1"/>
              <w:u w:val="none"/>
            </w:rPr>
          </w:rPrChange>
        </w:rPr>
        <w:t>b</w:t>
      </w:r>
      <w:r w:rsidRPr="006049CF">
        <w:rPr>
          <w:u w:val="none"/>
          <w:rPrChange w:id="804" w:author="Austin Berk" w:date="2017-11-01T11:56:00Z">
            <w:rPr>
              <w:u w:val="none"/>
            </w:rPr>
          </w:rPrChange>
        </w:rPr>
        <w:t>et</w:t>
      </w:r>
      <w:r w:rsidRPr="006049CF">
        <w:rPr>
          <w:spacing w:val="1"/>
          <w:u w:val="none"/>
          <w:rPrChange w:id="805" w:author="Austin Berk" w:date="2017-11-01T11:56:00Z">
            <w:rPr>
              <w:spacing w:val="1"/>
              <w:u w:val="none"/>
            </w:rPr>
          </w:rPrChange>
        </w:rPr>
        <w:t>w</w:t>
      </w:r>
      <w:r w:rsidRPr="006049CF">
        <w:rPr>
          <w:u w:val="none"/>
          <w:rPrChange w:id="806" w:author="Austin Berk" w:date="2017-11-01T11:56:00Z">
            <w:rPr>
              <w:u w:val="none"/>
            </w:rPr>
          </w:rPrChange>
        </w:rPr>
        <w:t>een</w:t>
      </w:r>
      <w:r w:rsidRPr="006049CF">
        <w:rPr>
          <w:spacing w:val="8"/>
          <w:u w:val="none"/>
          <w:rPrChange w:id="807" w:author="Austin Berk" w:date="2017-11-01T11:56:00Z">
            <w:rPr>
              <w:spacing w:val="8"/>
              <w:u w:val="none"/>
            </w:rPr>
          </w:rPrChange>
        </w:rPr>
        <w:t xml:space="preserve"> </w:t>
      </w:r>
      <w:r w:rsidRPr="006049CF">
        <w:rPr>
          <w:u w:val="none"/>
          <w:rPrChange w:id="808" w:author="Austin Berk" w:date="2017-11-01T11:56:00Z">
            <w:rPr>
              <w:u w:val="none"/>
            </w:rPr>
          </w:rPrChange>
        </w:rPr>
        <w:t>t</w:t>
      </w:r>
      <w:r w:rsidRPr="006049CF">
        <w:rPr>
          <w:spacing w:val="1"/>
          <w:u w:val="none"/>
          <w:rPrChange w:id="809" w:author="Austin Berk" w:date="2017-11-01T11:56:00Z">
            <w:rPr>
              <w:spacing w:val="1"/>
              <w:u w:val="none"/>
            </w:rPr>
          </w:rPrChange>
        </w:rPr>
        <w:t>h</w:t>
      </w:r>
      <w:r w:rsidRPr="006049CF">
        <w:rPr>
          <w:u w:val="none"/>
          <w:rPrChange w:id="810" w:author="Austin Berk" w:date="2017-11-01T11:56:00Z">
            <w:rPr>
              <w:u w:val="none"/>
            </w:rPr>
          </w:rPrChange>
        </w:rPr>
        <w:t>e</w:t>
      </w:r>
      <w:r w:rsidRPr="006049CF">
        <w:rPr>
          <w:spacing w:val="8"/>
          <w:u w:val="none"/>
          <w:rPrChange w:id="811" w:author="Austin Berk" w:date="2017-11-01T11:56:00Z">
            <w:rPr>
              <w:spacing w:val="8"/>
              <w:u w:val="none"/>
            </w:rPr>
          </w:rPrChange>
        </w:rPr>
        <w:t xml:space="preserve"> </w:t>
      </w:r>
      <w:r w:rsidRPr="006049CF">
        <w:rPr>
          <w:spacing w:val="1"/>
          <w:u w:val="none"/>
          <w:rPrChange w:id="812" w:author="Austin Berk" w:date="2017-11-01T11:56:00Z">
            <w:rPr>
              <w:spacing w:val="1"/>
              <w:u w:val="none"/>
            </w:rPr>
          </w:rPrChange>
        </w:rPr>
        <w:t>C</w:t>
      </w:r>
      <w:r w:rsidRPr="006049CF">
        <w:rPr>
          <w:u w:val="none"/>
          <w:rPrChange w:id="813" w:author="Austin Berk" w:date="2017-11-01T11:56:00Z">
            <w:rPr>
              <w:u w:val="none"/>
            </w:rPr>
          </w:rPrChange>
        </w:rPr>
        <w:t>a</w:t>
      </w:r>
      <w:r w:rsidRPr="006049CF">
        <w:rPr>
          <w:spacing w:val="1"/>
          <w:u w:val="none"/>
          <w:rPrChange w:id="814" w:author="Austin Berk" w:date="2017-11-01T11:56:00Z">
            <w:rPr>
              <w:spacing w:val="1"/>
              <w:u w:val="none"/>
            </w:rPr>
          </w:rPrChange>
        </w:rPr>
        <w:t>p</w:t>
      </w:r>
      <w:r w:rsidRPr="006049CF">
        <w:rPr>
          <w:u w:val="none"/>
          <w:rPrChange w:id="815" w:author="Austin Berk" w:date="2017-11-01T11:56:00Z">
            <w:rPr>
              <w:u w:val="none"/>
            </w:rPr>
          </w:rPrChange>
        </w:rPr>
        <w:t>ital</w:t>
      </w:r>
      <w:r w:rsidRPr="006049CF">
        <w:rPr>
          <w:spacing w:val="8"/>
          <w:u w:val="none"/>
          <w:rPrChange w:id="816" w:author="Austin Berk" w:date="2017-11-01T11:56:00Z">
            <w:rPr>
              <w:spacing w:val="8"/>
              <w:u w:val="none"/>
            </w:rPr>
          </w:rPrChange>
        </w:rPr>
        <w:t xml:space="preserve"> </w:t>
      </w:r>
      <w:r w:rsidRPr="006049CF">
        <w:rPr>
          <w:spacing w:val="1"/>
          <w:u w:val="none"/>
          <w:rPrChange w:id="817" w:author="Austin Berk" w:date="2017-11-01T11:56:00Z">
            <w:rPr>
              <w:spacing w:val="1"/>
              <w:u w:val="none"/>
            </w:rPr>
          </w:rPrChange>
        </w:rPr>
        <w:t>A</w:t>
      </w:r>
      <w:r w:rsidRPr="006049CF">
        <w:rPr>
          <w:u w:val="none"/>
          <w:rPrChange w:id="818" w:author="Austin Berk" w:date="2017-11-01T11:56:00Z">
            <w:rPr>
              <w:u w:val="none"/>
            </w:rPr>
          </w:rPrChange>
        </w:rPr>
        <w:t>cc</w:t>
      </w:r>
      <w:r w:rsidRPr="006049CF">
        <w:rPr>
          <w:spacing w:val="1"/>
          <w:u w:val="none"/>
          <w:rPrChange w:id="819" w:author="Austin Berk" w:date="2017-11-01T11:56:00Z">
            <w:rPr>
              <w:spacing w:val="1"/>
              <w:u w:val="none"/>
            </w:rPr>
          </w:rPrChange>
        </w:rPr>
        <w:t>oun</w:t>
      </w:r>
      <w:r w:rsidRPr="006049CF">
        <w:rPr>
          <w:u w:val="none"/>
          <w:rPrChange w:id="820" w:author="Austin Berk" w:date="2017-11-01T11:56:00Z">
            <w:rPr>
              <w:u w:val="none"/>
            </w:rPr>
          </w:rPrChange>
        </w:rPr>
        <w:t>ts</w:t>
      </w:r>
      <w:r w:rsidRPr="006049CF">
        <w:rPr>
          <w:spacing w:val="8"/>
          <w:u w:val="none"/>
          <w:rPrChange w:id="821" w:author="Austin Berk" w:date="2017-11-01T11:56:00Z">
            <w:rPr>
              <w:spacing w:val="8"/>
              <w:u w:val="none"/>
            </w:rPr>
          </w:rPrChange>
        </w:rPr>
        <w:t xml:space="preserve"> </w:t>
      </w:r>
      <w:r w:rsidRPr="006049CF">
        <w:rPr>
          <w:spacing w:val="1"/>
          <w:u w:val="none"/>
          <w:rPrChange w:id="822" w:author="Austin Berk" w:date="2017-11-01T11:56:00Z">
            <w:rPr>
              <w:spacing w:val="1"/>
              <w:u w:val="none"/>
            </w:rPr>
          </w:rPrChange>
        </w:rPr>
        <w:t>o</w:t>
      </w:r>
      <w:r w:rsidRPr="006049CF">
        <w:rPr>
          <w:u w:val="none"/>
          <w:rPrChange w:id="823" w:author="Austin Berk" w:date="2017-11-01T11:56:00Z">
            <w:rPr>
              <w:u w:val="none"/>
            </w:rPr>
          </w:rPrChange>
        </w:rPr>
        <w:t>f</w:t>
      </w:r>
      <w:r w:rsidRPr="006049CF">
        <w:rPr>
          <w:spacing w:val="8"/>
          <w:u w:val="none"/>
          <w:rPrChange w:id="824" w:author="Austin Berk" w:date="2017-11-01T11:56:00Z">
            <w:rPr>
              <w:spacing w:val="8"/>
              <w:u w:val="none"/>
            </w:rPr>
          </w:rPrChange>
        </w:rPr>
        <w:t xml:space="preserve"> </w:t>
      </w:r>
      <w:r w:rsidRPr="006049CF">
        <w:rPr>
          <w:u w:val="none"/>
          <w:rPrChange w:id="825" w:author="Austin Berk" w:date="2017-11-01T11:56:00Z">
            <w:rPr>
              <w:u w:val="none"/>
            </w:rPr>
          </w:rPrChange>
        </w:rPr>
        <w:t>t</w:t>
      </w:r>
      <w:r w:rsidRPr="006049CF">
        <w:rPr>
          <w:spacing w:val="1"/>
          <w:u w:val="none"/>
          <w:rPrChange w:id="826" w:author="Austin Berk" w:date="2017-11-01T11:56:00Z">
            <w:rPr>
              <w:spacing w:val="1"/>
              <w:u w:val="none"/>
            </w:rPr>
          </w:rPrChange>
        </w:rPr>
        <w:t>h</w:t>
      </w:r>
      <w:r w:rsidRPr="006049CF">
        <w:rPr>
          <w:u w:val="none"/>
          <w:rPrChange w:id="827" w:author="Austin Berk" w:date="2017-11-01T11:56:00Z">
            <w:rPr>
              <w:u w:val="none"/>
            </w:rPr>
          </w:rPrChange>
        </w:rPr>
        <w:t>e</w:t>
      </w:r>
      <w:r w:rsidRPr="006049CF">
        <w:rPr>
          <w:spacing w:val="9"/>
          <w:u w:val="none"/>
          <w:rPrChange w:id="828" w:author="Austin Berk" w:date="2017-11-01T11:56:00Z">
            <w:rPr>
              <w:spacing w:val="9"/>
              <w:u w:val="none"/>
            </w:rPr>
          </w:rPrChange>
        </w:rPr>
        <w:t xml:space="preserve"> </w:t>
      </w:r>
      <w:r w:rsidRPr="006049CF">
        <w:rPr>
          <w:spacing w:val="2"/>
          <w:u w:val="none"/>
          <w:rPrChange w:id="829" w:author="Austin Berk" w:date="2017-11-01T11:56:00Z">
            <w:rPr>
              <w:spacing w:val="2"/>
              <w:u w:val="none"/>
            </w:rPr>
          </w:rPrChange>
        </w:rPr>
        <w:t>M</w:t>
      </w:r>
      <w:r w:rsidRPr="006049CF">
        <w:rPr>
          <w:u w:val="none"/>
          <w:rPrChange w:id="830" w:author="Austin Berk" w:date="2017-11-01T11:56:00Z">
            <w:rPr>
              <w:u w:val="none"/>
            </w:rPr>
          </w:rPrChange>
        </w:rPr>
        <w:t>e</w:t>
      </w:r>
      <w:r w:rsidRPr="006049CF">
        <w:rPr>
          <w:spacing w:val="2"/>
          <w:u w:val="none"/>
          <w:rPrChange w:id="831" w:author="Austin Berk" w:date="2017-11-01T11:56:00Z">
            <w:rPr>
              <w:spacing w:val="2"/>
              <w:u w:val="none"/>
            </w:rPr>
          </w:rPrChange>
        </w:rPr>
        <w:t>m</w:t>
      </w:r>
      <w:r w:rsidRPr="006049CF">
        <w:rPr>
          <w:spacing w:val="1"/>
          <w:u w:val="none"/>
          <w:rPrChange w:id="832" w:author="Austin Berk" w:date="2017-11-01T11:56:00Z">
            <w:rPr>
              <w:spacing w:val="1"/>
              <w:u w:val="none"/>
            </w:rPr>
          </w:rPrChange>
        </w:rPr>
        <w:t>b</w:t>
      </w:r>
      <w:r w:rsidRPr="006049CF">
        <w:rPr>
          <w:u w:val="none"/>
          <w:rPrChange w:id="833" w:author="Austin Berk" w:date="2017-11-01T11:56:00Z">
            <w:rPr>
              <w:u w:val="none"/>
            </w:rPr>
          </w:rPrChange>
        </w:rPr>
        <w:t>ers</w:t>
      </w:r>
      <w:r w:rsidRPr="006049CF">
        <w:rPr>
          <w:spacing w:val="8"/>
          <w:u w:val="none"/>
          <w:rPrChange w:id="834" w:author="Austin Berk" w:date="2017-11-01T11:56:00Z">
            <w:rPr>
              <w:spacing w:val="8"/>
              <w:u w:val="none"/>
            </w:rPr>
          </w:rPrChange>
        </w:rPr>
        <w:t xml:space="preserve"> </w:t>
      </w:r>
      <w:r w:rsidRPr="006049CF">
        <w:rPr>
          <w:u w:val="none"/>
          <w:rPrChange w:id="835" w:author="Austin Berk" w:date="2017-11-01T11:56:00Z">
            <w:rPr>
              <w:u w:val="none"/>
            </w:rPr>
          </w:rPrChange>
        </w:rPr>
        <w:t>a</w:t>
      </w:r>
      <w:r w:rsidRPr="006049CF">
        <w:rPr>
          <w:spacing w:val="1"/>
          <w:u w:val="none"/>
          <w:rPrChange w:id="836" w:author="Austin Berk" w:date="2017-11-01T11:56:00Z">
            <w:rPr>
              <w:spacing w:val="1"/>
              <w:u w:val="none"/>
            </w:rPr>
          </w:rPrChange>
        </w:rPr>
        <w:t>n</w:t>
      </w:r>
      <w:r w:rsidRPr="006049CF">
        <w:rPr>
          <w:u w:val="none"/>
          <w:rPrChange w:id="837" w:author="Austin Berk" w:date="2017-11-01T11:56:00Z">
            <w:rPr>
              <w:u w:val="none"/>
            </w:rPr>
          </w:rPrChange>
        </w:rPr>
        <w:t>d</w:t>
      </w:r>
      <w:r w:rsidRPr="006049CF">
        <w:rPr>
          <w:spacing w:val="8"/>
          <w:u w:val="none"/>
          <w:rPrChange w:id="838" w:author="Austin Berk" w:date="2017-11-01T11:56:00Z">
            <w:rPr>
              <w:spacing w:val="8"/>
              <w:u w:val="none"/>
            </w:rPr>
          </w:rPrChange>
        </w:rPr>
        <w:t xml:space="preserve"> </w:t>
      </w:r>
      <w:r w:rsidRPr="006049CF">
        <w:rPr>
          <w:u w:val="none"/>
          <w:rPrChange w:id="839" w:author="Austin Berk" w:date="2017-11-01T11:56:00Z">
            <w:rPr>
              <w:u w:val="none"/>
            </w:rPr>
          </w:rPrChange>
        </w:rPr>
        <w:t>t</w:t>
      </w:r>
      <w:r w:rsidRPr="006049CF">
        <w:rPr>
          <w:spacing w:val="1"/>
          <w:u w:val="none"/>
          <w:rPrChange w:id="840" w:author="Austin Berk" w:date="2017-11-01T11:56:00Z">
            <w:rPr>
              <w:spacing w:val="1"/>
              <w:u w:val="none"/>
            </w:rPr>
          </w:rPrChange>
        </w:rPr>
        <w:t>h</w:t>
      </w:r>
      <w:r w:rsidRPr="006049CF">
        <w:rPr>
          <w:u w:val="none"/>
          <w:rPrChange w:id="841" w:author="Austin Berk" w:date="2017-11-01T11:56:00Z">
            <w:rPr>
              <w:u w:val="none"/>
            </w:rPr>
          </w:rPrChange>
        </w:rPr>
        <w:t>e</w:t>
      </w:r>
      <w:r w:rsidRPr="006049CF">
        <w:rPr>
          <w:spacing w:val="9"/>
          <w:u w:val="none"/>
          <w:rPrChange w:id="842" w:author="Austin Berk" w:date="2017-11-01T11:56:00Z">
            <w:rPr>
              <w:spacing w:val="9"/>
              <w:u w:val="none"/>
            </w:rPr>
          </w:rPrChange>
        </w:rPr>
        <w:t xml:space="preserve"> </w:t>
      </w:r>
      <w:r w:rsidRPr="006049CF">
        <w:rPr>
          <w:u w:val="none"/>
          <w:rPrChange w:id="843" w:author="Austin Berk" w:date="2017-11-01T11:56:00Z">
            <w:rPr>
              <w:u w:val="none"/>
            </w:rPr>
          </w:rPrChange>
        </w:rPr>
        <w:t>a</w:t>
      </w:r>
      <w:r w:rsidRPr="006049CF">
        <w:rPr>
          <w:spacing w:val="2"/>
          <w:u w:val="none"/>
          <w:rPrChange w:id="844" w:author="Austin Berk" w:date="2017-11-01T11:56:00Z">
            <w:rPr>
              <w:spacing w:val="2"/>
              <w:u w:val="none"/>
            </w:rPr>
          </w:rPrChange>
        </w:rPr>
        <w:t>m</w:t>
      </w:r>
      <w:r w:rsidRPr="006049CF">
        <w:rPr>
          <w:spacing w:val="1"/>
          <w:u w:val="none"/>
          <w:rPrChange w:id="845" w:author="Austin Berk" w:date="2017-11-01T11:56:00Z">
            <w:rPr>
              <w:spacing w:val="1"/>
              <w:u w:val="none"/>
            </w:rPr>
          </w:rPrChange>
        </w:rPr>
        <w:t>oun</w:t>
      </w:r>
      <w:r w:rsidRPr="006049CF">
        <w:rPr>
          <w:u w:val="none"/>
          <w:rPrChange w:id="846" w:author="Austin Berk" w:date="2017-11-01T11:56:00Z">
            <w:rPr>
              <w:u w:val="none"/>
            </w:rPr>
          </w:rPrChange>
        </w:rPr>
        <w:t>t</w:t>
      </w:r>
      <w:r w:rsidRPr="006049CF">
        <w:rPr>
          <w:spacing w:val="7"/>
          <w:u w:val="none"/>
          <w:rPrChange w:id="847" w:author="Austin Berk" w:date="2017-11-01T11:56:00Z">
            <w:rPr>
              <w:spacing w:val="7"/>
              <w:u w:val="none"/>
            </w:rPr>
          </w:rPrChange>
        </w:rPr>
        <w:t xml:space="preserve"> </w:t>
      </w:r>
      <w:r w:rsidRPr="006049CF">
        <w:rPr>
          <w:spacing w:val="1"/>
          <w:u w:val="none"/>
          <w:rPrChange w:id="848" w:author="Austin Berk" w:date="2017-11-01T11:56:00Z">
            <w:rPr>
              <w:spacing w:val="1"/>
              <w:u w:val="none"/>
            </w:rPr>
          </w:rPrChange>
        </w:rPr>
        <w:t>o</w:t>
      </w:r>
      <w:r w:rsidRPr="006049CF">
        <w:rPr>
          <w:u w:val="none"/>
          <w:rPrChange w:id="849" w:author="Austin Berk" w:date="2017-11-01T11:56:00Z">
            <w:rPr>
              <w:u w:val="none"/>
            </w:rPr>
          </w:rPrChange>
        </w:rPr>
        <w:t>f</w:t>
      </w:r>
      <w:r w:rsidRPr="006049CF">
        <w:rPr>
          <w:spacing w:val="6"/>
          <w:u w:val="none"/>
          <w:rPrChange w:id="850" w:author="Austin Berk" w:date="2017-11-01T11:56:00Z">
            <w:rPr>
              <w:spacing w:val="6"/>
              <w:u w:val="none"/>
            </w:rPr>
          </w:rPrChange>
        </w:rPr>
        <w:t xml:space="preserve"> </w:t>
      </w:r>
      <w:r w:rsidRPr="006049CF">
        <w:rPr>
          <w:spacing w:val="1"/>
          <w:u w:val="none"/>
          <w:rPrChange w:id="851" w:author="Austin Berk" w:date="2017-11-01T11:56:00Z">
            <w:rPr>
              <w:spacing w:val="1"/>
              <w:u w:val="none"/>
            </w:rPr>
          </w:rPrChange>
        </w:rPr>
        <w:t>Co</w:t>
      </w:r>
      <w:r w:rsidRPr="006049CF">
        <w:rPr>
          <w:spacing w:val="2"/>
          <w:u w:val="none"/>
          <w:rPrChange w:id="852" w:author="Austin Berk" w:date="2017-11-01T11:56:00Z">
            <w:rPr>
              <w:spacing w:val="2"/>
              <w:u w:val="none"/>
            </w:rPr>
          </w:rPrChange>
        </w:rPr>
        <w:t>m</w:t>
      </w:r>
      <w:r w:rsidRPr="006049CF">
        <w:rPr>
          <w:spacing w:val="1"/>
          <w:u w:val="none"/>
          <w:rPrChange w:id="853" w:author="Austin Berk" w:date="2017-11-01T11:56:00Z">
            <w:rPr>
              <w:spacing w:val="1"/>
              <w:u w:val="none"/>
            </w:rPr>
          </w:rPrChange>
        </w:rPr>
        <w:t>p</w:t>
      </w:r>
      <w:r w:rsidRPr="006049CF">
        <w:rPr>
          <w:u w:val="none"/>
          <w:rPrChange w:id="854" w:author="Austin Berk" w:date="2017-11-01T11:56:00Z">
            <w:rPr>
              <w:u w:val="none"/>
            </w:rPr>
          </w:rPrChange>
        </w:rPr>
        <w:t>a</w:t>
      </w:r>
      <w:r w:rsidRPr="006049CF">
        <w:rPr>
          <w:spacing w:val="1"/>
          <w:u w:val="none"/>
          <w:rPrChange w:id="855" w:author="Austin Berk" w:date="2017-11-01T11:56:00Z">
            <w:rPr>
              <w:spacing w:val="1"/>
              <w:u w:val="none"/>
            </w:rPr>
          </w:rPrChange>
        </w:rPr>
        <w:t>n</w:t>
      </w:r>
      <w:r w:rsidRPr="006049CF">
        <w:rPr>
          <w:u w:val="none"/>
          <w:rPrChange w:id="856" w:author="Austin Berk" w:date="2017-11-01T11:56:00Z">
            <w:rPr>
              <w:u w:val="none"/>
            </w:rPr>
          </w:rPrChange>
        </w:rPr>
        <w:t>y</w:t>
      </w:r>
      <w:r w:rsidRPr="006049CF">
        <w:rPr>
          <w:spacing w:val="8"/>
          <w:u w:val="none"/>
          <w:rPrChange w:id="857" w:author="Austin Berk" w:date="2017-11-01T11:56:00Z">
            <w:rPr>
              <w:spacing w:val="8"/>
              <w:u w:val="none"/>
            </w:rPr>
          </w:rPrChange>
        </w:rPr>
        <w:t xml:space="preserve"> </w:t>
      </w:r>
      <w:r w:rsidRPr="006049CF">
        <w:rPr>
          <w:u w:val="none"/>
          <w:rPrChange w:id="858" w:author="Austin Berk" w:date="2017-11-01T11:56:00Z">
            <w:rPr>
              <w:u w:val="none"/>
            </w:rPr>
          </w:rPrChange>
        </w:rPr>
        <w:t>ca</w:t>
      </w:r>
      <w:r w:rsidRPr="006049CF">
        <w:rPr>
          <w:spacing w:val="1"/>
          <w:u w:val="none"/>
          <w:rPrChange w:id="859" w:author="Austin Berk" w:date="2017-11-01T11:56:00Z">
            <w:rPr>
              <w:spacing w:val="1"/>
              <w:u w:val="none"/>
            </w:rPr>
          </w:rPrChange>
        </w:rPr>
        <w:t>p</w:t>
      </w:r>
      <w:r w:rsidRPr="006049CF">
        <w:rPr>
          <w:u w:val="none"/>
          <w:rPrChange w:id="860" w:author="Austin Berk" w:date="2017-11-01T11:56:00Z">
            <w:rPr>
              <w:u w:val="none"/>
            </w:rPr>
          </w:rPrChange>
        </w:rPr>
        <w:t>ital</w:t>
      </w:r>
      <w:r w:rsidRPr="006049CF">
        <w:rPr>
          <w:spacing w:val="8"/>
          <w:u w:val="none"/>
          <w:rPrChange w:id="861" w:author="Austin Berk" w:date="2017-11-01T11:56:00Z">
            <w:rPr>
              <w:spacing w:val="8"/>
              <w:u w:val="none"/>
            </w:rPr>
          </w:rPrChange>
        </w:rPr>
        <w:t xml:space="preserve"> </w:t>
      </w:r>
      <w:r w:rsidRPr="006049CF">
        <w:rPr>
          <w:u w:val="none"/>
          <w:rPrChange w:id="862" w:author="Austin Berk" w:date="2017-11-01T11:56:00Z">
            <w:rPr>
              <w:u w:val="none"/>
            </w:rPr>
          </w:rPrChange>
        </w:rPr>
        <w:t>reflected</w:t>
      </w:r>
      <w:r w:rsidRPr="006049CF">
        <w:rPr>
          <w:spacing w:val="8"/>
          <w:u w:val="none"/>
          <w:rPrChange w:id="863" w:author="Austin Berk" w:date="2017-11-01T11:56:00Z">
            <w:rPr>
              <w:spacing w:val="8"/>
              <w:u w:val="none"/>
            </w:rPr>
          </w:rPrChange>
        </w:rPr>
        <w:t xml:space="preserve"> </w:t>
      </w:r>
      <w:r w:rsidRPr="006049CF">
        <w:rPr>
          <w:u w:val="none"/>
          <w:rPrChange w:id="864" w:author="Austin Berk" w:date="2017-11-01T11:56:00Z">
            <w:rPr>
              <w:u w:val="none"/>
            </w:rPr>
          </w:rPrChange>
        </w:rPr>
        <w:t>on</w:t>
      </w:r>
      <w:r w:rsidRPr="006049CF">
        <w:rPr>
          <w:spacing w:val="8"/>
          <w:u w:val="none"/>
          <w:rPrChange w:id="865" w:author="Austin Berk" w:date="2017-11-01T11:56:00Z">
            <w:rPr>
              <w:spacing w:val="8"/>
              <w:u w:val="none"/>
            </w:rPr>
          </w:rPrChange>
        </w:rPr>
        <w:t xml:space="preserve"> </w:t>
      </w:r>
      <w:r w:rsidRPr="006049CF">
        <w:rPr>
          <w:u w:val="none"/>
          <w:rPrChange w:id="866" w:author="Austin Berk" w:date="2017-11-01T11:56:00Z">
            <w:rPr>
              <w:u w:val="none"/>
            </w:rPr>
          </w:rPrChange>
        </w:rPr>
        <w:t>the</w:t>
      </w:r>
      <w:r w:rsidRPr="006049CF">
        <w:rPr>
          <w:w w:val="102"/>
          <w:u w:val="none"/>
          <w:rPrChange w:id="867" w:author="Austin Berk" w:date="2017-11-01T11:56:00Z">
            <w:rPr>
              <w:w w:val="102"/>
              <w:u w:val="none"/>
            </w:rPr>
          </w:rPrChange>
        </w:rPr>
        <w:t xml:space="preserve"> </w:t>
      </w:r>
      <w:r w:rsidRPr="006049CF">
        <w:rPr>
          <w:spacing w:val="1"/>
          <w:u w:val="none"/>
          <w:rPrChange w:id="868" w:author="Austin Berk" w:date="2017-11-01T11:56:00Z">
            <w:rPr>
              <w:spacing w:val="1"/>
              <w:u w:val="none"/>
            </w:rPr>
          </w:rPrChange>
        </w:rPr>
        <w:t>Co</w:t>
      </w:r>
      <w:r w:rsidRPr="006049CF">
        <w:rPr>
          <w:spacing w:val="2"/>
          <w:u w:val="none"/>
          <w:rPrChange w:id="869" w:author="Austin Berk" w:date="2017-11-01T11:56:00Z">
            <w:rPr>
              <w:spacing w:val="2"/>
              <w:u w:val="none"/>
            </w:rPr>
          </w:rPrChange>
        </w:rPr>
        <w:t>m</w:t>
      </w:r>
      <w:r w:rsidRPr="006049CF">
        <w:rPr>
          <w:spacing w:val="1"/>
          <w:u w:val="none"/>
          <w:rPrChange w:id="870" w:author="Austin Berk" w:date="2017-11-01T11:56:00Z">
            <w:rPr>
              <w:spacing w:val="1"/>
              <w:u w:val="none"/>
            </w:rPr>
          </w:rPrChange>
        </w:rPr>
        <w:t>p</w:t>
      </w:r>
      <w:r w:rsidRPr="006049CF">
        <w:rPr>
          <w:u w:val="none"/>
          <w:rPrChange w:id="871" w:author="Austin Berk" w:date="2017-11-01T11:56:00Z">
            <w:rPr>
              <w:u w:val="none"/>
            </w:rPr>
          </w:rPrChange>
        </w:rPr>
        <w:t>a</w:t>
      </w:r>
      <w:r w:rsidRPr="006049CF">
        <w:rPr>
          <w:spacing w:val="1"/>
          <w:u w:val="none"/>
          <w:rPrChange w:id="872" w:author="Austin Berk" w:date="2017-11-01T11:56:00Z">
            <w:rPr>
              <w:spacing w:val="1"/>
              <w:u w:val="none"/>
            </w:rPr>
          </w:rPrChange>
        </w:rPr>
        <w:t>ny</w:t>
      </w:r>
      <w:r w:rsidRPr="006049CF">
        <w:rPr>
          <w:u w:val="none"/>
          <w:rPrChange w:id="873" w:author="Austin Berk" w:date="2017-11-01T11:56:00Z">
            <w:rPr>
              <w:u w:val="none"/>
            </w:rPr>
          </w:rPrChange>
        </w:rPr>
        <w:t>’s</w:t>
      </w:r>
      <w:r w:rsidRPr="006049CF">
        <w:rPr>
          <w:spacing w:val="27"/>
          <w:u w:val="none"/>
          <w:rPrChange w:id="874" w:author="Austin Berk" w:date="2017-11-01T11:56:00Z">
            <w:rPr>
              <w:spacing w:val="27"/>
              <w:u w:val="none"/>
            </w:rPr>
          </w:rPrChange>
        </w:rPr>
        <w:t xml:space="preserve"> </w:t>
      </w:r>
      <w:r w:rsidRPr="006049CF">
        <w:rPr>
          <w:spacing w:val="1"/>
          <w:u w:val="none"/>
          <w:rPrChange w:id="875" w:author="Austin Berk" w:date="2017-11-01T11:56:00Z">
            <w:rPr>
              <w:spacing w:val="1"/>
              <w:u w:val="none"/>
            </w:rPr>
          </w:rPrChange>
        </w:rPr>
        <w:t>b</w:t>
      </w:r>
      <w:r w:rsidRPr="006049CF">
        <w:rPr>
          <w:u w:val="none"/>
          <w:rPrChange w:id="876" w:author="Austin Berk" w:date="2017-11-01T11:56:00Z">
            <w:rPr>
              <w:u w:val="none"/>
            </w:rPr>
          </w:rPrChange>
        </w:rPr>
        <w:t>ala</w:t>
      </w:r>
      <w:r w:rsidRPr="006049CF">
        <w:rPr>
          <w:spacing w:val="1"/>
          <w:u w:val="none"/>
          <w:rPrChange w:id="877" w:author="Austin Berk" w:date="2017-11-01T11:56:00Z">
            <w:rPr>
              <w:spacing w:val="1"/>
              <w:u w:val="none"/>
            </w:rPr>
          </w:rPrChange>
        </w:rPr>
        <w:t>n</w:t>
      </w:r>
      <w:r w:rsidRPr="006049CF">
        <w:rPr>
          <w:u w:val="none"/>
          <w:rPrChange w:id="878" w:author="Austin Berk" w:date="2017-11-01T11:56:00Z">
            <w:rPr>
              <w:u w:val="none"/>
            </w:rPr>
          </w:rPrChange>
        </w:rPr>
        <w:t>ce</w:t>
      </w:r>
      <w:r w:rsidRPr="006049CF">
        <w:rPr>
          <w:spacing w:val="27"/>
          <w:u w:val="none"/>
          <w:rPrChange w:id="879" w:author="Austin Berk" w:date="2017-11-01T11:56:00Z">
            <w:rPr>
              <w:spacing w:val="27"/>
              <w:u w:val="none"/>
            </w:rPr>
          </w:rPrChange>
        </w:rPr>
        <w:t xml:space="preserve"> </w:t>
      </w:r>
      <w:r w:rsidRPr="006049CF">
        <w:rPr>
          <w:u w:val="none"/>
          <w:rPrChange w:id="880" w:author="Austin Berk" w:date="2017-11-01T11:56:00Z">
            <w:rPr>
              <w:u w:val="none"/>
            </w:rPr>
          </w:rPrChange>
        </w:rPr>
        <w:t>s</w:t>
      </w:r>
      <w:r w:rsidRPr="006049CF">
        <w:rPr>
          <w:spacing w:val="1"/>
          <w:u w:val="none"/>
          <w:rPrChange w:id="881" w:author="Austin Berk" w:date="2017-11-01T11:56:00Z">
            <w:rPr>
              <w:spacing w:val="1"/>
              <w:u w:val="none"/>
            </w:rPr>
          </w:rPrChange>
        </w:rPr>
        <w:t>h</w:t>
      </w:r>
      <w:r w:rsidRPr="006049CF">
        <w:rPr>
          <w:u w:val="none"/>
          <w:rPrChange w:id="882" w:author="Austin Berk" w:date="2017-11-01T11:56:00Z">
            <w:rPr>
              <w:u w:val="none"/>
            </w:rPr>
          </w:rPrChange>
        </w:rPr>
        <w:t>eet,</w:t>
      </w:r>
      <w:r w:rsidRPr="006049CF">
        <w:rPr>
          <w:spacing w:val="26"/>
          <w:u w:val="none"/>
          <w:rPrChange w:id="883" w:author="Austin Berk" w:date="2017-11-01T11:56:00Z">
            <w:rPr>
              <w:spacing w:val="26"/>
              <w:u w:val="none"/>
            </w:rPr>
          </w:rPrChange>
        </w:rPr>
        <w:t xml:space="preserve"> </w:t>
      </w:r>
      <w:r w:rsidRPr="006049CF">
        <w:rPr>
          <w:u w:val="none"/>
          <w:rPrChange w:id="884" w:author="Austin Berk" w:date="2017-11-01T11:56:00Z">
            <w:rPr>
              <w:u w:val="none"/>
            </w:rPr>
          </w:rPrChange>
        </w:rPr>
        <w:t>as</w:t>
      </w:r>
      <w:r w:rsidRPr="006049CF">
        <w:rPr>
          <w:spacing w:val="27"/>
          <w:u w:val="none"/>
          <w:rPrChange w:id="885" w:author="Austin Berk" w:date="2017-11-01T11:56:00Z">
            <w:rPr>
              <w:spacing w:val="27"/>
              <w:u w:val="none"/>
            </w:rPr>
          </w:rPrChange>
        </w:rPr>
        <w:t xml:space="preserve"> </w:t>
      </w:r>
      <w:r w:rsidRPr="006049CF">
        <w:rPr>
          <w:u w:val="none"/>
          <w:rPrChange w:id="886" w:author="Austin Berk" w:date="2017-11-01T11:56:00Z">
            <w:rPr>
              <w:u w:val="none"/>
            </w:rPr>
          </w:rPrChange>
        </w:rPr>
        <w:t>c</w:t>
      </w:r>
      <w:r w:rsidRPr="006049CF">
        <w:rPr>
          <w:spacing w:val="1"/>
          <w:u w:val="none"/>
          <w:rPrChange w:id="887" w:author="Austin Berk" w:date="2017-11-01T11:56:00Z">
            <w:rPr>
              <w:spacing w:val="1"/>
              <w:u w:val="none"/>
            </w:rPr>
          </w:rPrChange>
        </w:rPr>
        <w:t>o</w:t>
      </w:r>
      <w:r w:rsidRPr="006049CF">
        <w:rPr>
          <w:spacing w:val="2"/>
          <w:u w:val="none"/>
          <w:rPrChange w:id="888" w:author="Austin Berk" w:date="2017-11-01T11:56:00Z">
            <w:rPr>
              <w:spacing w:val="2"/>
              <w:u w:val="none"/>
            </w:rPr>
          </w:rPrChange>
        </w:rPr>
        <w:t>m</w:t>
      </w:r>
      <w:r w:rsidRPr="006049CF">
        <w:rPr>
          <w:spacing w:val="1"/>
          <w:u w:val="none"/>
          <w:rPrChange w:id="889" w:author="Austin Berk" w:date="2017-11-01T11:56:00Z">
            <w:rPr>
              <w:spacing w:val="1"/>
              <w:u w:val="none"/>
            </w:rPr>
          </w:rPrChange>
        </w:rPr>
        <w:t>pu</w:t>
      </w:r>
      <w:r w:rsidRPr="006049CF">
        <w:rPr>
          <w:u w:val="none"/>
          <w:rPrChange w:id="890" w:author="Austin Berk" w:date="2017-11-01T11:56:00Z">
            <w:rPr>
              <w:u w:val="none"/>
            </w:rPr>
          </w:rPrChange>
        </w:rPr>
        <w:t>ted</w:t>
      </w:r>
      <w:r w:rsidRPr="006049CF">
        <w:rPr>
          <w:spacing w:val="26"/>
          <w:u w:val="none"/>
          <w:rPrChange w:id="891" w:author="Austin Berk" w:date="2017-11-01T11:56:00Z">
            <w:rPr>
              <w:spacing w:val="26"/>
              <w:u w:val="none"/>
            </w:rPr>
          </w:rPrChange>
        </w:rPr>
        <w:t xml:space="preserve"> </w:t>
      </w:r>
      <w:r w:rsidRPr="006049CF">
        <w:rPr>
          <w:u w:val="none"/>
          <w:rPrChange w:id="892" w:author="Austin Berk" w:date="2017-11-01T11:56:00Z">
            <w:rPr>
              <w:u w:val="none"/>
            </w:rPr>
          </w:rPrChange>
        </w:rPr>
        <w:t>f</w:t>
      </w:r>
      <w:r w:rsidRPr="006049CF">
        <w:rPr>
          <w:spacing w:val="1"/>
          <w:u w:val="none"/>
          <w:rPrChange w:id="893" w:author="Austin Berk" w:date="2017-11-01T11:56:00Z">
            <w:rPr>
              <w:spacing w:val="1"/>
              <w:u w:val="none"/>
            </w:rPr>
          </w:rPrChange>
        </w:rPr>
        <w:t>o</w:t>
      </w:r>
      <w:r w:rsidRPr="006049CF">
        <w:rPr>
          <w:u w:val="none"/>
          <w:rPrChange w:id="894" w:author="Austin Berk" w:date="2017-11-01T11:56:00Z">
            <w:rPr>
              <w:u w:val="none"/>
            </w:rPr>
          </w:rPrChange>
        </w:rPr>
        <w:t>r</w:t>
      </w:r>
      <w:r w:rsidRPr="006049CF">
        <w:rPr>
          <w:spacing w:val="26"/>
          <w:u w:val="none"/>
          <w:rPrChange w:id="895" w:author="Austin Berk" w:date="2017-11-01T11:56:00Z">
            <w:rPr>
              <w:spacing w:val="26"/>
              <w:u w:val="none"/>
            </w:rPr>
          </w:rPrChange>
        </w:rPr>
        <w:t xml:space="preserve"> </w:t>
      </w:r>
      <w:r w:rsidRPr="006049CF">
        <w:rPr>
          <w:spacing w:val="1"/>
          <w:u w:val="none"/>
          <w:rPrChange w:id="896" w:author="Austin Berk" w:date="2017-11-01T11:56:00Z">
            <w:rPr>
              <w:spacing w:val="1"/>
              <w:u w:val="none"/>
            </w:rPr>
          </w:rPrChange>
        </w:rPr>
        <w:t>boo</w:t>
      </w:r>
      <w:r w:rsidRPr="006049CF">
        <w:rPr>
          <w:u w:val="none"/>
          <w:rPrChange w:id="897" w:author="Austin Berk" w:date="2017-11-01T11:56:00Z">
            <w:rPr>
              <w:u w:val="none"/>
            </w:rPr>
          </w:rPrChange>
        </w:rPr>
        <w:t>k</w:t>
      </w:r>
      <w:r w:rsidRPr="006049CF">
        <w:rPr>
          <w:spacing w:val="27"/>
          <w:u w:val="none"/>
          <w:rPrChange w:id="898" w:author="Austin Berk" w:date="2017-11-01T11:56:00Z">
            <w:rPr>
              <w:spacing w:val="27"/>
              <w:u w:val="none"/>
            </w:rPr>
          </w:rPrChange>
        </w:rPr>
        <w:t xml:space="preserve"> </w:t>
      </w:r>
      <w:r w:rsidRPr="006049CF">
        <w:rPr>
          <w:spacing w:val="1"/>
          <w:u w:val="none"/>
          <w:rPrChange w:id="899" w:author="Austin Berk" w:date="2017-11-01T11:56:00Z">
            <w:rPr>
              <w:spacing w:val="1"/>
              <w:u w:val="none"/>
            </w:rPr>
          </w:rPrChange>
        </w:rPr>
        <w:t>pu</w:t>
      </w:r>
      <w:r w:rsidRPr="006049CF">
        <w:rPr>
          <w:u w:val="none"/>
          <w:rPrChange w:id="900" w:author="Austin Berk" w:date="2017-11-01T11:56:00Z">
            <w:rPr>
              <w:u w:val="none"/>
            </w:rPr>
          </w:rPrChange>
        </w:rPr>
        <w:t>r</w:t>
      </w:r>
      <w:r w:rsidRPr="006049CF">
        <w:rPr>
          <w:spacing w:val="1"/>
          <w:u w:val="none"/>
          <w:rPrChange w:id="901" w:author="Austin Berk" w:date="2017-11-01T11:56:00Z">
            <w:rPr>
              <w:spacing w:val="1"/>
              <w:u w:val="none"/>
            </w:rPr>
          </w:rPrChange>
        </w:rPr>
        <w:t>po</w:t>
      </w:r>
      <w:r w:rsidRPr="006049CF">
        <w:rPr>
          <w:u w:val="none"/>
          <w:rPrChange w:id="902" w:author="Austin Berk" w:date="2017-11-01T11:56:00Z">
            <w:rPr>
              <w:u w:val="none"/>
            </w:rPr>
          </w:rPrChange>
        </w:rPr>
        <w:t>ses</w:t>
      </w:r>
      <w:r w:rsidRPr="006049CF">
        <w:rPr>
          <w:spacing w:val="27"/>
          <w:u w:val="none"/>
          <w:rPrChange w:id="903" w:author="Austin Berk" w:date="2017-11-01T11:56:00Z">
            <w:rPr>
              <w:spacing w:val="27"/>
              <w:u w:val="none"/>
            </w:rPr>
          </w:rPrChange>
        </w:rPr>
        <w:t xml:space="preserve"> </w:t>
      </w:r>
      <w:r w:rsidRPr="006049CF">
        <w:rPr>
          <w:u w:val="none"/>
          <w:rPrChange w:id="904" w:author="Austin Berk" w:date="2017-11-01T11:56:00Z">
            <w:rPr>
              <w:u w:val="none"/>
            </w:rPr>
          </w:rPrChange>
        </w:rPr>
        <w:t>in</w:t>
      </w:r>
      <w:r w:rsidRPr="006049CF">
        <w:rPr>
          <w:spacing w:val="27"/>
          <w:u w:val="none"/>
          <w:rPrChange w:id="905" w:author="Austin Berk" w:date="2017-11-01T11:56:00Z">
            <w:rPr>
              <w:spacing w:val="27"/>
              <w:u w:val="none"/>
            </w:rPr>
          </w:rPrChange>
        </w:rPr>
        <w:t xml:space="preserve"> </w:t>
      </w:r>
      <w:r w:rsidRPr="006049CF">
        <w:rPr>
          <w:u w:val="none"/>
          <w:rPrChange w:id="906" w:author="Austin Berk" w:date="2017-11-01T11:56:00Z">
            <w:rPr>
              <w:u w:val="none"/>
            </w:rPr>
          </w:rPrChange>
        </w:rPr>
        <w:t>acc</w:t>
      </w:r>
      <w:r w:rsidRPr="006049CF">
        <w:rPr>
          <w:spacing w:val="1"/>
          <w:u w:val="none"/>
          <w:rPrChange w:id="907" w:author="Austin Berk" w:date="2017-11-01T11:56:00Z">
            <w:rPr>
              <w:spacing w:val="1"/>
              <w:u w:val="none"/>
            </w:rPr>
          </w:rPrChange>
        </w:rPr>
        <w:t>o</w:t>
      </w:r>
      <w:r w:rsidRPr="006049CF">
        <w:rPr>
          <w:u w:val="none"/>
          <w:rPrChange w:id="908" w:author="Austin Berk" w:date="2017-11-01T11:56:00Z">
            <w:rPr>
              <w:u w:val="none"/>
            </w:rPr>
          </w:rPrChange>
        </w:rPr>
        <w:t>r</w:t>
      </w:r>
      <w:r w:rsidRPr="006049CF">
        <w:rPr>
          <w:spacing w:val="1"/>
          <w:u w:val="none"/>
          <w:rPrChange w:id="909" w:author="Austin Berk" w:date="2017-11-01T11:56:00Z">
            <w:rPr>
              <w:spacing w:val="1"/>
              <w:u w:val="none"/>
            </w:rPr>
          </w:rPrChange>
        </w:rPr>
        <w:t>d</w:t>
      </w:r>
      <w:r w:rsidRPr="006049CF">
        <w:rPr>
          <w:u w:val="none"/>
          <w:rPrChange w:id="910" w:author="Austin Berk" w:date="2017-11-01T11:56:00Z">
            <w:rPr>
              <w:u w:val="none"/>
            </w:rPr>
          </w:rPrChange>
        </w:rPr>
        <w:t>a</w:t>
      </w:r>
      <w:r w:rsidRPr="006049CF">
        <w:rPr>
          <w:spacing w:val="1"/>
          <w:u w:val="none"/>
          <w:rPrChange w:id="911" w:author="Austin Berk" w:date="2017-11-01T11:56:00Z">
            <w:rPr>
              <w:spacing w:val="1"/>
              <w:u w:val="none"/>
            </w:rPr>
          </w:rPrChange>
        </w:rPr>
        <w:t>n</w:t>
      </w:r>
      <w:r w:rsidRPr="006049CF">
        <w:rPr>
          <w:u w:val="none"/>
          <w:rPrChange w:id="912" w:author="Austin Berk" w:date="2017-11-01T11:56:00Z">
            <w:rPr>
              <w:u w:val="none"/>
            </w:rPr>
          </w:rPrChange>
        </w:rPr>
        <w:t>ce</w:t>
      </w:r>
      <w:r w:rsidRPr="006049CF">
        <w:rPr>
          <w:spacing w:val="27"/>
          <w:u w:val="none"/>
          <w:rPrChange w:id="913" w:author="Austin Berk" w:date="2017-11-01T11:56:00Z">
            <w:rPr>
              <w:spacing w:val="27"/>
              <w:u w:val="none"/>
            </w:rPr>
          </w:rPrChange>
        </w:rPr>
        <w:t xml:space="preserve"> </w:t>
      </w:r>
      <w:r w:rsidRPr="006049CF">
        <w:rPr>
          <w:spacing w:val="1"/>
          <w:u w:val="none"/>
          <w:rPrChange w:id="914" w:author="Austin Berk" w:date="2017-11-01T11:56:00Z">
            <w:rPr>
              <w:spacing w:val="1"/>
              <w:u w:val="none"/>
            </w:rPr>
          </w:rPrChange>
        </w:rPr>
        <w:t>w</w:t>
      </w:r>
      <w:r w:rsidRPr="006049CF">
        <w:rPr>
          <w:u w:val="none"/>
          <w:rPrChange w:id="915" w:author="Austin Berk" w:date="2017-11-01T11:56:00Z">
            <w:rPr>
              <w:u w:val="none"/>
            </w:rPr>
          </w:rPrChange>
        </w:rPr>
        <w:t>ith</w:t>
      </w:r>
      <w:r w:rsidRPr="006049CF">
        <w:rPr>
          <w:spacing w:val="27"/>
          <w:u w:val="none"/>
          <w:rPrChange w:id="916" w:author="Austin Berk" w:date="2017-11-01T11:56:00Z">
            <w:rPr>
              <w:spacing w:val="27"/>
              <w:u w:val="none"/>
            </w:rPr>
          </w:rPrChange>
        </w:rPr>
        <w:t xml:space="preserve"> </w:t>
      </w:r>
      <w:r w:rsidRPr="006049CF">
        <w:rPr>
          <w:spacing w:val="1"/>
          <w:u w:val="none"/>
          <w:rPrChange w:id="917" w:author="Austin Berk" w:date="2017-11-01T11:56:00Z">
            <w:rPr>
              <w:spacing w:val="1"/>
              <w:u w:val="none"/>
            </w:rPr>
          </w:rPrChange>
        </w:rPr>
        <w:t>R</w:t>
      </w:r>
      <w:r w:rsidRPr="006049CF">
        <w:rPr>
          <w:u w:val="none"/>
          <w:rPrChange w:id="918" w:author="Austin Berk" w:date="2017-11-01T11:56:00Z">
            <w:rPr>
              <w:u w:val="none"/>
            </w:rPr>
          </w:rPrChange>
        </w:rPr>
        <w:t>e</w:t>
      </w:r>
      <w:r w:rsidRPr="006049CF">
        <w:rPr>
          <w:spacing w:val="1"/>
          <w:u w:val="none"/>
          <w:rPrChange w:id="919" w:author="Austin Berk" w:date="2017-11-01T11:56:00Z">
            <w:rPr>
              <w:spacing w:val="1"/>
              <w:u w:val="none"/>
            </w:rPr>
          </w:rPrChange>
        </w:rPr>
        <w:t>gu</w:t>
      </w:r>
      <w:r w:rsidRPr="006049CF">
        <w:rPr>
          <w:u w:val="none"/>
          <w:rPrChange w:id="920" w:author="Austin Berk" w:date="2017-11-01T11:56:00Z">
            <w:rPr>
              <w:u w:val="none"/>
            </w:rPr>
          </w:rPrChange>
        </w:rPr>
        <w:t>lati</w:t>
      </w:r>
      <w:r w:rsidRPr="006049CF">
        <w:rPr>
          <w:spacing w:val="1"/>
          <w:u w:val="none"/>
          <w:rPrChange w:id="921" w:author="Austin Berk" w:date="2017-11-01T11:56:00Z">
            <w:rPr>
              <w:spacing w:val="1"/>
              <w:u w:val="none"/>
            </w:rPr>
          </w:rPrChange>
        </w:rPr>
        <w:t>on</w:t>
      </w:r>
      <w:r w:rsidRPr="006049CF">
        <w:rPr>
          <w:u w:val="none"/>
          <w:rPrChange w:id="922" w:author="Austin Berk" w:date="2017-11-01T11:56:00Z">
            <w:rPr>
              <w:u w:val="none"/>
            </w:rPr>
          </w:rPrChange>
        </w:rPr>
        <w:t>s</w:t>
      </w:r>
      <w:r w:rsidRPr="006049CF">
        <w:rPr>
          <w:spacing w:val="27"/>
          <w:u w:val="none"/>
          <w:rPrChange w:id="923" w:author="Austin Berk" w:date="2017-11-01T11:56:00Z">
            <w:rPr>
              <w:spacing w:val="27"/>
              <w:u w:val="none"/>
            </w:rPr>
          </w:rPrChange>
        </w:rPr>
        <w:t xml:space="preserve"> </w:t>
      </w:r>
      <w:r w:rsidRPr="006049CF">
        <w:rPr>
          <w:spacing w:val="1"/>
          <w:u w:val="none"/>
          <w:rPrChange w:id="924" w:author="Austin Berk" w:date="2017-11-01T11:56:00Z">
            <w:rPr>
              <w:spacing w:val="1"/>
              <w:u w:val="none"/>
            </w:rPr>
          </w:rPrChange>
        </w:rPr>
        <w:t>S</w:t>
      </w:r>
      <w:r w:rsidRPr="006049CF">
        <w:rPr>
          <w:u w:val="none"/>
          <w:rPrChange w:id="925" w:author="Austin Berk" w:date="2017-11-01T11:56:00Z">
            <w:rPr>
              <w:u w:val="none"/>
            </w:rPr>
          </w:rPrChange>
        </w:rPr>
        <w:t>ecti</w:t>
      </w:r>
      <w:r w:rsidRPr="006049CF">
        <w:rPr>
          <w:spacing w:val="1"/>
          <w:u w:val="none"/>
          <w:rPrChange w:id="926" w:author="Austin Berk" w:date="2017-11-01T11:56:00Z">
            <w:rPr>
              <w:spacing w:val="1"/>
              <w:u w:val="none"/>
            </w:rPr>
          </w:rPrChange>
        </w:rPr>
        <w:t>o</w:t>
      </w:r>
      <w:r w:rsidRPr="006049CF">
        <w:rPr>
          <w:u w:val="none"/>
          <w:rPrChange w:id="927" w:author="Austin Berk" w:date="2017-11-01T11:56:00Z">
            <w:rPr>
              <w:u w:val="none"/>
            </w:rPr>
          </w:rPrChange>
        </w:rPr>
        <w:t>n</w:t>
      </w:r>
      <w:r w:rsidRPr="006049CF">
        <w:rPr>
          <w:spacing w:val="27"/>
          <w:u w:val="none"/>
          <w:rPrChange w:id="928" w:author="Austin Berk" w:date="2017-11-01T11:56:00Z">
            <w:rPr>
              <w:spacing w:val="27"/>
              <w:u w:val="none"/>
            </w:rPr>
          </w:rPrChange>
        </w:rPr>
        <w:t xml:space="preserve"> </w:t>
      </w:r>
      <w:r w:rsidRPr="006049CF">
        <w:rPr>
          <w:spacing w:val="1"/>
          <w:u w:val="none"/>
          <w:rPrChange w:id="929" w:author="Austin Berk" w:date="2017-11-01T11:56:00Z">
            <w:rPr>
              <w:spacing w:val="1"/>
              <w:u w:val="none"/>
            </w:rPr>
          </w:rPrChange>
        </w:rPr>
        <w:t>1</w:t>
      </w:r>
      <w:r w:rsidRPr="006049CF">
        <w:rPr>
          <w:u w:val="none"/>
          <w:rPrChange w:id="930" w:author="Austin Berk" w:date="2017-11-01T11:56:00Z">
            <w:rPr>
              <w:u w:val="none"/>
            </w:rPr>
          </w:rPrChange>
        </w:rPr>
        <w:t>.</w:t>
      </w:r>
      <w:r w:rsidRPr="006049CF">
        <w:rPr>
          <w:spacing w:val="1"/>
          <w:u w:val="none"/>
          <w:rPrChange w:id="931" w:author="Austin Berk" w:date="2017-11-01T11:56:00Z">
            <w:rPr>
              <w:spacing w:val="1"/>
              <w:u w:val="none"/>
            </w:rPr>
          </w:rPrChange>
        </w:rPr>
        <w:t>70</w:t>
      </w:r>
      <w:r w:rsidRPr="006049CF">
        <w:rPr>
          <w:u w:val="none"/>
          <w:rPrChange w:id="932" w:author="Austin Berk" w:date="2017-11-01T11:56:00Z">
            <w:rPr>
              <w:u w:val="none"/>
            </w:rPr>
          </w:rPrChange>
        </w:rPr>
        <w:t>4-</w:t>
      </w:r>
      <w:r w:rsidRPr="006049CF">
        <w:rPr>
          <w:w w:val="102"/>
          <w:u w:val="none"/>
          <w:rPrChange w:id="933" w:author="Austin Berk" w:date="2017-11-01T11:56:00Z">
            <w:rPr>
              <w:w w:val="102"/>
              <w:u w:val="none"/>
            </w:rPr>
          </w:rPrChange>
        </w:rPr>
        <w:t xml:space="preserve"> </w:t>
      </w:r>
      <w:r w:rsidRPr="006049CF">
        <w:rPr>
          <w:spacing w:val="1"/>
          <w:u w:val="none"/>
          <w:rPrChange w:id="934" w:author="Austin Berk" w:date="2017-11-01T11:56:00Z">
            <w:rPr>
              <w:spacing w:val="1"/>
              <w:u w:val="none"/>
            </w:rPr>
          </w:rPrChange>
        </w:rPr>
        <w:t>1</w:t>
      </w:r>
      <w:r w:rsidRPr="006049CF">
        <w:rPr>
          <w:u w:val="none"/>
          <w:rPrChange w:id="935" w:author="Austin Berk" w:date="2017-11-01T11:56:00Z">
            <w:rPr>
              <w:u w:val="none"/>
            </w:rPr>
          </w:rPrChange>
        </w:rPr>
        <w:t>(</w:t>
      </w:r>
      <w:r w:rsidRPr="006049CF">
        <w:rPr>
          <w:spacing w:val="1"/>
          <w:u w:val="none"/>
          <w:rPrChange w:id="936" w:author="Austin Berk" w:date="2017-11-01T11:56:00Z">
            <w:rPr>
              <w:spacing w:val="1"/>
              <w:u w:val="none"/>
            </w:rPr>
          </w:rPrChange>
        </w:rPr>
        <w:t>b</w:t>
      </w:r>
      <w:r w:rsidRPr="006049CF">
        <w:rPr>
          <w:u w:val="none"/>
          <w:rPrChange w:id="937" w:author="Austin Berk" w:date="2017-11-01T11:56:00Z">
            <w:rPr>
              <w:u w:val="none"/>
            </w:rPr>
          </w:rPrChange>
        </w:rPr>
        <w:t>)(</w:t>
      </w:r>
      <w:r w:rsidRPr="006049CF">
        <w:rPr>
          <w:spacing w:val="1"/>
          <w:u w:val="none"/>
          <w:rPrChange w:id="938" w:author="Austin Berk" w:date="2017-11-01T11:56:00Z">
            <w:rPr>
              <w:spacing w:val="1"/>
              <w:u w:val="none"/>
            </w:rPr>
          </w:rPrChange>
        </w:rPr>
        <w:t>2</w:t>
      </w:r>
      <w:r w:rsidRPr="006049CF">
        <w:rPr>
          <w:u w:val="none"/>
          <w:rPrChange w:id="939" w:author="Austin Berk" w:date="2017-11-01T11:56:00Z">
            <w:rPr>
              <w:u w:val="none"/>
            </w:rPr>
          </w:rPrChange>
        </w:rPr>
        <w:t>)(i</w:t>
      </w:r>
      <w:r w:rsidRPr="006049CF">
        <w:rPr>
          <w:spacing w:val="1"/>
          <w:u w:val="none"/>
          <w:rPrChange w:id="940" w:author="Austin Berk" w:date="2017-11-01T11:56:00Z">
            <w:rPr>
              <w:spacing w:val="1"/>
              <w:u w:val="none"/>
            </w:rPr>
          </w:rPrChange>
        </w:rPr>
        <w:t>v</w:t>
      </w:r>
      <w:r w:rsidRPr="006049CF">
        <w:rPr>
          <w:u w:val="none"/>
          <w:rPrChange w:id="941" w:author="Austin Berk" w:date="2017-11-01T11:56:00Z">
            <w:rPr>
              <w:u w:val="none"/>
            </w:rPr>
          </w:rPrChange>
        </w:rPr>
        <w:t>)(</w:t>
      </w:r>
      <w:r w:rsidRPr="006049CF">
        <w:rPr>
          <w:spacing w:val="1"/>
          <w:u w:val="none"/>
          <w:rPrChange w:id="942" w:author="Austin Berk" w:date="2017-11-01T11:56:00Z">
            <w:rPr>
              <w:spacing w:val="1"/>
              <w:u w:val="none"/>
            </w:rPr>
          </w:rPrChange>
        </w:rPr>
        <w:t>g</w:t>
      </w:r>
      <w:r w:rsidRPr="006049CF">
        <w:rPr>
          <w:u w:val="none"/>
          <w:rPrChange w:id="943" w:author="Austin Berk" w:date="2017-11-01T11:56:00Z">
            <w:rPr>
              <w:u w:val="none"/>
            </w:rPr>
          </w:rPrChange>
        </w:rPr>
        <w:t>),</w:t>
      </w:r>
      <w:r w:rsidRPr="006049CF">
        <w:rPr>
          <w:spacing w:val="24"/>
          <w:u w:val="none"/>
          <w:rPrChange w:id="944" w:author="Austin Berk" w:date="2017-11-01T11:56:00Z">
            <w:rPr>
              <w:spacing w:val="24"/>
              <w:u w:val="none"/>
            </w:rPr>
          </w:rPrChange>
        </w:rPr>
        <w:t xml:space="preserve"> </w:t>
      </w:r>
      <w:r w:rsidRPr="006049CF">
        <w:rPr>
          <w:u w:val="none"/>
          <w:rPrChange w:id="945" w:author="Austin Berk" w:date="2017-11-01T11:56:00Z">
            <w:rPr>
              <w:u w:val="none"/>
            </w:rPr>
          </w:rPrChange>
        </w:rPr>
        <w:t>a</w:t>
      </w:r>
      <w:r w:rsidRPr="006049CF">
        <w:rPr>
          <w:spacing w:val="1"/>
          <w:u w:val="none"/>
          <w:rPrChange w:id="946" w:author="Austin Berk" w:date="2017-11-01T11:56:00Z">
            <w:rPr>
              <w:spacing w:val="1"/>
              <w:u w:val="none"/>
            </w:rPr>
          </w:rPrChange>
        </w:rPr>
        <w:t>n</w:t>
      </w:r>
      <w:r w:rsidRPr="006049CF">
        <w:rPr>
          <w:u w:val="none"/>
          <w:rPrChange w:id="947" w:author="Austin Berk" w:date="2017-11-01T11:56:00Z">
            <w:rPr>
              <w:u w:val="none"/>
            </w:rPr>
          </w:rPrChange>
        </w:rPr>
        <w:t>d</w:t>
      </w:r>
      <w:r w:rsidRPr="006049CF">
        <w:rPr>
          <w:spacing w:val="26"/>
          <w:u w:val="none"/>
          <w:rPrChange w:id="948" w:author="Austin Berk" w:date="2017-11-01T11:56:00Z">
            <w:rPr>
              <w:spacing w:val="26"/>
              <w:u w:val="none"/>
            </w:rPr>
          </w:rPrChange>
        </w:rPr>
        <w:t xml:space="preserve"> </w:t>
      </w:r>
      <w:r w:rsidRPr="006049CF">
        <w:rPr>
          <w:u w:val="none"/>
          <w:rPrChange w:id="949" w:author="Austin Berk" w:date="2017-11-01T11:56:00Z">
            <w:rPr>
              <w:u w:val="none"/>
            </w:rPr>
          </w:rPrChange>
        </w:rPr>
        <w:t>(ii)</w:t>
      </w:r>
      <w:r w:rsidRPr="006049CF">
        <w:rPr>
          <w:spacing w:val="24"/>
          <w:u w:val="none"/>
          <w:rPrChange w:id="950" w:author="Austin Berk" w:date="2017-11-01T11:56:00Z">
            <w:rPr>
              <w:spacing w:val="24"/>
              <w:u w:val="none"/>
            </w:rPr>
          </w:rPrChange>
        </w:rPr>
        <w:t xml:space="preserve"> </w:t>
      </w:r>
      <w:r w:rsidRPr="006049CF">
        <w:rPr>
          <w:spacing w:val="2"/>
          <w:u w:val="none"/>
          <w:rPrChange w:id="951" w:author="Austin Berk" w:date="2017-11-01T11:56:00Z">
            <w:rPr>
              <w:spacing w:val="2"/>
              <w:u w:val="none"/>
            </w:rPr>
          </w:rPrChange>
        </w:rPr>
        <w:t>m</w:t>
      </w:r>
      <w:r w:rsidRPr="006049CF">
        <w:rPr>
          <w:u w:val="none"/>
          <w:rPrChange w:id="952" w:author="Austin Berk" w:date="2017-11-01T11:56:00Z">
            <w:rPr>
              <w:u w:val="none"/>
            </w:rPr>
          </w:rPrChange>
        </w:rPr>
        <w:t>a</w:t>
      </w:r>
      <w:r w:rsidRPr="006049CF">
        <w:rPr>
          <w:spacing w:val="1"/>
          <w:u w:val="none"/>
          <w:rPrChange w:id="953" w:author="Austin Berk" w:date="2017-11-01T11:56:00Z">
            <w:rPr>
              <w:spacing w:val="1"/>
              <w:u w:val="none"/>
            </w:rPr>
          </w:rPrChange>
        </w:rPr>
        <w:t>k</w:t>
      </w:r>
      <w:r w:rsidRPr="006049CF">
        <w:rPr>
          <w:u w:val="none"/>
          <w:rPrChange w:id="954" w:author="Austin Berk" w:date="2017-11-01T11:56:00Z">
            <w:rPr>
              <w:u w:val="none"/>
            </w:rPr>
          </w:rPrChange>
        </w:rPr>
        <w:t>e</w:t>
      </w:r>
      <w:r w:rsidRPr="006049CF">
        <w:rPr>
          <w:spacing w:val="26"/>
          <w:u w:val="none"/>
          <w:rPrChange w:id="955" w:author="Austin Berk" w:date="2017-11-01T11:56:00Z">
            <w:rPr>
              <w:spacing w:val="26"/>
              <w:u w:val="none"/>
            </w:rPr>
          </w:rPrChange>
        </w:rPr>
        <w:t xml:space="preserve"> </w:t>
      </w:r>
      <w:r w:rsidRPr="006049CF">
        <w:rPr>
          <w:u w:val="none"/>
          <w:rPrChange w:id="956" w:author="Austin Berk" w:date="2017-11-01T11:56:00Z">
            <w:rPr>
              <w:u w:val="none"/>
            </w:rPr>
          </w:rPrChange>
        </w:rPr>
        <w:t>a</w:t>
      </w:r>
      <w:r w:rsidRPr="006049CF">
        <w:rPr>
          <w:spacing w:val="1"/>
          <w:u w:val="none"/>
          <w:rPrChange w:id="957" w:author="Austin Berk" w:date="2017-11-01T11:56:00Z">
            <w:rPr>
              <w:spacing w:val="1"/>
              <w:u w:val="none"/>
            </w:rPr>
          </w:rPrChange>
        </w:rPr>
        <w:t>n</w:t>
      </w:r>
      <w:r w:rsidRPr="006049CF">
        <w:rPr>
          <w:u w:val="none"/>
          <w:rPrChange w:id="958" w:author="Austin Berk" w:date="2017-11-01T11:56:00Z">
            <w:rPr>
              <w:u w:val="none"/>
            </w:rPr>
          </w:rPrChange>
        </w:rPr>
        <w:t>y</w:t>
      </w:r>
      <w:r w:rsidRPr="006049CF">
        <w:rPr>
          <w:spacing w:val="26"/>
          <w:u w:val="none"/>
          <w:rPrChange w:id="959" w:author="Austin Berk" w:date="2017-11-01T11:56:00Z">
            <w:rPr>
              <w:spacing w:val="26"/>
              <w:u w:val="none"/>
            </w:rPr>
          </w:rPrChange>
        </w:rPr>
        <w:t xml:space="preserve"> </w:t>
      </w:r>
      <w:r w:rsidRPr="006049CF">
        <w:rPr>
          <w:u w:val="none"/>
          <w:rPrChange w:id="960" w:author="Austin Berk" w:date="2017-11-01T11:56:00Z">
            <w:rPr>
              <w:u w:val="none"/>
            </w:rPr>
          </w:rPrChange>
        </w:rPr>
        <w:t>a</w:t>
      </w:r>
      <w:r w:rsidRPr="006049CF">
        <w:rPr>
          <w:spacing w:val="1"/>
          <w:u w:val="none"/>
          <w:rPrChange w:id="961" w:author="Austin Berk" w:date="2017-11-01T11:56:00Z">
            <w:rPr>
              <w:spacing w:val="1"/>
              <w:u w:val="none"/>
            </w:rPr>
          </w:rPrChange>
        </w:rPr>
        <w:t>pp</w:t>
      </w:r>
      <w:r w:rsidRPr="006049CF">
        <w:rPr>
          <w:u w:val="none"/>
          <w:rPrChange w:id="962" w:author="Austin Berk" w:date="2017-11-01T11:56:00Z">
            <w:rPr>
              <w:u w:val="none"/>
            </w:rPr>
          </w:rPrChange>
        </w:rPr>
        <w:t>r</w:t>
      </w:r>
      <w:r w:rsidRPr="006049CF">
        <w:rPr>
          <w:spacing w:val="1"/>
          <w:u w:val="none"/>
          <w:rPrChange w:id="963" w:author="Austin Berk" w:date="2017-11-01T11:56:00Z">
            <w:rPr>
              <w:spacing w:val="1"/>
              <w:u w:val="none"/>
            </w:rPr>
          </w:rPrChange>
        </w:rPr>
        <w:t>op</w:t>
      </w:r>
      <w:r w:rsidRPr="006049CF">
        <w:rPr>
          <w:u w:val="none"/>
          <w:rPrChange w:id="964" w:author="Austin Berk" w:date="2017-11-01T11:56:00Z">
            <w:rPr>
              <w:u w:val="none"/>
            </w:rPr>
          </w:rPrChange>
        </w:rPr>
        <w:t>riate</w:t>
      </w:r>
      <w:r w:rsidRPr="006049CF">
        <w:rPr>
          <w:spacing w:val="25"/>
          <w:u w:val="none"/>
          <w:rPrChange w:id="965" w:author="Austin Berk" w:date="2017-11-01T11:56:00Z">
            <w:rPr>
              <w:spacing w:val="25"/>
              <w:u w:val="none"/>
            </w:rPr>
          </w:rPrChange>
        </w:rPr>
        <w:t xml:space="preserve"> </w:t>
      </w:r>
      <w:r w:rsidRPr="006049CF">
        <w:rPr>
          <w:spacing w:val="2"/>
          <w:u w:val="none"/>
          <w:rPrChange w:id="966" w:author="Austin Berk" w:date="2017-11-01T11:56:00Z">
            <w:rPr>
              <w:spacing w:val="2"/>
              <w:u w:val="none"/>
            </w:rPr>
          </w:rPrChange>
        </w:rPr>
        <w:t>m</w:t>
      </w:r>
      <w:r w:rsidRPr="006049CF">
        <w:rPr>
          <w:spacing w:val="1"/>
          <w:u w:val="none"/>
          <w:rPrChange w:id="967" w:author="Austin Berk" w:date="2017-11-01T11:56:00Z">
            <w:rPr>
              <w:spacing w:val="1"/>
              <w:u w:val="none"/>
            </w:rPr>
          </w:rPrChange>
        </w:rPr>
        <w:t>od</w:t>
      </w:r>
      <w:r w:rsidRPr="006049CF">
        <w:rPr>
          <w:u w:val="none"/>
          <w:rPrChange w:id="968" w:author="Austin Berk" w:date="2017-11-01T11:56:00Z">
            <w:rPr>
              <w:u w:val="none"/>
            </w:rPr>
          </w:rPrChange>
        </w:rPr>
        <w:t>ificati</w:t>
      </w:r>
      <w:r w:rsidRPr="006049CF">
        <w:rPr>
          <w:spacing w:val="1"/>
          <w:u w:val="none"/>
          <w:rPrChange w:id="969" w:author="Austin Berk" w:date="2017-11-01T11:56:00Z">
            <w:rPr>
              <w:spacing w:val="1"/>
              <w:u w:val="none"/>
            </w:rPr>
          </w:rPrChange>
        </w:rPr>
        <w:t>on</w:t>
      </w:r>
      <w:r w:rsidRPr="006049CF">
        <w:rPr>
          <w:u w:val="none"/>
          <w:rPrChange w:id="970" w:author="Austin Berk" w:date="2017-11-01T11:56:00Z">
            <w:rPr>
              <w:u w:val="none"/>
            </w:rPr>
          </w:rPrChange>
        </w:rPr>
        <w:t>s</w:t>
      </w:r>
      <w:r w:rsidRPr="006049CF">
        <w:rPr>
          <w:spacing w:val="25"/>
          <w:u w:val="none"/>
          <w:rPrChange w:id="971" w:author="Austin Berk" w:date="2017-11-01T11:56:00Z">
            <w:rPr>
              <w:spacing w:val="25"/>
              <w:u w:val="none"/>
            </w:rPr>
          </w:rPrChange>
        </w:rPr>
        <w:t xml:space="preserve"> </w:t>
      </w:r>
      <w:r w:rsidRPr="006049CF">
        <w:rPr>
          <w:u w:val="none"/>
          <w:rPrChange w:id="972" w:author="Austin Berk" w:date="2017-11-01T11:56:00Z">
            <w:rPr>
              <w:u w:val="none"/>
            </w:rPr>
          </w:rPrChange>
        </w:rPr>
        <w:t>in</w:t>
      </w:r>
      <w:r w:rsidRPr="006049CF">
        <w:rPr>
          <w:spacing w:val="26"/>
          <w:u w:val="none"/>
          <w:rPrChange w:id="973" w:author="Austin Berk" w:date="2017-11-01T11:56:00Z">
            <w:rPr>
              <w:spacing w:val="26"/>
              <w:u w:val="none"/>
            </w:rPr>
          </w:rPrChange>
        </w:rPr>
        <w:t xml:space="preserve"> </w:t>
      </w:r>
      <w:r w:rsidRPr="006049CF">
        <w:rPr>
          <w:u w:val="none"/>
          <w:rPrChange w:id="974" w:author="Austin Berk" w:date="2017-11-01T11:56:00Z">
            <w:rPr>
              <w:u w:val="none"/>
            </w:rPr>
          </w:rPrChange>
        </w:rPr>
        <w:t>t</w:t>
      </w:r>
      <w:r w:rsidRPr="006049CF">
        <w:rPr>
          <w:spacing w:val="1"/>
          <w:u w:val="none"/>
          <w:rPrChange w:id="975" w:author="Austin Berk" w:date="2017-11-01T11:56:00Z">
            <w:rPr>
              <w:spacing w:val="1"/>
              <w:u w:val="none"/>
            </w:rPr>
          </w:rPrChange>
        </w:rPr>
        <w:t>h</w:t>
      </w:r>
      <w:r w:rsidRPr="006049CF">
        <w:rPr>
          <w:u w:val="none"/>
          <w:rPrChange w:id="976" w:author="Austin Berk" w:date="2017-11-01T11:56:00Z">
            <w:rPr>
              <w:u w:val="none"/>
            </w:rPr>
          </w:rPrChange>
        </w:rPr>
        <w:t>e</w:t>
      </w:r>
      <w:r w:rsidRPr="006049CF">
        <w:rPr>
          <w:spacing w:val="26"/>
          <w:u w:val="none"/>
          <w:rPrChange w:id="977" w:author="Austin Berk" w:date="2017-11-01T11:56:00Z">
            <w:rPr>
              <w:spacing w:val="26"/>
              <w:u w:val="none"/>
            </w:rPr>
          </w:rPrChange>
        </w:rPr>
        <w:t xml:space="preserve"> </w:t>
      </w:r>
      <w:r w:rsidRPr="006049CF">
        <w:rPr>
          <w:u w:val="none"/>
          <w:rPrChange w:id="978" w:author="Austin Berk" w:date="2017-11-01T11:56:00Z">
            <w:rPr>
              <w:u w:val="none"/>
            </w:rPr>
          </w:rPrChange>
        </w:rPr>
        <w:t>e</w:t>
      </w:r>
      <w:r w:rsidRPr="006049CF">
        <w:rPr>
          <w:spacing w:val="1"/>
          <w:u w:val="none"/>
          <w:rPrChange w:id="979" w:author="Austin Berk" w:date="2017-11-01T11:56:00Z">
            <w:rPr>
              <w:spacing w:val="1"/>
              <w:u w:val="none"/>
            </w:rPr>
          </w:rPrChange>
        </w:rPr>
        <w:t>v</w:t>
      </w:r>
      <w:r w:rsidRPr="006049CF">
        <w:rPr>
          <w:u w:val="none"/>
          <w:rPrChange w:id="980" w:author="Austin Berk" w:date="2017-11-01T11:56:00Z">
            <w:rPr>
              <w:u w:val="none"/>
            </w:rPr>
          </w:rPrChange>
        </w:rPr>
        <w:t>e</w:t>
      </w:r>
      <w:r w:rsidRPr="006049CF">
        <w:rPr>
          <w:spacing w:val="1"/>
          <w:u w:val="none"/>
          <w:rPrChange w:id="981" w:author="Austin Berk" w:date="2017-11-01T11:56:00Z">
            <w:rPr>
              <w:spacing w:val="1"/>
              <w:u w:val="none"/>
            </w:rPr>
          </w:rPrChange>
        </w:rPr>
        <w:t>n</w:t>
      </w:r>
      <w:r w:rsidRPr="006049CF">
        <w:rPr>
          <w:u w:val="none"/>
          <w:rPrChange w:id="982" w:author="Austin Berk" w:date="2017-11-01T11:56:00Z">
            <w:rPr>
              <w:u w:val="none"/>
            </w:rPr>
          </w:rPrChange>
        </w:rPr>
        <w:t>t</w:t>
      </w:r>
      <w:r w:rsidRPr="006049CF">
        <w:rPr>
          <w:spacing w:val="24"/>
          <w:u w:val="none"/>
          <w:rPrChange w:id="983" w:author="Austin Berk" w:date="2017-11-01T11:56:00Z">
            <w:rPr>
              <w:spacing w:val="24"/>
              <w:u w:val="none"/>
            </w:rPr>
          </w:rPrChange>
        </w:rPr>
        <w:t xml:space="preserve"> </w:t>
      </w:r>
      <w:r w:rsidRPr="006049CF">
        <w:rPr>
          <w:spacing w:val="1"/>
          <w:u w:val="none"/>
          <w:rPrChange w:id="984" w:author="Austin Berk" w:date="2017-11-01T11:56:00Z">
            <w:rPr>
              <w:spacing w:val="1"/>
              <w:u w:val="none"/>
            </w:rPr>
          </w:rPrChange>
        </w:rPr>
        <w:t>un</w:t>
      </w:r>
      <w:r w:rsidRPr="006049CF">
        <w:rPr>
          <w:u w:val="none"/>
          <w:rPrChange w:id="985" w:author="Austin Berk" w:date="2017-11-01T11:56:00Z">
            <w:rPr>
              <w:u w:val="none"/>
            </w:rPr>
          </w:rPrChange>
        </w:rPr>
        <w:t>a</w:t>
      </w:r>
      <w:r w:rsidRPr="006049CF">
        <w:rPr>
          <w:spacing w:val="1"/>
          <w:u w:val="none"/>
          <w:rPrChange w:id="986" w:author="Austin Berk" w:date="2017-11-01T11:56:00Z">
            <w:rPr>
              <w:spacing w:val="1"/>
              <w:u w:val="none"/>
            </w:rPr>
          </w:rPrChange>
        </w:rPr>
        <w:t>n</w:t>
      </w:r>
      <w:r w:rsidRPr="006049CF">
        <w:rPr>
          <w:u w:val="none"/>
          <w:rPrChange w:id="987" w:author="Austin Berk" w:date="2017-11-01T11:56:00Z">
            <w:rPr>
              <w:u w:val="none"/>
            </w:rPr>
          </w:rPrChange>
        </w:rPr>
        <w:t>tici</w:t>
      </w:r>
      <w:r w:rsidRPr="006049CF">
        <w:rPr>
          <w:spacing w:val="1"/>
          <w:u w:val="none"/>
          <w:rPrChange w:id="988" w:author="Austin Berk" w:date="2017-11-01T11:56:00Z">
            <w:rPr>
              <w:spacing w:val="1"/>
              <w:u w:val="none"/>
            </w:rPr>
          </w:rPrChange>
        </w:rPr>
        <w:t>p</w:t>
      </w:r>
      <w:r w:rsidRPr="006049CF">
        <w:rPr>
          <w:u w:val="none"/>
          <w:rPrChange w:id="989" w:author="Austin Berk" w:date="2017-11-01T11:56:00Z">
            <w:rPr>
              <w:u w:val="none"/>
            </w:rPr>
          </w:rPrChange>
        </w:rPr>
        <w:t>ated</w:t>
      </w:r>
      <w:r w:rsidRPr="006049CF">
        <w:rPr>
          <w:spacing w:val="26"/>
          <w:u w:val="none"/>
          <w:rPrChange w:id="990" w:author="Austin Berk" w:date="2017-11-01T11:56:00Z">
            <w:rPr>
              <w:spacing w:val="26"/>
              <w:u w:val="none"/>
            </w:rPr>
          </w:rPrChange>
        </w:rPr>
        <w:t xml:space="preserve"> </w:t>
      </w:r>
      <w:r w:rsidRPr="006049CF">
        <w:rPr>
          <w:u w:val="none"/>
          <w:rPrChange w:id="991" w:author="Austin Berk" w:date="2017-11-01T11:56:00Z">
            <w:rPr>
              <w:u w:val="none"/>
            </w:rPr>
          </w:rPrChange>
        </w:rPr>
        <w:t>e</w:t>
      </w:r>
      <w:r w:rsidRPr="006049CF">
        <w:rPr>
          <w:spacing w:val="1"/>
          <w:u w:val="none"/>
          <w:rPrChange w:id="992" w:author="Austin Berk" w:date="2017-11-01T11:56:00Z">
            <w:rPr>
              <w:spacing w:val="1"/>
              <w:u w:val="none"/>
            </w:rPr>
          </w:rPrChange>
        </w:rPr>
        <w:t>v</w:t>
      </w:r>
      <w:r w:rsidRPr="006049CF">
        <w:rPr>
          <w:u w:val="none"/>
          <w:rPrChange w:id="993" w:author="Austin Berk" w:date="2017-11-01T11:56:00Z">
            <w:rPr>
              <w:u w:val="none"/>
            </w:rPr>
          </w:rPrChange>
        </w:rPr>
        <w:t>e</w:t>
      </w:r>
      <w:r w:rsidRPr="006049CF">
        <w:rPr>
          <w:spacing w:val="1"/>
          <w:u w:val="none"/>
          <w:rPrChange w:id="994" w:author="Austin Berk" w:date="2017-11-01T11:56:00Z">
            <w:rPr>
              <w:spacing w:val="1"/>
              <w:u w:val="none"/>
            </w:rPr>
          </w:rPrChange>
        </w:rPr>
        <w:t>n</w:t>
      </w:r>
      <w:r w:rsidRPr="006049CF">
        <w:rPr>
          <w:u w:val="none"/>
          <w:rPrChange w:id="995" w:author="Austin Berk" w:date="2017-11-01T11:56:00Z">
            <w:rPr>
              <w:u w:val="none"/>
            </w:rPr>
          </w:rPrChange>
        </w:rPr>
        <w:t>ts</w:t>
      </w:r>
      <w:r w:rsidRPr="006049CF">
        <w:rPr>
          <w:spacing w:val="26"/>
          <w:u w:val="none"/>
          <w:rPrChange w:id="996" w:author="Austin Berk" w:date="2017-11-01T11:56:00Z">
            <w:rPr>
              <w:spacing w:val="26"/>
              <w:u w:val="none"/>
            </w:rPr>
          </w:rPrChange>
        </w:rPr>
        <w:t xml:space="preserve"> </w:t>
      </w:r>
      <w:r w:rsidRPr="006049CF">
        <w:rPr>
          <w:spacing w:val="2"/>
          <w:u w:val="none"/>
          <w:rPrChange w:id="997" w:author="Austin Berk" w:date="2017-11-01T11:56:00Z">
            <w:rPr>
              <w:spacing w:val="2"/>
              <w:u w:val="none"/>
            </w:rPr>
          </w:rPrChange>
        </w:rPr>
        <w:t>m</w:t>
      </w:r>
      <w:r w:rsidRPr="006049CF">
        <w:rPr>
          <w:u w:val="none"/>
          <w:rPrChange w:id="998" w:author="Austin Berk" w:date="2017-11-01T11:56:00Z">
            <w:rPr>
              <w:u w:val="none"/>
            </w:rPr>
          </w:rPrChange>
        </w:rPr>
        <w:t>i</w:t>
      </w:r>
      <w:r w:rsidRPr="006049CF">
        <w:rPr>
          <w:spacing w:val="1"/>
          <w:u w:val="none"/>
          <w:rPrChange w:id="999" w:author="Austin Berk" w:date="2017-11-01T11:56:00Z">
            <w:rPr>
              <w:spacing w:val="1"/>
              <w:u w:val="none"/>
            </w:rPr>
          </w:rPrChange>
        </w:rPr>
        <w:t>gh</w:t>
      </w:r>
      <w:r w:rsidRPr="006049CF">
        <w:rPr>
          <w:u w:val="none"/>
          <w:rPrChange w:id="1000" w:author="Austin Berk" w:date="2017-11-01T11:56:00Z">
            <w:rPr>
              <w:u w:val="none"/>
            </w:rPr>
          </w:rPrChange>
        </w:rPr>
        <w:t>t</w:t>
      </w:r>
      <w:r w:rsidRPr="006049CF">
        <w:rPr>
          <w:w w:val="102"/>
          <w:u w:val="none"/>
          <w:rPrChange w:id="1001" w:author="Austin Berk" w:date="2017-11-01T11:56:00Z">
            <w:rPr>
              <w:w w:val="102"/>
              <w:u w:val="none"/>
            </w:rPr>
          </w:rPrChange>
        </w:rPr>
        <w:t xml:space="preserve"> </w:t>
      </w:r>
      <w:r w:rsidRPr="006049CF">
        <w:rPr>
          <w:spacing w:val="1"/>
          <w:u w:val="none"/>
          <w:rPrChange w:id="1002" w:author="Austin Berk" w:date="2017-11-01T11:56:00Z">
            <w:rPr>
              <w:spacing w:val="1"/>
              <w:u w:val="none"/>
            </w:rPr>
          </w:rPrChange>
        </w:rPr>
        <w:t>o</w:t>
      </w:r>
      <w:r w:rsidRPr="006049CF">
        <w:rPr>
          <w:u w:val="none"/>
          <w:rPrChange w:id="1003" w:author="Austin Berk" w:date="2017-11-01T11:56:00Z">
            <w:rPr>
              <w:u w:val="none"/>
            </w:rPr>
          </w:rPrChange>
        </w:rPr>
        <w:t>t</w:t>
      </w:r>
      <w:r w:rsidRPr="006049CF">
        <w:rPr>
          <w:spacing w:val="1"/>
          <w:u w:val="none"/>
          <w:rPrChange w:id="1004" w:author="Austin Berk" w:date="2017-11-01T11:56:00Z">
            <w:rPr>
              <w:spacing w:val="1"/>
              <w:u w:val="none"/>
            </w:rPr>
          </w:rPrChange>
        </w:rPr>
        <w:t>h</w:t>
      </w:r>
      <w:r w:rsidRPr="006049CF">
        <w:rPr>
          <w:u w:val="none"/>
          <w:rPrChange w:id="1005" w:author="Austin Berk" w:date="2017-11-01T11:56:00Z">
            <w:rPr>
              <w:u w:val="none"/>
            </w:rPr>
          </w:rPrChange>
        </w:rPr>
        <w:t>er</w:t>
      </w:r>
      <w:r w:rsidRPr="006049CF">
        <w:rPr>
          <w:spacing w:val="1"/>
          <w:u w:val="none"/>
          <w:rPrChange w:id="1006" w:author="Austin Berk" w:date="2017-11-01T11:56:00Z">
            <w:rPr>
              <w:spacing w:val="1"/>
              <w:u w:val="none"/>
            </w:rPr>
          </w:rPrChange>
        </w:rPr>
        <w:t>w</w:t>
      </w:r>
      <w:r w:rsidRPr="006049CF">
        <w:rPr>
          <w:u w:val="none"/>
          <w:rPrChange w:id="1007" w:author="Austin Berk" w:date="2017-11-01T11:56:00Z">
            <w:rPr>
              <w:u w:val="none"/>
            </w:rPr>
          </w:rPrChange>
        </w:rPr>
        <w:t>ise</w:t>
      </w:r>
      <w:r w:rsidRPr="006049CF">
        <w:rPr>
          <w:spacing w:val="21"/>
          <w:u w:val="none"/>
          <w:rPrChange w:id="1008" w:author="Austin Berk" w:date="2017-11-01T11:56:00Z">
            <w:rPr>
              <w:spacing w:val="21"/>
              <w:u w:val="none"/>
            </w:rPr>
          </w:rPrChange>
        </w:rPr>
        <w:t xml:space="preserve"> </w:t>
      </w:r>
      <w:r w:rsidRPr="006049CF">
        <w:rPr>
          <w:u w:val="none"/>
          <w:rPrChange w:id="1009" w:author="Austin Berk" w:date="2017-11-01T11:56:00Z">
            <w:rPr>
              <w:u w:val="none"/>
            </w:rPr>
          </w:rPrChange>
        </w:rPr>
        <w:t>ca</w:t>
      </w:r>
      <w:r w:rsidRPr="006049CF">
        <w:rPr>
          <w:spacing w:val="1"/>
          <w:u w:val="none"/>
          <w:rPrChange w:id="1010" w:author="Austin Berk" w:date="2017-11-01T11:56:00Z">
            <w:rPr>
              <w:spacing w:val="1"/>
              <w:u w:val="none"/>
            </w:rPr>
          </w:rPrChange>
        </w:rPr>
        <w:t>u</w:t>
      </w:r>
      <w:r w:rsidRPr="006049CF">
        <w:rPr>
          <w:u w:val="none"/>
          <w:rPrChange w:id="1011" w:author="Austin Berk" w:date="2017-11-01T11:56:00Z">
            <w:rPr>
              <w:u w:val="none"/>
            </w:rPr>
          </w:rPrChange>
        </w:rPr>
        <w:t>se</w:t>
      </w:r>
      <w:r w:rsidRPr="006049CF">
        <w:rPr>
          <w:spacing w:val="21"/>
          <w:u w:val="none"/>
          <w:rPrChange w:id="1012" w:author="Austin Berk" w:date="2017-11-01T11:56:00Z">
            <w:rPr>
              <w:spacing w:val="21"/>
              <w:u w:val="none"/>
            </w:rPr>
          </w:rPrChange>
        </w:rPr>
        <w:t xml:space="preserve"> </w:t>
      </w:r>
      <w:r w:rsidRPr="006049CF">
        <w:rPr>
          <w:u w:val="none"/>
          <w:rPrChange w:id="1013" w:author="Austin Berk" w:date="2017-11-01T11:56:00Z">
            <w:rPr>
              <w:u w:val="none"/>
            </w:rPr>
          </w:rPrChange>
        </w:rPr>
        <w:t>t</w:t>
      </w:r>
      <w:r w:rsidRPr="006049CF">
        <w:rPr>
          <w:spacing w:val="1"/>
          <w:u w:val="none"/>
          <w:rPrChange w:id="1014" w:author="Austin Berk" w:date="2017-11-01T11:56:00Z">
            <w:rPr>
              <w:spacing w:val="1"/>
              <w:u w:val="none"/>
            </w:rPr>
          </w:rPrChange>
        </w:rPr>
        <w:t>h</w:t>
      </w:r>
      <w:r w:rsidRPr="006049CF">
        <w:rPr>
          <w:u w:val="none"/>
          <w:rPrChange w:id="1015" w:author="Austin Berk" w:date="2017-11-01T11:56:00Z">
            <w:rPr>
              <w:u w:val="none"/>
            </w:rPr>
          </w:rPrChange>
        </w:rPr>
        <w:t>is</w:t>
      </w:r>
      <w:r w:rsidRPr="006049CF">
        <w:rPr>
          <w:spacing w:val="20"/>
          <w:u w:val="none"/>
          <w:rPrChange w:id="1016" w:author="Austin Berk" w:date="2017-11-01T11:56:00Z">
            <w:rPr>
              <w:spacing w:val="20"/>
              <w:u w:val="none"/>
            </w:rPr>
          </w:rPrChange>
        </w:rPr>
        <w:t xml:space="preserve"> </w:t>
      </w:r>
      <w:r w:rsidRPr="006049CF">
        <w:rPr>
          <w:spacing w:val="1"/>
          <w:u w:val="none"/>
          <w:rPrChange w:id="1017" w:author="Austin Berk" w:date="2017-11-01T11:56:00Z">
            <w:rPr>
              <w:spacing w:val="1"/>
              <w:u w:val="none"/>
            </w:rPr>
          </w:rPrChange>
        </w:rPr>
        <w:t>Ag</w:t>
      </w:r>
      <w:r w:rsidRPr="006049CF">
        <w:rPr>
          <w:u w:val="none"/>
          <w:rPrChange w:id="1018" w:author="Austin Berk" w:date="2017-11-01T11:56:00Z">
            <w:rPr>
              <w:u w:val="none"/>
            </w:rPr>
          </w:rPrChange>
        </w:rPr>
        <w:t>ree</w:t>
      </w:r>
      <w:r w:rsidRPr="006049CF">
        <w:rPr>
          <w:spacing w:val="2"/>
          <w:u w:val="none"/>
          <w:rPrChange w:id="1019" w:author="Austin Berk" w:date="2017-11-01T11:56:00Z">
            <w:rPr>
              <w:spacing w:val="2"/>
              <w:u w:val="none"/>
            </w:rPr>
          </w:rPrChange>
        </w:rPr>
        <w:t>m</w:t>
      </w:r>
      <w:r w:rsidRPr="006049CF">
        <w:rPr>
          <w:u w:val="none"/>
          <w:rPrChange w:id="1020" w:author="Austin Berk" w:date="2017-11-01T11:56:00Z">
            <w:rPr>
              <w:u w:val="none"/>
            </w:rPr>
          </w:rPrChange>
        </w:rPr>
        <w:t>e</w:t>
      </w:r>
      <w:r w:rsidRPr="006049CF">
        <w:rPr>
          <w:spacing w:val="1"/>
          <w:u w:val="none"/>
          <w:rPrChange w:id="1021" w:author="Austin Berk" w:date="2017-11-01T11:56:00Z">
            <w:rPr>
              <w:spacing w:val="1"/>
              <w:u w:val="none"/>
            </w:rPr>
          </w:rPrChange>
        </w:rPr>
        <w:t>n</w:t>
      </w:r>
      <w:r w:rsidRPr="006049CF">
        <w:rPr>
          <w:u w:val="none"/>
          <w:rPrChange w:id="1022" w:author="Austin Berk" w:date="2017-11-01T11:56:00Z">
            <w:rPr>
              <w:u w:val="none"/>
            </w:rPr>
          </w:rPrChange>
        </w:rPr>
        <w:t>t</w:t>
      </w:r>
      <w:r w:rsidRPr="006049CF">
        <w:rPr>
          <w:spacing w:val="20"/>
          <w:u w:val="none"/>
          <w:rPrChange w:id="1023" w:author="Austin Berk" w:date="2017-11-01T11:56:00Z">
            <w:rPr>
              <w:spacing w:val="20"/>
              <w:u w:val="none"/>
            </w:rPr>
          </w:rPrChange>
        </w:rPr>
        <w:t xml:space="preserve"> </w:t>
      </w:r>
      <w:r w:rsidRPr="006049CF">
        <w:rPr>
          <w:spacing w:val="1"/>
          <w:u w:val="none"/>
          <w:rPrChange w:id="1024" w:author="Austin Berk" w:date="2017-11-01T11:56:00Z">
            <w:rPr>
              <w:spacing w:val="1"/>
              <w:u w:val="none"/>
            </w:rPr>
          </w:rPrChange>
        </w:rPr>
        <w:t>no</w:t>
      </w:r>
      <w:r w:rsidRPr="006049CF">
        <w:rPr>
          <w:u w:val="none"/>
          <w:rPrChange w:id="1025" w:author="Austin Berk" w:date="2017-11-01T11:56:00Z">
            <w:rPr>
              <w:u w:val="none"/>
            </w:rPr>
          </w:rPrChange>
        </w:rPr>
        <w:t>t</w:t>
      </w:r>
      <w:r w:rsidRPr="006049CF">
        <w:rPr>
          <w:spacing w:val="20"/>
          <w:u w:val="none"/>
          <w:rPrChange w:id="1026" w:author="Austin Berk" w:date="2017-11-01T11:56:00Z">
            <w:rPr>
              <w:spacing w:val="20"/>
              <w:u w:val="none"/>
            </w:rPr>
          </w:rPrChange>
        </w:rPr>
        <w:t xml:space="preserve"> </w:t>
      </w:r>
      <w:r w:rsidRPr="006049CF">
        <w:rPr>
          <w:u w:val="none"/>
          <w:rPrChange w:id="1027" w:author="Austin Berk" w:date="2017-11-01T11:56:00Z">
            <w:rPr>
              <w:u w:val="none"/>
            </w:rPr>
          </w:rPrChange>
        </w:rPr>
        <w:t>to</w:t>
      </w:r>
      <w:r w:rsidRPr="006049CF">
        <w:rPr>
          <w:spacing w:val="21"/>
          <w:u w:val="none"/>
          <w:rPrChange w:id="1028" w:author="Austin Berk" w:date="2017-11-01T11:56:00Z">
            <w:rPr>
              <w:spacing w:val="21"/>
              <w:u w:val="none"/>
            </w:rPr>
          </w:rPrChange>
        </w:rPr>
        <w:t xml:space="preserve"> </w:t>
      </w:r>
      <w:r w:rsidRPr="006049CF">
        <w:rPr>
          <w:u w:val="none"/>
          <w:rPrChange w:id="1029" w:author="Austin Berk" w:date="2017-11-01T11:56:00Z">
            <w:rPr>
              <w:u w:val="none"/>
            </w:rPr>
          </w:rPrChange>
        </w:rPr>
        <w:t>c</w:t>
      </w:r>
      <w:r w:rsidRPr="006049CF">
        <w:rPr>
          <w:spacing w:val="1"/>
          <w:u w:val="none"/>
          <w:rPrChange w:id="1030" w:author="Austin Berk" w:date="2017-11-01T11:56:00Z">
            <w:rPr>
              <w:spacing w:val="1"/>
              <w:u w:val="none"/>
            </w:rPr>
          </w:rPrChange>
        </w:rPr>
        <w:t>o</w:t>
      </w:r>
      <w:r w:rsidRPr="006049CF">
        <w:rPr>
          <w:spacing w:val="2"/>
          <w:u w:val="none"/>
          <w:rPrChange w:id="1031" w:author="Austin Berk" w:date="2017-11-01T11:56:00Z">
            <w:rPr>
              <w:spacing w:val="2"/>
              <w:u w:val="none"/>
            </w:rPr>
          </w:rPrChange>
        </w:rPr>
        <w:t>m</w:t>
      </w:r>
      <w:r w:rsidRPr="006049CF">
        <w:rPr>
          <w:spacing w:val="1"/>
          <w:u w:val="none"/>
          <w:rPrChange w:id="1032" w:author="Austin Berk" w:date="2017-11-01T11:56:00Z">
            <w:rPr>
              <w:spacing w:val="1"/>
              <w:u w:val="none"/>
            </w:rPr>
          </w:rPrChange>
        </w:rPr>
        <w:t>p</w:t>
      </w:r>
      <w:r w:rsidRPr="006049CF">
        <w:rPr>
          <w:u w:val="none"/>
          <w:rPrChange w:id="1033" w:author="Austin Berk" w:date="2017-11-01T11:56:00Z">
            <w:rPr>
              <w:u w:val="none"/>
            </w:rPr>
          </w:rPrChange>
        </w:rPr>
        <w:t>ly</w:t>
      </w:r>
      <w:r w:rsidRPr="006049CF">
        <w:rPr>
          <w:spacing w:val="21"/>
          <w:u w:val="none"/>
          <w:rPrChange w:id="1034" w:author="Austin Berk" w:date="2017-11-01T11:56:00Z">
            <w:rPr>
              <w:spacing w:val="21"/>
              <w:u w:val="none"/>
            </w:rPr>
          </w:rPrChange>
        </w:rPr>
        <w:t xml:space="preserve"> </w:t>
      </w:r>
      <w:r w:rsidRPr="006049CF">
        <w:rPr>
          <w:spacing w:val="1"/>
          <w:u w:val="none"/>
          <w:rPrChange w:id="1035" w:author="Austin Berk" w:date="2017-11-01T11:56:00Z">
            <w:rPr>
              <w:spacing w:val="1"/>
              <w:u w:val="none"/>
            </w:rPr>
          </w:rPrChange>
        </w:rPr>
        <w:t>w</w:t>
      </w:r>
      <w:r w:rsidRPr="006049CF">
        <w:rPr>
          <w:u w:val="none"/>
          <w:rPrChange w:id="1036" w:author="Austin Berk" w:date="2017-11-01T11:56:00Z">
            <w:rPr>
              <w:u w:val="none"/>
            </w:rPr>
          </w:rPrChange>
        </w:rPr>
        <w:t>ith</w:t>
      </w:r>
      <w:r w:rsidRPr="006049CF">
        <w:rPr>
          <w:spacing w:val="20"/>
          <w:u w:val="none"/>
          <w:rPrChange w:id="1037" w:author="Austin Berk" w:date="2017-11-01T11:56:00Z">
            <w:rPr>
              <w:spacing w:val="20"/>
              <w:u w:val="none"/>
            </w:rPr>
          </w:rPrChange>
        </w:rPr>
        <w:t xml:space="preserve"> </w:t>
      </w:r>
      <w:r w:rsidRPr="006049CF">
        <w:rPr>
          <w:spacing w:val="1"/>
          <w:u w:val="none"/>
          <w:rPrChange w:id="1038" w:author="Austin Berk" w:date="2017-11-01T11:56:00Z">
            <w:rPr>
              <w:spacing w:val="1"/>
              <w:u w:val="none"/>
            </w:rPr>
          </w:rPrChange>
        </w:rPr>
        <w:t>R</w:t>
      </w:r>
      <w:r w:rsidRPr="006049CF">
        <w:rPr>
          <w:u w:val="none"/>
          <w:rPrChange w:id="1039" w:author="Austin Berk" w:date="2017-11-01T11:56:00Z">
            <w:rPr>
              <w:u w:val="none"/>
            </w:rPr>
          </w:rPrChange>
        </w:rPr>
        <w:t>e</w:t>
      </w:r>
      <w:r w:rsidRPr="006049CF">
        <w:rPr>
          <w:spacing w:val="1"/>
          <w:u w:val="none"/>
          <w:rPrChange w:id="1040" w:author="Austin Berk" w:date="2017-11-01T11:56:00Z">
            <w:rPr>
              <w:spacing w:val="1"/>
              <w:u w:val="none"/>
            </w:rPr>
          </w:rPrChange>
        </w:rPr>
        <w:t>gu</w:t>
      </w:r>
      <w:r w:rsidRPr="006049CF">
        <w:rPr>
          <w:u w:val="none"/>
          <w:rPrChange w:id="1041" w:author="Austin Berk" w:date="2017-11-01T11:56:00Z">
            <w:rPr>
              <w:u w:val="none"/>
            </w:rPr>
          </w:rPrChange>
        </w:rPr>
        <w:t>lati</w:t>
      </w:r>
      <w:r w:rsidRPr="006049CF">
        <w:rPr>
          <w:spacing w:val="1"/>
          <w:u w:val="none"/>
          <w:rPrChange w:id="1042" w:author="Austin Berk" w:date="2017-11-01T11:56:00Z">
            <w:rPr>
              <w:spacing w:val="1"/>
              <w:u w:val="none"/>
            </w:rPr>
          </w:rPrChange>
        </w:rPr>
        <w:t>o</w:t>
      </w:r>
      <w:r w:rsidRPr="006049CF">
        <w:rPr>
          <w:u w:val="none"/>
          <w:rPrChange w:id="1043" w:author="Austin Berk" w:date="2017-11-01T11:56:00Z">
            <w:rPr>
              <w:u w:val="none"/>
            </w:rPr>
          </w:rPrChange>
        </w:rPr>
        <w:t>ns</w:t>
      </w:r>
      <w:r w:rsidRPr="006049CF">
        <w:rPr>
          <w:spacing w:val="22"/>
          <w:u w:val="none"/>
          <w:rPrChange w:id="1044" w:author="Austin Berk" w:date="2017-11-01T11:56:00Z">
            <w:rPr>
              <w:spacing w:val="22"/>
              <w:u w:val="none"/>
            </w:rPr>
          </w:rPrChange>
        </w:rPr>
        <w:t xml:space="preserve"> </w:t>
      </w:r>
      <w:r w:rsidRPr="006049CF">
        <w:rPr>
          <w:spacing w:val="1"/>
          <w:u w:val="none"/>
          <w:rPrChange w:id="1045" w:author="Austin Berk" w:date="2017-11-01T11:56:00Z">
            <w:rPr>
              <w:spacing w:val="1"/>
              <w:u w:val="none"/>
            </w:rPr>
          </w:rPrChange>
        </w:rPr>
        <w:t>S</w:t>
      </w:r>
      <w:r w:rsidRPr="006049CF">
        <w:rPr>
          <w:u w:val="none"/>
          <w:rPrChange w:id="1046" w:author="Austin Berk" w:date="2017-11-01T11:56:00Z">
            <w:rPr>
              <w:u w:val="none"/>
            </w:rPr>
          </w:rPrChange>
        </w:rPr>
        <w:t>ecti</w:t>
      </w:r>
      <w:r w:rsidRPr="006049CF">
        <w:rPr>
          <w:spacing w:val="1"/>
          <w:u w:val="none"/>
          <w:rPrChange w:id="1047" w:author="Austin Berk" w:date="2017-11-01T11:56:00Z">
            <w:rPr>
              <w:spacing w:val="1"/>
              <w:u w:val="none"/>
            </w:rPr>
          </w:rPrChange>
        </w:rPr>
        <w:t>o</w:t>
      </w:r>
      <w:r w:rsidRPr="006049CF">
        <w:rPr>
          <w:u w:val="none"/>
          <w:rPrChange w:id="1048" w:author="Austin Berk" w:date="2017-11-01T11:56:00Z">
            <w:rPr>
              <w:u w:val="none"/>
            </w:rPr>
          </w:rPrChange>
        </w:rPr>
        <w:t>n</w:t>
      </w:r>
      <w:r w:rsidRPr="006049CF">
        <w:rPr>
          <w:spacing w:val="21"/>
          <w:u w:val="none"/>
          <w:rPrChange w:id="1049" w:author="Austin Berk" w:date="2017-11-01T11:56:00Z">
            <w:rPr>
              <w:spacing w:val="21"/>
              <w:u w:val="none"/>
            </w:rPr>
          </w:rPrChange>
        </w:rPr>
        <w:t xml:space="preserve"> </w:t>
      </w:r>
      <w:r w:rsidRPr="006049CF">
        <w:rPr>
          <w:spacing w:val="1"/>
          <w:u w:val="none"/>
          <w:rPrChange w:id="1050" w:author="Austin Berk" w:date="2017-11-01T11:56:00Z">
            <w:rPr>
              <w:spacing w:val="1"/>
              <w:u w:val="none"/>
            </w:rPr>
          </w:rPrChange>
        </w:rPr>
        <w:t>1</w:t>
      </w:r>
      <w:r w:rsidRPr="006049CF">
        <w:rPr>
          <w:u w:val="none"/>
          <w:rPrChange w:id="1051" w:author="Austin Berk" w:date="2017-11-01T11:56:00Z">
            <w:rPr>
              <w:u w:val="none"/>
            </w:rPr>
          </w:rPrChange>
        </w:rPr>
        <w:t>.</w:t>
      </w:r>
      <w:r w:rsidRPr="006049CF">
        <w:rPr>
          <w:spacing w:val="1"/>
          <w:u w:val="none"/>
          <w:rPrChange w:id="1052" w:author="Austin Berk" w:date="2017-11-01T11:56:00Z">
            <w:rPr>
              <w:spacing w:val="1"/>
              <w:u w:val="none"/>
            </w:rPr>
          </w:rPrChange>
        </w:rPr>
        <w:t>70</w:t>
      </w:r>
      <w:r w:rsidRPr="006049CF">
        <w:rPr>
          <w:u w:val="none"/>
          <w:rPrChange w:id="1053" w:author="Austin Berk" w:date="2017-11-01T11:56:00Z">
            <w:rPr>
              <w:u w:val="none"/>
            </w:rPr>
          </w:rPrChange>
        </w:rPr>
        <w:t>4-1</w:t>
      </w:r>
      <w:r w:rsidRPr="006049CF">
        <w:rPr>
          <w:spacing w:val="21"/>
          <w:u w:val="none"/>
          <w:rPrChange w:id="1054" w:author="Austin Berk" w:date="2017-11-01T11:56:00Z">
            <w:rPr>
              <w:spacing w:val="21"/>
              <w:u w:val="none"/>
            </w:rPr>
          </w:rPrChange>
        </w:rPr>
        <w:t xml:space="preserve"> </w:t>
      </w:r>
      <w:r w:rsidRPr="006049CF">
        <w:rPr>
          <w:u w:val="none"/>
          <w:rPrChange w:id="1055" w:author="Austin Berk" w:date="2017-11-01T11:56:00Z">
            <w:rPr>
              <w:u w:val="none"/>
            </w:rPr>
          </w:rPrChange>
        </w:rPr>
        <w:t>(</w:t>
      </w:r>
      <w:r w:rsidRPr="006049CF">
        <w:rPr>
          <w:spacing w:val="1"/>
          <w:u w:val="none"/>
          <w:rPrChange w:id="1056" w:author="Austin Berk" w:date="2017-11-01T11:56:00Z">
            <w:rPr>
              <w:spacing w:val="1"/>
              <w:u w:val="none"/>
            </w:rPr>
          </w:rPrChange>
        </w:rPr>
        <w:t>b</w:t>
      </w:r>
      <w:r w:rsidRPr="006049CF">
        <w:rPr>
          <w:u w:val="none"/>
          <w:rPrChange w:id="1057" w:author="Austin Berk" w:date="2017-11-01T11:56:00Z">
            <w:rPr>
              <w:u w:val="none"/>
            </w:rPr>
          </w:rPrChange>
        </w:rPr>
        <w:t>).</w:t>
      </w:r>
    </w:p>
    <w:p w14:paraId="210FF174" w14:textId="77777777" w:rsidR="000C19C9" w:rsidRPr="006049CF" w:rsidRDefault="000C19C9">
      <w:pPr>
        <w:spacing w:before="2" w:line="240" w:lineRule="exact"/>
        <w:rPr>
          <w:sz w:val="24"/>
          <w:szCs w:val="24"/>
          <w:rPrChange w:id="1058" w:author="Austin Berk" w:date="2017-11-01T11:56:00Z">
            <w:rPr>
              <w:sz w:val="24"/>
              <w:szCs w:val="24"/>
            </w:rPr>
          </w:rPrChange>
        </w:rPr>
      </w:pPr>
    </w:p>
    <w:p w14:paraId="7BAEB14D" w14:textId="77777777" w:rsidR="000C19C9" w:rsidRPr="006049CF" w:rsidRDefault="00D3642A">
      <w:pPr>
        <w:pStyle w:val="BodyText"/>
        <w:numPr>
          <w:ilvl w:val="1"/>
          <w:numId w:val="1"/>
        </w:numPr>
        <w:tabs>
          <w:tab w:val="left" w:pos="1544"/>
        </w:tabs>
        <w:spacing w:line="252" w:lineRule="auto"/>
        <w:ind w:right="116" w:firstLine="720"/>
        <w:jc w:val="both"/>
        <w:rPr>
          <w:u w:val="none"/>
          <w:rPrChange w:id="1059" w:author="Austin Berk" w:date="2017-11-01T11:56:00Z">
            <w:rPr>
              <w:highlight w:val="yellow"/>
              <w:u w:val="none"/>
            </w:rPr>
          </w:rPrChange>
        </w:rPr>
      </w:pPr>
      <w:r w:rsidRPr="006049CF">
        <w:rPr>
          <w:rFonts w:cs="Times New Roman"/>
          <w:b/>
          <w:bCs/>
          <w:spacing w:val="1"/>
          <w:u w:color="000000"/>
          <w:rPrChange w:id="1060" w:author="Austin Berk" w:date="2017-11-01T11:56:00Z">
            <w:rPr>
              <w:rFonts w:cs="Times New Roman"/>
              <w:b/>
              <w:bCs/>
              <w:spacing w:val="1"/>
              <w:highlight w:val="yellow"/>
              <w:u w:color="000000"/>
            </w:rPr>
          </w:rPrChange>
        </w:rPr>
        <w:t>ALL</w:t>
      </w:r>
      <w:r w:rsidRPr="006049CF">
        <w:rPr>
          <w:rFonts w:cs="Times New Roman"/>
          <w:b/>
          <w:bCs/>
          <w:spacing w:val="2"/>
          <w:u w:color="000000"/>
          <w:rPrChange w:id="1061" w:author="Austin Berk" w:date="2017-11-01T11:56:00Z">
            <w:rPr>
              <w:rFonts w:cs="Times New Roman"/>
              <w:b/>
              <w:bCs/>
              <w:spacing w:val="2"/>
              <w:highlight w:val="yellow"/>
              <w:u w:color="000000"/>
            </w:rPr>
          </w:rPrChange>
        </w:rPr>
        <w:t>O</w:t>
      </w:r>
      <w:r w:rsidRPr="006049CF">
        <w:rPr>
          <w:rFonts w:cs="Times New Roman"/>
          <w:b/>
          <w:bCs/>
          <w:spacing w:val="1"/>
          <w:u w:color="000000"/>
          <w:rPrChange w:id="1062" w:author="Austin Berk" w:date="2017-11-01T11:56:00Z">
            <w:rPr>
              <w:rFonts w:cs="Times New Roman"/>
              <w:b/>
              <w:bCs/>
              <w:spacing w:val="1"/>
              <w:highlight w:val="yellow"/>
              <w:u w:color="000000"/>
            </w:rPr>
          </w:rPrChange>
        </w:rPr>
        <w:t>CAT</w:t>
      </w:r>
      <w:r w:rsidRPr="006049CF">
        <w:rPr>
          <w:rFonts w:cs="Times New Roman"/>
          <w:b/>
          <w:bCs/>
          <w:u w:color="000000"/>
          <w:rPrChange w:id="1063" w:author="Austin Berk" w:date="2017-11-01T11:56:00Z">
            <w:rPr>
              <w:rFonts w:cs="Times New Roman"/>
              <w:b/>
              <w:bCs/>
              <w:highlight w:val="yellow"/>
              <w:u w:color="000000"/>
            </w:rPr>
          </w:rPrChange>
        </w:rPr>
        <w:t>I</w:t>
      </w:r>
      <w:r w:rsidRPr="006049CF">
        <w:rPr>
          <w:rFonts w:cs="Times New Roman"/>
          <w:b/>
          <w:bCs/>
          <w:spacing w:val="2"/>
          <w:u w:color="000000"/>
          <w:rPrChange w:id="1064" w:author="Austin Berk" w:date="2017-11-01T11:56:00Z">
            <w:rPr>
              <w:rFonts w:cs="Times New Roman"/>
              <w:b/>
              <w:bCs/>
              <w:spacing w:val="2"/>
              <w:highlight w:val="yellow"/>
              <w:u w:color="000000"/>
            </w:rPr>
          </w:rPrChange>
        </w:rPr>
        <w:t>O</w:t>
      </w:r>
      <w:r w:rsidRPr="006049CF">
        <w:rPr>
          <w:rFonts w:cs="Times New Roman"/>
          <w:b/>
          <w:bCs/>
          <w:spacing w:val="1"/>
          <w:u w:color="000000"/>
          <w:rPrChange w:id="1065" w:author="Austin Berk" w:date="2017-11-01T11:56:00Z">
            <w:rPr>
              <w:rFonts w:cs="Times New Roman"/>
              <w:b/>
              <w:bCs/>
              <w:spacing w:val="1"/>
              <w:highlight w:val="yellow"/>
              <w:u w:color="000000"/>
            </w:rPr>
          </w:rPrChange>
        </w:rPr>
        <w:t>NS</w:t>
      </w:r>
      <w:r w:rsidRPr="006049CF">
        <w:rPr>
          <w:rFonts w:cs="Times New Roman"/>
          <w:b/>
          <w:bCs/>
          <w:u w:val="none"/>
          <w:rPrChange w:id="1066" w:author="Austin Berk" w:date="2017-11-01T11:56:00Z">
            <w:rPr>
              <w:rFonts w:cs="Times New Roman"/>
              <w:b/>
              <w:bCs/>
              <w:highlight w:val="yellow"/>
              <w:u w:val="none"/>
            </w:rPr>
          </w:rPrChange>
        </w:rPr>
        <w:t>.</w:t>
      </w:r>
      <w:r w:rsidRPr="006049CF">
        <w:rPr>
          <w:rFonts w:cs="Times New Roman"/>
          <w:b/>
          <w:bCs/>
          <w:spacing w:val="34"/>
          <w:u w:val="none"/>
          <w:rPrChange w:id="1067" w:author="Austin Berk" w:date="2017-11-01T11:56:00Z">
            <w:rPr>
              <w:rFonts w:cs="Times New Roman"/>
              <w:b/>
              <w:bCs/>
              <w:spacing w:val="34"/>
              <w:highlight w:val="yellow"/>
              <w:u w:val="none"/>
            </w:rPr>
          </w:rPrChange>
        </w:rPr>
        <w:t xml:space="preserve"> </w:t>
      </w:r>
      <w:r w:rsidRPr="006049CF">
        <w:rPr>
          <w:spacing w:val="1"/>
          <w:u w:val="none"/>
          <w:rPrChange w:id="1068" w:author="Austin Berk" w:date="2017-11-01T11:56:00Z">
            <w:rPr>
              <w:spacing w:val="1"/>
              <w:highlight w:val="yellow"/>
              <w:u w:val="none"/>
            </w:rPr>
          </w:rPrChange>
        </w:rPr>
        <w:t>Ex</w:t>
      </w:r>
      <w:r w:rsidRPr="006049CF">
        <w:rPr>
          <w:u w:val="none"/>
          <w:rPrChange w:id="1069" w:author="Austin Berk" w:date="2017-11-01T11:56:00Z">
            <w:rPr>
              <w:highlight w:val="yellow"/>
              <w:u w:val="none"/>
            </w:rPr>
          </w:rPrChange>
        </w:rPr>
        <w:t>ce</w:t>
      </w:r>
      <w:r w:rsidRPr="006049CF">
        <w:rPr>
          <w:spacing w:val="1"/>
          <w:u w:val="none"/>
          <w:rPrChange w:id="1070" w:author="Austin Berk" w:date="2017-11-01T11:56:00Z">
            <w:rPr>
              <w:spacing w:val="1"/>
              <w:highlight w:val="yellow"/>
              <w:u w:val="none"/>
            </w:rPr>
          </w:rPrChange>
        </w:rPr>
        <w:t>p</w:t>
      </w:r>
      <w:r w:rsidRPr="006049CF">
        <w:rPr>
          <w:u w:val="none"/>
          <w:rPrChange w:id="1071" w:author="Austin Berk" w:date="2017-11-01T11:56:00Z">
            <w:rPr>
              <w:highlight w:val="yellow"/>
              <w:u w:val="none"/>
            </w:rPr>
          </w:rPrChange>
        </w:rPr>
        <w:t>t</w:t>
      </w:r>
      <w:r w:rsidRPr="006049CF">
        <w:rPr>
          <w:spacing w:val="35"/>
          <w:u w:val="none"/>
          <w:rPrChange w:id="1072" w:author="Austin Berk" w:date="2017-11-01T11:56:00Z">
            <w:rPr>
              <w:spacing w:val="35"/>
              <w:highlight w:val="yellow"/>
              <w:u w:val="none"/>
            </w:rPr>
          </w:rPrChange>
        </w:rPr>
        <w:t xml:space="preserve"> </w:t>
      </w:r>
      <w:r w:rsidRPr="006049CF">
        <w:rPr>
          <w:u w:val="none"/>
          <w:rPrChange w:id="1073" w:author="Austin Berk" w:date="2017-11-01T11:56:00Z">
            <w:rPr>
              <w:highlight w:val="yellow"/>
              <w:u w:val="none"/>
            </w:rPr>
          </w:rPrChange>
        </w:rPr>
        <w:t>as</w:t>
      </w:r>
      <w:r w:rsidRPr="006049CF">
        <w:rPr>
          <w:spacing w:val="36"/>
          <w:u w:val="none"/>
          <w:rPrChange w:id="1074" w:author="Austin Berk" w:date="2017-11-01T11:56:00Z">
            <w:rPr>
              <w:spacing w:val="36"/>
              <w:highlight w:val="yellow"/>
              <w:u w:val="none"/>
            </w:rPr>
          </w:rPrChange>
        </w:rPr>
        <w:t xml:space="preserve"> </w:t>
      </w:r>
      <w:r w:rsidRPr="006049CF">
        <w:rPr>
          <w:spacing w:val="1"/>
          <w:u w:val="none"/>
          <w:rPrChange w:id="1075" w:author="Austin Berk" w:date="2017-11-01T11:56:00Z">
            <w:rPr>
              <w:spacing w:val="1"/>
              <w:highlight w:val="yellow"/>
              <w:u w:val="none"/>
            </w:rPr>
          </w:rPrChange>
        </w:rPr>
        <w:t>o</w:t>
      </w:r>
      <w:r w:rsidRPr="006049CF">
        <w:rPr>
          <w:u w:val="none"/>
          <w:rPrChange w:id="1076" w:author="Austin Berk" w:date="2017-11-01T11:56:00Z">
            <w:rPr>
              <w:highlight w:val="yellow"/>
              <w:u w:val="none"/>
            </w:rPr>
          </w:rPrChange>
        </w:rPr>
        <w:t>t</w:t>
      </w:r>
      <w:r w:rsidRPr="006049CF">
        <w:rPr>
          <w:spacing w:val="1"/>
          <w:u w:val="none"/>
          <w:rPrChange w:id="1077" w:author="Austin Berk" w:date="2017-11-01T11:56:00Z">
            <w:rPr>
              <w:spacing w:val="1"/>
              <w:highlight w:val="yellow"/>
              <w:u w:val="none"/>
            </w:rPr>
          </w:rPrChange>
        </w:rPr>
        <w:t>h</w:t>
      </w:r>
      <w:r w:rsidRPr="006049CF">
        <w:rPr>
          <w:u w:val="none"/>
          <w:rPrChange w:id="1078" w:author="Austin Berk" w:date="2017-11-01T11:56:00Z">
            <w:rPr>
              <w:highlight w:val="yellow"/>
              <w:u w:val="none"/>
            </w:rPr>
          </w:rPrChange>
        </w:rPr>
        <w:t>er</w:t>
      </w:r>
      <w:r w:rsidRPr="006049CF">
        <w:rPr>
          <w:spacing w:val="1"/>
          <w:u w:val="none"/>
          <w:rPrChange w:id="1079" w:author="Austin Berk" w:date="2017-11-01T11:56:00Z">
            <w:rPr>
              <w:spacing w:val="1"/>
              <w:highlight w:val="yellow"/>
              <w:u w:val="none"/>
            </w:rPr>
          </w:rPrChange>
        </w:rPr>
        <w:t>w</w:t>
      </w:r>
      <w:r w:rsidRPr="006049CF">
        <w:rPr>
          <w:u w:val="none"/>
          <w:rPrChange w:id="1080" w:author="Austin Berk" w:date="2017-11-01T11:56:00Z">
            <w:rPr>
              <w:highlight w:val="yellow"/>
              <w:u w:val="none"/>
            </w:rPr>
          </w:rPrChange>
        </w:rPr>
        <w:t>ise</w:t>
      </w:r>
      <w:r w:rsidRPr="006049CF">
        <w:rPr>
          <w:spacing w:val="35"/>
          <w:u w:val="none"/>
          <w:rPrChange w:id="1081" w:author="Austin Berk" w:date="2017-11-01T11:56:00Z">
            <w:rPr>
              <w:spacing w:val="35"/>
              <w:highlight w:val="yellow"/>
              <w:u w:val="none"/>
            </w:rPr>
          </w:rPrChange>
        </w:rPr>
        <w:t xml:space="preserve"> </w:t>
      </w:r>
      <w:r w:rsidRPr="006049CF">
        <w:rPr>
          <w:spacing w:val="1"/>
          <w:u w:val="none"/>
          <w:rPrChange w:id="1082" w:author="Austin Berk" w:date="2017-11-01T11:56:00Z">
            <w:rPr>
              <w:spacing w:val="1"/>
              <w:highlight w:val="yellow"/>
              <w:u w:val="none"/>
            </w:rPr>
          </w:rPrChange>
        </w:rPr>
        <w:t>p</w:t>
      </w:r>
      <w:r w:rsidRPr="006049CF">
        <w:rPr>
          <w:u w:val="none"/>
          <w:rPrChange w:id="1083" w:author="Austin Berk" w:date="2017-11-01T11:56:00Z">
            <w:rPr>
              <w:highlight w:val="yellow"/>
              <w:u w:val="none"/>
            </w:rPr>
          </w:rPrChange>
        </w:rPr>
        <w:t>r</w:t>
      </w:r>
      <w:r w:rsidRPr="006049CF">
        <w:rPr>
          <w:spacing w:val="1"/>
          <w:u w:val="none"/>
          <w:rPrChange w:id="1084" w:author="Austin Berk" w:date="2017-11-01T11:56:00Z">
            <w:rPr>
              <w:spacing w:val="1"/>
              <w:highlight w:val="yellow"/>
              <w:u w:val="none"/>
            </w:rPr>
          </w:rPrChange>
        </w:rPr>
        <w:t>ov</w:t>
      </w:r>
      <w:r w:rsidRPr="006049CF">
        <w:rPr>
          <w:u w:val="none"/>
          <w:rPrChange w:id="1085" w:author="Austin Berk" w:date="2017-11-01T11:56:00Z">
            <w:rPr>
              <w:highlight w:val="yellow"/>
              <w:u w:val="none"/>
            </w:rPr>
          </w:rPrChange>
        </w:rPr>
        <w:t>i</w:t>
      </w:r>
      <w:r w:rsidRPr="006049CF">
        <w:rPr>
          <w:spacing w:val="1"/>
          <w:u w:val="none"/>
          <w:rPrChange w:id="1086" w:author="Austin Berk" w:date="2017-11-01T11:56:00Z">
            <w:rPr>
              <w:spacing w:val="1"/>
              <w:highlight w:val="yellow"/>
              <w:u w:val="none"/>
            </w:rPr>
          </w:rPrChange>
        </w:rPr>
        <w:t>d</w:t>
      </w:r>
      <w:r w:rsidRPr="006049CF">
        <w:rPr>
          <w:u w:val="none"/>
          <w:rPrChange w:id="1087" w:author="Austin Berk" w:date="2017-11-01T11:56:00Z">
            <w:rPr>
              <w:highlight w:val="yellow"/>
              <w:u w:val="none"/>
            </w:rPr>
          </w:rPrChange>
        </w:rPr>
        <w:t>ed</w:t>
      </w:r>
      <w:r w:rsidRPr="006049CF">
        <w:rPr>
          <w:spacing w:val="36"/>
          <w:u w:val="none"/>
          <w:rPrChange w:id="1088" w:author="Austin Berk" w:date="2017-11-01T11:56:00Z">
            <w:rPr>
              <w:spacing w:val="36"/>
              <w:highlight w:val="yellow"/>
              <w:u w:val="none"/>
            </w:rPr>
          </w:rPrChange>
        </w:rPr>
        <w:t xml:space="preserve"> </w:t>
      </w:r>
      <w:r w:rsidRPr="006049CF">
        <w:rPr>
          <w:u w:val="none"/>
          <w:rPrChange w:id="1089" w:author="Austin Berk" w:date="2017-11-01T11:56:00Z">
            <w:rPr>
              <w:highlight w:val="yellow"/>
              <w:u w:val="none"/>
            </w:rPr>
          </w:rPrChange>
        </w:rPr>
        <w:t>in</w:t>
      </w:r>
      <w:r w:rsidRPr="006049CF">
        <w:rPr>
          <w:spacing w:val="36"/>
          <w:u w:val="none"/>
          <w:rPrChange w:id="1090" w:author="Austin Berk" w:date="2017-11-01T11:56:00Z">
            <w:rPr>
              <w:spacing w:val="36"/>
              <w:highlight w:val="yellow"/>
              <w:u w:val="none"/>
            </w:rPr>
          </w:rPrChange>
        </w:rPr>
        <w:t xml:space="preserve"> </w:t>
      </w:r>
      <w:r w:rsidRPr="006049CF">
        <w:rPr>
          <w:u w:val="none"/>
          <w:rPrChange w:id="1091" w:author="Austin Berk" w:date="2017-11-01T11:56:00Z">
            <w:rPr>
              <w:highlight w:val="yellow"/>
              <w:u w:val="none"/>
            </w:rPr>
          </w:rPrChange>
        </w:rPr>
        <w:t>t</w:t>
      </w:r>
      <w:r w:rsidRPr="006049CF">
        <w:rPr>
          <w:spacing w:val="1"/>
          <w:u w:val="none"/>
          <w:rPrChange w:id="1092" w:author="Austin Berk" w:date="2017-11-01T11:56:00Z">
            <w:rPr>
              <w:spacing w:val="1"/>
              <w:highlight w:val="yellow"/>
              <w:u w:val="none"/>
            </w:rPr>
          </w:rPrChange>
        </w:rPr>
        <w:t>h</w:t>
      </w:r>
      <w:r w:rsidRPr="006049CF">
        <w:rPr>
          <w:u w:val="none"/>
          <w:rPrChange w:id="1093" w:author="Austin Berk" w:date="2017-11-01T11:56:00Z">
            <w:rPr>
              <w:highlight w:val="yellow"/>
              <w:u w:val="none"/>
            </w:rPr>
          </w:rPrChange>
        </w:rPr>
        <w:t>is</w:t>
      </w:r>
      <w:r w:rsidRPr="006049CF">
        <w:rPr>
          <w:spacing w:val="36"/>
          <w:u w:val="none"/>
          <w:rPrChange w:id="1094" w:author="Austin Berk" w:date="2017-11-01T11:56:00Z">
            <w:rPr>
              <w:spacing w:val="36"/>
              <w:highlight w:val="yellow"/>
              <w:u w:val="none"/>
            </w:rPr>
          </w:rPrChange>
        </w:rPr>
        <w:t xml:space="preserve"> </w:t>
      </w:r>
      <w:r w:rsidRPr="006049CF">
        <w:rPr>
          <w:rFonts w:cs="Times New Roman"/>
          <w:b/>
          <w:bCs/>
          <w:i/>
          <w:spacing w:val="1"/>
          <w:u w:val="none"/>
          <w:rPrChange w:id="1095" w:author="Austin Berk" w:date="2017-11-01T11:56:00Z">
            <w:rPr>
              <w:rFonts w:cs="Times New Roman"/>
              <w:b/>
              <w:bCs/>
              <w:i/>
              <w:spacing w:val="1"/>
              <w:highlight w:val="yellow"/>
              <w:u w:val="none"/>
            </w:rPr>
          </w:rPrChange>
        </w:rPr>
        <w:t>S</w:t>
      </w:r>
      <w:r w:rsidRPr="006049CF">
        <w:rPr>
          <w:rFonts w:cs="Times New Roman"/>
          <w:b/>
          <w:bCs/>
          <w:i/>
          <w:u w:val="none"/>
          <w:rPrChange w:id="1096" w:author="Austin Berk" w:date="2017-11-01T11:56:00Z">
            <w:rPr>
              <w:rFonts w:cs="Times New Roman"/>
              <w:b/>
              <w:bCs/>
              <w:i/>
              <w:highlight w:val="yellow"/>
              <w:u w:val="none"/>
            </w:rPr>
          </w:rPrChange>
        </w:rPr>
        <w:t>c</w:t>
      </w:r>
      <w:r w:rsidRPr="006049CF">
        <w:rPr>
          <w:rFonts w:cs="Times New Roman"/>
          <w:b/>
          <w:bCs/>
          <w:i/>
          <w:spacing w:val="1"/>
          <w:u w:val="none"/>
          <w:rPrChange w:id="1097" w:author="Austin Berk" w:date="2017-11-01T11:56:00Z">
            <w:rPr>
              <w:rFonts w:cs="Times New Roman"/>
              <w:b/>
              <w:bCs/>
              <w:i/>
              <w:spacing w:val="1"/>
              <w:highlight w:val="yellow"/>
              <w:u w:val="none"/>
            </w:rPr>
          </w:rPrChange>
        </w:rPr>
        <w:t>h</w:t>
      </w:r>
      <w:r w:rsidRPr="006049CF">
        <w:rPr>
          <w:rFonts w:cs="Times New Roman"/>
          <w:b/>
          <w:bCs/>
          <w:i/>
          <w:u w:val="none"/>
          <w:rPrChange w:id="1098" w:author="Austin Berk" w:date="2017-11-01T11:56:00Z">
            <w:rPr>
              <w:rFonts w:cs="Times New Roman"/>
              <w:b/>
              <w:bCs/>
              <w:i/>
              <w:highlight w:val="yellow"/>
              <w:u w:val="none"/>
            </w:rPr>
          </w:rPrChange>
        </w:rPr>
        <w:t>e</w:t>
      </w:r>
      <w:r w:rsidRPr="006049CF">
        <w:rPr>
          <w:rFonts w:cs="Times New Roman"/>
          <w:b/>
          <w:bCs/>
          <w:i/>
          <w:spacing w:val="1"/>
          <w:u w:val="none"/>
          <w:rPrChange w:id="1099" w:author="Austin Berk" w:date="2017-11-01T11:56:00Z">
            <w:rPr>
              <w:rFonts w:cs="Times New Roman"/>
              <w:b/>
              <w:bCs/>
              <w:i/>
              <w:spacing w:val="1"/>
              <w:highlight w:val="yellow"/>
              <w:u w:val="none"/>
            </w:rPr>
          </w:rPrChange>
        </w:rPr>
        <w:t>du</w:t>
      </w:r>
      <w:r w:rsidRPr="006049CF">
        <w:rPr>
          <w:rFonts w:cs="Times New Roman"/>
          <w:b/>
          <w:bCs/>
          <w:i/>
          <w:u w:val="none"/>
          <w:rPrChange w:id="1100" w:author="Austin Berk" w:date="2017-11-01T11:56:00Z">
            <w:rPr>
              <w:rFonts w:cs="Times New Roman"/>
              <w:b/>
              <w:bCs/>
              <w:i/>
              <w:highlight w:val="yellow"/>
              <w:u w:val="none"/>
            </w:rPr>
          </w:rPrChange>
        </w:rPr>
        <w:t>le</w:t>
      </w:r>
      <w:r w:rsidRPr="006049CF">
        <w:rPr>
          <w:rFonts w:cs="Times New Roman"/>
          <w:b/>
          <w:bCs/>
          <w:i/>
          <w:spacing w:val="36"/>
          <w:u w:val="none"/>
          <w:rPrChange w:id="1101" w:author="Austin Berk" w:date="2017-11-01T11:56:00Z">
            <w:rPr>
              <w:rFonts w:cs="Times New Roman"/>
              <w:b/>
              <w:bCs/>
              <w:i/>
              <w:spacing w:val="36"/>
              <w:highlight w:val="yellow"/>
              <w:u w:val="none"/>
            </w:rPr>
          </w:rPrChange>
        </w:rPr>
        <w:t xml:space="preserve"> </w:t>
      </w:r>
      <w:r w:rsidRPr="006049CF">
        <w:rPr>
          <w:rFonts w:cs="Times New Roman"/>
          <w:b/>
          <w:bCs/>
          <w:i/>
          <w:spacing w:val="1"/>
          <w:u w:val="none"/>
          <w:rPrChange w:id="1102" w:author="Austin Berk" w:date="2017-11-01T11:56:00Z">
            <w:rPr>
              <w:rFonts w:cs="Times New Roman"/>
              <w:b/>
              <w:bCs/>
              <w:i/>
              <w:spacing w:val="1"/>
              <w:highlight w:val="yellow"/>
              <w:u w:val="none"/>
            </w:rPr>
          </w:rPrChange>
        </w:rPr>
        <w:t>A</w:t>
      </w:r>
      <w:r w:rsidRPr="006049CF">
        <w:rPr>
          <w:rFonts w:cs="Times New Roman"/>
          <w:i/>
          <w:u w:val="none"/>
          <w:rPrChange w:id="1103" w:author="Austin Berk" w:date="2017-11-01T11:56:00Z">
            <w:rPr>
              <w:rFonts w:cs="Times New Roman"/>
              <w:i/>
              <w:highlight w:val="yellow"/>
              <w:u w:val="none"/>
            </w:rPr>
          </w:rPrChange>
        </w:rPr>
        <w:t>,</w:t>
      </w:r>
      <w:r w:rsidRPr="006049CF">
        <w:rPr>
          <w:rFonts w:cs="Times New Roman"/>
          <w:i/>
          <w:spacing w:val="34"/>
          <w:u w:val="none"/>
          <w:rPrChange w:id="1104" w:author="Austin Berk" w:date="2017-11-01T11:56:00Z">
            <w:rPr>
              <w:rFonts w:cs="Times New Roman"/>
              <w:i/>
              <w:spacing w:val="34"/>
              <w:highlight w:val="yellow"/>
              <w:u w:val="none"/>
            </w:rPr>
          </w:rPrChange>
        </w:rPr>
        <w:t xml:space="preserve"> </w:t>
      </w:r>
      <w:r w:rsidRPr="006049CF">
        <w:rPr>
          <w:spacing w:val="1"/>
          <w:u w:val="none"/>
          <w:rPrChange w:id="1105" w:author="Austin Berk" w:date="2017-11-01T11:56:00Z">
            <w:rPr>
              <w:spacing w:val="1"/>
              <w:highlight w:val="yellow"/>
              <w:u w:val="none"/>
            </w:rPr>
          </w:rPrChange>
        </w:rPr>
        <w:t>P</w:t>
      </w:r>
      <w:r w:rsidRPr="006049CF">
        <w:rPr>
          <w:u w:val="none"/>
          <w:rPrChange w:id="1106" w:author="Austin Berk" w:date="2017-11-01T11:56:00Z">
            <w:rPr>
              <w:highlight w:val="yellow"/>
              <w:u w:val="none"/>
            </w:rPr>
          </w:rPrChange>
        </w:rPr>
        <w:t>r</w:t>
      </w:r>
      <w:r w:rsidRPr="006049CF">
        <w:rPr>
          <w:spacing w:val="1"/>
          <w:u w:val="none"/>
          <w:rPrChange w:id="1107" w:author="Austin Berk" w:date="2017-11-01T11:56:00Z">
            <w:rPr>
              <w:spacing w:val="1"/>
              <w:highlight w:val="yellow"/>
              <w:u w:val="none"/>
            </w:rPr>
          </w:rPrChange>
        </w:rPr>
        <w:t>o</w:t>
      </w:r>
      <w:r w:rsidRPr="006049CF">
        <w:rPr>
          <w:u w:val="none"/>
          <w:rPrChange w:id="1108" w:author="Austin Berk" w:date="2017-11-01T11:56:00Z">
            <w:rPr>
              <w:highlight w:val="yellow"/>
              <w:u w:val="none"/>
            </w:rPr>
          </w:rPrChange>
        </w:rPr>
        <w:t>fits</w:t>
      </w:r>
      <w:r w:rsidRPr="006049CF">
        <w:rPr>
          <w:spacing w:val="36"/>
          <w:u w:val="none"/>
          <w:rPrChange w:id="1109" w:author="Austin Berk" w:date="2017-11-01T11:56:00Z">
            <w:rPr>
              <w:spacing w:val="36"/>
              <w:highlight w:val="yellow"/>
              <w:u w:val="none"/>
            </w:rPr>
          </w:rPrChange>
        </w:rPr>
        <w:t xml:space="preserve"> </w:t>
      </w:r>
      <w:r w:rsidRPr="006049CF">
        <w:rPr>
          <w:u w:val="none"/>
          <w:rPrChange w:id="1110" w:author="Austin Berk" w:date="2017-11-01T11:56:00Z">
            <w:rPr>
              <w:highlight w:val="yellow"/>
              <w:u w:val="none"/>
            </w:rPr>
          </w:rPrChange>
        </w:rPr>
        <w:t>a</w:t>
      </w:r>
      <w:r w:rsidRPr="006049CF">
        <w:rPr>
          <w:spacing w:val="1"/>
          <w:u w:val="none"/>
          <w:rPrChange w:id="1111" w:author="Austin Berk" w:date="2017-11-01T11:56:00Z">
            <w:rPr>
              <w:spacing w:val="1"/>
              <w:highlight w:val="yellow"/>
              <w:u w:val="none"/>
            </w:rPr>
          </w:rPrChange>
        </w:rPr>
        <w:t>n</w:t>
      </w:r>
      <w:r w:rsidRPr="006049CF">
        <w:rPr>
          <w:u w:val="none"/>
          <w:rPrChange w:id="1112" w:author="Austin Berk" w:date="2017-11-01T11:56:00Z">
            <w:rPr>
              <w:highlight w:val="yellow"/>
              <w:u w:val="none"/>
            </w:rPr>
          </w:rPrChange>
        </w:rPr>
        <w:t>d</w:t>
      </w:r>
      <w:r w:rsidRPr="006049CF">
        <w:rPr>
          <w:spacing w:val="36"/>
          <w:u w:val="none"/>
          <w:rPrChange w:id="1113" w:author="Austin Berk" w:date="2017-11-01T11:56:00Z">
            <w:rPr>
              <w:spacing w:val="36"/>
              <w:highlight w:val="yellow"/>
              <w:u w:val="none"/>
            </w:rPr>
          </w:rPrChange>
        </w:rPr>
        <w:t xml:space="preserve"> </w:t>
      </w:r>
      <w:r w:rsidRPr="006049CF">
        <w:rPr>
          <w:spacing w:val="1"/>
          <w:u w:val="none"/>
          <w:rPrChange w:id="1114" w:author="Austin Berk" w:date="2017-11-01T11:56:00Z">
            <w:rPr>
              <w:spacing w:val="1"/>
              <w:highlight w:val="yellow"/>
              <w:u w:val="none"/>
            </w:rPr>
          </w:rPrChange>
        </w:rPr>
        <w:t>Lo</w:t>
      </w:r>
      <w:r w:rsidRPr="006049CF">
        <w:rPr>
          <w:u w:val="none"/>
          <w:rPrChange w:id="1115" w:author="Austin Berk" w:date="2017-11-01T11:56:00Z">
            <w:rPr>
              <w:highlight w:val="yellow"/>
              <w:u w:val="none"/>
            </w:rPr>
          </w:rPrChange>
        </w:rPr>
        <w:t>sses</w:t>
      </w:r>
      <w:r w:rsidRPr="006049CF">
        <w:rPr>
          <w:w w:val="102"/>
          <w:u w:val="none"/>
          <w:rPrChange w:id="1116" w:author="Austin Berk" w:date="2017-11-01T11:56:00Z">
            <w:rPr>
              <w:w w:val="102"/>
              <w:highlight w:val="yellow"/>
              <w:u w:val="none"/>
            </w:rPr>
          </w:rPrChange>
        </w:rPr>
        <w:t xml:space="preserve"> </w:t>
      </w:r>
      <w:r w:rsidRPr="006049CF">
        <w:rPr>
          <w:spacing w:val="1"/>
          <w:u w:val="none"/>
          <w:rPrChange w:id="1117" w:author="Austin Berk" w:date="2017-11-01T11:56:00Z">
            <w:rPr>
              <w:spacing w:val="1"/>
              <w:highlight w:val="yellow"/>
              <w:u w:val="none"/>
            </w:rPr>
          </w:rPrChange>
        </w:rPr>
        <w:t>o</w:t>
      </w:r>
      <w:r w:rsidRPr="006049CF">
        <w:rPr>
          <w:u w:val="none"/>
          <w:rPrChange w:id="1118" w:author="Austin Berk" w:date="2017-11-01T11:56:00Z">
            <w:rPr>
              <w:highlight w:val="yellow"/>
              <w:u w:val="none"/>
            </w:rPr>
          </w:rPrChange>
        </w:rPr>
        <w:t>f</w:t>
      </w:r>
      <w:r w:rsidRPr="006049CF">
        <w:rPr>
          <w:spacing w:val="16"/>
          <w:u w:val="none"/>
          <w:rPrChange w:id="1119" w:author="Austin Berk" w:date="2017-11-01T11:56:00Z">
            <w:rPr>
              <w:spacing w:val="16"/>
              <w:highlight w:val="yellow"/>
              <w:u w:val="none"/>
            </w:rPr>
          </w:rPrChange>
        </w:rPr>
        <w:t xml:space="preserve"> </w:t>
      </w:r>
      <w:r w:rsidRPr="006049CF">
        <w:rPr>
          <w:u w:val="none"/>
          <w:rPrChange w:id="1120" w:author="Austin Berk" w:date="2017-11-01T11:56:00Z">
            <w:rPr>
              <w:highlight w:val="yellow"/>
              <w:u w:val="none"/>
            </w:rPr>
          </w:rPrChange>
        </w:rPr>
        <w:t>t</w:t>
      </w:r>
      <w:r w:rsidRPr="006049CF">
        <w:rPr>
          <w:spacing w:val="1"/>
          <w:u w:val="none"/>
          <w:rPrChange w:id="1121" w:author="Austin Berk" w:date="2017-11-01T11:56:00Z">
            <w:rPr>
              <w:spacing w:val="1"/>
              <w:highlight w:val="yellow"/>
              <w:u w:val="none"/>
            </w:rPr>
          </w:rPrChange>
        </w:rPr>
        <w:t>h</w:t>
      </w:r>
      <w:r w:rsidRPr="006049CF">
        <w:rPr>
          <w:u w:val="none"/>
          <w:rPrChange w:id="1122" w:author="Austin Berk" w:date="2017-11-01T11:56:00Z">
            <w:rPr>
              <w:highlight w:val="yellow"/>
              <w:u w:val="none"/>
            </w:rPr>
          </w:rPrChange>
        </w:rPr>
        <w:t>e</w:t>
      </w:r>
      <w:r w:rsidRPr="006049CF">
        <w:rPr>
          <w:spacing w:val="17"/>
          <w:u w:val="none"/>
          <w:rPrChange w:id="1123" w:author="Austin Berk" w:date="2017-11-01T11:56:00Z">
            <w:rPr>
              <w:spacing w:val="17"/>
              <w:highlight w:val="yellow"/>
              <w:u w:val="none"/>
            </w:rPr>
          </w:rPrChange>
        </w:rPr>
        <w:t xml:space="preserve"> </w:t>
      </w:r>
      <w:r w:rsidRPr="006049CF">
        <w:rPr>
          <w:spacing w:val="1"/>
          <w:u w:val="none"/>
          <w:rPrChange w:id="1124" w:author="Austin Berk" w:date="2017-11-01T11:56:00Z">
            <w:rPr>
              <w:spacing w:val="1"/>
              <w:highlight w:val="yellow"/>
              <w:u w:val="none"/>
            </w:rPr>
          </w:rPrChange>
        </w:rPr>
        <w:t>Co</w:t>
      </w:r>
      <w:r w:rsidRPr="006049CF">
        <w:rPr>
          <w:spacing w:val="2"/>
          <w:u w:val="none"/>
          <w:rPrChange w:id="1125" w:author="Austin Berk" w:date="2017-11-01T11:56:00Z">
            <w:rPr>
              <w:spacing w:val="2"/>
              <w:highlight w:val="yellow"/>
              <w:u w:val="none"/>
            </w:rPr>
          </w:rPrChange>
        </w:rPr>
        <w:t>m</w:t>
      </w:r>
      <w:r w:rsidRPr="006049CF">
        <w:rPr>
          <w:spacing w:val="1"/>
          <w:u w:val="none"/>
          <w:rPrChange w:id="1126" w:author="Austin Berk" w:date="2017-11-01T11:56:00Z">
            <w:rPr>
              <w:spacing w:val="1"/>
              <w:highlight w:val="yellow"/>
              <w:u w:val="none"/>
            </w:rPr>
          </w:rPrChange>
        </w:rPr>
        <w:t>p</w:t>
      </w:r>
      <w:r w:rsidRPr="006049CF">
        <w:rPr>
          <w:u w:val="none"/>
          <w:rPrChange w:id="1127" w:author="Austin Berk" w:date="2017-11-01T11:56:00Z">
            <w:rPr>
              <w:highlight w:val="yellow"/>
              <w:u w:val="none"/>
            </w:rPr>
          </w:rPrChange>
        </w:rPr>
        <w:t>a</w:t>
      </w:r>
      <w:r w:rsidRPr="006049CF">
        <w:rPr>
          <w:spacing w:val="1"/>
          <w:u w:val="none"/>
          <w:rPrChange w:id="1128" w:author="Austin Berk" w:date="2017-11-01T11:56:00Z">
            <w:rPr>
              <w:spacing w:val="1"/>
              <w:highlight w:val="yellow"/>
              <w:u w:val="none"/>
            </w:rPr>
          </w:rPrChange>
        </w:rPr>
        <w:t>n</w:t>
      </w:r>
      <w:r w:rsidRPr="006049CF">
        <w:rPr>
          <w:u w:val="none"/>
          <w:rPrChange w:id="1129" w:author="Austin Berk" w:date="2017-11-01T11:56:00Z">
            <w:rPr>
              <w:highlight w:val="yellow"/>
              <w:u w:val="none"/>
            </w:rPr>
          </w:rPrChange>
        </w:rPr>
        <w:t>y</w:t>
      </w:r>
      <w:r w:rsidRPr="006049CF">
        <w:rPr>
          <w:spacing w:val="17"/>
          <w:u w:val="none"/>
          <w:rPrChange w:id="1130" w:author="Austin Berk" w:date="2017-11-01T11:56:00Z">
            <w:rPr>
              <w:spacing w:val="17"/>
              <w:highlight w:val="yellow"/>
              <w:u w:val="none"/>
            </w:rPr>
          </w:rPrChange>
        </w:rPr>
        <w:t xml:space="preserve"> </w:t>
      </w:r>
      <w:r w:rsidRPr="006049CF">
        <w:rPr>
          <w:u w:val="none"/>
          <w:rPrChange w:id="1131" w:author="Austin Berk" w:date="2017-11-01T11:56:00Z">
            <w:rPr>
              <w:highlight w:val="yellow"/>
              <w:u w:val="none"/>
            </w:rPr>
          </w:rPrChange>
        </w:rPr>
        <w:t>in</w:t>
      </w:r>
      <w:r w:rsidRPr="006049CF">
        <w:rPr>
          <w:spacing w:val="18"/>
          <w:u w:val="none"/>
          <w:rPrChange w:id="1132" w:author="Austin Berk" w:date="2017-11-01T11:56:00Z">
            <w:rPr>
              <w:spacing w:val="18"/>
              <w:highlight w:val="yellow"/>
              <w:u w:val="none"/>
            </w:rPr>
          </w:rPrChange>
        </w:rPr>
        <w:t xml:space="preserve"> </w:t>
      </w:r>
      <w:r w:rsidRPr="006049CF">
        <w:rPr>
          <w:u w:val="none"/>
          <w:rPrChange w:id="1133" w:author="Austin Berk" w:date="2017-11-01T11:56:00Z">
            <w:rPr>
              <w:highlight w:val="yellow"/>
              <w:u w:val="none"/>
            </w:rPr>
          </w:rPrChange>
        </w:rPr>
        <w:t>each</w:t>
      </w:r>
      <w:r w:rsidRPr="006049CF">
        <w:rPr>
          <w:spacing w:val="17"/>
          <w:u w:val="none"/>
          <w:rPrChange w:id="1134" w:author="Austin Berk" w:date="2017-11-01T11:56:00Z">
            <w:rPr>
              <w:spacing w:val="17"/>
              <w:highlight w:val="yellow"/>
              <w:u w:val="none"/>
            </w:rPr>
          </w:rPrChange>
        </w:rPr>
        <w:t xml:space="preserve"> </w:t>
      </w:r>
      <w:r w:rsidRPr="006049CF">
        <w:rPr>
          <w:spacing w:val="1"/>
          <w:u w:val="none"/>
          <w:rPrChange w:id="1135" w:author="Austin Berk" w:date="2017-11-01T11:56:00Z">
            <w:rPr>
              <w:spacing w:val="1"/>
              <w:highlight w:val="yellow"/>
              <w:u w:val="none"/>
            </w:rPr>
          </w:rPrChange>
        </w:rPr>
        <w:t>F</w:t>
      </w:r>
      <w:r w:rsidRPr="006049CF">
        <w:rPr>
          <w:u w:val="none"/>
          <w:rPrChange w:id="1136" w:author="Austin Berk" w:date="2017-11-01T11:56:00Z">
            <w:rPr>
              <w:highlight w:val="yellow"/>
              <w:u w:val="none"/>
            </w:rPr>
          </w:rPrChange>
        </w:rPr>
        <w:t>iscal</w:t>
      </w:r>
      <w:r w:rsidRPr="006049CF">
        <w:rPr>
          <w:spacing w:val="16"/>
          <w:u w:val="none"/>
          <w:rPrChange w:id="1137" w:author="Austin Berk" w:date="2017-11-01T11:56:00Z">
            <w:rPr>
              <w:spacing w:val="16"/>
              <w:highlight w:val="yellow"/>
              <w:u w:val="none"/>
            </w:rPr>
          </w:rPrChange>
        </w:rPr>
        <w:t xml:space="preserve"> </w:t>
      </w:r>
      <w:r w:rsidRPr="006049CF">
        <w:rPr>
          <w:spacing w:val="1"/>
          <w:u w:val="none"/>
          <w:rPrChange w:id="1138" w:author="Austin Berk" w:date="2017-11-01T11:56:00Z">
            <w:rPr>
              <w:spacing w:val="1"/>
              <w:highlight w:val="yellow"/>
              <w:u w:val="none"/>
            </w:rPr>
          </w:rPrChange>
        </w:rPr>
        <w:t>Y</w:t>
      </w:r>
      <w:r w:rsidRPr="006049CF">
        <w:rPr>
          <w:u w:val="none"/>
          <w:rPrChange w:id="1139" w:author="Austin Berk" w:date="2017-11-01T11:56:00Z">
            <w:rPr>
              <w:highlight w:val="yellow"/>
              <w:u w:val="none"/>
            </w:rPr>
          </w:rPrChange>
        </w:rPr>
        <w:t>ear</w:t>
      </w:r>
      <w:r w:rsidRPr="006049CF">
        <w:rPr>
          <w:spacing w:val="16"/>
          <w:u w:val="none"/>
          <w:rPrChange w:id="1140" w:author="Austin Berk" w:date="2017-11-01T11:56:00Z">
            <w:rPr>
              <w:spacing w:val="16"/>
              <w:highlight w:val="yellow"/>
              <w:u w:val="none"/>
            </w:rPr>
          </w:rPrChange>
        </w:rPr>
        <w:t xml:space="preserve"> </w:t>
      </w:r>
      <w:r w:rsidRPr="006049CF">
        <w:rPr>
          <w:u w:val="none"/>
          <w:rPrChange w:id="1141" w:author="Austin Berk" w:date="2017-11-01T11:56:00Z">
            <w:rPr>
              <w:highlight w:val="yellow"/>
              <w:u w:val="none"/>
            </w:rPr>
          </w:rPrChange>
        </w:rPr>
        <w:t>s</w:t>
      </w:r>
      <w:r w:rsidRPr="006049CF">
        <w:rPr>
          <w:spacing w:val="1"/>
          <w:u w:val="none"/>
          <w:rPrChange w:id="1142" w:author="Austin Berk" w:date="2017-11-01T11:56:00Z">
            <w:rPr>
              <w:spacing w:val="1"/>
              <w:highlight w:val="yellow"/>
              <w:u w:val="none"/>
            </w:rPr>
          </w:rPrChange>
        </w:rPr>
        <w:t>h</w:t>
      </w:r>
      <w:r w:rsidRPr="006049CF">
        <w:rPr>
          <w:u w:val="none"/>
          <w:rPrChange w:id="1143" w:author="Austin Berk" w:date="2017-11-01T11:56:00Z">
            <w:rPr>
              <w:highlight w:val="yellow"/>
              <w:u w:val="none"/>
            </w:rPr>
          </w:rPrChange>
        </w:rPr>
        <w:t>all</w:t>
      </w:r>
      <w:r w:rsidRPr="006049CF">
        <w:rPr>
          <w:spacing w:val="16"/>
          <w:u w:val="none"/>
          <w:rPrChange w:id="1144" w:author="Austin Berk" w:date="2017-11-01T11:56:00Z">
            <w:rPr>
              <w:spacing w:val="16"/>
              <w:highlight w:val="yellow"/>
              <w:u w:val="none"/>
            </w:rPr>
          </w:rPrChange>
        </w:rPr>
        <w:t xml:space="preserve"> </w:t>
      </w:r>
      <w:r w:rsidRPr="006049CF">
        <w:rPr>
          <w:spacing w:val="1"/>
          <w:u w:val="none"/>
          <w:rPrChange w:id="1145" w:author="Austin Berk" w:date="2017-11-01T11:56:00Z">
            <w:rPr>
              <w:spacing w:val="1"/>
              <w:highlight w:val="yellow"/>
              <w:u w:val="none"/>
            </w:rPr>
          </w:rPrChange>
        </w:rPr>
        <w:t>b</w:t>
      </w:r>
      <w:r w:rsidRPr="006049CF">
        <w:rPr>
          <w:u w:val="none"/>
          <w:rPrChange w:id="1146" w:author="Austin Berk" w:date="2017-11-01T11:56:00Z">
            <w:rPr>
              <w:highlight w:val="yellow"/>
              <w:u w:val="none"/>
            </w:rPr>
          </w:rPrChange>
        </w:rPr>
        <w:t>e</w:t>
      </w:r>
      <w:r w:rsidRPr="006049CF">
        <w:rPr>
          <w:spacing w:val="17"/>
          <w:u w:val="none"/>
          <w:rPrChange w:id="1147" w:author="Austin Berk" w:date="2017-11-01T11:56:00Z">
            <w:rPr>
              <w:spacing w:val="17"/>
              <w:highlight w:val="yellow"/>
              <w:u w:val="none"/>
            </w:rPr>
          </w:rPrChange>
        </w:rPr>
        <w:t xml:space="preserve"> </w:t>
      </w:r>
      <w:r w:rsidRPr="006049CF">
        <w:rPr>
          <w:u w:val="none"/>
          <w:rPrChange w:id="1148" w:author="Austin Berk" w:date="2017-11-01T11:56:00Z">
            <w:rPr>
              <w:highlight w:val="yellow"/>
              <w:u w:val="none"/>
            </w:rPr>
          </w:rPrChange>
        </w:rPr>
        <w:t>all</w:t>
      </w:r>
      <w:r w:rsidRPr="006049CF">
        <w:rPr>
          <w:spacing w:val="1"/>
          <w:u w:val="none"/>
          <w:rPrChange w:id="1149" w:author="Austin Berk" w:date="2017-11-01T11:56:00Z">
            <w:rPr>
              <w:spacing w:val="1"/>
              <w:highlight w:val="yellow"/>
              <w:u w:val="none"/>
            </w:rPr>
          </w:rPrChange>
        </w:rPr>
        <w:t>o</w:t>
      </w:r>
      <w:r w:rsidRPr="006049CF">
        <w:rPr>
          <w:u w:val="none"/>
          <w:rPrChange w:id="1150" w:author="Austin Berk" w:date="2017-11-01T11:56:00Z">
            <w:rPr>
              <w:highlight w:val="yellow"/>
              <w:u w:val="none"/>
            </w:rPr>
          </w:rPrChange>
        </w:rPr>
        <w:t>cated</w:t>
      </w:r>
      <w:r w:rsidRPr="006049CF">
        <w:rPr>
          <w:spacing w:val="18"/>
          <w:u w:val="none"/>
          <w:rPrChange w:id="1151" w:author="Austin Berk" w:date="2017-11-01T11:56:00Z">
            <w:rPr>
              <w:spacing w:val="18"/>
              <w:highlight w:val="yellow"/>
              <w:u w:val="none"/>
            </w:rPr>
          </w:rPrChange>
        </w:rPr>
        <w:t xml:space="preserve"> </w:t>
      </w:r>
      <w:r w:rsidRPr="006049CF">
        <w:rPr>
          <w:u w:val="none"/>
          <w:rPrChange w:id="1152" w:author="Austin Berk" w:date="2017-11-01T11:56:00Z">
            <w:rPr>
              <w:highlight w:val="yellow"/>
              <w:u w:val="none"/>
            </w:rPr>
          </w:rPrChange>
        </w:rPr>
        <w:t>a</w:t>
      </w:r>
      <w:r w:rsidRPr="006049CF">
        <w:rPr>
          <w:spacing w:val="2"/>
          <w:u w:val="none"/>
          <w:rPrChange w:id="1153" w:author="Austin Berk" w:date="2017-11-01T11:56:00Z">
            <w:rPr>
              <w:spacing w:val="2"/>
              <w:highlight w:val="yellow"/>
              <w:u w:val="none"/>
            </w:rPr>
          </w:rPrChange>
        </w:rPr>
        <w:t>m</w:t>
      </w:r>
      <w:r w:rsidRPr="006049CF">
        <w:rPr>
          <w:spacing w:val="1"/>
          <w:u w:val="none"/>
          <w:rPrChange w:id="1154" w:author="Austin Berk" w:date="2017-11-01T11:56:00Z">
            <w:rPr>
              <w:spacing w:val="1"/>
              <w:highlight w:val="yellow"/>
              <w:u w:val="none"/>
            </w:rPr>
          </w:rPrChange>
        </w:rPr>
        <w:t>on</w:t>
      </w:r>
      <w:r w:rsidRPr="006049CF">
        <w:rPr>
          <w:u w:val="none"/>
          <w:rPrChange w:id="1155" w:author="Austin Berk" w:date="2017-11-01T11:56:00Z">
            <w:rPr>
              <w:highlight w:val="yellow"/>
              <w:u w:val="none"/>
            </w:rPr>
          </w:rPrChange>
        </w:rPr>
        <w:t>g</w:t>
      </w:r>
      <w:r w:rsidRPr="006049CF">
        <w:rPr>
          <w:spacing w:val="17"/>
          <w:u w:val="none"/>
          <w:rPrChange w:id="1156" w:author="Austin Berk" w:date="2017-11-01T11:56:00Z">
            <w:rPr>
              <w:spacing w:val="17"/>
              <w:highlight w:val="yellow"/>
              <w:u w:val="none"/>
            </w:rPr>
          </w:rPrChange>
        </w:rPr>
        <w:t xml:space="preserve"> </w:t>
      </w:r>
      <w:r w:rsidRPr="006049CF">
        <w:rPr>
          <w:u w:val="none"/>
          <w:rPrChange w:id="1157" w:author="Austin Berk" w:date="2017-11-01T11:56:00Z">
            <w:rPr>
              <w:highlight w:val="yellow"/>
              <w:u w:val="none"/>
            </w:rPr>
          </w:rPrChange>
        </w:rPr>
        <w:t>t</w:t>
      </w:r>
      <w:r w:rsidRPr="006049CF">
        <w:rPr>
          <w:spacing w:val="1"/>
          <w:u w:val="none"/>
          <w:rPrChange w:id="1158" w:author="Austin Berk" w:date="2017-11-01T11:56:00Z">
            <w:rPr>
              <w:spacing w:val="1"/>
              <w:highlight w:val="yellow"/>
              <w:u w:val="none"/>
            </w:rPr>
          </w:rPrChange>
        </w:rPr>
        <w:t>h</w:t>
      </w:r>
      <w:r w:rsidRPr="006049CF">
        <w:rPr>
          <w:u w:val="none"/>
          <w:rPrChange w:id="1159" w:author="Austin Berk" w:date="2017-11-01T11:56:00Z">
            <w:rPr>
              <w:highlight w:val="yellow"/>
              <w:u w:val="none"/>
            </w:rPr>
          </w:rPrChange>
        </w:rPr>
        <w:t>e</w:t>
      </w:r>
      <w:r w:rsidRPr="006049CF">
        <w:rPr>
          <w:spacing w:val="17"/>
          <w:u w:val="none"/>
          <w:rPrChange w:id="1160" w:author="Austin Berk" w:date="2017-11-01T11:56:00Z">
            <w:rPr>
              <w:spacing w:val="17"/>
              <w:highlight w:val="yellow"/>
              <w:u w:val="none"/>
            </w:rPr>
          </w:rPrChange>
        </w:rPr>
        <w:t xml:space="preserve"> </w:t>
      </w:r>
      <w:r w:rsidRPr="006049CF">
        <w:rPr>
          <w:spacing w:val="2"/>
          <w:u w:val="none"/>
          <w:rPrChange w:id="1161" w:author="Austin Berk" w:date="2017-11-01T11:56:00Z">
            <w:rPr>
              <w:spacing w:val="2"/>
              <w:highlight w:val="yellow"/>
              <w:u w:val="none"/>
            </w:rPr>
          </w:rPrChange>
        </w:rPr>
        <w:t>M</w:t>
      </w:r>
      <w:r w:rsidRPr="006049CF">
        <w:rPr>
          <w:u w:val="none"/>
          <w:rPrChange w:id="1162" w:author="Austin Berk" w:date="2017-11-01T11:56:00Z">
            <w:rPr>
              <w:highlight w:val="yellow"/>
              <w:u w:val="none"/>
            </w:rPr>
          </w:rPrChange>
        </w:rPr>
        <w:t>e</w:t>
      </w:r>
      <w:r w:rsidRPr="006049CF">
        <w:rPr>
          <w:spacing w:val="2"/>
          <w:u w:val="none"/>
          <w:rPrChange w:id="1163" w:author="Austin Berk" w:date="2017-11-01T11:56:00Z">
            <w:rPr>
              <w:spacing w:val="2"/>
              <w:highlight w:val="yellow"/>
              <w:u w:val="none"/>
            </w:rPr>
          </w:rPrChange>
        </w:rPr>
        <w:t>m</w:t>
      </w:r>
      <w:r w:rsidRPr="006049CF">
        <w:rPr>
          <w:spacing w:val="1"/>
          <w:u w:val="none"/>
          <w:rPrChange w:id="1164" w:author="Austin Berk" w:date="2017-11-01T11:56:00Z">
            <w:rPr>
              <w:spacing w:val="1"/>
              <w:highlight w:val="yellow"/>
              <w:u w:val="none"/>
            </w:rPr>
          </w:rPrChange>
        </w:rPr>
        <w:t>b</w:t>
      </w:r>
      <w:r w:rsidRPr="006049CF">
        <w:rPr>
          <w:u w:val="none"/>
          <w:rPrChange w:id="1165" w:author="Austin Berk" w:date="2017-11-01T11:56:00Z">
            <w:rPr>
              <w:highlight w:val="yellow"/>
              <w:u w:val="none"/>
            </w:rPr>
          </w:rPrChange>
        </w:rPr>
        <w:t>ers</w:t>
      </w:r>
      <w:r w:rsidRPr="006049CF">
        <w:rPr>
          <w:spacing w:val="16"/>
          <w:u w:val="none"/>
          <w:rPrChange w:id="1166" w:author="Austin Berk" w:date="2017-11-01T11:56:00Z">
            <w:rPr>
              <w:spacing w:val="16"/>
              <w:highlight w:val="yellow"/>
              <w:u w:val="none"/>
            </w:rPr>
          </w:rPrChange>
        </w:rPr>
        <w:t xml:space="preserve"> </w:t>
      </w:r>
      <w:r w:rsidRPr="006049CF">
        <w:rPr>
          <w:u w:val="none"/>
          <w:rPrChange w:id="1167" w:author="Austin Berk" w:date="2017-11-01T11:56:00Z">
            <w:rPr>
              <w:highlight w:val="yellow"/>
              <w:u w:val="none"/>
            </w:rPr>
          </w:rPrChange>
        </w:rPr>
        <w:t>as</w:t>
      </w:r>
      <w:r w:rsidRPr="006049CF">
        <w:rPr>
          <w:spacing w:val="16"/>
          <w:u w:val="none"/>
          <w:rPrChange w:id="1168" w:author="Austin Berk" w:date="2017-11-01T11:56:00Z">
            <w:rPr>
              <w:spacing w:val="16"/>
              <w:highlight w:val="yellow"/>
              <w:u w:val="none"/>
            </w:rPr>
          </w:rPrChange>
        </w:rPr>
        <w:t xml:space="preserve"> </w:t>
      </w:r>
      <w:r w:rsidRPr="006049CF">
        <w:rPr>
          <w:u w:val="none"/>
          <w:rPrChange w:id="1169" w:author="Austin Berk" w:date="2017-11-01T11:56:00Z">
            <w:rPr>
              <w:highlight w:val="yellow"/>
              <w:u w:val="none"/>
            </w:rPr>
          </w:rPrChange>
        </w:rPr>
        <w:t>f</w:t>
      </w:r>
      <w:r w:rsidRPr="006049CF">
        <w:rPr>
          <w:spacing w:val="1"/>
          <w:u w:val="none"/>
          <w:rPrChange w:id="1170" w:author="Austin Berk" w:date="2017-11-01T11:56:00Z">
            <w:rPr>
              <w:spacing w:val="1"/>
              <w:highlight w:val="yellow"/>
              <w:u w:val="none"/>
            </w:rPr>
          </w:rPrChange>
        </w:rPr>
        <w:t>o</w:t>
      </w:r>
      <w:r w:rsidRPr="006049CF">
        <w:rPr>
          <w:u w:val="none"/>
          <w:rPrChange w:id="1171" w:author="Austin Berk" w:date="2017-11-01T11:56:00Z">
            <w:rPr>
              <w:highlight w:val="yellow"/>
              <w:u w:val="none"/>
            </w:rPr>
          </w:rPrChange>
        </w:rPr>
        <w:t>ll</w:t>
      </w:r>
      <w:r w:rsidRPr="006049CF">
        <w:rPr>
          <w:spacing w:val="1"/>
          <w:u w:val="none"/>
          <w:rPrChange w:id="1172" w:author="Austin Berk" w:date="2017-11-01T11:56:00Z">
            <w:rPr>
              <w:spacing w:val="1"/>
              <w:highlight w:val="yellow"/>
              <w:u w:val="none"/>
            </w:rPr>
          </w:rPrChange>
        </w:rPr>
        <w:t>ow</w:t>
      </w:r>
      <w:r w:rsidRPr="006049CF">
        <w:rPr>
          <w:u w:val="none"/>
          <w:rPrChange w:id="1173" w:author="Austin Berk" w:date="2017-11-01T11:56:00Z">
            <w:rPr>
              <w:highlight w:val="yellow"/>
              <w:u w:val="none"/>
            </w:rPr>
          </w:rPrChange>
        </w:rPr>
        <w:t>s:</w:t>
      </w:r>
    </w:p>
    <w:p w14:paraId="77D4BFB8" w14:textId="77777777" w:rsidR="000C19C9" w:rsidRPr="006049CF" w:rsidRDefault="000C19C9">
      <w:pPr>
        <w:spacing w:before="16" w:line="220" w:lineRule="exact"/>
        <w:rPr>
          <w:rPrChange w:id="1174" w:author="Austin Berk" w:date="2017-11-01T11:56:00Z">
            <w:rPr>
              <w:highlight w:val="yellow"/>
            </w:rPr>
          </w:rPrChange>
        </w:rPr>
      </w:pPr>
    </w:p>
    <w:p w14:paraId="37CBF3A6" w14:textId="77777777" w:rsidR="000C19C9" w:rsidRPr="006049CF" w:rsidRDefault="00D3642A">
      <w:pPr>
        <w:pStyle w:val="BodyText"/>
        <w:numPr>
          <w:ilvl w:val="2"/>
          <w:numId w:val="1"/>
        </w:numPr>
        <w:tabs>
          <w:tab w:val="left" w:pos="2264"/>
        </w:tabs>
        <w:spacing w:line="252" w:lineRule="auto"/>
        <w:ind w:right="115" w:firstLine="1440"/>
        <w:jc w:val="both"/>
        <w:rPr>
          <w:u w:val="none"/>
          <w:rPrChange w:id="1175" w:author="Austin Berk" w:date="2017-11-01T11:56:00Z">
            <w:rPr>
              <w:highlight w:val="yellow"/>
              <w:u w:val="none"/>
            </w:rPr>
          </w:rPrChange>
        </w:rPr>
      </w:pPr>
      <w:r w:rsidRPr="006049CF">
        <w:rPr>
          <w:spacing w:val="1"/>
          <w:u w:color="000000"/>
          <w:rPrChange w:id="1176" w:author="Austin Berk" w:date="2017-11-01T11:56:00Z">
            <w:rPr>
              <w:spacing w:val="1"/>
              <w:highlight w:val="yellow"/>
              <w:u w:color="000000"/>
            </w:rPr>
          </w:rPrChange>
        </w:rPr>
        <w:t>P</w:t>
      </w:r>
      <w:r w:rsidRPr="006049CF">
        <w:rPr>
          <w:u w:color="000000"/>
          <w:rPrChange w:id="1177" w:author="Austin Berk" w:date="2017-11-01T11:56:00Z">
            <w:rPr>
              <w:highlight w:val="yellow"/>
              <w:u w:color="000000"/>
            </w:rPr>
          </w:rPrChange>
        </w:rPr>
        <w:t>r</w:t>
      </w:r>
      <w:r w:rsidRPr="006049CF">
        <w:rPr>
          <w:spacing w:val="1"/>
          <w:u w:color="000000"/>
          <w:rPrChange w:id="1178" w:author="Austin Berk" w:date="2017-11-01T11:56:00Z">
            <w:rPr>
              <w:spacing w:val="1"/>
              <w:highlight w:val="yellow"/>
              <w:u w:color="000000"/>
            </w:rPr>
          </w:rPrChange>
        </w:rPr>
        <w:t>o</w:t>
      </w:r>
      <w:r w:rsidRPr="006049CF">
        <w:rPr>
          <w:u w:color="000000"/>
          <w:rPrChange w:id="1179" w:author="Austin Berk" w:date="2017-11-01T11:56:00Z">
            <w:rPr>
              <w:highlight w:val="yellow"/>
              <w:u w:color="000000"/>
            </w:rPr>
          </w:rPrChange>
        </w:rPr>
        <w:t>fits.</w:t>
      </w:r>
      <w:r w:rsidRPr="006049CF">
        <w:rPr>
          <w:spacing w:val="45"/>
          <w:u w:color="000000"/>
          <w:rPrChange w:id="1180" w:author="Austin Berk" w:date="2017-11-01T11:56:00Z">
            <w:rPr>
              <w:spacing w:val="45"/>
              <w:highlight w:val="yellow"/>
              <w:u w:color="000000"/>
            </w:rPr>
          </w:rPrChange>
        </w:rPr>
        <w:t xml:space="preserve"> </w:t>
      </w:r>
      <w:r w:rsidRPr="006049CF">
        <w:rPr>
          <w:spacing w:val="1"/>
          <w:u w:val="none"/>
          <w:rPrChange w:id="1181" w:author="Austin Berk" w:date="2017-11-01T11:56:00Z">
            <w:rPr>
              <w:spacing w:val="1"/>
              <w:highlight w:val="yellow"/>
              <w:u w:val="none"/>
            </w:rPr>
          </w:rPrChange>
        </w:rPr>
        <w:t>A</w:t>
      </w:r>
      <w:r w:rsidRPr="006049CF">
        <w:rPr>
          <w:u w:val="none"/>
          <w:rPrChange w:id="1182" w:author="Austin Berk" w:date="2017-11-01T11:56:00Z">
            <w:rPr>
              <w:highlight w:val="yellow"/>
              <w:u w:val="none"/>
            </w:rPr>
          </w:rPrChange>
        </w:rPr>
        <w:t>fter</w:t>
      </w:r>
      <w:r w:rsidRPr="006049CF">
        <w:rPr>
          <w:spacing w:val="45"/>
          <w:u w:val="none"/>
          <w:rPrChange w:id="1183" w:author="Austin Berk" w:date="2017-11-01T11:56:00Z">
            <w:rPr>
              <w:spacing w:val="45"/>
              <w:highlight w:val="yellow"/>
              <w:u w:val="none"/>
            </w:rPr>
          </w:rPrChange>
        </w:rPr>
        <w:t xml:space="preserve"> </w:t>
      </w:r>
      <w:r w:rsidRPr="006049CF">
        <w:rPr>
          <w:spacing w:val="1"/>
          <w:u w:val="none"/>
          <w:rPrChange w:id="1184" w:author="Austin Berk" w:date="2017-11-01T11:56:00Z">
            <w:rPr>
              <w:spacing w:val="1"/>
              <w:highlight w:val="yellow"/>
              <w:u w:val="none"/>
            </w:rPr>
          </w:rPrChange>
        </w:rPr>
        <w:t>g</w:t>
      </w:r>
      <w:r w:rsidRPr="006049CF">
        <w:rPr>
          <w:u w:val="none"/>
          <w:rPrChange w:id="1185" w:author="Austin Berk" w:date="2017-11-01T11:56:00Z">
            <w:rPr>
              <w:highlight w:val="yellow"/>
              <w:u w:val="none"/>
            </w:rPr>
          </w:rPrChange>
        </w:rPr>
        <w:t>i</w:t>
      </w:r>
      <w:r w:rsidRPr="006049CF">
        <w:rPr>
          <w:spacing w:val="1"/>
          <w:u w:val="none"/>
          <w:rPrChange w:id="1186" w:author="Austin Berk" w:date="2017-11-01T11:56:00Z">
            <w:rPr>
              <w:spacing w:val="1"/>
              <w:highlight w:val="yellow"/>
              <w:u w:val="none"/>
            </w:rPr>
          </w:rPrChange>
        </w:rPr>
        <w:t>v</w:t>
      </w:r>
      <w:r w:rsidRPr="006049CF">
        <w:rPr>
          <w:u w:val="none"/>
          <w:rPrChange w:id="1187" w:author="Austin Berk" w:date="2017-11-01T11:56:00Z">
            <w:rPr>
              <w:highlight w:val="yellow"/>
              <w:u w:val="none"/>
            </w:rPr>
          </w:rPrChange>
        </w:rPr>
        <w:t>i</w:t>
      </w:r>
      <w:r w:rsidRPr="006049CF">
        <w:rPr>
          <w:spacing w:val="1"/>
          <w:u w:val="none"/>
          <w:rPrChange w:id="1188" w:author="Austin Berk" w:date="2017-11-01T11:56:00Z">
            <w:rPr>
              <w:spacing w:val="1"/>
              <w:highlight w:val="yellow"/>
              <w:u w:val="none"/>
            </w:rPr>
          </w:rPrChange>
        </w:rPr>
        <w:t>n</w:t>
      </w:r>
      <w:r w:rsidRPr="006049CF">
        <w:rPr>
          <w:u w:val="none"/>
          <w:rPrChange w:id="1189" w:author="Austin Berk" w:date="2017-11-01T11:56:00Z">
            <w:rPr>
              <w:highlight w:val="yellow"/>
              <w:u w:val="none"/>
            </w:rPr>
          </w:rPrChange>
        </w:rPr>
        <w:t>g</w:t>
      </w:r>
      <w:r w:rsidRPr="006049CF">
        <w:rPr>
          <w:spacing w:val="46"/>
          <w:u w:val="none"/>
          <w:rPrChange w:id="1190" w:author="Austin Berk" w:date="2017-11-01T11:56:00Z">
            <w:rPr>
              <w:spacing w:val="46"/>
              <w:highlight w:val="yellow"/>
              <w:u w:val="none"/>
            </w:rPr>
          </w:rPrChange>
        </w:rPr>
        <w:t xml:space="preserve"> </w:t>
      </w:r>
      <w:r w:rsidRPr="006049CF">
        <w:rPr>
          <w:u w:val="none"/>
          <w:rPrChange w:id="1191" w:author="Austin Berk" w:date="2017-11-01T11:56:00Z">
            <w:rPr>
              <w:highlight w:val="yellow"/>
              <w:u w:val="none"/>
            </w:rPr>
          </w:rPrChange>
        </w:rPr>
        <w:t>effect</w:t>
      </w:r>
      <w:r w:rsidRPr="006049CF">
        <w:rPr>
          <w:spacing w:val="45"/>
          <w:u w:val="none"/>
          <w:rPrChange w:id="1192" w:author="Austin Berk" w:date="2017-11-01T11:56:00Z">
            <w:rPr>
              <w:spacing w:val="45"/>
              <w:highlight w:val="yellow"/>
              <w:u w:val="none"/>
            </w:rPr>
          </w:rPrChange>
        </w:rPr>
        <w:t xml:space="preserve"> </w:t>
      </w:r>
      <w:r w:rsidRPr="006049CF">
        <w:rPr>
          <w:u w:val="none"/>
          <w:rPrChange w:id="1193" w:author="Austin Berk" w:date="2017-11-01T11:56:00Z">
            <w:rPr>
              <w:highlight w:val="yellow"/>
              <w:u w:val="none"/>
            </w:rPr>
          </w:rPrChange>
        </w:rPr>
        <w:t>to</w:t>
      </w:r>
      <w:r w:rsidRPr="006049CF">
        <w:rPr>
          <w:spacing w:val="46"/>
          <w:u w:val="none"/>
          <w:rPrChange w:id="1194" w:author="Austin Berk" w:date="2017-11-01T11:56:00Z">
            <w:rPr>
              <w:spacing w:val="46"/>
              <w:highlight w:val="yellow"/>
              <w:u w:val="none"/>
            </w:rPr>
          </w:rPrChange>
        </w:rPr>
        <w:t xml:space="preserve"> </w:t>
      </w:r>
      <w:r w:rsidRPr="006049CF">
        <w:rPr>
          <w:u w:val="none"/>
          <w:rPrChange w:id="1195" w:author="Austin Berk" w:date="2017-11-01T11:56:00Z">
            <w:rPr>
              <w:highlight w:val="yellow"/>
              <w:u w:val="none"/>
            </w:rPr>
          </w:rPrChange>
        </w:rPr>
        <w:t>t</w:t>
      </w:r>
      <w:r w:rsidRPr="006049CF">
        <w:rPr>
          <w:spacing w:val="1"/>
          <w:u w:val="none"/>
          <w:rPrChange w:id="1196" w:author="Austin Berk" w:date="2017-11-01T11:56:00Z">
            <w:rPr>
              <w:spacing w:val="1"/>
              <w:highlight w:val="yellow"/>
              <w:u w:val="none"/>
            </w:rPr>
          </w:rPrChange>
        </w:rPr>
        <w:t>h</w:t>
      </w:r>
      <w:r w:rsidRPr="006049CF">
        <w:rPr>
          <w:u w:val="none"/>
          <w:rPrChange w:id="1197" w:author="Austin Berk" w:date="2017-11-01T11:56:00Z">
            <w:rPr>
              <w:highlight w:val="yellow"/>
              <w:u w:val="none"/>
            </w:rPr>
          </w:rPrChange>
        </w:rPr>
        <w:t>e</w:t>
      </w:r>
      <w:r w:rsidRPr="006049CF">
        <w:rPr>
          <w:spacing w:val="46"/>
          <w:u w:val="none"/>
          <w:rPrChange w:id="1198" w:author="Austin Berk" w:date="2017-11-01T11:56:00Z">
            <w:rPr>
              <w:spacing w:val="46"/>
              <w:highlight w:val="yellow"/>
              <w:u w:val="none"/>
            </w:rPr>
          </w:rPrChange>
        </w:rPr>
        <w:t xml:space="preserve"> </w:t>
      </w:r>
      <w:r w:rsidRPr="006049CF">
        <w:rPr>
          <w:u w:val="none"/>
          <w:rPrChange w:id="1199" w:author="Austin Berk" w:date="2017-11-01T11:56:00Z">
            <w:rPr>
              <w:highlight w:val="yellow"/>
              <w:u w:val="none"/>
            </w:rPr>
          </w:rPrChange>
        </w:rPr>
        <w:t>s</w:t>
      </w:r>
      <w:r w:rsidRPr="006049CF">
        <w:rPr>
          <w:spacing w:val="1"/>
          <w:u w:val="none"/>
          <w:rPrChange w:id="1200" w:author="Austin Berk" w:date="2017-11-01T11:56:00Z">
            <w:rPr>
              <w:spacing w:val="1"/>
              <w:highlight w:val="yellow"/>
              <w:u w:val="none"/>
            </w:rPr>
          </w:rPrChange>
        </w:rPr>
        <w:t>p</w:t>
      </w:r>
      <w:r w:rsidRPr="006049CF">
        <w:rPr>
          <w:u w:val="none"/>
          <w:rPrChange w:id="1201" w:author="Austin Berk" w:date="2017-11-01T11:56:00Z">
            <w:rPr>
              <w:highlight w:val="yellow"/>
              <w:u w:val="none"/>
            </w:rPr>
          </w:rPrChange>
        </w:rPr>
        <w:t>ecial</w:t>
      </w:r>
      <w:r w:rsidRPr="006049CF">
        <w:rPr>
          <w:spacing w:val="45"/>
          <w:u w:val="none"/>
          <w:rPrChange w:id="1202" w:author="Austin Berk" w:date="2017-11-01T11:56:00Z">
            <w:rPr>
              <w:spacing w:val="45"/>
              <w:highlight w:val="yellow"/>
              <w:u w:val="none"/>
            </w:rPr>
          </w:rPrChange>
        </w:rPr>
        <w:t xml:space="preserve"> </w:t>
      </w:r>
      <w:r w:rsidRPr="006049CF">
        <w:rPr>
          <w:u w:val="none"/>
          <w:rPrChange w:id="1203" w:author="Austin Berk" w:date="2017-11-01T11:56:00Z">
            <w:rPr>
              <w:highlight w:val="yellow"/>
              <w:u w:val="none"/>
            </w:rPr>
          </w:rPrChange>
        </w:rPr>
        <w:t>all</w:t>
      </w:r>
      <w:r w:rsidRPr="006049CF">
        <w:rPr>
          <w:spacing w:val="1"/>
          <w:u w:val="none"/>
          <w:rPrChange w:id="1204" w:author="Austin Berk" w:date="2017-11-01T11:56:00Z">
            <w:rPr>
              <w:spacing w:val="1"/>
              <w:highlight w:val="yellow"/>
              <w:u w:val="none"/>
            </w:rPr>
          </w:rPrChange>
        </w:rPr>
        <w:t>o</w:t>
      </w:r>
      <w:r w:rsidRPr="006049CF">
        <w:rPr>
          <w:u w:val="none"/>
          <w:rPrChange w:id="1205" w:author="Austin Berk" w:date="2017-11-01T11:56:00Z">
            <w:rPr>
              <w:highlight w:val="yellow"/>
              <w:u w:val="none"/>
            </w:rPr>
          </w:rPrChange>
        </w:rPr>
        <w:t>cati</w:t>
      </w:r>
      <w:r w:rsidRPr="006049CF">
        <w:rPr>
          <w:spacing w:val="1"/>
          <w:u w:val="none"/>
          <w:rPrChange w:id="1206" w:author="Austin Berk" w:date="2017-11-01T11:56:00Z">
            <w:rPr>
              <w:spacing w:val="1"/>
              <w:highlight w:val="yellow"/>
              <w:u w:val="none"/>
            </w:rPr>
          </w:rPrChange>
        </w:rPr>
        <w:t>on</w:t>
      </w:r>
      <w:r w:rsidRPr="006049CF">
        <w:rPr>
          <w:u w:val="none"/>
          <w:rPrChange w:id="1207" w:author="Austin Berk" w:date="2017-11-01T11:56:00Z">
            <w:rPr>
              <w:highlight w:val="yellow"/>
              <w:u w:val="none"/>
            </w:rPr>
          </w:rPrChange>
        </w:rPr>
        <w:t>s</w:t>
      </w:r>
      <w:r w:rsidRPr="006049CF">
        <w:rPr>
          <w:spacing w:val="45"/>
          <w:u w:val="none"/>
          <w:rPrChange w:id="1208" w:author="Austin Berk" w:date="2017-11-01T11:56:00Z">
            <w:rPr>
              <w:spacing w:val="45"/>
              <w:highlight w:val="yellow"/>
              <w:u w:val="none"/>
            </w:rPr>
          </w:rPrChange>
        </w:rPr>
        <w:t xml:space="preserve"> </w:t>
      </w:r>
      <w:r w:rsidRPr="006049CF">
        <w:rPr>
          <w:spacing w:val="1"/>
          <w:u w:val="none"/>
          <w:rPrChange w:id="1209" w:author="Austin Berk" w:date="2017-11-01T11:56:00Z">
            <w:rPr>
              <w:spacing w:val="1"/>
              <w:highlight w:val="yellow"/>
              <w:u w:val="none"/>
            </w:rPr>
          </w:rPrChange>
        </w:rPr>
        <w:t>o</w:t>
      </w:r>
      <w:r w:rsidRPr="006049CF">
        <w:rPr>
          <w:u w:val="none"/>
          <w:rPrChange w:id="1210" w:author="Austin Berk" w:date="2017-11-01T11:56:00Z">
            <w:rPr>
              <w:highlight w:val="yellow"/>
              <w:u w:val="none"/>
            </w:rPr>
          </w:rPrChange>
        </w:rPr>
        <w:t>f</w:t>
      </w:r>
      <w:r w:rsidRPr="006049CF">
        <w:rPr>
          <w:spacing w:val="45"/>
          <w:u w:val="none"/>
          <w:rPrChange w:id="1211" w:author="Austin Berk" w:date="2017-11-01T11:56:00Z">
            <w:rPr>
              <w:spacing w:val="45"/>
              <w:highlight w:val="yellow"/>
              <w:u w:val="none"/>
            </w:rPr>
          </w:rPrChange>
        </w:rPr>
        <w:t xml:space="preserve"> </w:t>
      </w:r>
      <w:r w:rsidRPr="006049CF">
        <w:rPr>
          <w:spacing w:val="1"/>
          <w:u w:val="none"/>
          <w:rPrChange w:id="1212" w:author="Austin Berk" w:date="2017-11-01T11:56:00Z">
            <w:rPr>
              <w:spacing w:val="1"/>
              <w:highlight w:val="yellow"/>
              <w:u w:val="none"/>
            </w:rPr>
          </w:rPrChange>
        </w:rPr>
        <w:t>P</w:t>
      </w:r>
      <w:r w:rsidRPr="006049CF">
        <w:rPr>
          <w:u w:val="none"/>
          <w:rPrChange w:id="1213" w:author="Austin Berk" w:date="2017-11-01T11:56:00Z">
            <w:rPr>
              <w:highlight w:val="yellow"/>
              <w:u w:val="none"/>
            </w:rPr>
          </w:rPrChange>
        </w:rPr>
        <w:t>r</w:t>
      </w:r>
      <w:r w:rsidRPr="006049CF">
        <w:rPr>
          <w:spacing w:val="1"/>
          <w:u w:val="none"/>
          <w:rPrChange w:id="1214" w:author="Austin Berk" w:date="2017-11-01T11:56:00Z">
            <w:rPr>
              <w:spacing w:val="1"/>
              <w:highlight w:val="yellow"/>
              <w:u w:val="none"/>
            </w:rPr>
          </w:rPrChange>
        </w:rPr>
        <w:t>o</w:t>
      </w:r>
      <w:r w:rsidRPr="006049CF">
        <w:rPr>
          <w:u w:val="none"/>
          <w:rPrChange w:id="1215" w:author="Austin Berk" w:date="2017-11-01T11:56:00Z">
            <w:rPr>
              <w:highlight w:val="yellow"/>
              <w:u w:val="none"/>
            </w:rPr>
          </w:rPrChange>
        </w:rPr>
        <w:t>fits</w:t>
      </w:r>
      <w:r w:rsidRPr="006049CF">
        <w:rPr>
          <w:spacing w:val="45"/>
          <w:u w:val="none"/>
          <w:rPrChange w:id="1216" w:author="Austin Berk" w:date="2017-11-01T11:56:00Z">
            <w:rPr>
              <w:spacing w:val="45"/>
              <w:highlight w:val="yellow"/>
              <w:u w:val="none"/>
            </w:rPr>
          </w:rPrChange>
        </w:rPr>
        <w:t xml:space="preserve"> </w:t>
      </w:r>
      <w:r w:rsidRPr="006049CF">
        <w:rPr>
          <w:u w:val="none"/>
          <w:rPrChange w:id="1217" w:author="Austin Berk" w:date="2017-11-01T11:56:00Z">
            <w:rPr>
              <w:highlight w:val="yellow"/>
              <w:u w:val="none"/>
            </w:rPr>
          </w:rPrChange>
        </w:rPr>
        <w:t>set</w:t>
      </w:r>
      <w:r w:rsidRPr="006049CF">
        <w:rPr>
          <w:spacing w:val="45"/>
          <w:u w:val="none"/>
          <w:rPrChange w:id="1218" w:author="Austin Berk" w:date="2017-11-01T11:56:00Z">
            <w:rPr>
              <w:spacing w:val="45"/>
              <w:highlight w:val="yellow"/>
              <w:u w:val="none"/>
            </w:rPr>
          </w:rPrChange>
        </w:rPr>
        <w:t xml:space="preserve"> </w:t>
      </w:r>
      <w:r w:rsidRPr="006049CF">
        <w:rPr>
          <w:u w:val="none"/>
          <w:rPrChange w:id="1219" w:author="Austin Berk" w:date="2017-11-01T11:56:00Z">
            <w:rPr>
              <w:highlight w:val="yellow"/>
              <w:u w:val="none"/>
            </w:rPr>
          </w:rPrChange>
        </w:rPr>
        <w:t>f</w:t>
      </w:r>
      <w:r w:rsidRPr="006049CF">
        <w:rPr>
          <w:spacing w:val="1"/>
          <w:u w:val="none"/>
          <w:rPrChange w:id="1220" w:author="Austin Berk" w:date="2017-11-01T11:56:00Z">
            <w:rPr>
              <w:spacing w:val="1"/>
              <w:highlight w:val="yellow"/>
              <w:u w:val="none"/>
            </w:rPr>
          </w:rPrChange>
        </w:rPr>
        <w:t>o</w:t>
      </w:r>
      <w:r w:rsidRPr="006049CF">
        <w:rPr>
          <w:u w:val="none"/>
          <w:rPrChange w:id="1221" w:author="Austin Berk" w:date="2017-11-01T11:56:00Z">
            <w:rPr>
              <w:highlight w:val="yellow"/>
              <w:u w:val="none"/>
            </w:rPr>
          </w:rPrChange>
        </w:rPr>
        <w:t>rth</w:t>
      </w:r>
      <w:r w:rsidRPr="006049CF">
        <w:rPr>
          <w:spacing w:val="47"/>
          <w:u w:val="none"/>
          <w:rPrChange w:id="1222" w:author="Austin Berk" w:date="2017-11-01T11:56:00Z">
            <w:rPr>
              <w:spacing w:val="47"/>
              <w:highlight w:val="yellow"/>
              <w:u w:val="none"/>
            </w:rPr>
          </w:rPrChange>
        </w:rPr>
        <w:t xml:space="preserve"> </w:t>
      </w:r>
      <w:r w:rsidRPr="006049CF">
        <w:rPr>
          <w:u w:val="none"/>
          <w:rPrChange w:id="1223" w:author="Austin Berk" w:date="2017-11-01T11:56:00Z">
            <w:rPr>
              <w:highlight w:val="yellow"/>
              <w:u w:val="none"/>
            </w:rPr>
          </w:rPrChange>
        </w:rPr>
        <w:t>in</w:t>
      </w:r>
      <w:r w:rsidRPr="006049CF">
        <w:rPr>
          <w:spacing w:val="45"/>
          <w:u w:val="none"/>
          <w:rPrChange w:id="1224" w:author="Austin Berk" w:date="2017-11-01T11:56:00Z">
            <w:rPr>
              <w:spacing w:val="45"/>
              <w:highlight w:val="yellow"/>
              <w:u w:val="none"/>
            </w:rPr>
          </w:rPrChange>
        </w:rPr>
        <w:t xml:space="preserve"> </w:t>
      </w:r>
      <w:r w:rsidRPr="006049CF">
        <w:rPr>
          <w:u w:val="none"/>
          <w:rPrChange w:id="1225" w:author="Austin Berk" w:date="2017-11-01T11:56:00Z">
            <w:rPr>
              <w:highlight w:val="yellow"/>
              <w:u w:val="none"/>
            </w:rPr>
          </w:rPrChange>
        </w:rPr>
        <w:t>t</w:t>
      </w:r>
      <w:r w:rsidRPr="006049CF">
        <w:rPr>
          <w:spacing w:val="1"/>
          <w:u w:val="none"/>
          <w:rPrChange w:id="1226" w:author="Austin Berk" w:date="2017-11-01T11:56:00Z">
            <w:rPr>
              <w:spacing w:val="1"/>
              <w:highlight w:val="yellow"/>
              <w:u w:val="none"/>
            </w:rPr>
          </w:rPrChange>
        </w:rPr>
        <w:t>h</w:t>
      </w:r>
      <w:r w:rsidRPr="006049CF">
        <w:rPr>
          <w:u w:val="none"/>
          <w:rPrChange w:id="1227" w:author="Austin Berk" w:date="2017-11-01T11:56:00Z">
            <w:rPr>
              <w:highlight w:val="yellow"/>
              <w:u w:val="none"/>
            </w:rPr>
          </w:rPrChange>
        </w:rPr>
        <w:t>is</w:t>
      </w:r>
      <w:r w:rsidRPr="006049CF">
        <w:rPr>
          <w:spacing w:val="1"/>
          <w:w w:val="102"/>
          <w:u w:val="none"/>
          <w:rPrChange w:id="1228" w:author="Austin Berk" w:date="2017-11-01T11:56:00Z">
            <w:rPr>
              <w:spacing w:val="1"/>
              <w:w w:val="102"/>
              <w:highlight w:val="yellow"/>
              <w:u w:val="none"/>
            </w:rPr>
          </w:rPrChange>
        </w:rPr>
        <w:t xml:space="preserve"> </w:t>
      </w:r>
      <w:r w:rsidRPr="006049CF">
        <w:rPr>
          <w:rFonts w:cs="Times New Roman"/>
          <w:b/>
          <w:bCs/>
          <w:i/>
          <w:spacing w:val="1"/>
          <w:u w:val="none"/>
          <w:rPrChange w:id="1229" w:author="Austin Berk" w:date="2017-11-01T11:56:00Z">
            <w:rPr>
              <w:rFonts w:cs="Times New Roman"/>
              <w:b/>
              <w:bCs/>
              <w:i/>
              <w:spacing w:val="1"/>
              <w:highlight w:val="yellow"/>
              <w:u w:val="none"/>
            </w:rPr>
          </w:rPrChange>
        </w:rPr>
        <w:t>S</w:t>
      </w:r>
      <w:r w:rsidRPr="006049CF">
        <w:rPr>
          <w:rFonts w:cs="Times New Roman"/>
          <w:b/>
          <w:bCs/>
          <w:i/>
          <w:u w:val="none"/>
          <w:rPrChange w:id="1230" w:author="Austin Berk" w:date="2017-11-01T11:56:00Z">
            <w:rPr>
              <w:rFonts w:cs="Times New Roman"/>
              <w:b/>
              <w:bCs/>
              <w:i/>
              <w:highlight w:val="yellow"/>
              <w:u w:val="none"/>
            </w:rPr>
          </w:rPrChange>
        </w:rPr>
        <w:t>c</w:t>
      </w:r>
      <w:r w:rsidRPr="006049CF">
        <w:rPr>
          <w:rFonts w:cs="Times New Roman"/>
          <w:b/>
          <w:bCs/>
          <w:i/>
          <w:spacing w:val="1"/>
          <w:u w:val="none"/>
          <w:rPrChange w:id="1231" w:author="Austin Berk" w:date="2017-11-01T11:56:00Z">
            <w:rPr>
              <w:rFonts w:cs="Times New Roman"/>
              <w:b/>
              <w:bCs/>
              <w:i/>
              <w:spacing w:val="1"/>
              <w:highlight w:val="yellow"/>
              <w:u w:val="none"/>
            </w:rPr>
          </w:rPrChange>
        </w:rPr>
        <w:t>h</w:t>
      </w:r>
      <w:r w:rsidRPr="006049CF">
        <w:rPr>
          <w:rFonts w:cs="Times New Roman"/>
          <w:b/>
          <w:bCs/>
          <w:i/>
          <w:u w:val="none"/>
          <w:rPrChange w:id="1232" w:author="Austin Berk" w:date="2017-11-01T11:56:00Z">
            <w:rPr>
              <w:rFonts w:cs="Times New Roman"/>
              <w:b/>
              <w:bCs/>
              <w:i/>
              <w:highlight w:val="yellow"/>
              <w:u w:val="none"/>
            </w:rPr>
          </w:rPrChange>
        </w:rPr>
        <w:t>e</w:t>
      </w:r>
      <w:r w:rsidRPr="006049CF">
        <w:rPr>
          <w:rFonts w:cs="Times New Roman"/>
          <w:b/>
          <w:bCs/>
          <w:i/>
          <w:spacing w:val="1"/>
          <w:u w:val="none"/>
          <w:rPrChange w:id="1233" w:author="Austin Berk" w:date="2017-11-01T11:56:00Z">
            <w:rPr>
              <w:rFonts w:cs="Times New Roman"/>
              <w:b/>
              <w:bCs/>
              <w:i/>
              <w:spacing w:val="1"/>
              <w:highlight w:val="yellow"/>
              <w:u w:val="none"/>
            </w:rPr>
          </w:rPrChange>
        </w:rPr>
        <w:t>du</w:t>
      </w:r>
      <w:r w:rsidRPr="006049CF">
        <w:rPr>
          <w:rFonts w:cs="Times New Roman"/>
          <w:b/>
          <w:bCs/>
          <w:i/>
          <w:u w:val="none"/>
          <w:rPrChange w:id="1234" w:author="Austin Berk" w:date="2017-11-01T11:56:00Z">
            <w:rPr>
              <w:rFonts w:cs="Times New Roman"/>
              <w:b/>
              <w:bCs/>
              <w:i/>
              <w:highlight w:val="yellow"/>
              <w:u w:val="none"/>
            </w:rPr>
          </w:rPrChange>
        </w:rPr>
        <w:t>le</w:t>
      </w:r>
      <w:r w:rsidRPr="006049CF">
        <w:rPr>
          <w:rFonts w:cs="Times New Roman"/>
          <w:b/>
          <w:bCs/>
          <w:i/>
          <w:spacing w:val="19"/>
          <w:u w:val="none"/>
          <w:rPrChange w:id="1235" w:author="Austin Berk" w:date="2017-11-01T11:56:00Z">
            <w:rPr>
              <w:rFonts w:cs="Times New Roman"/>
              <w:b/>
              <w:bCs/>
              <w:i/>
              <w:spacing w:val="19"/>
              <w:highlight w:val="yellow"/>
              <w:u w:val="none"/>
            </w:rPr>
          </w:rPrChange>
        </w:rPr>
        <w:t xml:space="preserve"> </w:t>
      </w:r>
      <w:r w:rsidRPr="006049CF">
        <w:rPr>
          <w:rFonts w:cs="Times New Roman"/>
          <w:b/>
          <w:bCs/>
          <w:i/>
          <w:spacing w:val="1"/>
          <w:u w:val="none"/>
          <w:rPrChange w:id="1236" w:author="Austin Berk" w:date="2017-11-01T11:56:00Z">
            <w:rPr>
              <w:rFonts w:cs="Times New Roman"/>
              <w:b/>
              <w:bCs/>
              <w:i/>
              <w:spacing w:val="1"/>
              <w:highlight w:val="yellow"/>
              <w:u w:val="none"/>
            </w:rPr>
          </w:rPrChange>
        </w:rPr>
        <w:t>A</w:t>
      </w:r>
      <w:r w:rsidRPr="006049CF">
        <w:rPr>
          <w:rFonts w:cs="Times New Roman"/>
          <w:i/>
          <w:u w:val="none"/>
          <w:rPrChange w:id="1237" w:author="Austin Berk" w:date="2017-11-01T11:56:00Z">
            <w:rPr>
              <w:rFonts w:cs="Times New Roman"/>
              <w:i/>
              <w:highlight w:val="yellow"/>
              <w:u w:val="none"/>
            </w:rPr>
          </w:rPrChange>
        </w:rPr>
        <w:t>,</w:t>
      </w:r>
      <w:r w:rsidRPr="006049CF">
        <w:rPr>
          <w:rFonts w:cs="Times New Roman"/>
          <w:i/>
          <w:spacing w:val="19"/>
          <w:u w:val="none"/>
          <w:rPrChange w:id="1238" w:author="Austin Berk" w:date="2017-11-01T11:56:00Z">
            <w:rPr>
              <w:rFonts w:cs="Times New Roman"/>
              <w:i/>
              <w:spacing w:val="19"/>
              <w:highlight w:val="yellow"/>
              <w:u w:val="none"/>
            </w:rPr>
          </w:rPrChange>
        </w:rPr>
        <w:t xml:space="preserve"> </w:t>
      </w:r>
      <w:r w:rsidRPr="006049CF">
        <w:rPr>
          <w:spacing w:val="1"/>
          <w:u w:val="none"/>
          <w:rPrChange w:id="1239" w:author="Austin Berk" w:date="2017-11-01T11:56:00Z">
            <w:rPr>
              <w:spacing w:val="1"/>
              <w:highlight w:val="yellow"/>
              <w:u w:val="none"/>
            </w:rPr>
          </w:rPrChange>
        </w:rPr>
        <w:t>P</w:t>
      </w:r>
      <w:r w:rsidRPr="006049CF">
        <w:rPr>
          <w:u w:val="none"/>
          <w:rPrChange w:id="1240" w:author="Austin Berk" w:date="2017-11-01T11:56:00Z">
            <w:rPr>
              <w:highlight w:val="yellow"/>
              <w:u w:val="none"/>
            </w:rPr>
          </w:rPrChange>
        </w:rPr>
        <w:t>r</w:t>
      </w:r>
      <w:r w:rsidRPr="006049CF">
        <w:rPr>
          <w:spacing w:val="1"/>
          <w:u w:val="none"/>
          <w:rPrChange w:id="1241" w:author="Austin Berk" w:date="2017-11-01T11:56:00Z">
            <w:rPr>
              <w:spacing w:val="1"/>
              <w:highlight w:val="yellow"/>
              <w:u w:val="none"/>
            </w:rPr>
          </w:rPrChange>
        </w:rPr>
        <w:t>o</w:t>
      </w:r>
      <w:r w:rsidRPr="006049CF">
        <w:rPr>
          <w:u w:val="none"/>
          <w:rPrChange w:id="1242" w:author="Austin Berk" w:date="2017-11-01T11:56:00Z">
            <w:rPr>
              <w:highlight w:val="yellow"/>
              <w:u w:val="none"/>
            </w:rPr>
          </w:rPrChange>
        </w:rPr>
        <w:t>fits</w:t>
      </w:r>
      <w:r w:rsidRPr="006049CF">
        <w:rPr>
          <w:spacing w:val="19"/>
          <w:u w:val="none"/>
          <w:rPrChange w:id="1243" w:author="Austin Berk" w:date="2017-11-01T11:56:00Z">
            <w:rPr>
              <w:spacing w:val="19"/>
              <w:highlight w:val="yellow"/>
              <w:u w:val="none"/>
            </w:rPr>
          </w:rPrChange>
        </w:rPr>
        <w:t xml:space="preserve"> </w:t>
      </w:r>
      <w:r w:rsidRPr="006049CF">
        <w:rPr>
          <w:u w:val="none"/>
          <w:rPrChange w:id="1244" w:author="Austin Berk" w:date="2017-11-01T11:56:00Z">
            <w:rPr>
              <w:highlight w:val="yellow"/>
              <w:u w:val="none"/>
            </w:rPr>
          </w:rPrChange>
        </w:rPr>
        <w:t>s</w:t>
      </w:r>
      <w:r w:rsidRPr="006049CF">
        <w:rPr>
          <w:spacing w:val="1"/>
          <w:u w:val="none"/>
          <w:rPrChange w:id="1245" w:author="Austin Berk" w:date="2017-11-01T11:56:00Z">
            <w:rPr>
              <w:spacing w:val="1"/>
              <w:highlight w:val="yellow"/>
              <w:u w:val="none"/>
            </w:rPr>
          </w:rPrChange>
        </w:rPr>
        <w:t>h</w:t>
      </w:r>
      <w:r w:rsidRPr="006049CF">
        <w:rPr>
          <w:u w:val="none"/>
          <w:rPrChange w:id="1246" w:author="Austin Berk" w:date="2017-11-01T11:56:00Z">
            <w:rPr>
              <w:highlight w:val="yellow"/>
              <w:u w:val="none"/>
            </w:rPr>
          </w:rPrChange>
        </w:rPr>
        <w:t>all</w:t>
      </w:r>
      <w:r w:rsidRPr="006049CF">
        <w:rPr>
          <w:spacing w:val="19"/>
          <w:u w:val="none"/>
          <w:rPrChange w:id="1247" w:author="Austin Berk" w:date="2017-11-01T11:56:00Z">
            <w:rPr>
              <w:spacing w:val="19"/>
              <w:highlight w:val="yellow"/>
              <w:u w:val="none"/>
            </w:rPr>
          </w:rPrChange>
        </w:rPr>
        <w:t xml:space="preserve"> </w:t>
      </w:r>
      <w:r w:rsidRPr="006049CF">
        <w:rPr>
          <w:spacing w:val="1"/>
          <w:u w:val="none"/>
          <w:rPrChange w:id="1248" w:author="Austin Berk" w:date="2017-11-01T11:56:00Z">
            <w:rPr>
              <w:spacing w:val="1"/>
              <w:highlight w:val="yellow"/>
              <w:u w:val="none"/>
            </w:rPr>
          </w:rPrChange>
        </w:rPr>
        <w:t>b</w:t>
      </w:r>
      <w:r w:rsidRPr="006049CF">
        <w:rPr>
          <w:u w:val="none"/>
          <w:rPrChange w:id="1249" w:author="Austin Berk" w:date="2017-11-01T11:56:00Z">
            <w:rPr>
              <w:highlight w:val="yellow"/>
              <w:u w:val="none"/>
            </w:rPr>
          </w:rPrChange>
        </w:rPr>
        <w:t>e</w:t>
      </w:r>
      <w:r w:rsidRPr="006049CF">
        <w:rPr>
          <w:spacing w:val="19"/>
          <w:u w:val="none"/>
          <w:rPrChange w:id="1250" w:author="Austin Berk" w:date="2017-11-01T11:56:00Z">
            <w:rPr>
              <w:spacing w:val="19"/>
              <w:highlight w:val="yellow"/>
              <w:u w:val="none"/>
            </w:rPr>
          </w:rPrChange>
        </w:rPr>
        <w:t xml:space="preserve"> </w:t>
      </w:r>
      <w:r w:rsidRPr="006049CF">
        <w:rPr>
          <w:u w:val="none"/>
          <w:rPrChange w:id="1251" w:author="Austin Berk" w:date="2017-11-01T11:56:00Z">
            <w:rPr>
              <w:highlight w:val="yellow"/>
              <w:u w:val="none"/>
            </w:rPr>
          </w:rPrChange>
        </w:rPr>
        <w:t>all</w:t>
      </w:r>
      <w:r w:rsidRPr="006049CF">
        <w:rPr>
          <w:spacing w:val="1"/>
          <w:u w:val="none"/>
          <w:rPrChange w:id="1252" w:author="Austin Berk" w:date="2017-11-01T11:56:00Z">
            <w:rPr>
              <w:spacing w:val="1"/>
              <w:highlight w:val="yellow"/>
              <w:u w:val="none"/>
            </w:rPr>
          </w:rPrChange>
        </w:rPr>
        <w:t>o</w:t>
      </w:r>
      <w:r w:rsidRPr="006049CF">
        <w:rPr>
          <w:u w:val="none"/>
          <w:rPrChange w:id="1253" w:author="Austin Berk" w:date="2017-11-01T11:56:00Z">
            <w:rPr>
              <w:highlight w:val="yellow"/>
              <w:u w:val="none"/>
            </w:rPr>
          </w:rPrChange>
        </w:rPr>
        <w:t>cated</w:t>
      </w:r>
      <w:r w:rsidRPr="006049CF">
        <w:rPr>
          <w:spacing w:val="20"/>
          <w:u w:val="none"/>
          <w:rPrChange w:id="1254" w:author="Austin Berk" w:date="2017-11-01T11:56:00Z">
            <w:rPr>
              <w:spacing w:val="20"/>
              <w:highlight w:val="yellow"/>
              <w:u w:val="none"/>
            </w:rPr>
          </w:rPrChange>
        </w:rPr>
        <w:t xml:space="preserve"> </w:t>
      </w:r>
      <w:r w:rsidRPr="006049CF">
        <w:rPr>
          <w:u w:val="none"/>
          <w:rPrChange w:id="1255" w:author="Austin Berk" w:date="2017-11-01T11:56:00Z">
            <w:rPr>
              <w:highlight w:val="yellow"/>
              <w:u w:val="none"/>
            </w:rPr>
          </w:rPrChange>
        </w:rPr>
        <w:t>to</w:t>
      </w:r>
      <w:r w:rsidRPr="006049CF">
        <w:rPr>
          <w:spacing w:val="19"/>
          <w:u w:val="none"/>
          <w:rPrChange w:id="1256" w:author="Austin Berk" w:date="2017-11-01T11:56:00Z">
            <w:rPr>
              <w:spacing w:val="19"/>
              <w:highlight w:val="yellow"/>
              <w:u w:val="none"/>
            </w:rPr>
          </w:rPrChange>
        </w:rPr>
        <w:t xml:space="preserve"> </w:t>
      </w:r>
      <w:r w:rsidRPr="006049CF">
        <w:rPr>
          <w:u w:val="none"/>
          <w:rPrChange w:id="1257" w:author="Austin Berk" w:date="2017-11-01T11:56:00Z">
            <w:rPr>
              <w:highlight w:val="yellow"/>
              <w:u w:val="none"/>
            </w:rPr>
          </w:rPrChange>
        </w:rPr>
        <w:t>t</w:t>
      </w:r>
      <w:r w:rsidRPr="006049CF">
        <w:rPr>
          <w:spacing w:val="1"/>
          <w:u w:val="none"/>
          <w:rPrChange w:id="1258" w:author="Austin Berk" w:date="2017-11-01T11:56:00Z">
            <w:rPr>
              <w:spacing w:val="1"/>
              <w:highlight w:val="yellow"/>
              <w:u w:val="none"/>
            </w:rPr>
          </w:rPrChange>
        </w:rPr>
        <w:t>h</w:t>
      </w:r>
      <w:r w:rsidRPr="006049CF">
        <w:rPr>
          <w:u w:val="none"/>
          <w:rPrChange w:id="1259" w:author="Austin Berk" w:date="2017-11-01T11:56:00Z">
            <w:rPr>
              <w:highlight w:val="yellow"/>
              <w:u w:val="none"/>
            </w:rPr>
          </w:rPrChange>
        </w:rPr>
        <w:t>e</w:t>
      </w:r>
      <w:r w:rsidRPr="006049CF">
        <w:rPr>
          <w:spacing w:val="20"/>
          <w:u w:val="none"/>
          <w:rPrChange w:id="1260" w:author="Austin Berk" w:date="2017-11-01T11:56:00Z">
            <w:rPr>
              <w:spacing w:val="20"/>
              <w:highlight w:val="yellow"/>
              <w:u w:val="none"/>
            </w:rPr>
          </w:rPrChange>
        </w:rPr>
        <w:t xml:space="preserve"> </w:t>
      </w:r>
      <w:r w:rsidRPr="006049CF">
        <w:rPr>
          <w:spacing w:val="2"/>
          <w:u w:val="none"/>
          <w:rPrChange w:id="1261" w:author="Austin Berk" w:date="2017-11-01T11:56:00Z">
            <w:rPr>
              <w:spacing w:val="2"/>
              <w:highlight w:val="yellow"/>
              <w:u w:val="none"/>
            </w:rPr>
          </w:rPrChange>
        </w:rPr>
        <w:t>M</w:t>
      </w:r>
      <w:r w:rsidRPr="006049CF">
        <w:rPr>
          <w:u w:val="none"/>
          <w:rPrChange w:id="1262" w:author="Austin Berk" w:date="2017-11-01T11:56:00Z">
            <w:rPr>
              <w:highlight w:val="yellow"/>
              <w:u w:val="none"/>
            </w:rPr>
          </w:rPrChange>
        </w:rPr>
        <w:t>e</w:t>
      </w:r>
      <w:r w:rsidRPr="006049CF">
        <w:rPr>
          <w:spacing w:val="2"/>
          <w:u w:val="none"/>
          <w:rPrChange w:id="1263" w:author="Austin Berk" w:date="2017-11-01T11:56:00Z">
            <w:rPr>
              <w:spacing w:val="2"/>
              <w:highlight w:val="yellow"/>
              <w:u w:val="none"/>
            </w:rPr>
          </w:rPrChange>
        </w:rPr>
        <w:t>m</w:t>
      </w:r>
      <w:r w:rsidRPr="006049CF">
        <w:rPr>
          <w:u w:val="none"/>
          <w:rPrChange w:id="1264" w:author="Austin Berk" w:date="2017-11-01T11:56:00Z">
            <w:rPr>
              <w:highlight w:val="yellow"/>
              <w:u w:val="none"/>
            </w:rPr>
          </w:rPrChange>
        </w:rPr>
        <w:t>bers</w:t>
      </w:r>
      <w:r w:rsidRPr="006049CF">
        <w:rPr>
          <w:spacing w:val="20"/>
          <w:u w:val="none"/>
          <w:rPrChange w:id="1265" w:author="Austin Berk" w:date="2017-11-01T11:56:00Z">
            <w:rPr>
              <w:spacing w:val="20"/>
              <w:highlight w:val="yellow"/>
              <w:u w:val="none"/>
            </w:rPr>
          </w:rPrChange>
        </w:rPr>
        <w:t xml:space="preserve"> </w:t>
      </w:r>
      <w:r w:rsidRPr="006049CF">
        <w:rPr>
          <w:u w:val="none"/>
          <w:rPrChange w:id="1266" w:author="Austin Berk" w:date="2017-11-01T11:56:00Z">
            <w:rPr>
              <w:highlight w:val="yellow"/>
              <w:u w:val="none"/>
            </w:rPr>
          </w:rPrChange>
        </w:rPr>
        <w:t>in</w:t>
      </w:r>
      <w:r w:rsidRPr="006049CF">
        <w:rPr>
          <w:spacing w:val="19"/>
          <w:u w:val="none"/>
          <w:rPrChange w:id="1267" w:author="Austin Berk" w:date="2017-11-01T11:56:00Z">
            <w:rPr>
              <w:spacing w:val="19"/>
              <w:highlight w:val="yellow"/>
              <w:u w:val="none"/>
            </w:rPr>
          </w:rPrChange>
        </w:rPr>
        <w:t xml:space="preserve"> </w:t>
      </w:r>
      <w:r w:rsidRPr="006049CF">
        <w:rPr>
          <w:u w:val="none"/>
          <w:rPrChange w:id="1268" w:author="Austin Berk" w:date="2017-11-01T11:56:00Z">
            <w:rPr>
              <w:highlight w:val="yellow"/>
              <w:u w:val="none"/>
            </w:rPr>
          </w:rPrChange>
        </w:rPr>
        <w:t>proporti</w:t>
      </w:r>
      <w:r w:rsidRPr="006049CF">
        <w:rPr>
          <w:spacing w:val="1"/>
          <w:u w:val="none"/>
          <w:rPrChange w:id="1269" w:author="Austin Berk" w:date="2017-11-01T11:56:00Z">
            <w:rPr>
              <w:spacing w:val="1"/>
              <w:highlight w:val="yellow"/>
              <w:u w:val="none"/>
            </w:rPr>
          </w:rPrChange>
        </w:rPr>
        <w:t>o</w:t>
      </w:r>
      <w:r w:rsidRPr="006049CF">
        <w:rPr>
          <w:u w:val="none"/>
          <w:rPrChange w:id="1270" w:author="Austin Berk" w:date="2017-11-01T11:56:00Z">
            <w:rPr>
              <w:highlight w:val="yellow"/>
              <w:u w:val="none"/>
            </w:rPr>
          </w:rPrChange>
        </w:rPr>
        <w:t>n</w:t>
      </w:r>
      <w:r w:rsidRPr="006049CF">
        <w:rPr>
          <w:spacing w:val="20"/>
          <w:u w:val="none"/>
          <w:rPrChange w:id="1271" w:author="Austin Berk" w:date="2017-11-01T11:56:00Z">
            <w:rPr>
              <w:spacing w:val="20"/>
              <w:highlight w:val="yellow"/>
              <w:u w:val="none"/>
            </w:rPr>
          </w:rPrChange>
        </w:rPr>
        <w:t xml:space="preserve"> </w:t>
      </w:r>
      <w:r w:rsidRPr="006049CF">
        <w:rPr>
          <w:u w:val="none"/>
          <w:rPrChange w:id="1272" w:author="Austin Berk" w:date="2017-11-01T11:56:00Z">
            <w:rPr>
              <w:highlight w:val="yellow"/>
              <w:u w:val="none"/>
            </w:rPr>
          </w:rPrChange>
        </w:rPr>
        <w:t>to</w:t>
      </w:r>
      <w:r w:rsidRPr="006049CF">
        <w:rPr>
          <w:spacing w:val="19"/>
          <w:u w:val="none"/>
          <w:rPrChange w:id="1273" w:author="Austin Berk" w:date="2017-11-01T11:56:00Z">
            <w:rPr>
              <w:spacing w:val="19"/>
              <w:highlight w:val="yellow"/>
              <w:u w:val="none"/>
            </w:rPr>
          </w:rPrChange>
        </w:rPr>
        <w:t xml:space="preserve"> </w:t>
      </w:r>
      <w:r w:rsidRPr="006049CF">
        <w:rPr>
          <w:u w:val="none"/>
          <w:rPrChange w:id="1274" w:author="Austin Berk" w:date="2017-11-01T11:56:00Z">
            <w:rPr>
              <w:highlight w:val="yellow"/>
              <w:u w:val="none"/>
            </w:rPr>
          </w:rPrChange>
        </w:rPr>
        <w:t>t</w:t>
      </w:r>
      <w:r w:rsidRPr="006049CF">
        <w:rPr>
          <w:spacing w:val="1"/>
          <w:u w:val="none"/>
          <w:rPrChange w:id="1275" w:author="Austin Berk" w:date="2017-11-01T11:56:00Z">
            <w:rPr>
              <w:spacing w:val="1"/>
              <w:highlight w:val="yellow"/>
              <w:u w:val="none"/>
            </w:rPr>
          </w:rPrChange>
        </w:rPr>
        <w:t>h</w:t>
      </w:r>
      <w:r w:rsidRPr="006049CF">
        <w:rPr>
          <w:u w:val="none"/>
          <w:rPrChange w:id="1276" w:author="Austin Berk" w:date="2017-11-01T11:56:00Z">
            <w:rPr>
              <w:highlight w:val="yellow"/>
              <w:u w:val="none"/>
            </w:rPr>
          </w:rPrChange>
        </w:rPr>
        <w:t xml:space="preserve">eir </w:t>
      </w:r>
      <w:r w:rsidRPr="006049CF">
        <w:rPr>
          <w:spacing w:val="19"/>
          <w:u w:val="none"/>
          <w:rPrChange w:id="1277" w:author="Austin Berk" w:date="2017-11-01T11:56:00Z">
            <w:rPr>
              <w:spacing w:val="19"/>
              <w:highlight w:val="yellow"/>
              <w:u w:val="none"/>
            </w:rPr>
          </w:rPrChange>
        </w:rPr>
        <w:t xml:space="preserve"> </w:t>
      </w:r>
      <w:r w:rsidRPr="006049CF">
        <w:rPr>
          <w:u w:val="none"/>
          <w:rPrChange w:id="1278" w:author="Austin Berk" w:date="2017-11-01T11:56:00Z">
            <w:rPr>
              <w:highlight w:val="yellow"/>
              <w:u w:val="none"/>
            </w:rPr>
          </w:rPrChange>
        </w:rPr>
        <w:t>respecti</w:t>
      </w:r>
      <w:r w:rsidRPr="006049CF">
        <w:rPr>
          <w:spacing w:val="1"/>
          <w:u w:val="none"/>
          <w:rPrChange w:id="1279" w:author="Austin Berk" w:date="2017-11-01T11:56:00Z">
            <w:rPr>
              <w:spacing w:val="1"/>
              <w:highlight w:val="yellow"/>
              <w:u w:val="none"/>
            </w:rPr>
          </w:rPrChange>
        </w:rPr>
        <w:t>v</w:t>
      </w:r>
      <w:r w:rsidRPr="006049CF">
        <w:rPr>
          <w:u w:val="none"/>
          <w:rPrChange w:id="1280" w:author="Austin Berk" w:date="2017-11-01T11:56:00Z">
            <w:rPr>
              <w:highlight w:val="yellow"/>
              <w:u w:val="none"/>
            </w:rPr>
          </w:rPrChange>
        </w:rPr>
        <w:t xml:space="preserve">e </w:t>
      </w:r>
      <w:r w:rsidRPr="006049CF">
        <w:rPr>
          <w:spacing w:val="19"/>
          <w:u w:val="none"/>
          <w:rPrChange w:id="1281" w:author="Austin Berk" w:date="2017-11-01T11:56:00Z">
            <w:rPr>
              <w:spacing w:val="19"/>
              <w:highlight w:val="yellow"/>
              <w:u w:val="none"/>
            </w:rPr>
          </w:rPrChange>
        </w:rPr>
        <w:t xml:space="preserve"> </w:t>
      </w:r>
      <w:r w:rsidRPr="006049CF">
        <w:rPr>
          <w:spacing w:val="1"/>
          <w:u w:val="none"/>
          <w:rPrChange w:id="1282" w:author="Austin Berk" w:date="2017-11-01T11:56:00Z">
            <w:rPr>
              <w:spacing w:val="1"/>
              <w:highlight w:val="yellow"/>
              <w:u w:val="none"/>
            </w:rPr>
          </w:rPrChange>
        </w:rPr>
        <w:t>P</w:t>
      </w:r>
      <w:r w:rsidRPr="006049CF">
        <w:rPr>
          <w:u w:val="none"/>
          <w:rPrChange w:id="1283" w:author="Austin Berk" w:date="2017-11-01T11:56:00Z">
            <w:rPr>
              <w:highlight w:val="yellow"/>
              <w:u w:val="none"/>
            </w:rPr>
          </w:rPrChange>
        </w:rPr>
        <w:t>ercentage</w:t>
      </w:r>
      <w:r w:rsidRPr="006049CF">
        <w:rPr>
          <w:w w:val="102"/>
          <w:u w:val="none"/>
          <w:rPrChange w:id="1284" w:author="Austin Berk" w:date="2017-11-01T11:56:00Z">
            <w:rPr>
              <w:w w:val="102"/>
              <w:highlight w:val="yellow"/>
              <w:u w:val="none"/>
            </w:rPr>
          </w:rPrChange>
        </w:rPr>
        <w:t xml:space="preserve"> </w:t>
      </w:r>
      <w:r w:rsidRPr="006049CF">
        <w:rPr>
          <w:u w:val="none"/>
          <w:rPrChange w:id="1285" w:author="Austin Berk" w:date="2017-11-01T11:56:00Z">
            <w:rPr>
              <w:highlight w:val="yellow"/>
              <w:u w:val="none"/>
            </w:rPr>
          </w:rPrChange>
        </w:rPr>
        <w:t>I</w:t>
      </w:r>
      <w:r w:rsidRPr="006049CF">
        <w:rPr>
          <w:spacing w:val="1"/>
          <w:u w:val="none"/>
          <w:rPrChange w:id="1286" w:author="Austin Berk" w:date="2017-11-01T11:56:00Z">
            <w:rPr>
              <w:spacing w:val="1"/>
              <w:highlight w:val="yellow"/>
              <w:u w:val="none"/>
            </w:rPr>
          </w:rPrChange>
        </w:rPr>
        <w:t>n</w:t>
      </w:r>
      <w:r w:rsidRPr="006049CF">
        <w:rPr>
          <w:u w:val="none"/>
          <w:rPrChange w:id="1287" w:author="Austin Berk" w:date="2017-11-01T11:56:00Z">
            <w:rPr>
              <w:highlight w:val="yellow"/>
              <w:u w:val="none"/>
            </w:rPr>
          </w:rPrChange>
        </w:rPr>
        <w:t>terests.</w:t>
      </w:r>
    </w:p>
    <w:p w14:paraId="264F003F" w14:textId="77777777" w:rsidR="000C19C9" w:rsidRPr="006049CF" w:rsidRDefault="000C19C9">
      <w:pPr>
        <w:spacing w:line="240" w:lineRule="exact"/>
        <w:rPr>
          <w:sz w:val="24"/>
          <w:szCs w:val="24"/>
          <w:rPrChange w:id="1288" w:author="Austin Berk" w:date="2017-11-01T11:56:00Z">
            <w:rPr>
              <w:sz w:val="24"/>
              <w:szCs w:val="24"/>
              <w:highlight w:val="yellow"/>
            </w:rPr>
          </w:rPrChange>
        </w:rPr>
      </w:pPr>
    </w:p>
    <w:p w14:paraId="3FC93BAA" w14:textId="77777777" w:rsidR="000C19C9" w:rsidRPr="006049CF" w:rsidRDefault="00D3642A">
      <w:pPr>
        <w:pStyle w:val="BodyText"/>
        <w:numPr>
          <w:ilvl w:val="2"/>
          <w:numId w:val="1"/>
        </w:numPr>
        <w:tabs>
          <w:tab w:val="left" w:pos="2264"/>
        </w:tabs>
        <w:spacing w:line="250" w:lineRule="auto"/>
        <w:ind w:right="116" w:firstLine="1440"/>
        <w:jc w:val="both"/>
        <w:rPr>
          <w:u w:val="none"/>
          <w:rPrChange w:id="1289" w:author="Austin Berk" w:date="2017-11-01T11:56:00Z">
            <w:rPr>
              <w:highlight w:val="yellow"/>
              <w:u w:val="none"/>
            </w:rPr>
          </w:rPrChange>
        </w:rPr>
      </w:pPr>
      <w:r w:rsidRPr="006049CF">
        <w:rPr>
          <w:spacing w:val="1"/>
          <w:u w:color="000000"/>
          <w:rPrChange w:id="1290" w:author="Austin Berk" w:date="2017-11-01T11:56:00Z">
            <w:rPr>
              <w:spacing w:val="1"/>
              <w:highlight w:val="yellow"/>
              <w:u w:color="000000"/>
            </w:rPr>
          </w:rPrChange>
        </w:rPr>
        <w:t>Lo</w:t>
      </w:r>
      <w:r w:rsidRPr="006049CF">
        <w:rPr>
          <w:u w:color="000000"/>
          <w:rPrChange w:id="1291" w:author="Austin Berk" w:date="2017-11-01T11:56:00Z">
            <w:rPr>
              <w:highlight w:val="yellow"/>
              <w:u w:color="000000"/>
            </w:rPr>
          </w:rPrChange>
        </w:rPr>
        <w:t>sses</w:t>
      </w:r>
      <w:r w:rsidRPr="006049CF">
        <w:rPr>
          <w:u w:val="none"/>
          <w:rPrChange w:id="1292" w:author="Austin Berk" w:date="2017-11-01T11:56:00Z">
            <w:rPr>
              <w:highlight w:val="yellow"/>
              <w:u w:val="none"/>
            </w:rPr>
          </w:rPrChange>
        </w:rPr>
        <w:t>.</w:t>
      </w:r>
      <w:r w:rsidRPr="006049CF">
        <w:rPr>
          <w:spacing w:val="42"/>
          <w:u w:val="none"/>
          <w:rPrChange w:id="1293" w:author="Austin Berk" w:date="2017-11-01T11:56:00Z">
            <w:rPr>
              <w:spacing w:val="42"/>
              <w:highlight w:val="yellow"/>
              <w:u w:val="none"/>
            </w:rPr>
          </w:rPrChange>
        </w:rPr>
        <w:t xml:space="preserve"> </w:t>
      </w:r>
      <w:r w:rsidRPr="006049CF">
        <w:rPr>
          <w:spacing w:val="1"/>
          <w:u w:val="none"/>
          <w:rPrChange w:id="1294" w:author="Austin Berk" w:date="2017-11-01T11:56:00Z">
            <w:rPr>
              <w:spacing w:val="1"/>
              <w:highlight w:val="yellow"/>
              <w:u w:val="none"/>
            </w:rPr>
          </w:rPrChange>
        </w:rPr>
        <w:t>A</w:t>
      </w:r>
      <w:r w:rsidRPr="006049CF">
        <w:rPr>
          <w:u w:val="none"/>
          <w:rPrChange w:id="1295" w:author="Austin Berk" w:date="2017-11-01T11:56:00Z">
            <w:rPr>
              <w:highlight w:val="yellow"/>
              <w:u w:val="none"/>
            </w:rPr>
          </w:rPrChange>
        </w:rPr>
        <w:t>fter</w:t>
      </w:r>
      <w:r w:rsidRPr="006049CF">
        <w:rPr>
          <w:spacing w:val="43"/>
          <w:u w:val="none"/>
          <w:rPrChange w:id="1296" w:author="Austin Berk" w:date="2017-11-01T11:56:00Z">
            <w:rPr>
              <w:spacing w:val="43"/>
              <w:highlight w:val="yellow"/>
              <w:u w:val="none"/>
            </w:rPr>
          </w:rPrChange>
        </w:rPr>
        <w:t xml:space="preserve"> </w:t>
      </w:r>
      <w:r w:rsidRPr="006049CF">
        <w:rPr>
          <w:spacing w:val="1"/>
          <w:u w:val="none"/>
          <w:rPrChange w:id="1297" w:author="Austin Berk" w:date="2017-11-01T11:56:00Z">
            <w:rPr>
              <w:spacing w:val="1"/>
              <w:highlight w:val="yellow"/>
              <w:u w:val="none"/>
            </w:rPr>
          </w:rPrChange>
        </w:rPr>
        <w:t>g</w:t>
      </w:r>
      <w:r w:rsidRPr="006049CF">
        <w:rPr>
          <w:u w:val="none"/>
          <w:rPrChange w:id="1298" w:author="Austin Berk" w:date="2017-11-01T11:56:00Z">
            <w:rPr>
              <w:highlight w:val="yellow"/>
              <w:u w:val="none"/>
            </w:rPr>
          </w:rPrChange>
        </w:rPr>
        <w:t>i</w:t>
      </w:r>
      <w:r w:rsidRPr="006049CF">
        <w:rPr>
          <w:spacing w:val="1"/>
          <w:u w:val="none"/>
          <w:rPrChange w:id="1299" w:author="Austin Berk" w:date="2017-11-01T11:56:00Z">
            <w:rPr>
              <w:spacing w:val="1"/>
              <w:highlight w:val="yellow"/>
              <w:u w:val="none"/>
            </w:rPr>
          </w:rPrChange>
        </w:rPr>
        <w:t>v</w:t>
      </w:r>
      <w:r w:rsidRPr="006049CF">
        <w:rPr>
          <w:u w:val="none"/>
          <w:rPrChange w:id="1300" w:author="Austin Berk" w:date="2017-11-01T11:56:00Z">
            <w:rPr>
              <w:highlight w:val="yellow"/>
              <w:u w:val="none"/>
            </w:rPr>
          </w:rPrChange>
        </w:rPr>
        <w:t>i</w:t>
      </w:r>
      <w:r w:rsidRPr="006049CF">
        <w:rPr>
          <w:spacing w:val="1"/>
          <w:u w:val="none"/>
          <w:rPrChange w:id="1301" w:author="Austin Berk" w:date="2017-11-01T11:56:00Z">
            <w:rPr>
              <w:spacing w:val="1"/>
              <w:highlight w:val="yellow"/>
              <w:u w:val="none"/>
            </w:rPr>
          </w:rPrChange>
        </w:rPr>
        <w:t>n</w:t>
      </w:r>
      <w:r w:rsidRPr="006049CF">
        <w:rPr>
          <w:u w:val="none"/>
          <w:rPrChange w:id="1302" w:author="Austin Berk" w:date="2017-11-01T11:56:00Z">
            <w:rPr>
              <w:highlight w:val="yellow"/>
              <w:u w:val="none"/>
            </w:rPr>
          </w:rPrChange>
        </w:rPr>
        <w:t>g</w:t>
      </w:r>
      <w:r w:rsidRPr="006049CF">
        <w:rPr>
          <w:spacing w:val="44"/>
          <w:u w:val="none"/>
          <w:rPrChange w:id="1303" w:author="Austin Berk" w:date="2017-11-01T11:56:00Z">
            <w:rPr>
              <w:spacing w:val="44"/>
              <w:highlight w:val="yellow"/>
              <w:u w:val="none"/>
            </w:rPr>
          </w:rPrChange>
        </w:rPr>
        <w:t xml:space="preserve"> </w:t>
      </w:r>
      <w:r w:rsidRPr="006049CF">
        <w:rPr>
          <w:u w:val="none"/>
          <w:rPrChange w:id="1304" w:author="Austin Berk" w:date="2017-11-01T11:56:00Z">
            <w:rPr>
              <w:highlight w:val="yellow"/>
              <w:u w:val="none"/>
            </w:rPr>
          </w:rPrChange>
        </w:rPr>
        <w:t>effect</w:t>
      </w:r>
      <w:r w:rsidRPr="006049CF">
        <w:rPr>
          <w:spacing w:val="43"/>
          <w:u w:val="none"/>
          <w:rPrChange w:id="1305" w:author="Austin Berk" w:date="2017-11-01T11:56:00Z">
            <w:rPr>
              <w:spacing w:val="43"/>
              <w:highlight w:val="yellow"/>
              <w:u w:val="none"/>
            </w:rPr>
          </w:rPrChange>
        </w:rPr>
        <w:t xml:space="preserve"> </w:t>
      </w:r>
      <w:r w:rsidRPr="006049CF">
        <w:rPr>
          <w:u w:val="none"/>
          <w:rPrChange w:id="1306" w:author="Austin Berk" w:date="2017-11-01T11:56:00Z">
            <w:rPr>
              <w:highlight w:val="yellow"/>
              <w:u w:val="none"/>
            </w:rPr>
          </w:rPrChange>
        </w:rPr>
        <w:t>to</w:t>
      </w:r>
      <w:r w:rsidRPr="006049CF">
        <w:rPr>
          <w:spacing w:val="44"/>
          <w:u w:val="none"/>
          <w:rPrChange w:id="1307" w:author="Austin Berk" w:date="2017-11-01T11:56:00Z">
            <w:rPr>
              <w:spacing w:val="44"/>
              <w:highlight w:val="yellow"/>
              <w:u w:val="none"/>
            </w:rPr>
          </w:rPrChange>
        </w:rPr>
        <w:t xml:space="preserve"> </w:t>
      </w:r>
      <w:r w:rsidRPr="006049CF">
        <w:rPr>
          <w:u w:val="none"/>
          <w:rPrChange w:id="1308" w:author="Austin Berk" w:date="2017-11-01T11:56:00Z">
            <w:rPr>
              <w:highlight w:val="yellow"/>
              <w:u w:val="none"/>
            </w:rPr>
          </w:rPrChange>
        </w:rPr>
        <w:t>t</w:t>
      </w:r>
      <w:r w:rsidRPr="006049CF">
        <w:rPr>
          <w:spacing w:val="1"/>
          <w:u w:val="none"/>
          <w:rPrChange w:id="1309" w:author="Austin Berk" w:date="2017-11-01T11:56:00Z">
            <w:rPr>
              <w:spacing w:val="1"/>
              <w:highlight w:val="yellow"/>
              <w:u w:val="none"/>
            </w:rPr>
          </w:rPrChange>
        </w:rPr>
        <w:t>h</w:t>
      </w:r>
      <w:r w:rsidRPr="006049CF">
        <w:rPr>
          <w:u w:val="none"/>
          <w:rPrChange w:id="1310" w:author="Austin Berk" w:date="2017-11-01T11:56:00Z">
            <w:rPr>
              <w:highlight w:val="yellow"/>
              <w:u w:val="none"/>
            </w:rPr>
          </w:rPrChange>
        </w:rPr>
        <w:t>e</w:t>
      </w:r>
      <w:r w:rsidRPr="006049CF">
        <w:rPr>
          <w:spacing w:val="44"/>
          <w:u w:val="none"/>
          <w:rPrChange w:id="1311" w:author="Austin Berk" w:date="2017-11-01T11:56:00Z">
            <w:rPr>
              <w:spacing w:val="44"/>
              <w:highlight w:val="yellow"/>
              <w:u w:val="none"/>
            </w:rPr>
          </w:rPrChange>
        </w:rPr>
        <w:t xml:space="preserve"> </w:t>
      </w:r>
      <w:r w:rsidRPr="006049CF">
        <w:rPr>
          <w:u w:val="none"/>
          <w:rPrChange w:id="1312" w:author="Austin Berk" w:date="2017-11-01T11:56:00Z">
            <w:rPr>
              <w:highlight w:val="yellow"/>
              <w:u w:val="none"/>
            </w:rPr>
          </w:rPrChange>
        </w:rPr>
        <w:t>s</w:t>
      </w:r>
      <w:r w:rsidRPr="006049CF">
        <w:rPr>
          <w:spacing w:val="1"/>
          <w:u w:val="none"/>
          <w:rPrChange w:id="1313" w:author="Austin Berk" w:date="2017-11-01T11:56:00Z">
            <w:rPr>
              <w:spacing w:val="1"/>
              <w:highlight w:val="yellow"/>
              <w:u w:val="none"/>
            </w:rPr>
          </w:rPrChange>
        </w:rPr>
        <w:t>p</w:t>
      </w:r>
      <w:r w:rsidRPr="006049CF">
        <w:rPr>
          <w:u w:val="none"/>
          <w:rPrChange w:id="1314" w:author="Austin Berk" w:date="2017-11-01T11:56:00Z">
            <w:rPr>
              <w:highlight w:val="yellow"/>
              <w:u w:val="none"/>
            </w:rPr>
          </w:rPrChange>
        </w:rPr>
        <w:t>ecial</w:t>
      </w:r>
      <w:r w:rsidRPr="006049CF">
        <w:rPr>
          <w:spacing w:val="42"/>
          <w:u w:val="none"/>
          <w:rPrChange w:id="1315" w:author="Austin Berk" w:date="2017-11-01T11:56:00Z">
            <w:rPr>
              <w:spacing w:val="42"/>
              <w:highlight w:val="yellow"/>
              <w:u w:val="none"/>
            </w:rPr>
          </w:rPrChange>
        </w:rPr>
        <w:t xml:space="preserve"> </w:t>
      </w:r>
      <w:r w:rsidRPr="006049CF">
        <w:rPr>
          <w:u w:val="none"/>
          <w:rPrChange w:id="1316" w:author="Austin Berk" w:date="2017-11-01T11:56:00Z">
            <w:rPr>
              <w:highlight w:val="yellow"/>
              <w:u w:val="none"/>
            </w:rPr>
          </w:rPrChange>
        </w:rPr>
        <w:t>all</w:t>
      </w:r>
      <w:r w:rsidRPr="006049CF">
        <w:rPr>
          <w:spacing w:val="1"/>
          <w:u w:val="none"/>
          <w:rPrChange w:id="1317" w:author="Austin Berk" w:date="2017-11-01T11:56:00Z">
            <w:rPr>
              <w:spacing w:val="1"/>
              <w:highlight w:val="yellow"/>
              <w:u w:val="none"/>
            </w:rPr>
          </w:rPrChange>
        </w:rPr>
        <w:t>o</w:t>
      </w:r>
      <w:r w:rsidRPr="006049CF">
        <w:rPr>
          <w:u w:val="none"/>
          <w:rPrChange w:id="1318" w:author="Austin Berk" w:date="2017-11-01T11:56:00Z">
            <w:rPr>
              <w:highlight w:val="yellow"/>
              <w:u w:val="none"/>
            </w:rPr>
          </w:rPrChange>
        </w:rPr>
        <w:t>cati</w:t>
      </w:r>
      <w:r w:rsidRPr="006049CF">
        <w:rPr>
          <w:spacing w:val="1"/>
          <w:u w:val="none"/>
          <w:rPrChange w:id="1319" w:author="Austin Berk" w:date="2017-11-01T11:56:00Z">
            <w:rPr>
              <w:spacing w:val="1"/>
              <w:highlight w:val="yellow"/>
              <w:u w:val="none"/>
            </w:rPr>
          </w:rPrChange>
        </w:rPr>
        <w:t>on</w:t>
      </w:r>
      <w:r w:rsidRPr="006049CF">
        <w:rPr>
          <w:u w:val="none"/>
          <w:rPrChange w:id="1320" w:author="Austin Berk" w:date="2017-11-01T11:56:00Z">
            <w:rPr>
              <w:highlight w:val="yellow"/>
              <w:u w:val="none"/>
            </w:rPr>
          </w:rPrChange>
        </w:rPr>
        <w:t>s</w:t>
      </w:r>
      <w:r w:rsidRPr="006049CF">
        <w:rPr>
          <w:spacing w:val="44"/>
          <w:u w:val="none"/>
          <w:rPrChange w:id="1321" w:author="Austin Berk" w:date="2017-11-01T11:56:00Z">
            <w:rPr>
              <w:spacing w:val="44"/>
              <w:highlight w:val="yellow"/>
              <w:u w:val="none"/>
            </w:rPr>
          </w:rPrChange>
        </w:rPr>
        <w:t xml:space="preserve"> </w:t>
      </w:r>
      <w:r w:rsidRPr="006049CF">
        <w:rPr>
          <w:spacing w:val="1"/>
          <w:u w:val="none"/>
          <w:rPrChange w:id="1322" w:author="Austin Berk" w:date="2017-11-01T11:56:00Z">
            <w:rPr>
              <w:spacing w:val="1"/>
              <w:highlight w:val="yellow"/>
              <w:u w:val="none"/>
            </w:rPr>
          </w:rPrChange>
        </w:rPr>
        <w:t>o</w:t>
      </w:r>
      <w:r w:rsidRPr="006049CF">
        <w:rPr>
          <w:u w:val="none"/>
          <w:rPrChange w:id="1323" w:author="Austin Berk" w:date="2017-11-01T11:56:00Z">
            <w:rPr>
              <w:highlight w:val="yellow"/>
              <w:u w:val="none"/>
            </w:rPr>
          </w:rPrChange>
        </w:rPr>
        <w:t>f</w:t>
      </w:r>
      <w:r w:rsidRPr="006049CF">
        <w:rPr>
          <w:spacing w:val="43"/>
          <w:u w:val="none"/>
          <w:rPrChange w:id="1324" w:author="Austin Berk" w:date="2017-11-01T11:56:00Z">
            <w:rPr>
              <w:spacing w:val="43"/>
              <w:highlight w:val="yellow"/>
              <w:u w:val="none"/>
            </w:rPr>
          </w:rPrChange>
        </w:rPr>
        <w:t xml:space="preserve"> </w:t>
      </w:r>
      <w:r w:rsidRPr="006049CF">
        <w:rPr>
          <w:spacing w:val="1"/>
          <w:u w:val="none"/>
          <w:rPrChange w:id="1325" w:author="Austin Berk" w:date="2017-11-01T11:56:00Z">
            <w:rPr>
              <w:spacing w:val="1"/>
              <w:highlight w:val="yellow"/>
              <w:u w:val="none"/>
            </w:rPr>
          </w:rPrChange>
        </w:rPr>
        <w:t>Lo</w:t>
      </w:r>
      <w:r w:rsidRPr="006049CF">
        <w:rPr>
          <w:u w:val="none"/>
          <w:rPrChange w:id="1326" w:author="Austin Berk" w:date="2017-11-01T11:56:00Z">
            <w:rPr>
              <w:highlight w:val="yellow"/>
              <w:u w:val="none"/>
            </w:rPr>
          </w:rPrChange>
        </w:rPr>
        <w:t>sses</w:t>
      </w:r>
      <w:r w:rsidRPr="006049CF">
        <w:rPr>
          <w:spacing w:val="44"/>
          <w:u w:val="none"/>
          <w:rPrChange w:id="1327" w:author="Austin Berk" w:date="2017-11-01T11:56:00Z">
            <w:rPr>
              <w:spacing w:val="44"/>
              <w:highlight w:val="yellow"/>
              <w:u w:val="none"/>
            </w:rPr>
          </w:rPrChange>
        </w:rPr>
        <w:t xml:space="preserve"> </w:t>
      </w:r>
      <w:r w:rsidRPr="006049CF">
        <w:rPr>
          <w:u w:val="none"/>
          <w:rPrChange w:id="1328" w:author="Austin Berk" w:date="2017-11-01T11:56:00Z">
            <w:rPr>
              <w:highlight w:val="yellow"/>
              <w:u w:val="none"/>
            </w:rPr>
          </w:rPrChange>
        </w:rPr>
        <w:t>set</w:t>
      </w:r>
      <w:r w:rsidRPr="006049CF">
        <w:rPr>
          <w:spacing w:val="41"/>
          <w:u w:val="none"/>
          <w:rPrChange w:id="1329" w:author="Austin Berk" w:date="2017-11-01T11:56:00Z">
            <w:rPr>
              <w:spacing w:val="41"/>
              <w:highlight w:val="yellow"/>
              <w:u w:val="none"/>
            </w:rPr>
          </w:rPrChange>
        </w:rPr>
        <w:t xml:space="preserve"> </w:t>
      </w:r>
      <w:r w:rsidRPr="006049CF">
        <w:rPr>
          <w:u w:val="none"/>
          <w:rPrChange w:id="1330" w:author="Austin Berk" w:date="2017-11-01T11:56:00Z">
            <w:rPr>
              <w:highlight w:val="yellow"/>
              <w:u w:val="none"/>
            </w:rPr>
          </w:rPrChange>
        </w:rPr>
        <w:t>f</w:t>
      </w:r>
      <w:r w:rsidRPr="006049CF">
        <w:rPr>
          <w:spacing w:val="1"/>
          <w:u w:val="none"/>
          <w:rPrChange w:id="1331" w:author="Austin Berk" w:date="2017-11-01T11:56:00Z">
            <w:rPr>
              <w:spacing w:val="1"/>
              <w:highlight w:val="yellow"/>
              <w:u w:val="none"/>
            </w:rPr>
          </w:rPrChange>
        </w:rPr>
        <w:t>o</w:t>
      </w:r>
      <w:r w:rsidRPr="006049CF">
        <w:rPr>
          <w:u w:val="none"/>
          <w:rPrChange w:id="1332" w:author="Austin Berk" w:date="2017-11-01T11:56:00Z">
            <w:rPr>
              <w:highlight w:val="yellow"/>
              <w:u w:val="none"/>
            </w:rPr>
          </w:rPrChange>
        </w:rPr>
        <w:t>rth</w:t>
      </w:r>
      <w:r w:rsidRPr="006049CF">
        <w:rPr>
          <w:spacing w:val="44"/>
          <w:u w:val="none"/>
          <w:rPrChange w:id="1333" w:author="Austin Berk" w:date="2017-11-01T11:56:00Z">
            <w:rPr>
              <w:spacing w:val="44"/>
              <w:highlight w:val="yellow"/>
              <w:u w:val="none"/>
            </w:rPr>
          </w:rPrChange>
        </w:rPr>
        <w:t xml:space="preserve"> </w:t>
      </w:r>
      <w:r w:rsidRPr="006049CF">
        <w:rPr>
          <w:u w:val="none"/>
          <w:rPrChange w:id="1334" w:author="Austin Berk" w:date="2017-11-01T11:56:00Z">
            <w:rPr>
              <w:highlight w:val="yellow"/>
              <w:u w:val="none"/>
            </w:rPr>
          </w:rPrChange>
        </w:rPr>
        <w:t>in</w:t>
      </w:r>
      <w:r w:rsidRPr="006049CF">
        <w:rPr>
          <w:spacing w:val="43"/>
          <w:u w:val="none"/>
          <w:rPrChange w:id="1335" w:author="Austin Berk" w:date="2017-11-01T11:56:00Z">
            <w:rPr>
              <w:spacing w:val="43"/>
              <w:highlight w:val="yellow"/>
              <w:u w:val="none"/>
            </w:rPr>
          </w:rPrChange>
        </w:rPr>
        <w:t xml:space="preserve"> </w:t>
      </w:r>
      <w:r w:rsidRPr="006049CF">
        <w:rPr>
          <w:u w:val="none"/>
          <w:rPrChange w:id="1336" w:author="Austin Berk" w:date="2017-11-01T11:56:00Z">
            <w:rPr>
              <w:highlight w:val="yellow"/>
              <w:u w:val="none"/>
            </w:rPr>
          </w:rPrChange>
        </w:rPr>
        <w:t>t</w:t>
      </w:r>
      <w:r w:rsidRPr="006049CF">
        <w:rPr>
          <w:spacing w:val="1"/>
          <w:u w:val="none"/>
          <w:rPrChange w:id="1337" w:author="Austin Berk" w:date="2017-11-01T11:56:00Z">
            <w:rPr>
              <w:spacing w:val="1"/>
              <w:highlight w:val="yellow"/>
              <w:u w:val="none"/>
            </w:rPr>
          </w:rPrChange>
        </w:rPr>
        <w:t>h</w:t>
      </w:r>
      <w:r w:rsidRPr="006049CF">
        <w:rPr>
          <w:u w:val="none"/>
          <w:rPrChange w:id="1338" w:author="Austin Berk" w:date="2017-11-01T11:56:00Z">
            <w:rPr>
              <w:highlight w:val="yellow"/>
              <w:u w:val="none"/>
            </w:rPr>
          </w:rPrChange>
        </w:rPr>
        <w:t>is</w:t>
      </w:r>
      <w:r w:rsidRPr="006049CF">
        <w:rPr>
          <w:w w:val="102"/>
          <w:u w:val="none"/>
          <w:rPrChange w:id="1339" w:author="Austin Berk" w:date="2017-11-01T11:56:00Z">
            <w:rPr>
              <w:w w:val="102"/>
              <w:highlight w:val="yellow"/>
              <w:u w:val="none"/>
            </w:rPr>
          </w:rPrChange>
        </w:rPr>
        <w:t xml:space="preserve"> </w:t>
      </w:r>
      <w:r w:rsidRPr="006049CF">
        <w:rPr>
          <w:rFonts w:cs="Times New Roman"/>
          <w:b/>
          <w:bCs/>
          <w:i/>
          <w:spacing w:val="1"/>
          <w:u w:val="none"/>
          <w:rPrChange w:id="1340" w:author="Austin Berk" w:date="2017-11-01T11:56:00Z">
            <w:rPr>
              <w:rFonts w:cs="Times New Roman"/>
              <w:b/>
              <w:bCs/>
              <w:i/>
              <w:spacing w:val="1"/>
              <w:highlight w:val="yellow"/>
              <w:u w:val="none"/>
            </w:rPr>
          </w:rPrChange>
        </w:rPr>
        <w:t>S</w:t>
      </w:r>
      <w:r w:rsidRPr="006049CF">
        <w:rPr>
          <w:rFonts w:cs="Times New Roman"/>
          <w:b/>
          <w:bCs/>
          <w:i/>
          <w:u w:val="none"/>
          <w:rPrChange w:id="1341" w:author="Austin Berk" w:date="2017-11-01T11:56:00Z">
            <w:rPr>
              <w:rFonts w:cs="Times New Roman"/>
              <w:b/>
              <w:bCs/>
              <w:i/>
              <w:highlight w:val="yellow"/>
              <w:u w:val="none"/>
            </w:rPr>
          </w:rPrChange>
        </w:rPr>
        <w:t>c</w:t>
      </w:r>
      <w:r w:rsidRPr="006049CF">
        <w:rPr>
          <w:rFonts w:cs="Times New Roman"/>
          <w:b/>
          <w:bCs/>
          <w:i/>
          <w:spacing w:val="1"/>
          <w:u w:val="none"/>
          <w:rPrChange w:id="1342" w:author="Austin Berk" w:date="2017-11-01T11:56:00Z">
            <w:rPr>
              <w:rFonts w:cs="Times New Roman"/>
              <w:b/>
              <w:bCs/>
              <w:i/>
              <w:spacing w:val="1"/>
              <w:highlight w:val="yellow"/>
              <w:u w:val="none"/>
            </w:rPr>
          </w:rPrChange>
        </w:rPr>
        <w:t>h</w:t>
      </w:r>
      <w:r w:rsidRPr="006049CF">
        <w:rPr>
          <w:rFonts w:cs="Times New Roman"/>
          <w:b/>
          <w:bCs/>
          <w:i/>
          <w:u w:val="none"/>
          <w:rPrChange w:id="1343" w:author="Austin Berk" w:date="2017-11-01T11:56:00Z">
            <w:rPr>
              <w:rFonts w:cs="Times New Roman"/>
              <w:b/>
              <w:bCs/>
              <w:i/>
              <w:highlight w:val="yellow"/>
              <w:u w:val="none"/>
            </w:rPr>
          </w:rPrChange>
        </w:rPr>
        <w:t>e</w:t>
      </w:r>
      <w:r w:rsidRPr="006049CF">
        <w:rPr>
          <w:rFonts w:cs="Times New Roman"/>
          <w:b/>
          <w:bCs/>
          <w:i/>
          <w:spacing w:val="1"/>
          <w:u w:val="none"/>
          <w:rPrChange w:id="1344" w:author="Austin Berk" w:date="2017-11-01T11:56:00Z">
            <w:rPr>
              <w:rFonts w:cs="Times New Roman"/>
              <w:b/>
              <w:bCs/>
              <w:i/>
              <w:spacing w:val="1"/>
              <w:highlight w:val="yellow"/>
              <w:u w:val="none"/>
            </w:rPr>
          </w:rPrChange>
        </w:rPr>
        <w:t>du</w:t>
      </w:r>
      <w:r w:rsidRPr="006049CF">
        <w:rPr>
          <w:rFonts w:cs="Times New Roman"/>
          <w:b/>
          <w:bCs/>
          <w:i/>
          <w:u w:val="none"/>
          <w:rPrChange w:id="1345" w:author="Austin Berk" w:date="2017-11-01T11:56:00Z">
            <w:rPr>
              <w:rFonts w:cs="Times New Roman"/>
              <w:b/>
              <w:bCs/>
              <w:i/>
              <w:highlight w:val="yellow"/>
              <w:u w:val="none"/>
            </w:rPr>
          </w:rPrChange>
        </w:rPr>
        <w:t>le</w:t>
      </w:r>
      <w:r w:rsidRPr="006049CF">
        <w:rPr>
          <w:rFonts w:cs="Times New Roman"/>
          <w:b/>
          <w:bCs/>
          <w:i/>
          <w:spacing w:val="18"/>
          <w:u w:val="none"/>
          <w:rPrChange w:id="1346" w:author="Austin Berk" w:date="2017-11-01T11:56:00Z">
            <w:rPr>
              <w:rFonts w:cs="Times New Roman"/>
              <w:b/>
              <w:bCs/>
              <w:i/>
              <w:spacing w:val="18"/>
              <w:highlight w:val="yellow"/>
              <w:u w:val="none"/>
            </w:rPr>
          </w:rPrChange>
        </w:rPr>
        <w:t xml:space="preserve"> </w:t>
      </w:r>
      <w:r w:rsidRPr="006049CF">
        <w:rPr>
          <w:rFonts w:cs="Times New Roman"/>
          <w:b/>
          <w:bCs/>
          <w:i/>
          <w:spacing w:val="1"/>
          <w:u w:val="none"/>
          <w:rPrChange w:id="1347" w:author="Austin Berk" w:date="2017-11-01T11:56:00Z">
            <w:rPr>
              <w:rFonts w:cs="Times New Roman"/>
              <w:b/>
              <w:bCs/>
              <w:i/>
              <w:spacing w:val="1"/>
              <w:highlight w:val="yellow"/>
              <w:u w:val="none"/>
            </w:rPr>
          </w:rPrChange>
        </w:rPr>
        <w:t>A</w:t>
      </w:r>
      <w:r w:rsidRPr="006049CF">
        <w:rPr>
          <w:rFonts w:cs="Times New Roman"/>
          <w:i/>
          <w:u w:val="none"/>
          <w:rPrChange w:id="1348" w:author="Austin Berk" w:date="2017-11-01T11:56:00Z">
            <w:rPr>
              <w:rFonts w:cs="Times New Roman"/>
              <w:i/>
              <w:highlight w:val="yellow"/>
              <w:u w:val="none"/>
            </w:rPr>
          </w:rPrChange>
        </w:rPr>
        <w:t>,</w:t>
      </w:r>
      <w:r w:rsidRPr="006049CF">
        <w:rPr>
          <w:rFonts w:cs="Times New Roman"/>
          <w:i/>
          <w:spacing w:val="17"/>
          <w:u w:val="none"/>
          <w:rPrChange w:id="1349" w:author="Austin Berk" w:date="2017-11-01T11:56:00Z">
            <w:rPr>
              <w:rFonts w:cs="Times New Roman"/>
              <w:i/>
              <w:spacing w:val="17"/>
              <w:highlight w:val="yellow"/>
              <w:u w:val="none"/>
            </w:rPr>
          </w:rPrChange>
        </w:rPr>
        <w:t xml:space="preserve"> </w:t>
      </w:r>
      <w:r w:rsidRPr="006049CF">
        <w:rPr>
          <w:spacing w:val="1"/>
          <w:u w:val="none"/>
          <w:rPrChange w:id="1350" w:author="Austin Berk" w:date="2017-11-01T11:56:00Z">
            <w:rPr>
              <w:spacing w:val="1"/>
              <w:highlight w:val="yellow"/>
              <w:u w:val="none"/>
            </w:rPr>
          </w:rPrChange>
        </w:rPr>
        <w:t>Lo</w:t>
      </w:r>
      <w:r w:rsidRPr="006049CF">
        <w:rPr>
          <w:u w:val="none"/>
          <w:rPrChange w:id="1351" w:author="Austin Berk" w:date="2017-11-01T11:56:00Z">
            <w:rPr>
              <w:highlight w:val="yellow"/>
              <w:u w:val="none"/>
            </w:rPr>
          </w:rPrChange>
        </w:rPr>
        <w:t>sses</w:t>
      </w:r>
      <w:r w:rsidRPr="006049CF">
        <w:rPr>
          <w:spacing w:val="19"/>
          <w:u w:val="none"/>
          <w:rPrChange w:id="1352" w:author="Austin Berk" w:date="2017-11-01T11:56:00Z">
            <w:rPr>
              <w:spacing w:val="19"/>
              <w:highlight w:val="yellow"/>
              <w:u w:val="none"/>
            </w:rPr>
          </w:rPrChange>
        </w:rPr>
        <w:t xml:space="preserve"> </w:t>
      </w:r>
      <w:r w:rsidRPr="006049CF">
        <w:rPr>
          <w:u w:val="none"/>
          <w:rPrChange w:id="1353" w:author="Austin Berk" w:date="2017-11-01T11:56:00Z">
            <w:rPr>
              <w:highlight w:val="yellow"/>
              <w:u w:val="none"/>
            </w:rPr>
          </w:rPrChange>
        </w:rPr>
        <w:t>s</w:t>
      </w:r>
      <w:r w:rsidRPr="006049CF">
        <w:rPr>
          <w:spacing w:val="1"/>
          <w:u w:val="none"/>
          <w:rPrChange w:id="1354" w:author="Austin Berk" w:date="2017-11-01T11:56:00Z">
            <w:rPr>
              <w:spacing w:val="1"/>
              <w:highlight w:val="yellow"/>
              <w:u w:val="none"/>
            </w:rPr>
          </w:rPrChange>
        </w:rPr>
        <w:t>h</w:t>
      </w:r>
      <w:r w:rsidRPr="006049CF">
        <w:rPr>
          <w:u w:val="none"/>
          <w:rPrChange w:id="1355" w:author="Austin Berk" w:date="2017-11-01T11:56:00Z">
            <w:rPr>
              <w:highlight w:val="yellow"/>
              <w:u w:val="none"/>
            </w:rPr>
          </w:rPrChange>
        </w:rPr>
        <w:t>all</w:t>
      </w:r>
      <w:r w:rsidRPr="006049CF">
        <w:rPr>
          <w:spacing w:val="18"/>
          <w:u w:val="none"/>
          <w:rPrChange w:id="1356" w:author="Austin Berk" w:date="2017-11-01T11:56:00Z">
            <w:rPr>
              <w:spacing w:val="18"/>
              <w:highlight w:val="yellow"/>
              <w:u w:val="none"/>
            </w:rPr>
          </w:rPrChange>
        </w:rPr>
        <w:t xml:space="preserve"> </w:t>
      </w:r>
      <w:r w:rsidRPr="006049CF">
        <w:rPr>
          <w:spacing w:val="1"/>
          <w:u w:val="none"/>
          <w:rPrChange w:id="1357" w:author="Austin Berk" w:date="2017-11-01T11:56:00Z">
            <w:rPr>
              <w:spacing w:val="1"/>
              <w:highlight w:val="yellow"/>
              <w:u w:val="none"/>
            </w:rPr>
          </w:rPrChange>
        </w:rPr>
        <w:t>b</w:t>
      </w:r>
      <w:r w:rsidRPr="006049CF">
        <w:rPr>
          <w:u w:val="none"/>
          <w:rPrChange w:id="1358" w:author="Austin Berk" w:date="2017-11-01T11:56:00Z">
            <w:rPr>
              <w:highlight w:val="yellow"/>
              <w:u w:val="none"/>
            </w:rPr>
          </w:rPrChange>
        </w:rPr>
        <w:t>e</w:t>
      </w:r>
      <w:r w:rsidRPr="006049CF">
        <w:rPr>
          <w:spacing w:val="19"/>
          <w:u w:val="none"/>
          <w:rPrChange w:id="1359" w:author="Austin Berk" w:date="2017-11-01T11:56:00Z">
            <w:rPr>
              <w:spacing w:val="19"/>
              <w:highlight w:val="yellow"/>
              <w:u w:val="none"/>
            </w:rPr>
          </w:rPrChange>
        </w:rPr>
        <w:t xml:space="preserve"> </w:t>
      </w:r>
      <w:r w:rsidRPr="006049CF">
        <w:rPr>
          <w:u w:val="none"/>
          <w:rPrChange w:id="1360" w:author="Austin Berk" w:date="2017-11-01T11:56:00Z">
            <w:rPr>
              <w:highlight w:val="yellow"/>
              <w:u w:val="none"/>
            </w:rPr>
          </w:rPrChange>
        </w:rPr>
        <w:t>all</w:t>
      </w:r>
      <w:r w:rsidRPr="006049CF">
        <w:rPr>
          <w:spacing w:val="1"/>
          <w:u w:val="none"/>
          <w:rPrChange w:id="1361" w:author="Austin Berk" w:date="2017-11-01T11:56:00Z">
            <w:rPr>
              <w:spacing w:val="1"/>
              <w:highlight w:val="yellow"/>
              <w:u w:val="none"/>
            </w:rPr>
          </w:rPrChange>
        </w:rPr>
        <w:t>o</w:t>
      </w:r>
      <w:r w:rsidRPr="006049CF">
        <w:rPr>
          <w:u w:val="none"/>
          <w:rPrChange w:id="1362" w:author="Austin Berk" w:date="2017-11-01T11:56:00Z">
            <w:rPr>
              <w:highlight w:val="yellow"/>
              <w:u w:val="none"/>
            </w:rPr>
          </w:rPrChange>
        </w:rPr>
        <w:t>cated</w:t>
      </w:r>
      <w:r w:rsidRPr="006049CF">
        <w:rPr>
          <w:spacing w:val="18"/>
          <w:u w:val="none"/>
          <w:rPrChange w:id="1363" w:author="Austin Berk" w:date="2017-11-01T11:56:00Z">
            <w:rPr>
              <w:spacing w:val="18"/>
              <w:highlight w:val="yellow"/>
              <w:u w:val="none"/>
            </w:rPr>
          </w:rPrChange>
        </w:rPr>
        <w:t xml:space="preserve"> </w:t>
      </w:r>
      <w:r w:rsidRPr="006049CF">
        <w:rPr>
          <w:u w:val="none"/>
          <w:rPrChange w:id="1364" w:author="Austin Berk" w:date="2017-11-01T11:56:00Z">
            <w:rPr>
              <w:highlight w:val="yellow"/>
              <w:u w:val="none"/>
            </w:rPr>
          </w:rPrChange>
        </w:rPr>
        <w:t>to</w:t>
      </w:r>
      <w:r w:rsidRPr="006049CF">
        <w:rPr>
          <w:spacing w:val="19"/>
          <w:u w:val="none"/>
          <w:rPrChange w:id="1365" w:author="Austin Berk" w:date="2017-11-01T11:56:00Z">
            <w:rPr>
              <w:spacing w:val="19"/>
              <w:highlight w:val="yellow"/>
              <w:u w:val="none"/>
            </w:rPr>
          </w:rPrChange>
        </w:rPr>
        <w:t xml:space="preserve"> </w:t>
      </w:r>
      <w:r w:rsidRPr="006049CF">
        <w:rPr>
          <w:u w:val="none"/>
          <w:rPrChange w:id="1366" w:author="Austin Berk" w:date="2017-11-01T11:56:00Z">
            <w:rPr>
              <w:highlight w:val="yellow"/>
              <w:u w:val="none"/>
            </w:rPr>
          </w:rPrChange>
        </w:rPr>
        <w:t>t</w:t>
      </w:r>
      <w:r w:rsidRPr="006049CF">
        <w:rPr>
          <w:spacing w:val="1"/>
          <w:u w:val="none"/>
          <w:rPrChange w:id="1367" w:author="Austin Berk" w:date="2017-11-01T11:56:00Z">
            <w:rPr>
              <w:spacing w:val="1"/>
              <w:highlight w:val="yellow"/>
              <w:u w:val="none"/>
            </w:rPr>
          </w:rPrChange>
        </w:rPr>
        <w:t>h</w:t>
      </w:r>
      <w:r w:rsidRPr="006049CF">
        <w:rPr>
          <w:u w:val="none"/>
          <w:rPrChange w:id="1368" w:author="Austin Berk" w:date="2017-11-01T11:56:00Z">
            <w:rPr>
              <w:highlight w:val="yellow"/>
              <w:u w:val="none"/>
            </w:rPr>
          </w:rPrChange>
        </w:rPr>
        <w:t>e</w:t>
      </w:r>
      <w:r w:rsidRPr="006049CF">
        <w:rPr>
          <w:spacing w:val="18"/>
          <w:u w:val="none"/>
          <w:rPrChange w:id="1369" w:author="Austin Berk" w:date="2017-11-01T11:56:00Z">
            <w:rPr>
              <w:spacing w:val="18"/>
              <w:highlight w:val="yellow"/>
              <w:u w:val="none"/>
            </w:rPr>
          </w:rPrChange>
        </w:rPr>
        <w:t xml:space="preserve"> </w:t>
      </w:r>
      <w:r w:rsidRPr="006049CF">
        <w:rPr>
          <w:spacing w:val="2"/>
          <w:u w:val="none"/>
          <w:rPrChange w:id="1370" w:author="Austin Berk" w:date="2017-11-01T11:56:00Z">
            <w:rPr>
              <w:spacing w:val="2"/>
              <w:highlight w:val="yellow"/>
              <w:u w:val="none"/>
            </w:rPr>
          </w:rPrChange>
        </w:rPr>
        <w:t>M</w:t>
      </w:r>
      <w:r w:rsidRPr="006049CF">
        <w:rPr>
          <w:u w:val="none"/>
          <w:rPrChange w:id="1371" w:author="Austin Berk" w:date="2017-11-01T11:56:00Z">
            <w:rPr>
              <w:highlight w:val="yellow"/>
              <w:u w:val="none"/>
            </w:rPr>
          </w:rPrChange>
        </w:rPr>
        <w:t>e</w:t>
      </w:r>
      <w:r w:rsidRPr="006049CF">
        <w:rPr>
          <w:spacing w:val="2"/>
          <w:u w:val="none"/>
          <w:rPrChange w:id="1372" w:author="Austin Berk" w:date="2017-11-01T11:56:00Z">
            <w:rPr>
              <w:spacing w:val="2"/>
              <w:highlight w:val="yellow"/>
              <w:u w:val="none"/>
            </w:rPr>
          </w:rPrChange>
        </w:rPr>
        <w:t>m</w:t>
      </w:r>
      <w:r w:rsidRPr="006049CF">
        <w:rPr>
          <w:u w:val="none"/>
          <w:rPrChange w:id="1373" w:author="Austin Berk" w:date="2017-11-01T11:56:00Z">
            <w:rPr>
              <w:highlight w:val="yellow"/>
              <w:u w:val="none"/>
            </w:rPr>
          </w:rPrChange>
        </w:rPr>
        <w:t>bers</w:t>
      </w:r>
      <w:r w:rsidRPr="006049CF">
        <w:rPr>
          <w:spacing w:val="19"/>
          <w:u w:val="none"/>
          <w:rPrChange w:id="1374" w:author="Austin Berk" w:date="2017-11-01T11:56:00Z">
            <w:rPr>
              <w:spacing w:val="19"/>
              <w:highlight w:val="yellow"/>
              <w:u w:val="none"/>
            </w:rPr>
          </w:rPrChange>
        </w:rPr>
        <w:t xml:space="preserve"> </w:t>
      </w:r>
      <w:r w:rsidRPr="006049CF">
        <w:rPr>
          <w:u w:val="none"/>
          <w:rPrChange w:id="1375" w:author="Austin Berk" w:date="2017-11-01T11:56:00Z">
            <w:rPr>
              <w:highlight w:val="yellow"/>
              <w:u w:val="none"/>
            </w:rPr>
          </w:rPrChange>
        </w:rPr>
        <w:t>in</w:t>
      </w:r>
      <w:r w:rsidRPr="006049CF">
        <w:rPr>
          <w:spacing w:val="18"/>
          <w:u w:val="none"/>
          <w:rPrChange w:id="1376" w:author="Austin Berk" w:date="2017-11-01T11:56:00Z">
            <w:rPr>
              <w:spacing w:val="18"/>
              <w:highlight w:val="yellow"/>
              <w:u w:val="none"/>
            </w:rPr>
          </w:rPrChange>
        </w:rPr>
        <w:t xml:space="preserve"> </w:t>
      </w:r>
      <w:r w:rsidRPr="006049CF">
        <w:rPr>
          <w:u w:val="none"/>
          <w:rPrChange w:id="1377" w:author="Austin Berk" w:date="2017-11-01T11:56:00Z">
            <w:rPr>
              <w:highlight w:val="yellow"/>
              <w:u w:val="none"/>
            </w:rPr>
          </w:rPrChange>
        </w:rPr>
        <w:t>proporti</w:t>
      </w:r>
      <w:r w:rsidRPr="006049CF">
        <w:rPr>
          <w:spacing w:val="1"/>
          <w:u w:val="none"/>
          <w:rPrChange w:id="1378" w:author="Austin Berk" w:date="2017-11-01T11:56:00Z">
            <w:rPr>
              <w:spacing w:val="1"/>
              <w:highlight w:val="yellow"/>
              <w:u w:val="none"/>
            </w:rPr>
          </w:rPrChange>
        </w:rPr>
        <w:t>o</w:t>
      </w:r>
      <w:r w:rsidRPr="006049CF">
        <w:rPr>
          <w:u w:val="none"/>
          <w:rPrChange w:id="1379" w:author="Austin Berk" w:date="2017-11-01T11:56:00Z">
            <w:rPr>
              <w:highlight w:val="yellow"/>
              <w:u w:val="none"/>
            </w:rPr>
          </w:rPrChange>
        </w:rPr>
        <w:t>n</w:t>
      </w:r>
      <w:r w:rsidRPr="006049CF">
        <w:rPr>
          <w:spacing w:val="19"/>
          <w:u w:val="none"/>
          <w:rPrChange w:id="1380" w:author="Austin Berk" w:date="2017-11-01T11:56:00Z">
            <w:rPr>
              <w:spacing w:val="19"/>
              <w:highlight w:val="yellow"/>
              <w:u w:val="none"/>
            </w:rPr>
          </w:rPrChange>
        </w:rPr>
        <w:t xml:space="preserve"> </w:t>
      </w:r>
      <w:r w:rsidRPr="006049CF">
        <w:rPr>
          <w:u w:val="none"/>
          <w:rPrChange w:id="1381" w:author="Austin Berk" w:date="2017-11-01T11:56:00Z">
            <w:rPr>
              <w:highlight w:val="yellow"/>
              <w:u w:val="none"/>
            </w:rPr>
          </w:rPrChange>
        </w:rPr>
        <w:t>to</w:t>
      </w:r>
      <w:r w:rsidRPr="006049CF">
        <w:rPr>
          <w:spacing w:val="18"/>
          <w:u w:val="none"/>
          <w:rPrChange w:id="1382" w:author="Austin Berk" w:date="2017-11-01T11:56:00Z">
            <w:rPr>
              <w:spacing w:val="18"/>
              <w:highlight w:val="yellow"/>
              <w:u w:val="none"/>
            </w:rPr>
          </w:rPrChange>
        </w:rPr>
        <w:t xml:space="preserve"> </w:t>
      </w:r>
      <w:r w:rsidRPr="006049CF">
        <w:rPr>
          <w:u w:val="none"/>
          <w:rPrChange w:id="1383" w:author="Austin Berk" w:date="2017-11-01T11:56:00Z">
            <w:rPr>
              <w:highlight w:val="yellow"/>
              <w:u w:val="none"/>
            </w:rPr>
          </w:rPrChange>
        </w:rPr>
        <w:t>t</w:t>
      </w:r>
      <w:r w:rsidRPr="006049CF">
        <w:rPr>
          <w:spacing w:val="1"/>
          <w:u w:val="none"/>
          <w:rPrChange w:id="1384" w:author="Austin Berk" w:date="2017-11-01T11:56:00Z">
            <w:rPr>
              <w:spacing w:val="1"/>
              <w:highlight w:val="yellow"/>
              <w:u w:val="none"/>
            </w:rPr>
          </w:rPrChange>
        </w:rPr>
        <w:t>h</w:t>
      </w:r>
      <w:r w:rsidRPr="006049CF">
        <w:rPr>
          <w:u w:val="none"/>
          <w:rPrChange w:id="1385" w:author="Austin Berk" w:date="2017-11-01T11:56:00Z">
            <w:rPr>
              <w:highlight w:val="yellow"/>
              <w:u w:val="none"/>
            </w:rPr>
          </w:rPrChange>
        </w:rPr>
        <w:t xml:space="preserve">eir </w:t>
      </w:r>
      <w:r w:rsidRPr="006049CF">
        <w:rPr>
          <w:spacing w:val="19"/>
          <w:u w:val="none"/>
          <w:rPrChange w:id="1386" w:author="Austin Berk" w:date="2017-11-01T11:56:00Z">
            <w:rPr>
              <w:spacing w:val="19"/>
              <w:highlight w:val="yellow"/>
              <w:u w:val="none"/>
            </w:rPr>
          </w:rPrChange>
        </w:rPr>
        <w:t xml:space="preserve"> </w:t>
      </w:r>
      <w:r w:rsidRPr="006049CF">
        <w:rPr>
          <w:u w:val="none"/>
          <w:rPrChange w:id="1387" w:author="Austin Berk" w:date="2017-11-01T11:56:00Z">
            <w:rPr>
              <w:highlight w:val="yellow"/>
              <w:u w:val="none"/>
            </w:rPr>
          </w:rPrChange>
        </w:rPr>
        <w:t>respecti</w:t>
      </w:r>
      <w:r w:rsidRPr="006049CF">
        <w:rPr>
          <w:spacing w:val="1"/>
          <w:u w:val="none"/>
          <w:rPrChange w:id="1388" w:author="Austin Berk" w:date="2017-11-01T11:56:00Z">
            <w:rPr>
              <w:spacing w:val="1"/>
              <w:highlight w:val="yellow"/>
              <w:u w:val="none"/>
            </w:rPr>
          </w:rPrChange>
        </w:rPr>
        <w:t>v</w:t>
      </w:r>
      <w:r w:rsidRPr="006049CF">
        <w:rPr>
          <w:u w:val="none"/>
          <w:rPrChange w:id="1389" w:author="Austin Berk" w:date="2017-11-01T11:56:00Z">
            <w:rPr>
              <w:highlight w:val="yellow"/>
              <w:u w:val="none"/>
            </w:rPr>
          </w:rPrChange>
        </w:rPr>
        <w:t xml:space="preserve">e </w:t>
      </w:r>
      <w:r w:rsidRPr="006049CF">
        <w:rPr>
          <w:spacing w:val="19"/>
          <w:u w:val="none"/>
          <w:rPrChange w:id="1390" w:author="Austin Berk" w:date="2017-11-01T11:56:00Z">
            <w:rPr>
              <w:spacing w:val="19"/>
              <w:highlight w:val="yellow"/>
              <w:u w:val="none"/>
            </w:rPr>
          </w:rPrChange>
        </w:rPr>
        <w:t xml:space="preserve"> </w:t>
      </w:r>
      <w:r w:rsidRPr="006049CF">
        <w:rPr>
          <w:spacing w:val="1"/>
          <w:u w:val="none"/>
          <w:rPrChange w:id="1391" w:author="Austin Berk" w:date="2017-11-01T11:56:00Z">
            <w:rPr>
              <w:spacing w:val="1"/>
              <w:highlight w:val="yellow"/>
              <w:u w:val="none"/>
            </w:rPr>
          </w:rPrChange>
        </w:rPr>
        <w:t>P</w:t>
      </w:r>
      <w:r w:rsidRPr="006049CF">
        <w:rPr>
          <w:u w:val="none"/>
          <w:rPrChange w:id="1392" w:author="Austin Berk" w:date="2017-11-01T11:56:00Z">
            <w:rPr>
              <w:highlight w:val="yellow"/>
              <w:u w:val="none"/>
            </w:rPr>
          </w:rPrChange>
        </w:rPr>
        <w:t>ercentage</w:t>
      </w:r>
      <w:r w:rsidRPr="006049CF">
        <w:rPr>
          <w:w w:val="102"/>
          <w:u w:val="none"/>
          <w:rPrChange w:id="1393" w:author="Austin Berk" w:date="2017-11-01T11:56:00Z">
            <w:rPr>
              <w:w w:val="102"/>
              <w:highlight w:val="yellow"/>
              <w:u w:val="none"/>
            </w:rPr>
          </w:rPrChange>
        </w:rPr>
        <w:t xml:space="preserve"> </w:t>
      </w:r>
      <w:r w:rsidRPr="006049CF">
        <w:rPr>
          <w:u w:val="none"/>
          <w:rPrChange w:id="1394" w:author="Austin Berk" w:date="2017-11-01T11:56:00Z">
            <w:rPr>
              <w:highlight w:val="yellow"/>
              <w:u w:val="none"/>
            </w:rPr>
          </w:rPrChange>
        </w:rPr>
        <w:t>I</w:t>
      </w:r>
      <w:r w:rsidRPr="006049CF">
        <w:rPr>
          <w:spacing w:val="1"/>
          <w:u w:val="none"/>
          <w:rPrChange w:id="1395" w:author="Austin Berk" w:date="2017-11-01T11:56:00Z">
            <w:rPr>
              <w:spacing w:val="1"/>
              <w:highlight w:val="yellow"/>
              <w:u w:val="none"/>
            </w:rPr>
          </w:rPrChange>
        </w:rPr>
        <w:t>n</w:t>
      </w:r>
      <w:r w:rsidRPr="006049CF">
        <w:rPr>
          <w:u w:val="none"/>
          <w:rPrChange w:id="1396" w:author="Austin Berk" w:date="2017-11-01T11:56:00Z">
            <w:rPr>
              <w:highlight w:val="yellow"/>
              <w:u w:val="none"/>
            </w:rPr>
          </w:rPrChange>
        </w:rPr>
        <w:t>terests.</w:t>
      </w:r>
    </w:p>
    <w:p w14:paraId="2602CD3D" w14:textId="77777777" w:rsidR="000C19C9" w:rsidRPr="006049CF" w:rsidRDefault="000C19C9">
      <w:pPr>
        <w:spacing w:before="3" w:line="240" w:lineRule="exact"/>
        <w:rPr>
          <w:sz w:val="24"/>
          <w:szCs w:val="24"/>
          <w:rPrChange w:id="1397" w:author="Austin Berk" w:date="2017-11-01T11:56:00Z">
            <w:rPr>
              <w:sz w:val="24"/>
              <w:szCs w:val="24"/>
            </w:rPr>
          </w:rPrChange>
        </w:rPr>
      </w:pPr>
    </w:p>
    <w:p w14:paraId="548866E3" w14:textId="77777777" w:rsidR="000C19C9" w:rsidRPr="006049CF" w:rsidRDefault="00D3642A">
      <w:pPr>
        <w:pStyle w:val="BodyText"/>
        <w:numPr>
          <w:ilvl w:val="1"/>
          <w:numId w:val="1"/>
        </w:numPr>
        <w:tabs>
          <w:tab w:val="left" w:pos="1544"/>
        </w:tabs>
        <w:spacing w:line="251" w:lineRule="auto"/>
        <w:ind w:right="113" w:firstLine="720"/>
        <w:jc w:val="both"/>
        <w:rPr>
          <w:u w:val="none"/>
          <w:rPrChange w:id="1398" w:author="Austin Berk" w:date="2017-11-01T11:56:00Z">
            <w:rPr>
              <w:u w:val="none"/>
            </w:rPr>
          </w:rPrChange>
        </w:rPr>
      </w:pPr>
      <w:r w:rsidRPr="006049CF">
        <w:rPr>
          <w:rFonts w:cs="Times New Roman"/>
          <w:b/>
          <w:bCs/>
          <w:spacing w:val="1"/>
          <w:u w:color="000000"/>
          <w:rPrChange w:id="1399" w:author="Austin Berk" w:date="2017-11-01T11:56:00Z">
            <w:rPr>
              <w:rFonts w:cs="Times New Roman"/>
              <w:b/>
              <w:bCs/>
              <w:spacing w:val="1"/>
              <w:u w:color="000000"/>
            </w:rPr>
          </w:rPrChange>
        </w:rPr>
        <w:t>RES</w:t>
      </w:r>
      <w:r w:rsidRPr="006049CF">
        <w:rPr>
          <w:rFonts w:cs="Times New Roman"/>
          <w:b/>
          <w:bCs/>
          <w:u w:color="000000"/>
          <w:rPrChange w:id="1400" w:author="Austin Berk" w:date="2017-11-01T11:56:00Z">
            <w:rPr>
              <w:rFonts w:cs="Times New Roman"/>
              <w:b/>
              <w:bCs/>
              <w:u w:color="000000"/>
            </w:rPr>
          </w:rPrChange>
        </w:rPr>
        <w:t>I</w:t>
      </w:r>
      <w:r w:rsidRPr="006049CF">
        <w:rPr>
          <w:rFonts w:cs="Times New Roman"/>
          <w:b/>
          <w:bCs/>
          <w:spacing w:val="1"/>
          <w:u w:color="000000"/>
          <w:rPrChange w:id="1401" w:author="Austin Berk" w:date="2017-11-01T11:56:00Z">
            <w:rPr>
              <w:rFonts w:cs="Times New Roman"/>
              <w:b/>
              <w:bCs/>
              <w:spacing w:val="1"/>
              <w:u w:color="000000"/>
            </w:rPr>
          </w:rPrChange>
        </w:rPr>
        <w:t>DUAL</w:t>
      </w:r>
      <w:r w:rsidRPr="006049CF">
        <w:rPr>
          <w:rFonts w:cs="Times New Roman"/>
          <w:b/>
          <w:bCs/>
          <w:spacing w:val="15"/>
          <w:u w:color="000000"/>
          <w:rPrChange w:id="1402" w:author="Austin Berk" w:date="2017-11-01T11:56:00Z">
            <w:rPr>
              <w:rFonts w:cs="Times New Roman"/>
              <w:b/>
              <w:bCs/>
              <w:spacing w:val="15"/>
              <w:u w:color="000000"/>
            </w:rPr>
          </w:rPrChange>
        </w:rPr>
        <w:t xml:space="preserve"> </w:t>
      </w:r>
      <w:r w:rsidRPr="006049CF">
        <w:rPr>
          <w:rFonts w:cs="Times New Roman"/>
          <w:b/>
          <w:bCs/>
          <w:spacing w:val="1"/>
          <w:u w:color="000000"/>
          <w:rPrChange w:id="1403" w:author="Austin Berk" w:date="2017-11-01T11:56:00Z">
            <w:rPr>
              <w:rFonts w:cs="Times New Roman"/>
              <w:b/>
              <w:bCs/>
              <w:spacing w:val="1"/>
              <w:u w:color="000000"/>
            </w:rPr>
          </w:rPrChange>
        </w:rPr>
        <w:t>ALL</w:t>
      </w:r>
      <w:r w:rsidRPr="006049CF">
        <w:rPr>
          <w:rFonts w:cs="Times New Roman"/>
          <w:b/>
          <w:bCs/>
          <w:spacing w:val="2"/>
          <w:u w:color="000000"/>
          <w:rPrChange w:id="1404" w:author="Austin Berk" w:date="2017-11-01T11:56:00Z">
            <w:rPr>
              <w:rFonts w:cs="Times New Roman"/>
              <w:b/>
              <w:bCs/>
              <w:spacing w:val="2"/>
              <w:u w:color="000000"/>
            </w:rPr>
          </w:rPrChange>
        </w:rPr>
        <w:t>O</w:t>
      </w:r>
      <w:r w:rsidRPr="006049CF">
        <w:rPr>
          <w:rFonts w:cs="Times New Roman"/>
          <w:b/>
          <w:bCs/>
          <w:spacing w:val="1"/>
          <w:u w:color="000000"/>
          <w:rPrChange w:id="1405" w:author="Austin Berk" w:date="2017-11-01T11:56:00Z">
            <w:rPr>
              <w:rFonts w:cs="Times New Roman"/>
              <w:b/>
              <w:bCs/>
              <w:spacing w:val="1"/>
              <w:u w:color="000000"/>
            </w:rPr>
          </w:rPrChange>
        </w:rPr>
        <w:t>CAT</w:t>
      </w:r>
      <w:r w:rsidRPr="006049CF">
        <w:rPr>
          <w:rFonts w:cs="Times New Roman"/>
          <w:b/>
          <w:bCs/>
          <w:u w:color="000000"/>
          <w:rPrChange w:id="1406" w:author="Austin Berk" w:date="2017-11-01T11:56:00Z">
            <w:rPr>
              <w:rFonts w:cs="Times New Roman"/>
              <w:b/>
              <w:bCs/>
              <w:u w:color="000000"/>
            </w:rPr>
          </w:rPrChange>
        </w:rPr>
        <w:t>I</w:t>
      </w:r>
      <w:r w:rsidRPr="006049CF">
        <w:rPr>
          <w:rFonts w:cs="Times New Roman"/>
          <w:b/>
          <w:bCs/>
          <w:spacing w:val="2"/>
          <w:u w:color="000000"/>
          <w:rPrChange w:id="1407" w:author="Austin Berk" w:date="2017-11-01T11:56:00Z">
            <w:rPr>
              <w:rFonts w:cs="Times New Roman"/>
              <w:b/>
              <w:bCs/>
              <w:spacing w:val="2"/>
              <w:u w:color="000000"/>
            </w:rPr>
          </w:rPrChange>
        </w:rPr>
        <w:t>O</w:t>
      </w:r>
      <w:r w:rsidRPr="006049CF">
        <w:rPr>
          <w:rFonts w:cs="Times New Roman"/>
          <w:b/>
          <w:bCs/>
          <w:spacing w:val="1"/>
          <w:u w:color="000000"/>
          <w:rPrChange w:id="1408" w:author="Austin Berk" w:date="2017-11-01T11:56:00Z">
            <w:rPr>
              <w:rFonts w:cs="Times New Roman"/>
              <w:b/>
              <w:bCs/>
              <w:spacing w:val="1"/>
              <w:u w:color="000000"/>
            </w:rPr>
          </w:rPrChange>
        </w:rPr>
        <w:t>N</w:t>
      </w:r>
      <w:r w:rsidRPr="006049CF">
        <w:rPr>
          <w:rFonts w:cs="Times New Roman"/>
          <w:b/>
          <w:bCs/>
          <w:u w:color="000000"/>
          <w:rPrChange w:id="1409" w:author="Austin Berk" w:date="2017-11-01T11:56:00Z">
            <w:rPr>
              <w:rFonts w:cs="Times New Roman"/>
              <w:b/>
              <w:bCs/>
              <w:u w:color="000000"/>
            </w:rPr>
          </w:rPrChange>
        </w:rPr>
        <w:t>S</w:t>
      </w:r>
      <w:r w:rsidRPr="006049CF">
        <w:rPr>
          <w:rFonts w:cs="Times New Roman"/>
          <w:b/>
          <w:bCs/>
          <w:u w:val="none"/>
          <w:rPrChange w:id="1410" w:author="Austin Berk" w:date="2017-11-01T11:56:00Z">
            <w:rPr>
              <w:rFonts w:cs="Times New Roman"/>
              <w:b/>
              <w:bCs/>
              <w:u w:val="none"/>
            </w:rPr>
          </w:rPrChange>
        </w:rPr>
        <w:t>.</w:t>
      </w:r>
      <w:r w:rsidRPr="006049CF">
        <w:rPr>
          <w:rFonts w:cs="Times New Roman"/>
          <w:b/>
          <w:bCs/>
          <w:spacing w:val="18"/>
          <w:u w:val="none"/>
          <w:rPrChange w:id="1411" w:author="Austin Berk" w:date="2017-11-01T11:56:00Z">
            <w:rPr>
              <w:rFonts w:cs="Times New Roman"/>
              <w:b/>
              <w:bCs/>
              <w:spacing w:val="18"/>
              <w:u w:val="none"/>
            </w:rPr>
          </w:rPrChange>
        </w:rPr>
        <w:t xml:space="preserve"> </w:t>
      </w:r>
      <w:r w:rsidRPr="006049CF">
        <w:rPr>
          <w:spacing w:val="1"/>
          <w:u w:val="none"/>
          <w:rPrChange w:id="1412" w:author="Austin Berk" w:date="2017-11-01T11:56:00Z">
            <w:rPr>
              <w:spacing w:val="1"/>
              <w:u w:val="none"/>
            </w:rPr>
          </w:rPrChange>
        </w:rPr>
        <w:t>Ex</w:t>
      </w:r>
      <w:r w:rsidRPr="006049CF">
        <w:rPr>
          <w:u w:val="none"/>
          <w:rPrChange w:id="1413" w:author="Austin Berk" w:date="2017-11-01T11:56:00Z">
            <w:rPr>
              <w:u w:val="none"/>
            </w:rPr>
          </w:rPrChange>
        </w:rPr>
        <w:t>ce</w:t>
      </w:r>
      <w:r w:rsidRPr="006049CF">
        <w:rPr>
          <w:spacing w:val="1"/>
          <w:u w:val="none"/>
          <w:rPrChange w:id="1414" w:author="Austin Berk" w:date="2017-11-01T11:56:00Z">
            <w:rPr>
              <w:spacing w:val="1"/>
              <w:u w:val="none"/>
            </w:rPr>
          </w:rPrChange>
        </w:rPr>
        <w:t>p</w:t>
      </w:r>
      <w:r w:rsidRPr="006049CF">
        <w:rPr>
          <w:u w:val="none"/>
          <w:rPrChange w:id="1415" w:author="Austin Berk" w:date="2017-11-01T11:56:00Z">
            <w:rPr>
              <w:u w:val="none"/>
            </w:rPr>
          </w:rPrChange>
        </w:rPr>
        <w:t>t</w:t>
      </w:r>
      <w:r w:rsidRPr="006049CF">
        <w:rPr>
          <w:spacing w:val="18"/>
          <w:u w:val="none"/>
          <w:rPrChange w:id="1416" w:author="Austin Berk" w:date="2017-11-01T11:56:00Z">
            <w:rPr>
              <w:spacing w:val="18"/>
              <w:u w:val="none"/>
            </w:rPr>
          </w:rPrChange>
        </w:rPr>
        <w:t xml:space="preserve"> </w:t>
      </w:r>
      <w:r w:rsidRPr="006049CF">
        <w:rPr>
          <w:u w:val="none"/>
          <w:rPrChange w:id="1417" w:author="Austin Berk" w:date="2017-11-01T11:56:00Z">
            <w:rPr>
              <w:u w:val="none"/>
            </w:rPr>
          </w:rPrChange>
        </w:rPr>
        <w:t>as</w:t>
      </w:r>
      <w:r w:rsidRPr="006049CF">
        <w:rPr>
          <w:spacing w:val="19"/>
          <w:u w:val="none"/>
          <w:rPrChange w:id="1418" w:author="Austin Berk" w:date="2017-11-01T11:56:00Z">
            <w:rPr>
              <w:spacing w:val="19"/>
              <w:u w:val="none"/>
            </w:rPr>
          </w:rPrChange>
        </w:rPr>
        <w:t xml:space="preserve"> </w:t>
      </w:r>
      <w:r w:rsidRPr="006049CF">
        <w:rPr>
          <w:spacing w:val="1"/>
          <w:u w:val="none"/>
          <w:rPrChange w:id="1419" w:author="Austin Berk" w:date="2017-11-01T11:56:00Z">
            <w:rPr>
              <w:spacing w:val="1"/>
              <w:u w:val="none"/>
            </w:rPr>
          </w:rPrChange>
        </w:rPr>
        <w:t>o</w:t>
      </w:r>
      <w:r w:rsidRPr="006049CF">
        <w:rPr>
          <w:u w:val="none"/>
          <w:rPrChange w:id="1420" w:author="Austin Berk" w:date="2017-11-01T11:56:00Z">
            <w:rPr>
              <w:u w:val="none"/>
            </w:rPr>
          </w:rPrChange>
        </w:rPr>
        <w:t>t</w:t>
      </w:r>
      <w:r w:rsidRPr="006049CF">
        <w:rPr>
          <w:spacing w:val="1"/>
          <w:u w:val="none"/>
          <w:rPrChange w:id="1421" w:author="Austin Berk" w:date="2017-11-01T11:56:00Z">
            <w:rPr>
              <w:spacing w:val="1"/>
              <w:u w:val="none"/>
            </w:rPr>
          </w:rPrChange>
        </w:rPr>
        <w:t>h</w:t>
      </w:r>
      <w:r w:rsidRPr="006049CF">
        <w:rPr>
          <w:u w:val="none"/>
          <w:rPrChange w:id="1422" w:author="Austin Berk" w:date="2017-11-01T11:56:00Z">
            <w:rPr>
              <w:u w:val="none"/>
            </w:rPr>
          </w:rPrChange>
        </w:rPr>
        <w:t>er</w:t>
      </w:r>
      <w:r w:rsidRPr="006049CF">
        <w:rPr>
          <w:spacing w:val="1"/>
          <w:u w:val="none"/>
          <w:rPrChange w:id="1423" w:author="Austin Berk" w:date="2017-11-01T11:56:00Z">
            <w:rPr>
              <w:spacing w:val="1"/>
              <w:u w:val="none"/>
            </w:rPr>
          </w:rPrChange>
        </w:rPr>
        <w:t>w</w:t>
      </w:r>
      <w:r w:rsidRPr="006049CF">
        <w:rPr>
          <w:u w:val="none"/>
          <w:rPrChange w:id="1424" w:author="Austin Berk" w:date="2017-11-01T11:56:00Z">
            <w:rPr>
              <w:u w:val="none"/>
            </w:rPr>
          </w:rPrChange>
        </w:rPr>
        <w:t>ise</w:t>
      </w:r>
      <w:r w:rsidRPr="006049CF">
        <w:rPr>
          <w:spacing w:val="19"/>
          <w:u w:val="none"/>
          <w:rPrChange w:id="1425" w:author="Austin Berk" w:date="2017-11-01T11:56:00Z">
            <w:rPr>
              <w:spacing w:val="19"/>
              <w:u w:val="none"/>
            </w:rPr>
          </w:rPrChange>
        </w:rPr>
        <w:t xml:space="preserve"> </w:t>
      </w:r>
      <w:r w:rsidRPr="006049CF">
        <w:rPr>
          <w:spacing w:val="1"/>
          <w:u w:val="none"/>
          <w:rPrChange w:id="1426" w:author="Austin Berk" w:date="2017-11-01T11:56:00Z">
            <w:rPr>
              <w:spacing w:val="1"/>
              <w:u w:val="none"/>
            </w:rPr>
          </w:rPrChange>
        </w:rPr>
        <w:t>p</w:t>
      </w:r>
      <w:r w:rsidRPr="006049CF">
        <w:rPr>
          <w:u w:val="none"/>
          <w:rPrChange w:id="1427" w:author="Austin Berk" w:date="2017-11-01T11:56:00Z">
            <w:rPr>
              <w:u w:val="none"/>
            </w:rPr>
          </w:rPrChange>
        </w:rPr>
        <w:t>r</w:t>
      </w:r>
      <w:r w:rsidRPr="006049CF">
        <w:rPr>
          <w:spacing w:val="1"/>
          <w:u w:val="none"/>
          <w:rPrChange w:id="1428" w:author="Austin Berk" w:date="2017-11-01T11:56:00Z">
            <w:rPr>
              <w:spacing w:val="1"/>
              <w:u w:val="none"/>
            </w:rPr>
          </w:rPrChange>
        </w:rPr>
        <w:t>ov</w:t>
      </w:r>
      <w:r w:rsidRPr="006049CF">
        <w:rPr>
          <w:u w:val="none"/>
          <w:rPrChange w:id="1429" w:author="Austin Berk" w:date="2017-11-01T11:56:00Z">
            <w:rPr>
              <w:u w:val="none"/>
            </w:rPr>
          </w:rPrChange>
        </w:rPr>
        <w:t>i</w:t>
      </w:r>
      <w:r w:rsidRPr="006049CF">
        <w:rPr>
          <w:spacing w:val="1"/>
          <w:u w:val="none"/>
          <w:rPrChange w:id="1430" w:author="Austin Berk" w:date="2017-11-01T11:56:00Z">
            <w:rPr>
              <w:spacing w:val="1"/>
              <w:u w:val="none"/>
            </w:rPr>
          </w:rPrChange>
        </w:rPr>
        <w:t>d</w:t>
      </w:r>
      <w:r w:rsidRPr="006049CF">
        <w:rPr>
          <w:u w:val="none"/>
          <w:rPrChange w:id="1431" w:author="Austin Berk" w:date="2017-11-01T11:56:00Z">
            <w:rPr>
              <w:u w:val="none"/>
            </w:rPr>
          </w:rPrChange>
        </w:rPr>
        <w:t>ed</w:t>
      </w:r>
      <w:r w:rsidRPr="006049CF">
        <w:rPr>
          <w:spacing w:val="19"/>
          <w:u w:val="none"/>
          <w:rPrChange w:id="1432" w:author="Austin Berk" w:date="2017-11-01T11:56:00Z">
            <w:rPr>
              <w:spacing w:val="19"/>
              <w:u w:val="none"/>
            </w:rPr>
          </w:rPrChange>
        </w:rPr>
        <w:t xml:space="preserve"> </w:t>
      </w:r>
      <w:r w:rsidRPr="006049CF">
        <w:rPr>
          <w:u w:val="none"/>
          <w:rPrChange w:id="1433" w:author="Austin Berk" w:date="2017-11-01T11:56:00Z">
            <w:rPr>
              <w:u w:val="none"/>
            </w:rPr>
          </w:rPrChange>
        </w:rPr>
        <w:t xml:space="preserve">in </w:t>
      </w:r>
      <w:r w:rsidRPr="006049CF">
        <w:rPr>
          <w:spacing w:val="19"/>
          <w:u w:val="none"/>
          <w:rPrChange w:id="1434" w:author="Austin Berk" w:date="2017-11-01T11:56:00Z">
            <w:rPr>
              <w:spacing w:val="19"/>
              <w:u w:val="none"/>
            </w:rPr>
          </w:rPrChange>
        </w:rPr>
        <w:t xml:space="preserve"> </w:t>
      </w:r>
      <w:r w:rsidRPr="006049CF">
        <w:rPr>
          <w:u w:val="none"/>
          <w:rPrChange w:id="1435" w:author="Austin Berk" w:date="2017-11-01T11:56:00Z">
            <w:rPr>
              <w:u w:val="none"/>
            </w:rPr>
          </w:rPrChange>
        </w:rPr>
        <w:t>t</w:t>
      </w:r>
      <w:r w:rsidRPr="006049CF">
        <w:rPr>
          <w:spacing w:val="1"/>
          <w:u w:val="none"/>
          <w:rPrChange w:id="1436" w:author="Austin Berk" w:date="2017-11-01T11:56:00Z">
            <w:rPr>
              <w:spacing w:val="1"/>
              <w:u w:val="none"/>
            </w:rPr>
          </w:rPrChange>
        </w:rPr>
        <w:t>h</w:t>
      </w:r>
      <w:r w:rsidRPr="006049CF">
        <w:rPr>
          <w:u w:val="none"/>
          <w:rPrChange w:id="1437" w:author="Austin Berk" w:date="2017-11-01T11:56:00Z">
            <w:rPr>
              <w:u w:val="none"/>
            </w:rPr>
          </w:rPrChange>
        </w:rPr>
        <w:t xml:space="preserve">is </w:t>
      </w:r>
      <w:r w:rsidRPr="006049CF">
        <w:rPr>
          <w:spacing w:val="18"/>
          <w:u w:val="none"/>
          <w:rPrChange w:id="1438" w:author="Austin Berk" w:date="2017-11-01T11:56:00Z">
            <w:rPr>
              <w:spacing w:val="18"/>
              <w:u w:val="none"/>
            </w:rPr>
          </w:rPrChange>
        </w:rPr>
        <w:t xml:space="preserve"> </w:t>
      </w:r>
      <w:r w:rsidRPr="006049CF">
        <w:rPr>
          <w:spacing w:val="1"/>
          <w:u w:val="none"/>
          <w:rPrChange w:id="1439" w:author="Austin Berk" w:date="2017-11-01T11:56:00Z">
            <w:rPr>
              <w:spacing w:val="1"/>
              <w:u w:val="none"/>
            </w:rPr>
          </w:rPrChange>
        </w:rPr>
        <w:t>Ag</w:t>
      </w:r>
      <w:r w:rsidRPr="006049CF">
        <w:rPr>
          <w:u w:val="none"/>
          <w:rPrChange w:id="1440" w:author="Austin Berk" w:date="2017-11-01T11:56:00Z">
            <w:rPr>
              <w:u w:val="none"/>
            </w:rPr>
          </w:rPrChange>
        </w:rPr>
        <w:t>ree</w:t>
      </w:r>
      <w:r w:rsidRPr="006049CF">
        <w:rPr>
          <w:spacing w:val="2"/>
          <w:u w:val="none"/>
          <w:rPrChange w:id="1441" w:author="Austin Berk" w:date="2017-11-01T11:56:00Z">
            <w:rPr>
              <w:spacing w:val="2"/>
              <w:u w:val="none"/>
            </w:rPr>
          </w:rPrChange>
        </w:rPr>
        <w:t>m</w:t>
      </w:r>
      <w:r w:rsidRPr="006049CF">
        <w:rPr>
          <w:u w:val="none"/>
          <w:rPrChange w:id="1442" w:author="Austin Berk" w:date="2017-11-01T11:56:00Z">
            <w:rPr>
              <w:u w:val="none"/>
            </w:rPr>
          </w:rPrChange>
        </w:rPr>
        <w:t>e</w:t>
      </w:r>
      <w:r w:rsidRPr="006049CF">
        <w:rPr>
          <w:spacing w:val="1"/>
          <w:u w:val="none"/>
          <w:rPrChange w:id="1443" w:author="Austin Berk" w:date="2017-11-01T11:56:00Z">
            <w:rPr>
              <w:spacing w:val="1"/>
              <w:u w:val="none"/>
            </w:rPr>
          </w:rPrChange>
        </w:rPr>
        <w:t>n</w:t>
      </w:r>
      <w:r w:rsidRPr="006049CF">
        <w:rPr>
          <w:u w:val="none"/>
          <w:rPrChange w:id="1444" w:author="Austin Berk" w:date="2017-11-01T11:56:00Z">
            <w:rPr>
              <w:u w:val="none"/>
            </w:rPr>
          </w:rPrChange>
        </w:rPr>
        <w:t xml:space="preserve">t, </w:t>
      </w:r>
      <w:r w:rsidRPr="006049CF">
        <w:rPr>
          <w:spacing w:val="18"/>
          <w:u w:val="none"/>
          <w:rPrChange w:id="1445" w:author="Austin Berk" w:date="2017-11-01T11:56:00Z">
            <w:rPr>
              <w:spacing w:val="18"/>
              <w:u w:val="none"/>
            </w:rPr>
          </w:rPrChange>
        </w:rPr>
        <w:t xml:space="preserve"> </w:t>
      </w:r>
      <w:r w:rsidRPr="006049CF">
        <w:rPr>
          <w:u w:val="none"/>
          <w:rPrChange w:id="1446" w:author="Austin Berk" w:date="2017-11-01T11:56:00Z">
            <w:rPr>
              <w:u w:val="none"/>
            </w:rPr>
          </w:rPrChange>
        </w:rPr>
        <w:t>all</w:t>
      </w:r>
      <w:r w:rsidRPr="006049CF">
        <w:rPr>
          <w:w w:val="102"/>
          <w:u w:val="none"/>
          <w:rPrChange w:id="1447" w:author="Austin Berk" w:date="2017-11-01T11:56:00Z">
            <w:rPr>
              <w:w w:val="102"/>
              <w:u w:val="none"/>
            </w:rPr>
          </w:rPrChange>
        </w:rPr>
        <w:t xml:space="preserve"> </w:t>
      </w:r>
      <w:r w:rsidRPr="006049CF">
        <w:rPr>
          <w:u w:val="none"/>
          <w:rPrChange w:id="1448" w:author="Austin Berk" w:date="2017-11-01T11:56:00Z">
            <w:rPr>
              <w:u w:val="none"/>
            </w:rPr>
          </w:rPrChange>
        </w:rPr>
        <w:t>ite</w:t>
      </w:r>
      <w:r w:rsidRPr="006049CF">
        <w:rPr>
          <w:spacing w:val="2"/>
          <w:u w:val="none"/>
          <w:rPrChange w:id="1449" w:author="Austin Berk" w:date="2017-11-01T11:56:00Z">
            <w:rPr>
              <w:spacing w:val="2"/>
              <w:u w:val="none"/>
            </w:rPr>
          </w:rPrChange>
        </w:rPr>
        <w:t>m</w:t>
      </w:r>
      <w:r w:rsidRPr="006049CF">
        <w:rPr>
          <w:u w:val="none"/>
          <w:rPrChange w:id="1450" w:author="Austin Berk" w:date="2017-11-01T11:56:00Z">
            <w:rPr>
              <w:u w:val="none"/>
            </w:rPr>
          </w:rPrChange>
        </w:rPr>
        <w:t>s</w:t>
      </w:r>
      <w:r w:rsidRPr="006049CF">
        <w:rPr>
          <w:spacing w:val="51"/>
          <w:u w:val="none"/>
          <w:rPrChange w:id="1451" w:author="Austin Berk" w:date="2017-11-01T11:56:00Z">
            <w:rPr>
              <w:spacing w:val="51"/>
              <w:u w:val="none"/>
            </w:rPr>
          </w:rPrChange>
        </w:rPr>
        <w:t xml:space="preserve"> </w:t>
      </w:r>
      <w:r w:rsidRPr="006049CF">
        <w:rPr>
          <w:u w:val="none"/>
          <w:rPrChange w:id="1452" w:author="Austin Berk" w:date="2017-11-01T11:56:00Z">
            <w:rPr>
              <w:u w:val="none"/>
            </w:rPr>
          </w:rPrChange>
        </w:rPr>
        <w:t>of</w:t>
      </w:r>
      <w:r w:rsidRPr="006049CF">
        <w:rPr>
          <w:spacing w:val="51"/>
          <w:u w:val="none"/>
          <w:rPrChange w:id="1453" w:author="Austin Berk" w:date="2017-11-01T11:56:00Z">
            <w:rPr>
              <w:spacing w:val="51"/>
              <w:u w:val="none"/>
            </w:rPr>
          </w:rPrChange>
        </w:rPr>
        <w:t xml:space="preserve"> </w:t>
      </w:r>
      <w:r w:rsidRPr="006049CF">
        <w:rPr>
          <w:spacing w:val="1"/>
          <w:u w:val="none"/>
          <w:rPrChange w:id="1454" w:author="Austin Berk" w:date="2017-11-01T11:56:00Z">
            <w:rPr>
              <w:spacing w:val="1"/>
              <w:u w:val="none"/>
            </w:rPr>
          </w:rPrChange>
        </w:rPr>
        <w:t>Co</w:t>
      </w:r>
      <w:r w:rsidRPr="006049CF">
        <w:rPr>
          <w:spacing w:val="2"/>
          <w:u w:val="none"/>
          <w:rPrChange w:id="1455" w:author="Austin Berk" w:date="2017-11-01T11:56:00Z">
            <w:rPr>
              <w:spacing w:val="2"/>
              <w:u w:val="none"/>
            </w:rPr>
          </w:rPrChange>
        </w:rPr>
        <w:t>m</w:t>
      </w:r>
      <w:r w:rsidRPr="006049CF">
        <w:rPr>
          <w:spacing w:val="1"/>
          <w:u w:val="none"/>
          <w:rPrChange w:id="1456" w:author="Austin Berk" w:date="2017-11-01T11:56:00Z">
            <w:rPr>
              <w:spacing w:val="1"/>
              <w:u w:val="none"/>
            </w:rPr>
          </w:rPrChange>
        </w:rPr>
        <w:t>p</w:t>
      </w:r>
      <w:r w:rsidRPr="006049CF">
        <w:rPr>
          <w:u w:val="none"/>
          <w:rPrChange w:id="1457" w:author="Austin Berk" w:date="2017-11-01T11:56:00Z">
            <w:rPr>
              <w:u w:val="none"/>
            </w:rPr>
          </w:rPrChange>
        </w:rPr>
        <w:t>a</w:t>
      </w:r>
      <w:r w:rsidRPr="006049CF">
        <w:rPr>
          <w:spacing w:val="1"/>
          <w:u w:val="none"/>
          <w:rPrChange w:id="1458" w:author="Austin Berk" w:date="2017-11-01T11:56:00Z">
            <w:rPr>
              <w:spacing w:val="1"/>
              <w:u w:val="none"/>
            </w:rPr>
          </w:rPrChange>
        </w:rPr>
        <w:t>n</w:t>
      </w:r>
      <w:r w:rsidRPr="006049CF">
        <w:rPr>
          <w:u w:val="none"/>
          <w:rPrChange w:id="1459" w:author="Austin Berk" w:date="2017-11-01T11:56:00Z">
            <w:rPr>
              <w:u w:val="none"/>
            </w:rPr>
          </w:rPrChange>
        </w:rPr>
        <w:t>y</w:t>
      </w:r>
      <w:r w:rsidRPr="006049CF">
        <w:rPr>
          <w:spacing w:val="52"/>
          <w:u w:val="none"/>
          <w:rPrChange w:id="1460" w:author="Austin Berk" w:date="2017-11-01T11:56:00Z">
            <w:rPr>
              <w:spacing w:val="52"/>
              <w:u w:val="none"/>
            </w:rPr>
          </w:rPrChange>
        </w:rPr>
        <w:t xml:space="preserve"> </w:t>
      </w:r>
      <w:r w:rsidRPr="006049CF">
        <w:rPr>
          <w:u w:val="none"/>
          <w:rPrChange w:id="1461" w:author="Austin Berk" w:date="2017-11-01T11:56:00Z">
            <w:rPr>
              <w:u w:val="none"/>
            </w:rPr>
          </w:rPrChange>
        </w:rPr>
        <w:t>i</w:t>
      </w:r>
      <w:r w:rsidRPr="006049CF">
        <w:rPr>
          <w:spacing w:val="1"/>
          <w:u w:val="none"/>
          <w:rPrChange w:id="1462" w:author="Austin Berk" w:date="2017-11-01T11:56:00Z">
            <w:rPr>
              <w:spacing w:val="1"/>
              <w:u w:val="none"/>
            </w:rPr>
          </w:rPrChange>
        </w:rPr>
        <w:t>n</w:t>
      </w:r>
      <w:r w:rsidRPr="006049CF">
        <w:rPr>
          <w:u w:val="none"/>
          <w:rPrChange w:id="1463" w:author="Austin Berk" w:date="2017-11-01T11:56:00Z">
            <w:rPr>
              <w:u w:val="none"/>
            </w:rPr>
          </w:rPrChange>
        </w:rPr>
        <w:t>co</w:t>
      </w:r>
      <w:r w:rsidRPr="006049CF">
        <w:rPr>
          <w:spacing w:val="2"/>
          <w:u w:val="none"/>
          <w:rPrChange w:id="1464" w:author="Austin Berk" w:date="2017-11-01T11:56:00Z">
            <w:rPr>
              <w:spacing w:val="2"/>
              <w:u w:val="none"/>
            </w:rPr>
          </w:rPrChange>
        </w:rPr>
        <w:t>m</w:t>
      </w:r>
      <w:r w:rsidRPr="006049CF">
        <w:rPr>
          <w:u w:val="none"/>
          <w:rPrChange w:id="1465" w:author="Austin Berk" w:date="2017-11-01T11:56:00Z">
            <w:rPr>
              <w:u w:val="none"/>
            </w:rPr>
          </w:rPrChange>
        </w:rPr>
        <w:t>e,</w:t>
      </w:r>
      <w:r w:rsidRPr="006049CF">
        <w:rPr>
          <w:spacing w:val="50"/>
          <w:u w:val="none"/>
          <w:rPrChange w:id="1466" w:author="Austin Berk" w:date="2017-11-01T11:56:00Z">
            <w:rPr>
              <w:spacing w:val="50"/>
              <w:u w:val="none"/>
            </w:rPr>
          </w:rPrChange>
        </w:rPr>
        <w:t xml:space="preserve"> </w:t>
      </w:r>
      <w:r w:rsidRPr="006049CF">
        <w:rPr>
          <w:u w:val="none"/>
          <w:rPrChange w:id="1467" w:author="Austin Berk" w:date="2017-11-01T11:56:00Z">
            <w:rPr>
              <w:u w:val="none"/>
            </w:rPr>
          </w:rPrChange>
        </w:rPr>
        <w:t>gai</w:t>
      </w:r>
      <w:r w:rsidRPr="006049CF">
        <w:rPr>
          <w:spacing w:val="1"/>
          <w:u w:val="none"/>
          <w:rPrChange w:id="1468" w:author="Austin Berk" w:date="2017-11-01T11:56:00Z">
            <w:rPr>
              <w:spacing w:val="1"/>
              <w:u w:val="none"/>
            </w:rPr>
          </w:rPrChange>
        </w:rPr>
        <w:t>n</w:t>
      </w:r>
      <w:r w:rsidRPr="006049CF">
        <w:rPr>
          <w:u w:val="none"/>
          <w:rPrChange w:id="1469" w:author="Austin Berk" w:date="2017-11-01T11:56:00Z">
            <w:rPr>
              <w:u w:val="none"/>
            </w:rPr>
          </w:rPrChange>
        </w:rPr>
        <w:t>,</w:t>
      </w:r>
      <w:r w:rsidRPr="006049CF">
        <w:rPr>
          <w:spacing w:val="51"/>
          <w:u w:val="none"/>
          <w:rPrChange w:id="1470" w:author="Austin Berk" w:date="2017-11-01T11:56:00Z">
            <w:rPr>
              <w:spacing w:val="51"/>
              <w:u w:val="none"/>
            </w:rPr>
          </w:rPrChange>
        </w:rPr>
        <w:t xml:space="preserve"> </w:t>
      </w:r>
      <w:r w:rsidRPr="006049CF">
        <w:rPr>
          <w:u w:val="none"/>
          <w:rPrChange w:id="1471" w:author="Austin Berk" w:date="2017-11-01T11:56:00Z">
            <w:rPr>
              <w:u w:val="none"/>
            </w:rPr>
          </w:rPrChange>
        </w:rPr>
        <w:t>l</w:t>
      </w:r>
      <w:r w:rsidRPr="006049CF">
        <w:rPr>
          <w:spacing w:val="1"/>
          <w:u w:val="none"/>
          <w:rPrChange w:id="1472" w:author="Austin Berk" w:date="2017-11-01T11:56:00Z">
            <w:rPr>
              <w:spacing w:val="1"/>
              <w:u w:val="none"/>
            </w:rPr>
          </w:rPrChange>
        </w:rPr>
        <w:t>o</w:t>
      </w:r>
      <w:r w:rsidRPr="006049CF">
        <w:rPr>
          <w:u w:val="none"/>
          <w:rPrChange w:id="1473" w:author="Austin Berk" w:date="2017-11-01T11:56:00Z">
            <w:rPr>
              <w:u w:val="none"/>
            </w:rPr>
          </w:rPrChange>
        </w:rPr>
        <w:t>ss,</w:t>
      </w:r>
      <w:r w:rsidRPr="006049CF">
        <w:rPr>
          <w:spacing w:val="50"/>
          <w:u w:val="none"/>
          <w:rPrChange w:id="1474" w:author="Austin Berk" w:date="2017-11-01T11:56:00Z">
            <w:rPr>
              <w:spacing w:val="50"/>
              <w:u w:val="none"/>
            </w:rPr>
          </w:rPrChange>
        </w:rPr>
        <w:t xml:space="preserve"> </w:t>
      </w:r>
      <w:r w:rsidRPr="006049CF">
        <w:rPr>
          <w:u w:val="none"/>
          <w:rPrChange w:id="1475" w:author="Austin Berk" w:date="2017-11-01T11:56:00Z">
            <w:rPr>
              <w:u w:val="none"/>
            </w:rPr>
          </w:rPrChange>
        </w:rPr>
        <w:t>deducti</w:t>
      </w:r>
      <w:r w:rsidRPr="006049CF">
        <w:rPr>
          <w:spacing w:val="1"/>
          <w:u w:val="none"/>
          <w:rPrChange w:id="1476" w:author="Austin Berk" w:date="2017-11-01T11:56:00Z">
            <w:rPr>
              <w:spacing w:val="1"/>
              <w:u w:val="none"/>
            </w:rPr>
          </w:rPrChange>
        </w:rPr>
        <w:t>o</w:t>
      </w:r>
      <w:r w:rsidRPr="006049CF">
        <w:rPr>
          <w:u w:val="none"/>
          <w:rPrChange w:id="1477" w:author="Austin Berk" w:date="2017-11-01T11:56:00Z">
            <w:rPr>
              <w:u w:val="none"/>
            </w:rPr>
          </w:rPrChange>
        </w:rPr>
        <w:t>n</w:t>
      </w:r>
      <w:r w:rsidRPr="006049CF">
        <w:rPr>
          <w:spacing w:val="51"/>
          <w:u w:val="none"/>
          <w:rPrChange w:id="1478" w:author="Austin Berk" w:date="2017-11-01T11:56:00Z">
            <w:rPr>
              <w:spacing w:val="51"/>
              <w:u w:val="none"/>
            </w:rPr>
          </w:rPrChange>
        </w:rPr>
        <w:t xml:space="preserve"> </w:t>
      </w:r>
      <w:r w:rsidRPr="006049CF">
        <w:rPr>
          <w:u w:val="none"/>
          <w:rPrChange w:id="1479" w:author="Austin Berk" w:date="2017-11-01T11:56:00Z">
            <w:rPr>
              <w:u w:val="none"/>
            </w:rPr>
          </w:rPrChange>
        </w:rPr>
        <w:t>and</w:t>
      </w:r>
      <w:r w:rsidRPr="006049CF">
        <w:rPr>
          <w:spacing w:val="52"/>
          <w:u w:val="none"/>
          <w:rPrChange w:id="1480" w:author="Austin Berk" w:date="2017-11-01T11:56:00Z">
            <w:rPr>
              <w:spacing w:val="52"/>
              <w:u w:val="none"/>
            </w:rPr>
          </w:rPrChange>
        </w:rPr>
        <w:t xml:space="preserve"> </w:t>
      </w:r>
      <w:r w:rsidRPr="006049CF">
        <w:rPr>
          <w:u w:val="none"/>
          <w:rPrChange w:id="1481" w:author="Austin Berk" w:date="2017-11-01T11:56:00Z">
            <w:rPr>
              <w:u w:val="none"/>
            </w:rPr>
          </w:rPrChange>
        </w:rPr>
        <w:t xml:space="preserve">any </w:t>
      </w:r>
      <w:r w:rsidRPr="006049CF">
        <w:rPr>
          <w:spacing w:val="1"/>
          <w:u w:val="none"/>
          <w:rPrChange w:id="1482" w:author="Austin Berk" w:date="2017-11-01T11:56:00Z">
            <w:rPr>
              <w:spacing w:val="1"/>
              <w:u w:val="none"/>
            </w:rPr>
          </w:rPrChange>
        </w:rPr>
        <w:t>o</w:t>
      </w:r>
      <w:r w:rsidRPr="006049CF">
        <w:rPr>
          <w:u w:val="none"/>
          <w:rPrChange w:id="1483" w:author="Austin Berk" w:date="2017-11-01T11:56:00Z">
            <w:rPr>
              <w:u w:val="none"/>
            </w:rPr>
          </w:rPrChange>
        </w:rPr>
        <w:t>t</w:t>
      </w:r>
      <w:r w:rsidRPr="006049CF">
        <w:rPr>
          <w:spacing w:val="1"/>
          <w:u w:val="none"/>
          <w:rPrChange w:id="1484" w:author="Austin Berk" w:date="2017-11-01T11:56:00Z">
            <w:rPr>
              <w:spacing w:val="1"/>
              <w:u w:val="none"/>
            </w:rPr>
          </w:rPrChange>
        </w:rPr>
        <w:t>h</w:t>
      </w:r>
      <w:r w:rsidRPr="006049CF">
        <w:rPr>
          <w:u w:val="none"/>
          <w:rPrChange w:id="1485" w:author="Austin Berk" w:date="2017-11-01T11:56:00Z">
            <w:rPr>
              <w:u w:val="none"/>
            </w:rPr>
          </w:rPrChange>
        </w:rPr>
        <w:t>er</w:t>
      </w:r>
      <w:r w:rsidRPr="006049CF">
        <w:rPr>
          <w:spacing w:val="52"/>
          <w:u w:val="none"/>
          <w:rPrChange w:id="1486" w:author="Austin Berk" w:date="2017-11-01T11:56:00Z">
            <w:rPr>
              <w:spacing w:val="52"/>
              <w:u w:val="none"/>
            </w:rPr>
          </w:rPrChange>
        </w:rPr>
        <w:t xml:space="preserve"> </w:t>
      </w:r>
      <w:r w:rsidRPr="006049CF">
        <w:rPr>
          <w:u w:val="none"/>
          <w:rPrChange w:id="1487" w:author="Austin Berk" w:date="2017-11-01T11:56:00Z">
            <w:rPr>
              <w:u w:val="none"/>
            </w:rPr>
          </w:rPrChange>
        </w:rPr>
        <w:t>all</w:t>
      </w:r>
      <w:r w:rsidRPr="006049CF">
        <w:rPr>
          <w:spacing w:val="1"/>
          <w:u w:val="none"/>
          <w:rPrChange w:id="1488" w:author="Austin Berk" w:date="2017-11-01T11:56:00Z">
            <w:rPr>
              <w:spacing w:val="1"/>
              <w:u w:val="none"/>
            </w:rPr>
          </w:rPrChange>
        </w:rPr>
        <w:t>o</w:t>
      </w:r>
      <w:r w:rsidRPr="006049CF">
        <w:rPr>
          <w:u w:val="none"/>
          <w:rPrChange w:id="1489" w:author="Austin Berk" w:date="2017-11-01T11:56:00Z">
            <w:rPr>
              <w:u w:val="none"/>
            </w:rPr>
          </w:rPrChange>
        </w:rPr>
        <w:t>cati</w:t>
      </w:r>
      <w:r w:rsidRPr="006049CF">
        <w:rPr>
          <w:spacing w:val="1"/>
          <w:u w:val="none"/>
          <w:rPrChange w:id="1490" w:author="Austin Berk" w:date="2017-11-01T11:56:00Z">
            <w:rPr>
              <w:spacing w:val="1"/>
              <w:u w:val="none"/>
            </w:rPr>
          </w:rPrChange>
        </w:rPr>
        <w:t>on</w:t>
      </w:r>
      <w:r w:rsidRPr="006049CF">
        <w:rPr>
          <w:u w:val="none"/>
          <w:rPrChange w:id="1491" w:author="Austin Berk" w:date="2017-11-01T11:56:00Z">
            <w:rPr>
              <w:u w:val="none"/>
            </w:rPr>
          </w:rPrChange>
        </w:rPr>
        <w:t>s</w:t>
      </w:r>
      <w:r w:rsidRPr="006049CF">
        <w:rPr>
          <w:spacing w:val="51"/>
          <w:u w:val="none"/>
          <w:rPrChange w:id="1492" w:author="Austin Berk" w:date="2017-11-01T11:56:00Z">
            <w:rPr>
              <w:spacing w:val="51"/>
              <w:u w:val="none"/>
            </w:rPr>
          </w:rPrChange>
        </w:rPr>
        <w:t xml:space="preserve"> </w:t>
      </w:r>
      <w:r w:rsidRPr="006049CF">
        <w:rPr>
          <w:spacing w:val="1"/>
          <w:u w:val="none"/>
          <w:rPrChange w:id="1493" w:author="Austin Berk" w:date="2017-11-01T11:56:00Z">
            <w:rPr>
              <w:spacing w:val="1"/>
              <w:u w:val="none"/>
            </w:rPr>
          </w:rPrChange>
        </w:rPr>
        <w:t>no</w:t>
      </w:r>
      <w:r w:rsidRPr="006049CF">
        <w:rPr>
          <w:u w:val="none"/>
          <w:rPrChange w:id="1494" w:author="Austin Berk" w:date="2017-11-01T11:56:00Z">
            <w:rPr>
              <w:u w:val="none"/>
            </w:rPr>
          </w:rPrChange>
        </w:rPr>
        <w:t>t</w:t>
      </w:r>
      <w:r w:rsidRPr="006049CF">
        <w:rPr>
          <w:spacing w:val="50"/>
          <w:u w:val="none"/>
          <w:rPrChange w:id="1495" w:author="Austin Berk" w:date="2017-11-01T11:56:00Z">
            <w:rPr>
              <w:spacing w:val="50"/>
              <w:u w:val="none"/>
            </w:rPr>
          </w:rPrChange>
        </w:rPr>
        <w:t xml:space="preserve"> </w:t>
      </w:r>
      <w:r w:rsidRPr="006049CF">
        <w:rPr>
          <w:spacing w:val="1"/>
          <w:u w:val="none"/>
          <w:rPrChange w:id="1496" w:author="Austin Berk" w:date="2017-11-01T11:56:00Z">
            <w:rPr>
              <w:spacing w:val="1"/>
              <w:u w:val="none"/>
            </w:rPr>
          </w:rPrChange>
        </w:rPr>
        <w:t>o</w:t>
      </w:r>
      <w:r w:rsidRPr="006049CF">
        <w:rPr>
          <w:u w:val="none"/>
          <w:rPrChange w:id="1497" w:author="Austin Berk" w:date="2017-11-01T11:56:00Z">
            <w:rPr>
              <w:u w:val="none"/>
            </w:rPr>
          </w:rPrChange>
        </w:rPr>
        <w:t>t</w:t>
      </w:r>
      <w:r w:rsidRPr="006049CF">
        <w:rPr>
          <w:spacing w:val="1"/>
          <w:u w:val="none"/>
          <w:rPrChange w:id="1498" w:author="Austin Berk" w:date="2017-11-01T11:56:00Z">
            <w:rPr>
              <w:spacing w:val="1"/>
              <w:u w:val="none"/>
            </w:rPr>
          </w:rPrChange>
        </w:rPr>
        <w:t>h</w:t>
      </w:r>
      <w:r w:rsidRPr="006049CF">
        <w:rPr>
          <w:u w:val="none"/>
          <w:rPrChange w:id="1499" w:author="Austin Berk" w:date="2017-11-01T11:56:00Z">
            <w:rPr>
              <w:u w:val="none"/>
            </w:rPr>
          </w:rPrChange>
        </w:rPr>
        <w:t>er</w:t>
      </w:r>
      <w:r w:rsidRPr="006049CF">
        <w:rPr>
          <w:spacing w:val="1"/>
          <w:u w:val="none"/>
          <w:rPrChange w:id="1500" w:author="Austin Berk" w:date="2017-11-01T11:56:00Z">
            <w:rPr>
              <w:spacing w:val="1"/>
              <w:u w:val="none"/>
            </w:rPr>
          </w:rPrChange>
        </w:rPr>
        <w:t>w</w:t>
      </w:r>
      <w:r w:rsidRPr="006049CF">
        <w:rPr>
          <w:u w:val="none"/>
          <w:rPrChange w:id="1501" w:author="Austin Berk" w:date="2017-11-01T11:56:00Z">
            <w:rPr>
              <w:u w:val="none"/>
            </w:rPr>
          </w:rPrChange>
        </w:rPr>
        <w:t>ise</w:t>
      </w:r>
      <w:r w:rsidRPr="006049CF">
        <w:rPr>
          <w:spacing w:val="52"/>
          <w:u w:val="none"/>
          <w:rPrChange w:id="1502" w:author="Austin Berk" w:date="2017-11-01T11:56:00Z">
            <w:rPr>
              <w:spacing w:val="52"/>
              <w:u w:val="none"/>
            </w:rPr>
          </w:rPrChange>
        </w:rPr>
        <w:t xml:space="preserve"> </w:t>
      </w:r>
      <w:r w:rsidRPr="006049CF">
        <w:rPr>
          <w:spacing w:val="1"/>
          <w:u w:val="none"/>
          <w:rPrChange w:id="1503" w:author="Austin Berk" w:date="2017-11-01T11:56:00Z">
            <w:rPr>
              <w:spacing w:val="1"/>
              <w:u w:val="none"/>
            </w:rPr>
          </w:rPrChange>
        </w:rPr>
        <w:t>p</w:t>
      </w:r>
      <w:r w:rsidRPr="006049CF">
        <w:rPr>
          <w:u w:val="none"/>
          <w:rPrChange w:id="1504" w:author="Austin Berk" w:date="2017-11-01T11:56:00Z">
            <w:rPr>
              <w:u w:val="none"/>
            </w:rPr>
          </w:rPrChange>
        </w:rPr>
        <w:t>r</w:t>
      </w:r>
      <w:r w:rsidRPr="006049CF">
        <w:rPr>
          <w:spacing w:val="1"/>
          <w:u w:val="none"/>
          <w:rPrChange w:id="1505" w:author="Austin Berk" w:date="2017-11-01T11:56:00Z">
            <w:rPr>
              <w:spacing w:val="1"/>
              <w:u w:val="none"/>
            </w:rPr>
          </w:rPrChange>
        </w:rPr>
        <w:t>ov</w:t>
      </w:r>
      <w:r w:rsidRPr="006049CF">
        <w:rPr>
          <w:u w:val="none"/>
          <w:rPrChange w:id="1506" w:author="Austin Berk" w:date="2017-11-01T11:56:00Z">
            <w:rPr>
              <w:u w:val="none"/>
            </w:rPr>
          </w:rPrChange>
        </w:rPr>
        <w:t>i</w:t>
      </w:r>
      <w:r w:rsidRPr="006049CF">
        <w:rPr>
          <w:spacing w:val="1"/>
          <w:u w:val="none"/>
          <w:rPrChange w:id="1507" w:author="Austin Berk" w:date="2017-11-01T11:56:00Z">
            <w:rPr>
              <w:spacing w:val="1"/>
              <w:u w:val="none"/>
            </w:rPr>
          </w:rPrChange>
        </w:rPr>
        <w:t>d</w:t>
      </w:r>
      <w:r w:rsidRPr="006049CF">
        <w:rPr>
          <w:u w:val="none"/>
          <w:rPrChange w:id="1508" w:author="Austin Berk" w:date="2017-11-01T11:56:00Z">
            <w:rPr>
              <w:u w:val="none"/>
            </w:rPr>
          </w:rPrChange>
        </w:rPr>
        <w:t>ed</w:t>
      </w:r>
      <w:r w:rsidRPr="006049CF">
        <w:rPr>
          <w:spacing w:val="51"/>
          <w:u w:val="none"/>
          <w:rPrChange w:id="1509" w:author="Austin Berk" w:date="2017-11-01T11:56:00Z">
            <w:rPr>
              <w:spacing w:val="51"/>
              <w:u w:val="none"/>
            </w:rPr>
          </w:rPrChange>
        </w:rPr>
        <w:t xml:space="preserve"> </w:t>
      </w:r>
      <w:r w:rsidRPr="006049CF">
        <w:rPr>
          <w:u w:val="none"/>
          <w:rPrChange w:id="1510" w:author="Austin Berk" w:date="2017-11-01T11:56:00Z">
            <w:rPr>
              <w:u w:val="none"/>
            </w:rPr>
          </w:rPrChange>
        </w:rPr>
        <w:t>f</w:t>
      </w:r>
      <w:r w:rsidRPr="006049CF">
        <w:rPr>
          <w:spacing w:val="1"/>
          <w:u w:val="none"/>
          <w:rPrChange w:id="1511" w:author="Austin Berk" w:date="2017-11-01T11:56:00Z">
            <w:rPr>
              <w:spacing w:val="1"/>
              <w:u w:val="none"/>
            </w:rPr>
          </w:rPrChange>
        </w:rPr>
        <w:t>or</w:t>
      </w:r>
      <w:r w:rsidRPr="006049CF">
        <w:rPr>
          <w:spacing w:val="2"/>
          <w:w w:val="102"/>
          <w:u w:val="none"/>
          <w:rPrChange w:id="1512" w:author="Austin Berk" w:date="2017-11-01T11:56:00Z">
            <w:rPr>
              <w:spacing w:val="2"/>
              <w:w w:val="102"/>
              <w:u w:val="none"/>
            </w:rPr>
          </w:rPrChange>
        </w:rPr>
        <w:t xml:space="preserve"> </w:t>
      </w:r>
      <w:r w:rsidRPr="006049CF">
        <w:rPr>
          <w:u w:val="none"/>
          <w:rPrChange w:id="1513" w:author="Austin Berk" w:date="2017-11-01T11:56:00Z">
            <w:rPr>
              <w:u w:val="none"/>
            </w:rPr>
          </w:rPrChange>
        </w:rPr>
        <w:t>s</w:t>
      </w:r>
      <w:r w:rsidRPr="006049CF">
        <w:rPr>
          <w:spacing w:val="1"/>
          <w:u w:val="none"/>
          <w:rPrChange w:id="1514" w:author="Austin Berk" w:date="2017-11-01T11:56:00Z">
            <w:rPr>
              <w:spacing w:val="1"/>
              <w:u w:val="none"/>
            </w:rPr>
          </w:rPrChange>
        </w:rPr>
        <w:t>h</w:t>
      </w:r>
      <w:r w:rsidRPr="006049CF">
        <w:rPr>
          <w:u w:val="none"/>
          <w:rPrChange w:id="1515" w:author="Austin Berk" w:date="2017-11-01T11:56:00Z">
            <w:rPr>
              <w:u w:val="none"/>
            </w:rPr>
          </w:rPrChange>
        </w:rPr>
        <w:t>all</w:t>
      </w:r>
      <w:r w:rsidRPr="006049CF">
        <w:rPr>
          <w:spacing w:val="25"/>
          <w:u w:val="none"/>
          <w:rPrChange w:id="1516" w:author="Austin Berk" w:date="2017-11-01T11:56:00Z">
            <w:rPr>
              <w:spacing w:val="25"/>
              <w:u w:val="none"/>
            </w:rPr>
          </w:rPrChange>
        </w:rPr>
        <w:t xml:space="preserve"> </w:t>
      </w:r>
      <w:r w:rsidRPr="006049CF">
        <w:rPr>
          <w:spacing w:val="1"/>
          <w:u w:val="none"/>
          <w:rPrChange w:id="1517" w:author="Austin Berk" w:date="2017-11-01T11:56:00Z">
            <w:rPr>
              <w:spacing w:val="1"/>
              <w:u w:val="none"/>
            </w:rPr>
          </w:rPrChange>
        </w:rPr>
        <w:t>b</w:t>
      </w:r>
      <w:r w:rsidRPr="006049CF">
        <w:rPr>
          <w:u w:val="none"/>
          <w:rPrChange w:id="1518" w:author="Austin Berk" w:date="2017-11-01T11:56:00Z">
            <w:rPr>
              <w:u w:val="none"/>
            </w:rPr>
          </w:rPrChange>
        </w:rPr>
        <w:t>e</w:t>
      </w:r>
      <w:r w:rsidRPr="006049CF">
        <w:rPr>
          <w:spacing w:val="26"/>
          <w:u w:val="none"/>
          <w:rPrChange w:id="1519" w:author="Austin Berk" w:date="2017-11-01T11:56:00Z">
            <w:rPr>
              <w:spacing w:val="26"/>
              <w:u w:val="none"/>
            </w:rPr>
          </w:rPrChange>
        </w:rPr>
        <w:t xml:space="preserve"> </w:t>
      </w:r>
      <w:r w:rsidRPr="006049CF">
        <w:rPr>
          <w:spacing w:val="1"/>
          <w:u w:val="none"/>
          <w:rPrChange w:id="1520" w:author="Austin Berk" w:date="2017-11-01T11:56:00Z">
            <w:rPr>
              <w:spacing w:val="1"/>
              <w:u w:val="none"/>
            </w:rPr>
          </w:rPrChange>
        </w:rPr>
        <w:t>d</w:t>
      </w:r>
      <w:r w:rsidRPr="006049CF">
        <w:rPr>
          <w:u w:val="none"/>
          <w:rPrChange w:id="1521" w:author="Austin Berk" w:date="2017-11-01T11:56:00Z">
            <w:rPr>
              <w:u w:val="none"/>
            </w:rPr>
          </w:rPrChange>
        </w:rPr>
        <w:t>i</w:t>
      </w:r>
      <w:r w:rsidRPr="006049CF">
        <w:rPr>
          <w:spacing w:val="1"/>
          <w:u w:val="none"/>
          <w:rPrChange w:id="1522" w:author="Austin Berk" w:date="2017-11-01T11:56:00Z">
            <w:rPr>
              <w:spacing w:val="1"/>
              <w:u w:val="none"/>
            </w:rPr>
          </w:rPrChange>
        </w:rPr>
        <w:t>v</w:t>
      </w:r>
      <w:r w:rsidRPr="006049CF">
        <w:rPr>
          <w:u w:val="none"/>
          <w:rPrChange w:id="1523" w:author="Austin Berk" w:date="2017-11-01T11:56:00Z">
            <w:rPr>
              <w:u w:val="none"/>
            </w:rPr>
          </w:rPrChange>
        </w:rPr>
        <w:t>i</w:t>
      </w:r>
      <w:r w:rsidRPr="006049CF">
        <w:rPr>
          <w:spacing w:val="1"/>
          <w:u w:val="none"/>
          <w:rPrChange w:id="1524" w:author="Austin Berk" w:date="2017-11-01T11:56:00Z">
            <w:rPr>
              <w:spacing w:val="1"/>
              <w:u w:val="none"/>
            </w:rPr>
          </w:rPrChange>
        </w:rPr>
        <w:t>d</w:t>
      </w:r>
      <w:r w:rsidRPr="006049CF">
        <w:rPr>
          <w:u w:val="none"/>
          <w:rPrChange w:id="1525" w:author="Austin Berk" w:date="2017-11-01T11:56:00Z">
            <w:rPr>
              <w:u w:val="none"/>
            </w:rPr>
          </w:rPrChange>
        </w:rPr>
        <w:t>ed</w:t>
      </w:r>
      <w:r w:rsidRPr="006049CF">
        <w:rPr>
          <w:spacing w:val="27"/>
          <w:u w:val="none"/>
          <w:rPrChange w:id="1526" w:author="Austin Berk" w:date="2017-11-01T11:56:00Z">
            <w:rPr>
              <w:spacing w:val="27"/>
              <w:u w:val="none"/>
            </w:rPr>
          </w:rPrChange>
        </w:rPr>
        <w:t xml:space="preserve"> </w:t>
      </w:r>
      <w:r w:rsidRPr="006049CF">
        <w:rPr>
          <w:u w:val="none"/>
          <w:rPrChange w:id="1527" w:author="Austin Berk" w:date="2017-11-01T11:56:00Z">
            <w:rPr>
              <w:u w:val="none"/>
            </w:rPr>
          </w:rPrChange>
        </w:rPr>
        <w:t>a</w:t>
      </w:r>
      <w:r w:rsidRPr="006049CF">
        <w:rPr>
          <w:spacing w:val="2"/>
          <w:u w:val="none"/>
          <w:rPrChange w:id="1528" w:author="Austin Berk" w:date="2017-11-01T11:56:00Z">
            <w:rPr>
              <w:spacing w:val="2"/>
              <w:u w:val="none"/>
            </w:rPr>
          </w:rPrChange>
        </w:rPr>
        <w:t>m</w:t>
      </w:r>
      <w:r w:rsidRPr="006049CF">
        <w:rPr>
          <w:spacing w:val="1"/>
          <w:u w:val="none"/>
          <w:rPrChange w:id="1529" w:author="Austin Berk" w:date="2017-11-01T11:56:00Z">
            <w:rPr>
              <w:spacing w:val="1"/>
              <w:u w:val="none"/>
            </w:rPr>
          </w:rPrChange>
        </w:rPr>
        <w:t>on</w:t>
      </w:r>
      <w:r w:rsidRPr="006049CF">
        <w:rPr>
          <w:u w:val="none"/>
          <w:rPrChange w:id="1530" w:author="Austin Berk" w:date="2017-11-01T11:56:00Z">
            <w:rPr>
              <w:u w:val="none"/>
            </w:rPr>
          </w:rPrChange>
        </w:rPr>
        <w:t>g</w:t>
      </w:r>
      <w:r w:rsidRPr="006049CF">
        <w:rPr>
          <w:spacing w:val="26"/>
          <w:u w:val="none"/>
          <w:rPrChange w:id="1531" w:author="Austin Berk" w:date="2017-11-01T11:56:00Z">
            <w:rPr>
              <w:spacing w:val="26"/>
              <w:u w:val="none"/>
            </w:rPr>
          </w:rPrChange>
        </w:rPr>
        <w:t xml:space="preserve"> </w:t>
      </w:r>
      <w:r w:rsidRPr="006049CF">
        <w:rPr>
          <w:u w:val="none"/>
          <w:rPrChange w:id="1532" w:author="Austin Berk" w:date="2017-11-01T11:56:00Z">
            <w:rPr>
              <w:u w:val="none"/>
            </w:rPr>
          </w:rPrChange>
        </w:rPr>
        <w:t>t</w:t>
      </w:r>
      <w:r w:rsidRPr="006049CF">
        <w:rPr>
          <w:spacing w:val="1"/>
          <w:u w:val="none"/>
          <w:rPrChange w:id="1533" w:author="Austin Berk" w:date="2017-11-01T11:56:00Z">
            <w:rPr>
              <w:spacing w:val="1"/>
              <w:u w:val="none"/>
            </w:rPr>
          </w:rPrChange>
        </w:rPr>
        <w:t>h</w:t>
      </w:r>
      <w:r w:rsidRPr="006049CF">
        <w:rPr>
          <w:u w:val="none"/>
          <w:rPrChange w:id="1534" w:author="Austin Berk" w:date="2017-11-01T11:56:00Z">
            <w:rPr>
              <w:u w:val="none"/>
            </w:rPr>
          </w:rPrChange>
        </w:rPr>
        <w:t>e</w:t>
      </w:r>
      <w:r w:rsidRPr="006049CF">
        <w:rPr>
          <w:spacing w:val="25"/>
          <w:u w:val="none"/>
          <w:rPrChange w:id="1535" w:author="Austin Berk" w:date="2017-11-01T11:56:00Z">
            <w:rPr>
              <w:spacing w:val="25"/>
              <w:u w:val="none"/>
            </w:rPr>
          </w:rPrChange>
        </w:rPr>
        <w:t xml:space="preserve"> </w:t>
      </w:r>
      <w:r w:rsidRPr="006049CF">
        <w:rPr>
          <w:spacing w:val="2"/>
          <w:u w:val="none"/>
          <w:rPrChange w:id="1536" w:author="Austin Berk" w:date="2017-11-01T11:56:00Z">
            <w:rPr>
              <w:spacing w:val="2"/>
              <w:u w:val="none"/>
            </w:rPr>
          </w:rPrChange>
        </w:rPr>
        <w:t>M</w:t>
      </w:r>
      <w:r w:rsidRPr="006049CF">
        <w:rPr>
          <w:u w:val="none"/>
          <w:rPrChange w:id="1537" w:author="Austin Berk" w:date="2017-11-01T11:56:00Z">
            <w:rPr>
              <w:u w:val="none"/>
            </w:rPr>
          </w:rPrChange>
        </w:rPr>
        <w:t>e</w:t>
      </w:r>
      <w:r w:rsidRPr="006049CF">
        <w:rPr>
          <w:spacing w:val="2"/>
          <w:u w:val="none"/>
          <w:rPrChange w:id="1538" w:author="Austin Berk" w:date="2017-11-01T11:56:00Z">
            <w:rPr>
              <w:spacing w:val="2"/>
              <w:u w:val="none"/>
            </w:rPr>
          </w:rPrChange>
        </w:rPr>
        <w:t>m</w:t>
      </w:r>
      <w:r w:rsidRPr="006049CF">
        <w:rPr>
          <w:spacing w:val="1"/>
          <w:u w:val="none"/>
          <w:rPrChange w:id="1539" w:author="Austin Berk" w:date="2017-11-01T11:56:00Z">
            <w:rPr>
              <w:spacing w:val="1"/>
              <w:u w:val="none"/>
            </w:rPr>
          </w:rPrChange>
        </w:rPr>
        <w:t>b</w:t>
      </w:r>
      <w:r w:rsidRPr="006049CF">
        <w:rPr>
          <w:u w:val="none"/>
          <w:rPrChange w:id="1540" w:author="Austin Berk" w:date="2017-11-01T11:56:00Z">
            <w:rPr>
              <w:u w:val="none"/>
            </w:rPr>
          </w:rPrChange>
        </w:rPr>
        <w:t>ers</w:t>
      </w:r>
      <w:r w:rsidRPr="006049CF">
        <w:rPr>
          <w:spacing w:val="27"/>
          <w:u w:val="none"/>
          <w:rPrChange w:id="1541" w:author="Austin Berk" w:date="2017-11-01T11:56:00Z">
            <w:rPr>
              <w:spacing w:val="27"/>
              <w:u w:val="none"/>
            </w:rPr>
          </w:rPrChange>
        </w:rPr>
        <w:t xml:space="preserve"> </w:t>
      </w:r>
      <w:r w:rsidRPr="006049CF">
        <w:rPr>
          <w:u w:val="none"/>
          <w:rPrChange w:id="1542" w:author="Austin Berk" w:date="2017-11-01T11:56:00Z">
            <w:rPr>
              <w:u w:val="none"/>
            </w:rPr>
          </w:rPrChange>
        </w:rPr>
        <w:t>in</w:t>
      </w:r>
      <w:r w:rsidRPr="006049CF">
        <w:rPr>
          <w:spacing w:val="26"/>
          <w:u w:val="none"/>
          <w:rPrChange w:id="1543" w:author="Austin Berk" w:date="2017-11-01T11:56:00Z">
            <w:rPr>
              <w:spacing w:val="26"/>
              <w:u w:val="none"/>
            </w:rPr>
          </w:rPrChange>
        </w:rPr>
        <w:t xml:space="preserve"> </w:t>
      </w:r>
      <w:r w:rsidRPr="006049CF">
        <w:rPr>
          <w:u w:val="none"/>
          <w:rPrChange w:id="1544" w:author="Austin Berk" w:date="2017-11-01T11:56:00Z">
            <w:rPr>
              <w:u w:val="none"/>
            </w:rPr>
          </w:rPrChange>
        </w:rPr>
        <w:t>t</w:t>
      </w:r>
      <w:r w:rsidRPr="006049CF">
        <w:rPr>
          <w:spacing w:val="1"/>
          <w:u w:val="none"/>
          <w:rPrChange w:id="1545" w:author="Austin Berk" w:date="2017-11-01T11:56:00Z">
            <w:rPr>
              <w:spacing w:val="1"/>
              <w:u w:val="none"/>
            </w:rPr>
          </w:rPrChange>
        </w:rPr>
        <w:t>h</w:t>
      </w:r>
      <w:r w:rsidRPr="006049CF">
        <w:rPr>
          <w:u w:val="none"/>
          <w:rPrChange w:id="1546" w:author="Austin Berk" w:date="2017-11-01T11:56:00Z">
            <w:rPr>
              <w:u w:val="none"/>
            </w:rPr>
          </w:rPrChange>
        </w:rPr>
        <w:t>e</w:t>
      </w:r>
      <w:r w:rsidRPr="006049CF">
        <w:rPr>
          <w:spacing w:val="27"/>
          <w:u w:val="none"/>
          <w:rPrChange w:id="1547" w:author="Austin Berk" w:date="2017-11-01T11:56:00Z">
            <w:rPr>
              <w:spacing w:val="27"/>
              <w:u w:val="none"/>
            </w:rPr>
          </w:rPrChange>
        </w:rPr>
        <w:t xml:space="preserve"> </w:t>
      </w:r>
      <w:r w:rsidRPr="006049CF">
        <w:rPr>
          <w:u w:val="none"/>
          <w:rPrChange w:id="1548" w:author="Austin Berk" w:date="2017-11-01T11:56:00Z">
            <w:rPr>
              <w:u w:val="none"/>
            </w:rPr>
          </w:rPrChange>
        </w:rPr>
        <w:t>sa</w:t>
      </w:r>
      <w:r w:rsidRPr="006049CF">
        <w:rPr>
          <w:spacing w:val="2"/>
          <w:u w:val="none"/>
          <w:rPrChange w:id="1549" w:author="Austin Berk" w:date="2017-11-01T11:56:00Z">
            <w:rPr>
              <w:spacing w:val="2"/>
              <w:u w:val="none"/>
            </w:rPr>
          </w:rPrChange>
        </w:rPr>
        <w:t>m</w:t>
      </w:r>
      <w:r w:rsidRPr="006049CF">
        <w:rPr>
          <w:u w:val="none"/>
          <w:rPrChange w:id="1550" w:author="Austin Berk" w:date="2017-11-01T11:56:00Z">
            <w:rPr>
              <w:u w:val="none"/>
            </w:rPr>
          </w:rPrChange>
        </w:rPr>
        <w:t>e</w:t>
      </w:r>
      <w:r w:rsidRPr="006049CF">
        <w:rPr>
          <w:spacing w:val="26"/>
          <w:u w:val="none"/>
          <w:rPrChange w:id="1551" w:author="Austin Berk" w:date="2017-11-01T11:56:00Z">
            <w:rPr>
              <w:spacing w:val="26"/>
              <w:u w:val="none"/>
            </w:rPr>
          </w:rPrChange>
        </w:rPr>
        <w:t xml:space="preserve"> </w:t>
      </w:r>
      <w:r w:rsidRPr="006049CF">
        <w:rPr>
          <w:spacing w:val="1"/>
          <w:u w:val="none"/>
          <w:rPrChange w:id="1552" w:author="Austin Berk" w:date="2017-11-01T11:56:00Z">
            <w:rPr>
              <w:spacing w:val="1"/>
              <w:u w:val="none"/>
            </w:rPr>
          </w:rPrChange>
        </w:rPr>
        <w:t>p</w:t>
      </w:r>
      <w:r w:rsidRPr="006049CF">
        <w:rPr>
          <w:u w:val="none"/>
          <w:rPrChange w:id="1553" w:author="Austin Berk" w:date="2017-11-01T11:56:00Z">
            <w:rPr>
              <w:u w:val="none"/>
            </w:rPr>
          </w:rPrChange>
        </w:rPr>
        <w:t>r</w:t>
      </w:r>
      <w:r w:rsidRPr="006049CF">
        <w:rPr>
          <w:spacing w:val="1"/>
          <w:u w:val="none"/>
          <w:rPrChange w:id="1554" w:author="Austin Berk" w:date="2017-11-01T11:56:00Z">
            <w:rPr>
              <w:spacing w:val="1"/>
              <w:u w:val="none"/>
            </w:rPr>
          </w:rPrChange>
        </w:rPr>
        <w:t>opo</w:t>
      </w:r>
      <w:r w:rsidRPr="006049CF">
        <w:rPr>
          <w:u w:val="none"/>
          <w:rPrChange w:id="1555" w:author="Austin Berk" w:date="2017-11-01T11:56:00Z">
            <w:rPr>
              <w:u w:val="none"/>
            </w:rPr>
          </w:rPrChange>
        </w:rPr>
        <w:t>rti</w:t>
      </w:r>
      <w:r w:rsidRPr="006049CF">
        <w:rPr>
          <w:spacing w:val="1"/>
          <w:u w:val="none"/>
          <w:rPrChange w:id="1556" w:author="Austin Berk" w:date="2017-11-01T11:56:00Z">
            <w:rPr>
              <w:spacing w:val="1"/>
              <w:u w:val="none"/>
            </w:rPr>
          </w:rPrChange>
        </w:rPr>
        <w:t>on</w:t>
      </w:r>
      <w:r w:rsidRPr="006049CF">
        <w:rPr>
          <w:u w:val="none"/>
          <w:rPrChange w:id="1557" w:author="Austin Berk" w:date="2017-11-01T11:56:00Z">
            <w:rPr>
              <w:u w:val="none"/>
            </w:rPr>
          </w:rPrChange>
        </w:rPr>
        <w:t>s</w:t>
      </w:r>
      <w:r w:rsidRPr="006049CF">
        <w:rPr>
          <w:spacing w:val="26"/>
          <w:u w:val="none"/>
          <w:rPrChange w:id="1558" w:author="Austin Berk" w:date="2017-11-01T11:56:00Z">
            <w:rPr>
              <w:spacing w:val="26"/>
              <w:u w:val="none"/>
            </w:rPr>
          </w:rPrChange>
        </w:rPr>
        <w:t xml:space="preserve"> </w:t>
      </w:r>
      <w:r w:rsidRPr="006049CF">
        <w:rPr>
          <w:u w:val="none"/>
          <w:rPrChange w:id="1559" w:author="Austin Berk" w:date="2017-11-01T11:56:00Z">
            <w:rPr>
              <w:u w:val="none"/>
            </w:rPr>
          </w:rPrChange>
        </w:rPr>
        <w:t>as</w:t>
      </w:r>
      <w:r w:rsidRPr="006049CF">
        <w:rPr>
          <w:spacing w:val="27"/>
          <w:u w:val="none"/>
          <w:rPrChange w:id="1560" w:author="Austin Berk" w:date="2017-11-01T11:56:00Z">
            <w:rPr>
              <w:spacing w:val="27"/>
              <w:u w:val="none"/>
            </w:rPr>
          </w:rPrChange>
        </w:rPr>
        <w:t xml:space="preserve"> </w:t>
      </w:r>
      <w:r w:rsidRPr="006049CF">
        <w:rPr>
          <w:u w:val="none"/>
          <w:rPrChange w:id="1561" w:author="Austin Berk" w:date="2017-11-01T11:56:00Z">
            <w:rPr>
              <w:u w:val="none"/>
            </w:rPr>
          </w:rPrChange>
        </w:rPr>
        <w:t>t</w:t>
      </w:r>
      <w:r w:rsidRPr="006049CF">
        <w:rPr>
          <w:spacing w:val="1"/>
          <w:u w:val="none"/>
          <w:rPrChange w:id="1562" w:author="Austin Berk" w:date="2017-11-01T11:56:00Z">
            <w:rPr>
              <w:spacing w:val="1"/>
              <w:u w:val="none"/>
            </w:rPr>
          </w:rPrChange>
        </w:rPr>
        <w:t>h</w:t>
      </w:r>
      <w:r w:rsidRPr="006049CF">
        <w:rPr>
          <w:u w:val="none"/>
          <w:rPrChange w:id="1563" w:author="Austin Berk" w:date="2017-11-01T11:56:00Z">
            <w:rPr>
              <w:u w:val="none"/>
            </w:rPr>
          </w:rPrChange>
        </w:rPr>
        <w:t>ey</w:t>
      </w:r>
      <w:r w:rsidRPr="006049CF">
        <w:rPr>
          <w:spacing w:val="26"/>
          <w:u w:val="none"/>
          <w:rPrChange w:id="1564" w:author="Austin Berk" w:date="2017-11-01T11:56:00Z">
            <w:rPr>
              <w:spacing w:val="26"/>
              <w:u w:val="none"/>
            </w:rPr>
          </w:rPrChange>
        </w:rPr>
        <w:t xml:space="preserve"> </w:t>
      </w:r>
      <w:r w:rsidRPr="006049CF">
        <w:rPr>
          <w:u w:val="none"/>
          <w:rPrChange w:id="1565" w:author="Austin Berk" w:date="2017-11-01T11:56:00Z">
            <w:rPr>
              <w:u w:val="none"/>
            </w:rPr>
          </w:rPrChange>
        </w:rPr>
        <w:t>s</w:t>
      </w:r>
      <w:r w:rsidRPr="006049CF">
        <w:rPr>
          <w:spacing w:val="1"/>
          <w:u w:val="none"/>
          <w:rPrChange w:id="1566" w:author="Austin Berk" w:date="2017-11-01T11:56:00Z">
            <w:rPr>
              <w:spacing w:val="1"/>
              <w:u w:val="none"/>
            </w:rPr>
          </w:rPrChange>
        </w:rPr>
        <w:t>h</w:t>
      </w:r>
      <w:r w:rsidRPr="006049CF">
        <w:rPr>
          <w:u w:val="none"/>
          <w:rPrChange w:id="1567" w:author="Austin Berk" w:date="2017-11-01T11:56:00Z">
            <w:rPr>
              <w:u w:val="none"/>
            </w:rPr>
          </w:rPrChange>
        </w:rPr>
        <w:t>are</w:t>
      </w:r>
      <w:r w:rsidRPr="006049CF">
        <w:rPr>
          <w:spacing w:val="27"/>
          <w:u w:val="none"/>
          <w:rPrChange w:id="1568" w:author="Austin Berk" w:date="2017-11-01T11:56:00Z">
            <w:rPr>
              <w:spacing w:val="27"/>
              <w:u w:val="none"/>
            </w:rPr>
          </w:rPrChange>
        </w:rPr>
        <w:t xml:space="preserve"> </w:t>
      </w:r>
      <w:r w:rsidRPr="006049CF">
        <w:rPr>
          <w:spacing w:val="1"/>
          <w:u w:val="none"/>
          <w:rPrChange w:id="1569" w:author="Austin Berk" w:date="2017-11-01T11:56:00Z">
            <w:rPr>
              <w:spacing w:val="1"/>
              <w:u w:val="none"/>
            </w:rPr>
          </w:rPrChange>
        </w:rPr>
        <w:t>P</w:t>
      </w:r>
      <w:r w:rsidRPr="006049CF">
        <w:rPr>
          <w:u w:val="none"/>
          <w:rPrChange w:id="1570" w:author="Austin Berk" w:date="2017-11-01T11:56:00Z">
            <w:rPr>
              <w:u w:val="none"/>
            </w:rPr>
          </w:rPrChange>
        </w:rPr>
        <w:t>r</w:t>
      </w:r>
      <w:r w:rsidRPr="006049CF">
        <w:rPr>
          <w:spacing w:val="1"/>
          <w:u w:val="none"/>
          <w:rPrChange w:id="1571" w:author="Austin Berk" w:date="2017-11-01T11:56:00Z">
            <w:rPr>
              <w:spacing w:val="1"/>
              <w:u w:val="none"/>
            </w:rPr>
          </w:rPrChange>
        </w:rPr>
        <w:t>o</w:t>
      </w:r>
      <w:r w:rsidRPr="006049CF">
        <w:rPr>
          <w:u w:val="none"/>
          <w:rPrChange w:id="1572" w:author="Austin Berk" w:date="2017-11-01T11:56:00Z">
            <w:rPr>
              <w:u w:val="none"/>
            </w:rPr>
          </w:rPrChange>
        </w:rPr>
        <w:t>fits</w:t>
      </w:r>
      <w:r w:rsidRPr="006049CF">
        <w:rPr>
          <w:spacing w:val="26"/>
          <w:u w:val="none"/>
          <w:rPrChange w:id="1573" w:author="Austin Berk" w:date="2017-11-01T11:56:00Z">
            <w:rPr>
              <w:spacing w:val="26"/>
              <w:u w:val="none"/>
            </w:rPr>
          </w:rPrChange>
        </w:rPr>
        <w:t xml:space="preserve"> </w:t>
      </w:r>
      <w:r w:rsidRPr="006049CF">
        <w:rPr>
          <w:spacing w:val="1"/>
          <w:u w:val="none"/>
          <w:rPrChange w:id="1574" w:author="Austin Berk" w:date="2017-11-01T11:56:00Z">
            <w:rPr>
              <w:spacing w:val="1"/>
              <w:u w:val="none"/>
            </w:rPr>
          </w:rPrChange>
        </w:rPr>
        <w:t>o</w:t>
      </w:r>
      <w:r w:rsidRPr="006049CF">
        <w:rPr>
          <w:u w:val="none"/>
          <w:rPrChange w:id="1575" w:author="Austin Berk" w:date="2017-11-01T11:56:00Z">
            <w:rPr>
              <w:u w:val="none"/>
            </w:rPr>
          </w:rPrChange>
        </w:rPr>
        <w:t>r</w:t>
      </w:r>
      <w:r w:rsidRPr="006049CF">
        <w:rPr>
          <w:spacing w:val="27"/>
          <w:u w:val="none"/>
          <w:rPrChange w:id="1576" w:author="Austin Berk" w:date="2017-11-01T11:56:00Z">
            <w:rPr>
              <w:spacing w:val="27"/>
              <w:u w:val="none"/>
            </w:rPr>
          </w:rPrChange>
        </w:rPr>
        <w:t xml:space="preserve"> </w:t>
      </w:r>
      <w:r w:rsidRPr="006049CF">
        <w:rPr>
          <w:spacing w:val="1"/>
          <w:u w:val="none"/>
          <w:rPrChange w:id="1577" w:author="Austin Berk" w:date="2017-11-01T11:56:00Z">
            <w:rPr>
              <w:spacing w:val="1"/>
              <w:u w:val="none"/>
            </w:rPr>
          </w:rPrChange>
        </w:rPr>
        <w:t>Lo</w:t>
      </w:r>
      <w:r w:rsidRPr="006049CF">
        <w:rPr>
          <w:u w:val="none"/>
          <w:rPrChange w:id="1578" w:author="Austin Berk" w:date="2017-11-01T11:56:00Z">
            <w:rPr>
              <w:u w:val="none"/>
            </w:rPr>
          </w:rPrChange>
        </w:rPr>
        <w:t>sses,</w:t>
      </w:r>
      <w:r w:rsidRPr="006049CF">
        <w:rPr>
          <w:spacing w:val="25"/>
          <w:u w:val="none"/>
          <w:rPrChange w:id="1579" w:author="Austin Berk" w:date="2017-11-01T11:56:00Z">
            <w:rPr>
              <w:spacing w:val="25"/>
              <w:u w:val="none"/>
            </w:rPr>
          </w:rPrChange>
        </w:rPr>
        <w:t xml:space="preserve"> </w:t>
      </w:r>
      <w:r w:rsidRPr="006049CF">
        <w:rPr>
          <w:u w:val="none"/>
          <w:rPrChange w:id="1580" w:author="Austin Berk" w:date="2017-11-01T11:56:00Z">
            <w:rPr>
              <w:u w:val="none"/>
            </w:rPr>
          </w:rPrChange>
        </w:rPr>
        <w:t>as</w:t>
      </w:r>
      <w:r w:rsidRPr="006049CF">
        <w:rPr>
          <w:spacing w:val="26"/>
          <w:u w:val="none"/>
          <w:rPrChange w:id="1581" w:author="Austin Berk" w:date="2017-11-01T11:56:00Z">
            <w:rPr>
              <w:spacing w:val="26"/>
              <w:u w:val="none"/>
            </w:rPr>
          </w:rPrChange>
        </w:rPr>
        <w:t xml:space="preserve"> </w:t>
      </w:r>
      <w:r w:rsidRPr="006049CF">
        <w:rPr>
          <w:u w:val="none"/>
          <w:rPrChange w:id="1582" w:author="Austin Berk" w:date="2017-11-01T11:56:00Z">
            <w:rPr>
              <w:u w:val="none"/>
            </w:rPr>
          </w:rPrChange>
        </w:rPr>
        <w:t>t</w:t>
      </w:r>
      <w:r w:rsidRPr="006049CF">
        <w:rPr>
          <w:spacing w:val="1"/>
          <w:u w:val="none"/>
          <w:rPrChange w:id="1583" w:author="Austin Berk" w:date="2017-11-01T11:56:00Z">
            <w:rPr>
              <w:spacing w:val="1"/>
              <w:u w:val="none"/>
            </w:rPr>
          </w:rPrChange>
        </w:rPr>
        <w:t>h</w:t>
      </w:r>
      <w:r w:rsidRPr="006049CF">
        <w:rPr>
          <w:u w:val="none"/>
          <w:rPrChange w:id="1584" w:author="Austin Berk" w:date="2017-11-01T11:56:00Z">
            <w:rPr>
              <w:u w:val="none"/>
            </w:rPr>
          </w:rPrChange>
        </w:rPr>
        <w:t>e</w:t>
      </w:r>
      <w:r w:rsidRPr="006049CF">
        <w:rPr>
          <w:spacing w:val="27"/>
          <w:u w:val="none"/>
          <w:rPrChange w:id="1585" w:author="Austin Berk" w:date="2017-11-01T11:56:00Z">
            <w:rPr>
              <w:spacing w:val="27"/>
              <w:u w:val="none"/>
            </w:rPr>
          </w:rPrChange>
        </w:rPr>
        <w:t xml:space="preserve"> </w:t>
      </w:r>
      <w:r w:rsidRPr="006049CF">
        <w:rPr>
          <w:u w:val="none"/>
          <w:rPrChange w:id="1586" w:author="Austin Berk" w:date="2017-11-01T11:56:00Z">
            <w:rPr>
              <w:u w:val="none"/>
            </w:rPr>
          </w:rPrChange>
        </w:rPr>
        <w:t>case</w:t>
      </w:r>
      <w:r w:rsidRPr="006049CF">
        <w:rPr>
          <w:w w:val="102"/>
          <w:u w:val="none"/>
          <w:rPrChange w:id="1587" w:author="Austin Berk" w:date="2017-11-01T11:56:00Z">
            <w:rPr>
              <w:w w:val="102"/>
              <w:u w:val="none"/>
            </w:rPr>
          </w:rPrChange>
        </w:rPr>
        <w:t xml:space="preserve"> </w:t>
      </w:r>
      <w:r w:rsidRPr="006049CF">
        <w:rPr>
          <w:spacing w:val="2"/>
          <w:u w:val="none"/>
          <w:rPrChange w:id="1588" w:author="Austin Berk" w:date="2017-11-01T11:56:00Z">
            <w:rPr>
              <w:spacing w:val="2"/>
              <w:u w:val="none"/>
            </w:rPr>
          </w:rPrChange>
        </w:rPr>
        <w:t>m</w:t>
      </w:r>
      <w:r w:rsidRPr="006049CF">
        <w:rPr>
          <w:u w:val="none"/>
          <w:rPrChange w:id="1589" w:author="Austin Berk" w:date="2017-11-01T11:56:00Z">
            <w:rPr>
              <w:u w:val="none"/>
            </w:rPr>
          </w:rPrChange>
        </w:rPr>
        <w:t>ay</w:t>
      </w:r>
      <w:r w:rsidRPr="006049CF">
        <w:rPr>
          <w:spacing w:val="15"/>
          <w:u w:val="none"/>
          <w:rPrChange w:id="1590" w:author="Austin Berk" w:date="2017-11-01T11:56:00Z">
            <w:rPr>
              <w:spacing w:val="15"/>
              <w:u w:val="none"/>
            </w:rPr>
          </w:rPrChange>
        </w:rPr>
        <w:t xml:space="preserve"> </w:t>
      </w:r>
      <w:r w:rsidRPr="006049CF">
        <w:rPr>
          <w:spacing w:val="1"/>
          <w:u w:val="none"/>
          <w:rPrChange w:id="1591" w:author="Austin Berk" w:date="2017-11-01T11:56:00Z">
            <w:rPr>
              <w:spacing w:val="1"/>
              <w:u w:val="none"/>
            </w:rPr>
          </w:rPrChange>
        </w:rPr>
        <w:t>b</w:t>
      </w:r>
      <w:r w:rsidRPr="006049CF">
        <w:rPr>
          <w:u w:val="none"/>
          <w:rPrChange w:id="1592" w:author="Austin Berk" w:date="2017-11-01T11:56:00Z">
            <w:rPr>
              <w:u w:val="none"/>
            </w:rPr>
          </w:rPrChange>
        </w:rPr>
        <w:t>e,</w:t>
      </w:r>
      <w:r w:rsidRPr="006049CF">
        <w:rPr>
          <w:spacing w:val="15"/>
          <w:u w:val="none"/>
          <w:rPrChange w:id="1593" w:author="Austin Berk" w:date="2017-11-01T11:56:00Z">
            <w:rPr>
              <w:spacing w:val="15"/>
              <w:u w:val="none"/>
            </w:rPr>
          </w:rPrChange>
        </w:rPr>
        <w:t xml:space="preserve"> </w:t>
      </w:r>
      <w:r w:rsidRPr="006049CF">
        <w:rPr>
          <w:u w:val="none"/>
          <w:rPrChange w:id="1594" w:author="Austin Berk" w:date="2017-11-01T11:56:00Z">
            <w:rPr>
              <w:u w:val="none"/>
            </w:rPr>
          </w:rPrChange>
        </w:rPr>
        <w:t>f</w:t>
      </w:r>
      <w:r w:rsidRPr="006049CF">
        <w:rPr>
          <w:spacing w:val="1"/>
          <w:u w:val="none"/>
          <w:rPrChange w:id="1595" w:author="Austin Berk" w:date="2017-11-01T11:56:00Z">
            <w:rPr>
              <w:spacing w:val="1"/>
              <w:u w:val="none"/>
            </w:rPr>
          </w:rPrChange>
        </w:rPr>
        <w:t>o</w:t>
      </w:r>
      <w:r w:rsidRPr="006049CF">
        <w:rPr>
          <w:u w:val="none"/>
          <w:rPrChange w:id="1596" w:author="Austin Berk" w:date="2017-11-01T11:56:00Z">
            <w:rPr>
              <w:u w:val="none"/>
            </w:rPr>
          </w:rPrChange>
        </w:rPr>
        <w:t>r</w:t>
      </w:r>
      <w:r w:rsidRPr="006049CF">
        <w:rPr>
          <w:spacing w:val="15"/>
          <w:u w:val="none"/>
          <w:rPrChange w:id="1597" w:author="Austin Berk" w:date="2017-11-01T11:56:00Z">
            <w:rPr>
              <w:spacing w:val="15"/>
              <w:u w:val="none"/>
            </w:rPr>
          </w:rPrChange>
        </w:rPr>
        <w:t xml:space="preserve"> </w:t>
      </w:r>
      <w:r w:rsidRPr="006049CF">
        <w:rPr>
          <w:u w:val="none"/>
          <w:rPrChange w:id="1598" w:author="Austin Berk" w:date="2017-11-01T11:56:00Z">
            <w:rPr>
              <w:u w:val="none"/>
            </w:rPr>
          </w:rPrChange>
        </w:rPr>
        <w:t>t</w:t>
      </w:r>
      <w:r w:rsidRPr="006049CF">
        <w:rPr>
          <w:spacing w:val="1"/>
          <w:u w:val="none"/>
          <w:rPrChange w:id="1599" w:author="Austin Berk" w:date="2017-11-01T11:56:00Z">
            <w:rPr>
              <w:spacing w:val="1"/>
              <w:u w:val="none"/>
            </w:rPr>
          </w:rPrChange>
        </w:rPr>
        <w:t>h</w:t>
      </w:r>
      <w:r w:rsidRPr="006049CF">
        <w:rPr>
          <w:u w:val="none"/>
          <w:rPrChange w:id="1600" w:author="Austin Berk" w:date="2017-11-01T11:56:00Z">
            <w:rPr>
              <w:u w:val="none"/>
            </w:rPr>
          </w:rPrChange>
        </w:rPr>
        <w:t>e</w:t>
      </w:r>
      <w:r w:rsidRPr="006049CF">
        <w:rPr>
          <w:spacing w:val="15"/>
          <w:u w:val="none"/>
          <w:rPrChange w:id="1601" w:author="Austin Berk" w:date="2017-11-01T11:56:00Z">
            <w:rPr>
              <w:spacing w:val="15"/>
              <w:u w:val="none"/>
            </w:rPr>
          </w:rPrChange>
        </w:rPr>
        <w:t xml:space="preserve"> </w:t>
      </w:r>
      <w:r w:rsidRPr="006049CF">
        <w:rPr>
          <w:spacing w:val="1"/>
          <w:u w:val="none"/>
          <w:rPrChange w:id="1602" w:author="Austin Berk" w:date="2017-11-01T11:56:00Z">
            <w:rPr>
              <w:spacing w:val="1"/>
              <w:u w:val="none"/>
            </w:rPr>
          </w:rPrChange>
        </w:rPr>
        <w:t>F</w:t>
      </w:r>
      <w:r w:rsidRPr="006049CF">
        <w:rPr>
          <w:u w:val="none"/>
          <w:rPrChange w:id="1603" w:author="Austin Berk" w:date="2017-11-01T11:56:00Z">
            <w:rPr>
              <w:u w:val="none"/>
            </w:rPr>
          </w:rPrChange>
        </w:rPr>
        <w:t>iscal</w:t>
      </w:r>
      <w:r w:rsidRPr="006049CF">
        <w:rPr>
          <w:spacing w:val="15"/>
          <w:u w:val="none"/>
          <w:rPrChange w:id="1604" w:author="Austin Berk" w:date="2017-11-01T11:56:00Z">
            <w:rPr>
              <w:spacing w:val="15"/>
              <w:u w:val="none"/>
            </w:rPr>
          </w:rPrChange>
        </w:rPr>
        <w:t xml:space="preserve"> </w:t>
      </w:r>
      <w:r w:rsidRPr="006049CF">
        <w:rPr>
          <w:spacing w:val="1"/>
          <w:u w:val="none"/>
          <w:rPrChange w:id="1605" w:author="Austin Berk" w:date="2017-11-01T11:56:00Z">
            <w:rPr>
              <w:spacing w:val="1"/>
              <w:u w:val="none"/>
            </w:rPr>
          </w:rPrChange>
        </w:rPr>
        <w:t>Y</w:t>
      </w:r>
      <w:r w:rsidRPr="006049CF">
        <w:rPr>
          <w:u w:val="none"/>
          <w:rPrChange w:id="1606" w:author="Austin Berk" w:date="2017-11-01T11:56:00Z">
            <w:rPr>
              <w:u w:val="none"/>
            </w:rPr>
          </w:rPrChange>
        </w:rPr>
        <w:t>ear.</w:t>
      </w:r>
    </w:p>
    <w:p w14:paraId="0FE0087B" w14:textId="77777777" w:rsidR="000C19C9" w:rsidRPr="006049CF" w:rsidRDefault="000C19C9">
      <w:pPr>
        <w:spacing w:before="2" w:line="240" w:lineRule="exact"/>
        <w:rPr>
          <w:sz w:val="24"/>
          <w:szCs w:val="24"/>
          <w:rPrChange w:id="1607" w:author="Austin Berk" w:date="2017-11-01T11:56:00Z">
            <w:rPr>
              <w:sz w:val="24"/>
              <w:szCs w:val="24"/>
            </w:rPr>
          </w:rPrChange>
        </w:rPr>
      </w:pPr>
    </w:p>
    <w:p w14:paraId="20B20D62" w14:textId="77777777" w:rsidR="000C19C9" w:rsidRPr="006049CF" w:rsidRDefault="00D3642A">
      <w:pPr>
        <w:pStyle w:val="Heading1"/>
        <w:numPr>
          <w:ilvl w:val="1"/>
          <w:numId w:val="1"/>
        </w:numPr>
        <w:tabs>
          <w:tab w:val="left" w:pos="1544"/>
        </w:tabs>
        <w:ind w:left="1544"/>
        <w:rPr>
          <w:b w:val="0"/>
          <w:bCs w:val="0"/>
          <w:rPrChange w:id="1608" w:author="Austin Berk" w:date="2017-11-01T11:56:00Z">
            <w:rPr>
              <w:b w:val="0"/>
              <w:bCs w:val="0"/>
            </w:rPr>
          </w:rPrChange>
        </w:rPr>
      </w:pPr>
      <w:r w:rsidRPr="006049CF">
        <w:rPr>
          <w:spacing w:val="2"/>
          <w:u w:val="single" w:color="000000"/>
          <w:rPrChange w:id="1609" w:author="Austin Berk" w:date="2017-11-01T11:56:00Z">
            <w:rPr>
              <w:spacing w:val="2"/>
              <w:u w:val="single" w:color="000000"/>
            </w:rPr>
          </w:rPrChange>
        </w:rPr>
        <w:t>O</w:t>
      </w:r>
      <w:r w:rsidRPr="006049CF">
        <w:rPr>
          <w:spacing w:val="1"/>
          <w:u w:val="single" w:color="000000"/>
          <w:rPrChange w:id="1610" w:author="Austin Berk" w:date="2017-11-01T11:56:00Z">
            <w:rPr>
              <w:spacing w:val="1"/>
              <w:u w:val="single" w:color="000000"/>
            </w:rPr>
          </w:rPrChange>
        </w:rPr>
        <w:t>T</w:t>
      </w:r>
      <w:r w:rsidRPr="006049CF">
        <w:rPr>
          <w:spacing w:val="2"/>
          <w:u w:val="single" w:color="000000"/>
          <w:rPrChange w:id="1611" w:author="Austin Berk" w:date="2017-11-01T11:56:00Z">
            <w:rPr>
              <w:spacing w:val="2"/>
              <w:u w:val="single" w:color="000000"/>
            </w:rPr>
          </w:rPrChange>
        </w:rPr>
        <w:t>H</w:t>
      </w:r>
      <w:r w:rsidRPr="006049CF">
        <w:rPr>
          <w:spacing w:val="1"/>
          <w:u w:val="single" w:color="000000"/>
          <w:rPrChange w:id="1612" w:author="Austin Berk" w:date="2017-11-01T11:56:00Z">
            <w:rPr>
              <w:spacing w:val="1"/>
              <w:u w:val="single" w:color="000000"/>
            </w:rPr>
          </w:rPrChange>
        </w:rPr>
        <w:t>E</w:t>
      </w:r>
      <w:r w:rsidRPr="006049CF">
        <w:rPr>
          <w:u w:val="single" w:color="000000"/>
          <w:rPrChange w:id="1613" w:author="Austin Berk" w:date="2017-11-01T11:56:00Z">
            <w:rPr>
              <w:u w:val="single" w:color="000000"/>
            </w:rPr>
          </w:rPrChange>
        </w:rPr>
        <w:t>R</w:t>
      </w:r>
      <w:r w:rsidRPr="006049CF">
        <w:rPr>
          <w:spacing w:val="44"/>
          <w:u w:val="single" w:color="000000"/>
          <w:rPrChange w:id="1614" w:author="Austin Berk" w:date="2017-11-01T11:56:00Z">
            <w:rPr>
              <w:spacing w:val="44"/>
              <w:u w:val="single" w:color="000000"/>
            </w:rPr>
          </w:rPrChange>
        </w:rPr>
        <w:t xml:space="preserve"> </w:t>
      </w:r>
      <w:r w:rsidRPr="006049CF">
        <w:rPr>
          <w:spacing w:val="1"/>
          <w:u w:val="single" w:color="000000"/>
          <w:rPrChange w:id="1615" w:author="Austin Berk" w:date="2017-11-01T11:56:00Z">
            <w:rPr>
              <w:spacing w:val="1"/>
              <w:u w:val="single" w:color="000000"/>
            </w:rPr>
          </w:rPrChange>
        </w:rPr>
        <w:t>ALL</w:t>
      </w:r>
      <w:r w:rsidRPr="006049CF">
        <w:rPr>
          <w:spacing w:val="2"/>
          <w:u w:val="single" w:color="000000"/>
          <w:rPrChange w:id="1616" w:author="Austin Berk" w:date="2017-11-01T11:56:00Z">
            <w:rPr>
              <w:spacing w:val="2"/>
              <w:u w:val="single" w:color="000000"/>
            </w:rPr>
          </w:rPrChange>
        </w:rPr>
        <w:t>O</w:t>
      </w:r>
      <w:r w:rsidRPr="006049CF">
        <w:rPr>
          <w:spacing w:val="1"/>
          <w:u w:val="single" w:color="000000"/>
          <w:rPrChange w:id="1617" w:author="Austin Berk" w:date="2017-11-01T11:56:00Z">
            <w:rPr>
              <w:spacing w:val="1"/>
              <w:u w:val="single" w:color="000000"/>
            </w:rPr>
          </w:rPrChange>
        </w:rPr>
        <w:t>CAT</w:t>
      </w:r>
      <w:r w:rsidRPr="006049CF">
        <w:rPr>
          <w:u w:val="single" w:color="000000"/>
          <w:rPrChange w:id="1618" w:author="Austin Berk" w:date="2017-11-01T11:56:00Z">
            <w:rPr>
              <w:u w:val="single" w:color="000000"/>
            </w:rPr>
          </w:rPrChange>
        </w:rPr>
        <w:t>I</w:t>
      </w:r>
      <w:r w:rsidRPr="006049CF">
        <w:rPr>
          <w:spacing w:val="2"/>
          <w:u w:val="single" w:color="000000"/>
          <w:rPrChange w:id="1619" w:author="Austin Berk" w:date="2017-11-01T11:56:00Z">
            <w:rPr>
              <w:spacing w:val="2"/>
              <w:u w:val="single" w:color="000000"/>
            </w:rPr>
          </w:rPrChange>
        </w:rPr>
        <w:t>ON</w:t>
      </w:r>
      <w:r w:rsidRPr="006049CF">
        <w:rPr>
          <w:spacing w:val="39"/>
          <w:u w:val="single" w:color="000000"/>
          <w:rPrChange w:id="1620" w:author="Austin Berk" w:date="2017-11-01T11:56:00Z">
            <w:rPr>
              <w:spacing w:val="39"/>
              <w:u w:val="single" w:color="000000"/>
            </w:rPr>
          </w:rPrChange>
        </w:rPr>
        <w:t xml:space="preserve"> </w:t>
      </w:r>
      <w:r w:rsidRPr="006049CF">
        <w:rPr>
          <w:spacing w:val="1"/>
          <w:u w:val="single" w:color="000000"/>
          <w:rPrChange w:id="1621" w:author="Austin Berk" w:date="2017-11-01T11:56:00Z">
            <w:rPr>
              <w:spacing w:val="1"/>
              <w:u w:val="single" w:color="000000"/>
            </w:rPr>
          </w:rPrChange>
        </w:rPr>
        <w:t>RULE</w:t>
      </w:r>
      <w:r w:rsidRPr="006049CF">
        <w:rPr>
          <w:spacing w:val="2"/>
          <w:u w:val="single" w:color="000000"/>
          <w:rPrChange w:id="1622" w:author="Austin Berk" w:date="2017-11-01T11:56:00Z">
            <w:rPr>
              <w:spacing w:val="2"/>
              <w:u w:val="single" w:color="000000"/>
            </w:rPr>
          </w:rPrChange>
        </w:rPr>
        <w:t>S</w:t>
      </w:r>
      <w:r w:rsidRPr="006049CF">
        <w:rPr>
          <w:rPrChange w:id="1623" w:author="Austin Berk" w:date="2017-11-01T11:56:00Z">
            <w:rPr/>
          </w:rPrChange>
        </w:rPr>
        <w:t>.</w:t>
      </w:r>
    </w:p>
    <w:p w14:paraId="69B83301" w14:textId="77777777" w:rsidR="000C19C9" w:rsidRPr="006049CF" w:rsidRDefault="000C19C9">
      <w:pPr>
        <w:spacing w:line="170" w:lineRule="exact"/>
        <w:rPr>
          <w:sz w:val="17"/>
          <w:szCs w:val="17"/>
          <w:rPrChange w:id="1624" w:author="Austin Berk" w:date="2017-11-01T11:56:00Z">
            <w:rPr>
              <w:sz w:val="17"/>
              <w:szCs w:val="17"/>
            </w:rPr>
          </w:rPrChange>
        </w:rPr>
      </w:pPr>
    </w:p>
    <w:p w14:paraId="5A89955D" w14:textId="77777777" w:rsidR="000C19C9" w:rsidRPr="006049CF" w:rsidRDefault="00D3642A">
      <w:pPr>
        <w:pStyle w:val="BodyText"/>
        <w:numPr>
          <w:ilvl w:val="2"/>
          <w:numId w:val="1"/>
        </w:numPr>
        <w:tabs>
          <w:tab w:val="left" w:pos="2264"/>
        </w:tabs>
        <w:spacing w:before="77" w:line="252" w:lineRule="auto"/>
        <w:ind w:right="116" w:firstLine="1440"/>
        <w:jc w:val="both"/>
        <w:rPr>
          <w:u w:val="none"/>
          <w:rPrChange w:id="1625" w:author="Austin Berk" w:date="2017-11-01T11:56:00Z">
            <w:rPr>
              <w:u w:val="none"/>
            </w:rPr>
          </w:rPrChange>
        </w:rPr>
      </w:pPr>
      <w:r w:rsidRPr="006049CF">
        <w:rPr>
          <w:spacing w:val="1"/>
          <w:u w:color="000000"/>
          <w:rPrChange w:id="1626" w:author="Austin Berk" w:date="2017-11-01T11:56:00Z">
            <w:rPr>
              <w:spacing w:val="1"/>
              <w:u w:color="000000"/>
            </w:rPr>
          </w:rPrChange>
        </w:rPr>
        <w:t>R</w:t>
      </w:r>
      <w:r w:rsidRPr="006049CF">
        <w:rPr>
          <w:u w:color="000000"/>
          <w:rPrChange w:id="1627" w:author="Austin Berk" w:date="2017-11-01T11:56:00Z">
            <w:rPr>
              <w:u w:color="000000"/>
            </w:rPr>
          </w:rPrChange>
        </w:rPr>
        <w:t>e</w:t>
      </w:r>
      <w:r w:rsidRPr="006049CF">
        <w:rPr>
          <w:spacing w:val="1"/>
          <w:u w:color="000000"/>
          <w:rPrChange w:id="1628" w:author="Austin Berk" w:date="2017-11-01T11:56:00Z">
            <w:rPr>
              <w:spacing w:val="1"/>
              <w:u w:color="000000"/>
            </w:rPr>
          </w:rPrChange>
        </w:rPr>
        <w:t>po</w:t>
      </w:r>
      <w:r w:rsidRPr="006049CF">
        <w:rPr>
          <w:u w:color="000000"/>
          <w:rPrChange w:id="1629" w:author="Austin Berk" w:date="2017-11-01T11:56:00Z">
            <w:rPr>
              <w:u w:color="000000"/>
            </w:rPr>
          </w:rPrChange>
        </w:rPr>
        <w:t>rti</w:t>
      </w:r>
      <w:r w:rsidRPr="006049CF">
        <w:rPr>
          <w:spacing w:val="1"/>
          <w:u w:color="000000"/>
          <w:rPrChange w:id="1630" w:author="Austin Berk" w:date="2017-11-01T11:56:00Z">
            <w:rPr>
              <w:spacing w:val="1"/>
              <w:u w:color="000000"/>
            </w:rPr>
          </w:rPrChange>
        </w:rPr>
        <w:t>n</w:t>
      </w:r>
      <w:r w:rsidRPr="006049CF">
        <w:rPr>
          <w:u w:color="000000"/>
          <w:rPrChange w:id="1631" w:author="Austin Berk" w:date="2017-11-01T11:56:00Z">
            <w:rPr>
              <w:u w:color="000000"/>
            </w:rPr>
          </w:rPrChange>
        </w:rPr>
        <w:t>g</w:t>
      </w:r>
      <w:r w:rsidRPr="006049CF">
        <w:rPr>
          <w:u w:val="none"/>
          <w:rPrChange w:id="1632" w:author="Austin Berk" w:date="2017-11-01T11:56:00Z">
            <w:rPr>
              <w:u w:val="none"/>
            </w:rPr>
          </w:rPrChange>
        </w:rPr>
        <w:t>.</w:t>
      </w:r>
      <w:r w:rsidRPr="006049CF">
        <w:rPr>
          <w:spacing w:val="24"/>
          <w:u w:val="none"/>
          <w:rPrChange w:id="1633" w:author="Austin Berk" w:date="2017-11-01T11:56:00Z">
            <w:rPr>
              <w:spacing w:val="24"/>
              <w:u w:val="none"/>
            </w:rPr>
          </w:rPrChange>
        </w:rPr>
        <w:t xml:space="preserve"> </w:t>
      </w:r>
      <w:r w:rsidRPr="006049CF">
        <w:rPr>
          <w:spacing w:val="1"/>
          <w:u w:val="none"/>
          <w:rPrChange w:id="1634" w:author="Austin Berk" w:date="2017-11-01T11:56:00Z">
            <w:rPr>
              <w:spacing w:val="1"/>
              <w:u w:val="none"/>
            </w:rPr>
          </w:rPrChange>
        </w:rPr>
        <w:t>Th</w:t>
      </w:r>
      <w:r w:rsidRPr="006049CF">
        <w:rPr>
          <w:u w:val="none"/>
          <w:rPrChange w:id="1635" w:author="Austin Berk" w:date="2017-11-01T11:56:00Z">
            <w:rPr>
              <w:u w:val="none"/>
            </w:rPr>
          </w:rPrChange>
        </w:rPr>
        <w:t>e</w:t>
      </w:r>
      <w:r w:rsidRPr="006049CF">
        <w:rPr>
          <w:spacing w:val="26"/>
          <w:u w:val="none"/>
          <w:rPrChange w:id="1636" w:author="Austin Berk" w:date="2017-11-01T11:56:00Z">
            <w:rPr>
              <w:spacing w:val="26"/>
              <w:u w:val="none"/>
            </w:rPr>
          </w:rPrChange>
        </w:rPr>
        <w:t xml:space="preserve"> </w:t>
      </w:r>
      <w:r w:rsidRPr="006049CF">
        <w:rPr>
          <w:spacing w:val="2"/>
          <w:u w:val="none"/>
          <w:rPrChange w:id="1637" w:author="Austin Berk" w:date="2017-11-01T11:56:00Z">
            <w:rPr>
              <w:spacing w:val="2"/>
              <w:u w:val="none"/>
            </w:rPr>
          </w:rPrChange>
        </w:rPr>
        <w:t>M</w:t>
      </w:r>
      <w:r w:rsidRPr="006049CF">
        <w:rPr>
          <w:u w:val="none"/>
          <w:rPrChange w:id="1638" w:author="Austin Berk" w:date="2017-11-01T11:56:00Z">
            <w:rPr>
              <w:u w:val="none"/>
            </w:rPr>
          </w:rPrChange>
        </w:rPr>
        <w:t>e</w:t>
      </w:r>
      <w:r w:rsidRPr="006049CF">
        <w:rPr>
          <w:spacing w:val="2"/>
          <w:u w:val="none"/>
          <w:rPrChange w:id="1639" w:author="Austin Berk" w:date="2017-11-01T11:56:00Z">
            <w:rPr>
              <w:spacing w:val="2"/>
              <w:u w:val="none"/>
            </w:rPr>
          </w:rPrChange>
        </w:rPr>
        <w:t>m</w:t>
      </w:r>
      <w:r w:rsidRPr="006049CF">
        <w:rPr>
          <w:spacing w:val="1"/>
          <w:u w:val="none"/>
          <w:rPrChange w:id="1640" w:author="Austin Berk" w:date="2017-11-01T11:56:00Z">
            <w:rPr>
              <w:spacing w:val="1"/>
              <w:u w:val="none"/>
            </w:rPr>
          </w:rPrChange>
        </w:rPr>
        <w:t>b</w:t>
      </w:r>
      <w:r w:rsidRPr="006049CF">
        <w:rPr>
          <w:u w:val="none"/>
          <w:rPrChange w:id="1641" w:author="Austin Berk" w:date="2017-11-01T11:56:00Z">
            <w:rPr>
              <w:u w:val="none"/>
            </w:rPr>
          </w:rPrChange>
        </w:rPr>
        <w:t>ers</w:t>
      </w:r>
      <w:r w:rsidRPr="006049CF">
        <w:rPr>
          <w:spacing w:val="25"/>
          <w:u w:val="none"/>
          <w:rPrChange w:id="1642" w:author="Austin Berk" w:date="2017-11-01T11:56:00Z">
            <w:rPr>
              <w:spacing w:val="25"/>
              <w:u w:val="none"/>
            </w:rPr>
          </w:rPrChange>
        </w:rPr>
        <w:t xml:space="preserve"> </w:t>
      </w:r>
      <w:r w:rsidRPr="006049CF">
        <w:rPr>
          <w:u w:val="none"/>
          <w:rPrChange w:id="1643" w:author="Austin Berk" w:date="2017-11-01T11:56:00Z">
            <w:rPr>
              <w:u w:val="none"/>
            </w:rPr>
          </w:rPrChange>
        </w:rPr>
        <w:t>are</w:t>
      </w:r>
      <w:r w:rsidRPr="006049CF">
        <w:rPr>
          <w:spacing w:val="25"/>
          <w:u w:val="none"/>
          <w:rPrChange w:id="1644" w:author="Austin Berk" w:date="2017-11-01T11:56:00Z">
            <w:rPr>
              <w:spacing w:val="25"/>
              <w:u w:val="none"/>
            </w:rPr>
          </w:rPrChange>
        </w:rPr>
        <w:t xml:space="preserve"> </w:t>
      </w:r>
      <w:r w:rsidRPr="006049CF">
        <w:rPr>
          <w:u w:val="none"/>
          <w:rPrChange w:id="1645" w:author="Austin Berk" w:date="2017-11-01T11:56:00Z">
            <w:rPr>
              <w:u w:val="none"/>
            </w:rPr>
          </w:rPrChange>
        </w:rPr>
        <w:t>a</w:t>
      </w:r>
      <w:r w:rsidRPr="006049CF">
        <w:rPr>
          <w:spacing w:val="1"/>
          <w:u w:val="none"/>
          <w:rPrChange w:id="1646" w:author="Austin Berk" w:date="2017-11-01T11:56:00Z">
            <w:rPr>
              <w:spacing w:val="1"/>
              <w:u w:val="none"/>
            </w:rPr>
          </w:rPrChange>
        </w:rPr>
        <w:t>w</w:t>
      </w:r>
      <w:r w:rsidRPr="006049CF">
        <w:rPr>
          <w:u w:val="none"/>
          <w:rPrChange w:id="1647" w:author="Austin Berk" w:date="2017-11-01T11:56:00Z">
            <w:rPr>
              <w:u w:val="none"/>
            </w:rPr>
          </w:rPrChange>
        </w:rPr>
        <w:t>are</w:t>
      </w:r>
      <w:r w:rsidRPr="006049CF">
        <w:rPr>
          <w:spacing w:val="26"/>
          <w:u w:val="none"/>
          <w:rPrChange w:id="1648" w:author="Austin Berk" w:date="2017-11-01T11:56:00Z">
            <w:rPr>
              <w:spacing w:val="26"/>
              <w:u w:val="none"/>
            </w:rPr>
          </w:rPrChange>
        </w:rPr>
        <w:t xml:space="preserve"> </w:t>
      </w:r>
      <w:r w:rsidRPr="006049CF">
        <w:rPr>
          <w:spacing w:val="1"/>
          <w:u w:val="none"/>
          <w:rPrChange w:id="1649" w:author="Austin Berk" w:date="2017-11-01T11:56:00Z">
            <w:rPr>
              <w:spacing w:val="1"/>
              <w:u w:val="none"/>
            </w:rPr>
          </w:rPrChange>
        </w:rPr>
        <w:t>o</w:t>
      </w:r>
      <w:r w:rsidRPr="006049CF">
        <w:rPr>
          <w:u w:val="none"/>
          <w:rPrChange w:id="1650" w:author="Austin Berk" w:date="2017-11-01T11:56:00Z">
            <w:rPr>
              <w:u w:val="none"/>
            </w:rPr>
          </w:rPrChange>
        </w:rPr>
        <w:t>f</w:t>
      </w:r>
      <w:r w:rsidRPr="006049CF">
        <w:rPr>
          <w:spacing w:val="25"/>
          <w:u w:val="none"/>
          <w:rPrChange w:id="1651" w:author="Austin Berk" w:date="2017-11-01T11:56:00Z">
            <w:rPr>
              <w:spacing w:val="25"/>
              <w:u w:val="none"/>
            </w:rPr>
          </w:rPrChange>
        </w:rPr>
        <w:t xml:space="preserve"> </w:t>
      </w:r>
      <w:r w:rsidRPr="006049CF">
        <w:rPr>
          <w:u w:val="none"/>
          <w:rPrChange w:id="1652" w:author="Austin Berk" w:date="2017-11-01T11:56:00Z">
            <w:rPr>
              <w:u w:val="none"/>
            </w:rPr>
          </w:rPrChange>
        </w:rPr>
        <w:t>t</w:t>
      </w:r>
      <w:r w:rsidRPr="006049CF">
        <w:rPr>
          <w:spacing w:val="1"/>
          <w:u w:val="none"/>
          <w:rPrChange w:id="1653" w:author="Austin Berk" w:date="2017-11-01T11:56:00Z">
            <w:rPr>
              <w:spacing w:val="1"/>
              <w:u w:val="none"/>
            </w:rPr>
          </w:rPrChange>
        </w:rPr>
        <w:t>h</w:t>
      </w:r>
      <w:r w:rsidRPr="006049CF">
        <w:rPr>
          <w:u w:val="none"/>
          <w:rPrChange w:id="1654" w:author="Austin Berk" w:date="2017-11-01T11:56:00Z">
            <w:rPr>
              <w:u w:val="none"/>
            </w:rPr>
          </w:rPrChange>
        </w:rPr>
        <w:t>e</w:t>
      </w:r>
      <w:r w:rsidRPr="006049CF">
        <w:rPr>
          <w:spacing w:val="25"/>
          <w:u w:val="none"/>
          <w:rPrChange w:id="1655" w:author="Austin Berk" w:date="2017-11-01T11:56:00Z">
            <w:rPr>
              <w:spacing w:val="25"/>
              <w:u w:val="none"/>
            </w:rPr>
          </w:rPrChange>
        </w:rPr>
        <w:t xml:space="preserve"> </w:t>
      </w:r>
      <w:r w:rsidRPr="006049CF">
        <w:rPr>
          <w:u w:val="none"/>
          <w:rPrChange w:id="1656" w:author="Austin Berk" w:date="2017-11-01T11:56:00Z">
            <w:rPr>
              <w:u w:val="none"/>
            </w:rPr>
          </w:rPrChange>
        </w:rPr>
        <w:t>i</w:t>
      </w:r>
      <w:r w:rsidRPr="006049CF">
        <w:rPr>
          <w:spacing w:val="1"/>
          <w:u w:val="none"/>
          <w:rPrChange w:id="1657" w:author="Austin Berk" w:date="2017-11-01T11:56:00Z">
            <w:rPr>
              <w:spacing w:val="1"/>
              <w:u w:val="none"/>
            </w:rPr>
          </w:rPrChange>
        </w:rPr>
        <w:t>n</w:t>
      </w:r>
      <w:r w:rsidRPr="006049CF">
        <w:rPr>
          <w:u w:val="none"/>
          <w:rPrChange w:id="1658" w:author="Austin Berk" w:date="2017-11-01T11:56:00Z">
            <w:rPr>
              <w:u w:val="none"/>
            </w:rPr>
          </w:rPrChange>
        </w:rPr>
        <w:t>c</w:t>
      </w:r>
      <w:r w:rsidRPr="006049CF">
        <w:rPr>
          <w:spacing w:val="1"/>
          <w:u w:val="none"/>
          <w:rPrChange w:id="1659" w:author="Austin Berk" w:date="2017-11-01T11:56:00Z">
            <w:rPr>
              <w:spacing w:val="1"/>
              <w:u w:val="none"/>
            </w:rPr>
          </w:rPrChange>
        </w:rPr>
        <w:t>o</w:t>
      </w:r>
      <w:r w:rsidRPr="006049CF">
        <w:rPr>
          <w:spacing w:val="2"/>
          <w:u w:val="none"/>
          <w:rPrChange w:id="1660" w:author="Austin Berk" w:date="2017-11-01T11:56:00Z">
            <w:rPr>
              <w:spacing w:val="2"/>
              <w:u w:val="none"/>
            </w:rPr>
          </w:rPrChange>
        </w:rPr>
        <w:t>m</w:t>
      </w:r>
      <w:r w:rsidRPr="006049CF">
        <w:rPr>
          <w:u w:val="none"/>
          <w:rPrChange w:id="1661" w:author="Austin Berk" w:date="2017-11-01T11:56:00Z">
            <w:rPr>
              <w:u w:val="none"/>
            </w:rPr>
          </w:rPrChange>
        </w:rPr>
        <w:t>e</w:t>
      </w:r>
      <w:r w:rsidRPr="006049CF">
        <w:rPr>
          <w:spacing w:val="26"/>
          <w:u w:val="none"/>
          <w:rPrChange w:id="1662" w:author="Austin Berk" w:date="2017-11-01T11:56:00Z">
            <w:rPr>
              <w:spacing w:val="26"/>
              <w:u w:val="none"/>
            </w:rPr>
          </w:rPrChange>
        </w:rPr>
        <w:t xml:space="preserve"> </w:t>
      </w:r>
      <w:r w:rsidRPr="006049CF">
        <w:rPr>
          <w:u w:val="none"/>
          <w:rPrChange w:id="1663" w:author="Austin Berk" w:date="2017-11-01T11:56:00Z">
            <w:rPr>
              <w:u w:val="none"/>
            </w:rPr>
          </w:rPrChange>
        </w:rPr>
        <w:t>tax</w:t>
      </w:r>
      <w:r w:rsidRPr="006049CF">
        <w:rPr>
          <w:spacing w:val="26"/>
          <w:u w:val="none"/>
          <w:rPrChange w:id="1664" w:author="Austin Berk" w:date="2017-11-01T11:56:00Z">
            <w:rPr>
              <w:spacing w:val="26"/>
              <w:u w:val="none"/>
            </w:rPr>
          </w:rPrChange>
        </w:rPr>
        <w:t xml:space="preserve"> </w:t>
      </w:r>
      <w:r w:rsidRPr="006049CF">
        <w:rPr>
          <w:u w:val="none"/>
          <w:rPrChange w:id="1665" w:author="Austin Berk" w:date="2017-11-01T11:56:00Z">
            <w:rPr>
              <w:u w:val="none"/>
            </w:rPr>
          </w:rPrChange>
        </w:rPr>
        <w:t>c</w:t>
      </w:r>
      <w:r w:rsidRPr="006049CF">
        <w:rPr>
          <w:spacing w:val="1"/>
          <w:u w:val="none"/>
          <w:rPrChange w:id="1666" w:author="Austin Berk" w:date="2017-11-01T11:56:00Z">
            <w:rPr>
              <w:spacing w:val="1"/>
              <w:u w:val="none"/>
            </w:rPr>
          </w:rPrChange>
        </w:rPr>
        <w:t>o</w:t>
      </w:r>
      <w:r w:rsidRPr="006049CF">
        <w:rPr>
          <w:u w:val="none"/>
          <w:rPrChange w:id="1667" w:author="Austin Berk" w:date="2017-11-01T11:56:00Z">
            <w:rPr>
              <w:u w:val="none"/>
            </w:rPr>
          </w:rPrChange>
        </w:rPr>
        <w:t>nse</w:t>
      </w:r>
      <w:r w:rsidRPr="006049CF">
        <w:rPr>
          <w:spacing w:val="1"/>
          <w:u w:val="none"/>
          <w:rPrChange w:id="1668" w:author="Austin Berk" w:date="2017-11-01T11:56:00Z">
            <w:rPr>
              <w:spacing w:val="1"/>
              <w:u w:val="none"/>
            </w:rPr>
          </w:rPrChange>
        </w:rPr>
        <w:t>qu</w:t>
      </w:r>
      <w:r w:rsidRPr="006049CF">
        <w:rPr>
          <w:u w:val="none"/>
          <w:rPrChange w:id="1669" w:author="Austin Berk" w:date="2017-11-01T11:56:00Z">
            <w:rPr>
              <w:u w:val="none"/>
            </w:rPr>
          </w:rPrChange>
        </w:rPr>
        <w:t>e</w:t>
      </w:r>
      <w:r w:rsidRPr="006049CF">
        <w:rPr>
          <w:spacing w:val="1"/>
          <w:u w:val="none"/>
          <w:rPrChange w:id="1670" w:author="Austin Berk" w:date="2017-11-01T11:56:00Z">
            <w:rPr>
              <w:spacing w:val="1"/>
              <w:u w:val="none"/>
            </w:rPr>
          </w:rPrChange>
        </w:rPr>
        <w:t>n</w:t>
      </w:r>
      <w:r w:rsidRPr="006049CF">
        <w:rPr>
          <w:u w:val="none"/>
          <w:rPrChange w:id="1671" w:author="Austin Berk" w:date="2017-11-01T11:56:00Z">
            <w:rPr>
              <w:u w:val="none"/>
            </w:rPr>
          </w:rPrChange>
        </w:rPr>
        <w:t>ces</w:t>
      </w:r>
      <w:r w:rsidRPr="006049CF">
        <w:rPr>
          <w:spacing w:val="26"/>
          <w:u w:val="none"/>
          <w:rPrChange w:id="1672" w:author="Austin Berk" w:date="2017-11-01T11:56:00Z">
            <w:rPr>
              <w:spacing w:val="26"/>
              <w:u w:val="none"/>
            </w:rPr>
          </w:rPrChange>
        </w:rPr>
        <w:t xml:space="preserve"> </w:t>
      </w:r>
      <w:r w:rsidRPr="006049CF">
        <w:rPr>
          <w:spacing w:val="1"/>
          <w:u w:val="none"/>
          <w:rPrChange w:id="1673" w:author="Austin Berk" w:date="2017-11-01T11:56:00Z">
            <w:rPr>
              <w:spacing w:val="1"/>
              <w:u w:val="none"/>
            </w:rPr>
          </w:rPrChange>
        </w:rPr>
        <w:t>o</w:t>
      </w:r>
      <w:r w:rsidRPr="006049CF">
        <w:rPr>
          <w:u w:val="none"/>
          <w:rPrChange w:id="1674" w:author="Austin Berk" w:date="2017-11-01T11:56:00Z">
            <w:rPr>
              <w:u w:val="none"/>
            </w:rPr>
          </w:rPrChange>
        </w:rPr>
        <w:t>f</w:t>
      </w:r>
      <w:r w:rsidRPr="006049CF">
        <w:rPr>
          <w:spacing w:val="24"/>
          <w:u w:val="none"/>
          <w:rPrChange w:id="1675" w:author="Austin Berk" w:date="2017-11-01T11:56:00Z">
            <w:rPr>
              <w:spacing w:val="24"/>
              <w:u w:val="none"/>
            </w:rPr>
          </w:rPrChange>
        </w:rPr>
        <w:t xml:space="preserve"> </w:t>
      </w:r>
      <w:r w:rsidRPr="006049CF">
        <w:rPr>
          <w:u w:val="none"/>
          <w:rPrChange w:id="1676" w:author="Austin Berk" w:date="2017-11-01T11:56:00Z">
            <w:rPr>
              <w:u w:val="none"/>
            </w:rPr>
          </w:rPrChange>
        </w:rPr>
        <w:t>t</w:t>
      </w:r>
      <w:r w:rsidRPr="006049CF">
        <w:rPr>
          <w:spacing w:val="1"/>
          <w:u w:val="none"/>
          <w:rPrChange w:id="1677" w:author="Austin Berk" w:date="2017-11-01T11:56:00Z">
            <w:rPr>
              <w:spacing w:val="1"/>
              <w:u w:val="none"/>
            </w:rPr>
          </w:rPrChange>
        </w:rPr>
        <w:t>h</w:t>
      </w:r>
      <w:r w:rsidRPr="006049CF">
        <w:rPr>
          <w:u w:val="none"/>
          <w:rPrChange w:id="1678" w:author="Austin Berk" w:date="2017-11-01T11:56:00Z">
            <w:rPr>
              <w:u w:val="none"/>
            </w:rPr>
          </w:rPrChange>
        </w:rPr>
        <w:t>e</w:t>
      </w:r>
      <w:r w:rsidRPr="006049CF">
        <w:rPr>
          <w:w w:val="102"/>
          <w:u w:val="none"/>
          <w:rPrChange w:id="1679" w:author="Austin Berk" w:date="2017-11-01T11:56:00Z">
            <w:rPr>
              <w:w w:val="102"/>
              <w:u w:val="none"/>
            </w:rPr>
          </w:rPrChange>
        </w:rPr>
        <w:t xml:space="preserve"> </w:t>
      </w:r>
      <w:r w:rsidRPr="006049CF">
        <w:rPr>
          <w:u w:val="none"/>
          <w:rPrChange w:id="1680" w:author="Austin Berk" w:date="2017-11-01T11:56:00Z">
            <w:rPr>
              <w:u w:val="none"/>
            </w:rPr>
          </w:rPrChange>
        </w:rPr>
        <w:t>allocations</w:t>
      </w:r>
      <w:r w:rsidRPr="006049CF">
        <w:rPr>
          <w:spacing w:val="24"/>
          <w:u w:val="none"/>
          <w:rPrChange w:id="1681" w:author="Austin Berk" w:date="2017-11-01T11:56:00Z">
            <w:rPr>
              <w:spacing w:val="24"/>
              <w:u w:val="none"/>
            </w:rPr>
          </w:rPrChange>
        </w:rPr>
        <w:t xml:space="preserve"> </w:t>
      </w:r>
      <w:r w:rsidRPr="006049CF">
        <w:rPr>
          <w:spacing w:val="2"/>
          <w:u w:val="none"/>
          <w:rPrChange w:id="1682" w:author="Austin Berk" w:date="2017-11-01T11:56:00Z">
            <w:rPr>
              <w:spacing w:val="2"/>
              <w:u w:val="none"/>
            </w:rPr>
          </w:rPrChange>
        </w:rPr>
        <w:t>m</w:t>
      </w:r>
      <w:r w:rsidRPr="006049CF">
        <w:rPr>
          <w:u w:val="none"/>
          <w:rPrChange w:id="1683" w:author="Austin Berk" w:date="2017-11-01T11:56:00Z">
            <w:rPr>
              <w:u w:val="none"/>
            </w:rPr>
          </w:rPrChange>
        </w:rPr>
        <w:t>a</w:t>
      </w:r>
      <w:r w:rsidRPr="006049CF">
        <w:rPr>
          <w:spacing w:val="1"/>
          <w:u w:val="none"/>
          <w:rPrChange w:id="1684" w:author="Austin Berk" w:date="2017-11-01T11:56:00Z">
            <w:rPr>
              <w:spacing w:val="1"/>
              <w:u w:val="none"/>
            </w:rPr>
          </w:rPrChange>
        </w:rPr>
        <w:t>d</w:t>
      </w:r>
      <w:r w:rsidRPr="006049CF">
        <w:rPr>
          <w:u w:val="none"/>
          <w:rPrChange w:id="1685" w:author="Austin Berk" w:date="2017-11-01T11:56:00Z">
            <w:rPr>
              <w:u w:val="none"/>
            </w:rPr>
          </w:rPrChange>
        </w:rPr>
        <w:t>e</w:t>
      </w:r>
      <w:r w:rsidRPr="006049CF">
        <w:rPr>
          <w:spacing w:val="24"/>
          <w:u w:val="none"/>
          <w:rPrChange w:id="1686" w:author="Austin Berk" w:date="2017-11-01T11:56:00Z">
            <w:rPr>
              <w:spacing w:val="24"/>
              <w:u w:val="none"/>
            </w:rPr>
          </w:rPrChange>
        </w:rPr>
        <w:t xml:space="preserve"> </w:t>
      </w:r>
      <w:r w:rsidRPr="006049CF">
        <w:rPr>
          <w:spacing w:val="1"/>
          <w:u w:val="none"/>
          <w:rPrChange w:id="1687" w:author="Austin Berk" w:date="2017-11-01T11:56:00Z">
            <w:rPr>
              <w:spacing w:val="1"/>
              <w:u w:val="none"/>
            </w:rPr>
          </w:rPrChange>
        </w:rPr>
        <w:t>b</w:t>
      </w:r>
      <w:r w:rsidRPr="006049CF">
        <w:rPr>
          <w:u w:val="none"/>
          <w:rPrChange w:id="1688" w:author="Austin Berk" w:date="2017-11-01T11:56:00Z">
            <w:rPr>
              <w:u w:val="none"/>
            </w:rPr>
          </w:rPrChange>
        </w:rPr>
        <w:t>y</w:t>
      </w:r>
      <w:r w:rsidRPr="006049CF">
        <w:rPr>
          <w:spacing w:val="24"/>
          <w:u w:val="none"/>
          <w:rPrChange w:id="1689" w:author="Austin Berk" w:date="2017-11-01T11:56:00Z">
            <w:rPr>
              <w:spacing w:val="24"/>
              <w:u w:val="none"/>
            </w:rPr>
          </w:rPrChange>
        </w:rPr>
        <w:t xml:space="preserve"> </w:t>
      </w:r>
      <w:r w:rsidRPr="006049CF">
        <w:rPr>
          <w:u w:val="none"/>
          <w:rPrChange w:id="1690" w:author="Austin Berk" w:date="2017-11-01T11:56:00Z">
            <w:rPr>
              <w:u w:val="none"/>
            </w:rPr>
          </w:rPrChange>
        </w:rPr>
        <w:t>t</w:t>
      </w:r>
      <w:r w:rsidRPr="006049CF">
        <w:rPr>
          <w:spacing w:val="1"/>
          <w:u w:val="none"/>
          <w:rPrChange w:id="1691" w:author="Austin Berk" w:date="2017-11-01T11:56:00Z">
            <w:rPr>
              <w:spacing w:val="1"/>
              <w:u w:val="none"/>
            </w:rPr>
          </w:rPrChange>
        </w:rPr>
        <w:t>h</w:t>
      </w:r>
      <w:r w:rsidRPr="006049CF">
        <w:rPr>
          <w:u w:val="none"/>
          <w:rPrChange w:id="1692" w:author="Austin Berk" w:date="2017-11-01T11:56:00Z">
            <w:rPr>
              <w:u w:val="none"/>
            </w:rPr>
          </w:rPrChange>
        </w:rPr>
        <w:t>is</w:t>
      </w:r>
      <w:r w:rsidRPr="006049CF">
        <w:rPr>
          <w:spacing w:val="23"/>
          <w:u w:val="none"/>
          <w:rPrChange w:id="1693" w:author="Austin Berk" w:date="2017-11-01T11:56:00Z">
            <w:rPr>
              <w:spacing w:val="23"/>
              <w:u w:val="none"/>
            </w:rPr>
          </w:rPrChange>
        </w:rPr>
        <w:t xml:space="preserve"> </w:t>
      </w:r>
      <w:r w:rsidRPr="006049CF">
        <w:rPr>
          <w:rFonts w:cs="Times New Roman"/>
          <w:b/>
          <w:bCs/>
          <w:i/>
          <w:spacing w:val="1"/>
          <w:u w:val="none"/>
          <w:rPrChange w:id="1694" w:author="Austin Berk" w:date="2017-11-01T11:56:00Z">
            <w:rPr>
              <w:rFonts w:cs="Times New Roman"/>
              <w:b/>
              <w:bCs/>
              <w:i/>
              <w:spacing w:val="1"/>
              <w:u w:val="none"/>
            </w:rPr>
          </w:rPrChange>
        </w:rPr>
        <w:t>S</w:t>
      </w:r>
      <w:r w:rsidRPr="006049CF">
        <w:rPr>
          <w:rFonts w:cs="Times New Roman"/>
          <w:b/>
          <w:bCs/>
          <w:i/>
          <w:u w:val="none"/>
          <w:rPrChange w:id="1695" w:author="Austin Berk" w:date="2017-11-01T11:56:00Z">
            <w:rPr>
              <w:rFonts w:cs="Times New Roman"/>
              <w:b/>
              <w:bCs/>
              <w:i/>
              <w:u w:val="none"/>
            </w:rPr>
          </w:rPrChange>
        </w:rPr>
        <w:t>c</w:t>
      </w:r>
      <w:r w:rsidRPr="006049CF">
        <w:rPr>
          <w:rFonts w:cs="Times New Roman"/>
          <w:b/>
          <w:bCs/>
          <w:i/>
          <w:spacing w:val="1"/>
          <w:u w:val="none"/>
          <w:rPrChange w:id="1696" w:author="Austin Berk" w:date="2017-11-01T11:56:00Z">
            <w:rPr>
              <w:rFonts w:cs="Times New Roman"/>
              <w:b/>
              <w:bCs/>
              <w:i/>
              <w:spacing w:val="1"/>
              <w:u w:val="none"/>
            </w:rPr>
          </w:rPrChange>
        </w:rPr>
        <w:t>h</w:t>
      </w:r>
      <w:r w:rsidRPr="006049CF">
        <w:rPr>
          <w:rFonts w:cs="Times New Roman"/>
          <w:b/>
          <w:bCs/>
          <w:i/>
          <w:u w:val="none"/>
          <w:rPrChange w:id="1697" w:author="Austin Berk" w:date="2017-11-01T11:56:00Z">
            <w:rPr>
              <w:rFonts w:cs="Times New Roman"/>
              <w:b/>
              <w:bCs/>
              <w:i/>
              <w:u w:val="none"/>
            </w:rPr>
          </w:rPrChange>
        </w:rPr>
        <w:t>e</w:t>
      </w:r>
      <w:r w:rsidRPr="006049CF">
        <w:rPr>
          <w:rFonts w:cs="Times New Roman"/>
          <w:b/>
          <w:bCs/>
          <w:i/>
          <w:spacing w:val="1"/>
          <w:u w:val="none"/>
          <w:rPrChange w:id="1698" w:author="Austin Berk" w:date="2017-11-01T11:56:00Z">
            <w:rPr>
              <w:rFonts w:cs="Times New Roman"/>
              <w:b/>
              <w:bCs/>
              <w:i/>
              <w:spacing w:val="1"/>
              <w:u w:val="none"/>
            </w:rPr>
          </w:rPrChange>
        </w:rPr>
        <w:t>du</w:t>
      </w:r>
      <w:r w:rsidRPr="006049CF">
        <w:rPr>
          <w:rFonts w:cs="Times New Roman"/>
          <w:b/>
          <w:bCs/>
          <w:i/>
          <w:u w:val="none"/>
          <w:rPrChange w:id="1699" w:author="Austin Berk" w:date="2017-11-01T11:56:00Z">
            <w:rPr>
              <w:rFonts w:cs="Times New Roman"/>
              <w:b/>
              <w:bCs/>
              <w:i/>
              <w:u w:val="none"/>
            </w:rPr>
          </w:rPrChange>
        </w:rPr>
        <w:t>le</w:t>
      </w:r>
      <w:r w:rsidRPr="006049CF">
        <w:rPr>
          <w:rFonts w:cs="Times New Roman"/>
          <w:b/>
          <w:bCs/>
          <w:i/>
          <w:spacing w:val="24"/>
          <w:u w:val="none"/>
          <w:rPrChange w:id="1700" w:author="Austin Berk" w:date="2017-11-01T11:56:00Z">
            <w:rPr>
              <w:rFonts w:cs="Times New Roman"/>
              <w:b/>
              <w:bCs/>
              <w:i/>
              <w:spacing w:val="24"/>
              <w:u w:val="none"/>
            </w:rPr>
          </w:rPrChange>
        </w:rPr>
        <w:t xml:space="preserve"> </w:t>
      </w:r>
      <w:r w:rsidRPr="006049CF">
        <w:rPr>
          <w:rFonts w:cs="Times New Roman"/>
          <w:b/>
          <w:bCs/>
          <w:i/>
          <w:spacing w:val="1"/>
          <w:u w:val="none"/>
          <w:rPrChange w:id="1701" w:author="Austin Berk" w:date="2017-11-01T11:56:00Z">
            <w:rPr>
              <w:rFonts w:cs="Times New Roman"/>
              <w:b/>
              <w:bCs/>
              <w:i/>
              <w:spacing w:val="1"/>
              <w:u w:val="none"/>
            </w:rPr>
          </w:rPrChange>
        </w:rPr>
        <w:t>A</w:t>
      </w:r>
      <w:r w:rsidRPr="006049CF">
        <w:rPr>
          <w:rFonts w:cs="Times New Roman"/>
          <w:i/>
          <w:u w:val="none"/>
          <w:rPrChange w:id="1702" w:author="Austin Berk" w:date="2017-11-01T11:56:00Z">
            <w:rPr>
              <w:rFonts w:cs="Times New Roman"/>
              <w:i/>
              <w:u w:val="none"/>
            </w:rPr>
          </w:rPrChange>
        </w:rPr>
        <w:t>,</w:t>
      </w:r>
      <w:r w:rsidRPr="006049CF">
        <w:rPr>
          <w:rFonts w:cs="Times New Roman"/>
          <w:i/>
          <w:spacing w:val="23"/>
          <w:u w:val="none"/>
          <w:rPrChange w:id="1703" w:author="Austin Berk" w:date="2017-11-01T11:56:00Z">
            <w:rPr>
              <w:rFonts w:cs="Times New Roman"/>
              <w:i/>
              <w:spacing w:val="23"/>
              <w:u w:val="none"/>
            </w:rPr>
          </w:rPrChange>
        </w:rPr>
        <w:t xml:space="preserve"> </w:t>
      </w:r>
      <w:r w:rsidRPr="006049CF">
        <w:rPr>
          <w:u w:val="none"/>
          <w:rPrChange w:id="1704" w:author="Austin Berk" w:date="2017-11-01T11:56:00Z">
            <w:rPr>
              <w:u w:val="none"/>
            </w:rPr>
          </w:rPrChange>
        </w:rPr>
        <w:t>a</w:t>
      </w:r>
      <w:r w:rsidRPr="006049CF">
        <w:rPr>
          <w:spacing w:val="1"/>
          <w:u w:val="none"/>
          <w:rPrChange w:id="1705" w:author="Austin Berk" w:date="2017-11-01T11:56:00Z">
            <w:rPr>
              <w:spacing w:val="1"/>
              <w:u w:val="none"/>
            </w:rPr>
          </w:rPrChange>
        </w:rPr>
        <w:t>n</w:t>
      </w:r>
      <w:r w:rsidRPr="006049CF">
        <w:rPr>
          <w:u w:val="none"/>
          <w:rPrChange w:id="1706" w:author="Austin Berk" w:date="2017-11-01T11:56:00Z">
            <w:rPr>
              <w:u w:val="none"/>
            </w:rPr>
          </w:rPrChange>
        </w:rPr>
        <w:t>d</w:t>
      </w:r>
      <w:r w:rsidRPr="006049CF">
        <w:rPr>
          <w:spacing w:val="24"/>
          <w:u w:val="none"/>
          <w:rPrChange w:id="1707" w:author="Austin Berk" w:date="2017-11-01T11:56:00Z">
            <w:rPr>
              <w:spacing w:val="24"/>
              <w:u w:val="none"/>
            </w:rPr>
          </w:rPrChange>
        </w:rPr>
        <w:t xml:space="preserve"> </w:t>
      </w:r>
      <w:r w:rsidRPr="006049CF">
        <w:rPr>
          <w:u w:val="none"/>
          <w:rPrChange w:id="1708" w:author="Austin Berk" w:date="2017-11-01T11:56:00Z">
            <w:rPr>
              <w:u w:val="none"/>
            </w:rPr>
          </w:rPrChange>
        </w:rPr>
        <w:t>here</w:t>
      </w:r>
      <w:r w:rsidRPr="006049CF">
        <w:rPr>
          <w:spacing w:val="1"/>
          <w:u w:val="none"/>
          <w:rPrChange w:id="1709" w:author="Austin Berk" w:date="2017-11-01T11:56:00Z">
            <w:rPr>
              <w:spacing w:val="1"/>
              <w:u w:val="none"/>
            </w:rPr>
          </w:rPrChange>
        </w:rPr>
        <w:t>b</w:t>
      </w:r>
      <w:r w:rsidRPr="006049CF">
        <w:rPr>
          <w:u w:val="none"/>
          <w:rPrChange w:id="1710" w:author="Austin Berk" w:date="2017-11-01T11:56:00Z">
            <w:rPr>
              <w:u w:val="none"/>
            </w:rPr>
          </w:rPrChange>
        </w:rPr>
        <w:t>y</w:t>
      </w:r>
      <w:r w:rsidRPr="006049CF">
        <w:rPr>
          <w:spacing w:val="24"/>
          <w:u w:val="none"/>
          <w:rPrChange w:id="1711" w:author="Austin Berk" w:date="2017-11-01T11:56:00Z">
            <w:rPr>
              <w:spacing w:val="24"/>
              <w:u w:val="none"/>
            </w:rPr>
          </w:rPrChange>
        </w:rPr>
        <w:t xml:space="preserve"> </w:t>
      </w:r>
      <w:r w:rsidRPr="006049CF">
        <w:rPr>
          <w:u w:val="none"/>
          <w:rPrChange w:id="1712" w:author="Austin Berk" w:date="2017-11-01T11:56:00Z">
            <w:rPr>
              <w:u w:val="none"/>
            </w:rPr>
          </w:rPrChange>
        </w:rPr>
        <w:t>a</w:t>
      </w:r>
      <w:r w:rsidRPr="006049CF">
        <w:rPr>
          <w:spacing w:val="1"/>
          <w:u w:val="none"/>
          <w:rPrChange w:id="1713" w:author="Austin Berk" w:date="2017-11-01T11:56:00Z">
            <w:rPr>
              <w:spacing w:val="1"/>
              <w:u w:val="none"/>
            </w:rPr>
          </w:rPrChange>
        </w:rPr>
        <w:t>g</w:t>
      </w:r>
      <w:r w:rsidRPr="006049CF">
        <w:rPr>
          <w:u w:val="none"/>
          <w:rPrChange w:id="1714" w:author="Austin Berk" w:date="2017-11-01T11:56:00Z">
            <w:rPr>
              <w:u w:val="none"/>
            </w:rPr>
          </w:rPrChange>
        </w:rPr>
        <w:t>ree</w:t>
      </w:r>
      <w:r w:rsidRPr="006049CF">
        <w:rPr>
          <w:spacing w:val="25"/>
          <w:u w:val="none"/>
          <w:rPrChange w:id="1715" w:author="Austin Berk" w:date="2017-11-01T11:56:00Z">
            <w:rPr>
              <w:spacing w:val="25"/>
              <w:u w:val="none"/>
            </w:rPr>
          </w:rPrChange>
        </w:rPr>
        <w:t xml:space="preserve"> </w:t>
      </w:r>
      <w:r w:rsidRPr="006049CF">
        <w:rPr>
          <w:u w:val="none"/>
          <w:rPrChange w:id="1716" w:author="Austin Berk" w:date="2017-11-01T11:56:00Z">
            <w:rPr>
              <w:u w:val="none"/>
            </w:rPr>
          </w:rPrChange>
        </w:rPr>
        <w:t>to</w:t>
      </w:r>
      <w:r w:rsidRPr="006049CF">
        <w:rPr>
          <w:spacing w:val="24"/>
          <w:u w:val="none"/>
          <w:rPrChange w:id="1717" w:author="Austin Berk" w:date="2017-11-01T11:56:00Z">
            <w:rPr>
              <w:spacing w:val="24"/>
              <w:u w:val="none"/>
            </w:rPr>
          </w:rPrChange>
        </w:rPr>
        <w:t xml:space="preserve"> </w:t>
      </w:r>
      <w:r w:rsidRPr="006049CF">
        <w:rPr>
          <w:u w:val="none"/>
          <w:rPrChange w:id="1718" w:author="Austin Berk" w:date="2017-11-01T11:56:00Z">
            <w:rPr>
              <w:u w:val="none"/>
            </w:rPr>
          </w:rPrChange>
        </w:rPr>
        <w:t>be</w:t>
      </w:r>
      <w:r w:rsidRPr="006049CF">
        <w:rPr>
          <w:spacing w:val="24"/>
          <w:u w:val="none"/>
          <w:rPrChange w:id="1719" w:author="Austin Berk" w:date="2017-11-01T11:56:00Z">
            <w:rPr>
              <w:spacing w:val="24"/>
              <w:u w:val="none"/>
            </w:rPr>
          </w:rPrChange>
        </w:rPr>
        <w:t xml:space="preserve"> </w:t>
      </w:r>
      <w:r w:rsidRPr="006049CF">
        <w:rPr>
          <w:u w:val="none"/>
          <w:rPrChange w:id="1720" w:author="Austin Berk" w:date="2017-11-01T11:56:00Z">
            <w:rPr>
              <w:u w:val="none"/>
            </w:rPr>
          </w:rPrChange>
        </w:rPr>
        <w:t>bound</w:t>
      </w:r>
      <w:r w:rsidRPr="006049CF">
        <w:rPr>
          <w:spacing w:val="24"/>
          <w:u w:val="none"/>
          <w:rPrChange w:id="1721" w:author="Austin Berk" w:date="2017-11-01T11:56:00Z">
            <w:rPr>
              <w:spacing w:val="24"/>
              <w:u w:val="none"/>
            </w:rPr>
          </w:rPrChange>
        </w:rPr>
        <w:t xml:space="preserve"> </w:t>
      </w:r>
      <w:r w:rsidRPr="006049CF">
        <w:rPr>
          <w:u w:val="none"/>
          <w:rPrChange w:id="1722" w:author="Austin Berk" w:date="2017-11-01T11:56:00Z">
            <w:rPr>
              <w:u w:val="none"/>
            </w:rPr>
          </w:rPrChange>
        </w:rPr>
        <w:t>by</w:t>
      </w:r>
      <w:r w:rsidRPr="006049CF">
        <w:rPr>
          <w:spacing w:val="24"/>
          <w:u w:val="none"/>
          <w:rPrChange w:id="1723" w:author="Austin Berk" w:date="2017-11-01T11:56:00Z">
            <w:rPr>
              <w:spacing w:val="24"/>
              <w:u w:val="none"/>
            </w:rPr>
          </w:rPrChange>
        </w:rPr>
        <w:t xml:space="preserve"> </w:t>
      </w:r>
      <w:r w:rsidRPr="006049CF">
        <w:rPr>
          <w:u w:val="none"/>
          <w:rPrChange w:id="1724" w:author="Austin Berk" w:date="2017-11-01T11:56:00Z">
            <w:rPr>
              <w:u w:val="none"/>
            </w:rPr>
          </w:rPrChange>
        </w:rPr>
        <w:t>the</w:t>
      </w:r>
      <w:r w:rsidRPr="006049CF">
        <w:rPr>
          <w:spacing w:val="24"/>
          <w:u w:val="none"/>
          <w:rPrChange w:id="1725" w:author="Austin Berk" w:date="2017-11-01T11:56:00Z">
            <w:rPr>
              <w:spacing w:val="24"/>
              <w:u w:val="none"/>
            </w:rPr>
          </w:rPrChange>
        </w:rPr>
        <w:t xml:space="preserve"> </w:t>
      </w:r>
      <w:r w:rsidRPr="006049CF">
        <w:rPr>
          <w:u w:val="none"/>
          <w:rPrChange w:id="1726" w:author="Austin Berk" w:date="2017-11-01T11:56:00Z">
            <w:rPr>
              <w:u w:val="none"/>
            </w:rPr>
          </w:rPrChange>
        </w:rPr>
        <w:t>provisions</w:t>
      </w:r>
      <w:r w:rsidRPr="006049CF">
        <w:rPr>
          <w:spacing w:val="25"/>
          <w:u w:val="none"/>
          <w:rPrChange w:id="1727" w:author="Austin Berk" w:date="2017-11-01T11:56:00Z">
            <w:rPr>
              <w:spacing w:val="25"/>
              <w:u w:val="none"/>
            </w:rPr>
          </w:rPrChange>
        </w:rPr>
        <w:t xml:space="preserve"> </w:t>
      </w:r>
      <w:r w:rsidRPr="006049CF">
        <w:rPr>
          <w:u w:val="none"/>
          <w:rPrChange w:id="1728" w:author="Austin Berk" w:date="2017-11-01T11:56:00Z">
            <w:rPr>
              <w:u w:val="none"/>
            </w:rPr>
          </w:rPrChange>
        </w:rPr>
        <w:t>of</w:t>
      </w:r>
      <w:r w:rsidRPr="006049CF">
        <w:rPr>
          <w:spacing w:val="24"/>
          <w:u w:val="none"/>
          <w:rPrChange w:id="1729" w:author="Austin Berk" w:date="2017-11-01T11:56:00Z">
            <w:rPr>
              <w:spacing w:val="24"/>
              <w:u w:val="none"/>
            </w:rPr>
          </w:rPrChange>
        </w:rPr>
        <w:t xml:space="preserve"> </w:t>
      </w:r>
      <w:r w:rsidRPr="006049CF">
        <w:rPr>
          <w:u w:val="none"/>
          <w:rPrChange w:id="1730" w:author="Austin Berk" w:date="2017-11-01T11:56:00Z">
            <w:rPr>
              <w:u w:val="none"/>
            </w:rPr>
          </w:rPrChange>
        </w:rPr>
        <w:t>this</w:t>
      </w:r>
      <w:r w:rsidRPr="006049CF">
        <w:rPr>
          <w:spacing w:val="24"/>
          <w:u w:val="none"/>
          <w:rPrChange w:id="1731" w:author="Austin Berk" w:date="2017-11-01T11:56:00Z">
            <w:rPr>
              <w:spacing w:val="24"/>
              <w:u w:val="none"/>
            </w:rPr>
          </w:rPrChange>
        </w:rPr>
        <w:t xml:space="preserve"> </w:t>
      </w:r>
      <w:r w:rsidRPr="006049CF">
        <w:rPr>
          <w:rFonts w:cs="Times New Roman"/>
          <w:b/>
          <w:bCs/>
          <w:i/>
          <w:spacing w:val="1"/>
          <w:u w:val="none"/>
          <w:rPrChange w:id="1732" w:author="Austin Berk" w:date="2017-11-01T11:56:00Z">
            <w:rPr>
              <w:rFonts w:cs="Times New Roman"/>
              <w:b/>
              <w:bCs/>
              <w:i/>
              <w:spacing w:val="1"/>
              <w:u w:val="none"/>
            </w:rPr>
          </w:rPrChange>
        </w:rPr>
        <w:t>S</w:t>
      </w:r>
      <w:r w:rsidRPr="006049CF">
        <w:rPr>
          <w:rFonts w:cs="Times New Roman"/>
          <w:b/>
          <w:bCs/>
          <w:i/>
          <w:u w:val="none"/>
          <w:rPrChange w:id="1733" w:author="Austin Berk" w:date="2017-11-01T11:56:00Z">
            <w:rPr>
              <w:rFonts w:cs="Times New Roman"/>
              <w:b/>
              <w:bCs/>
              <w:i/>
              <w:u w:val="none"/>
            </w:rPr>
          </w:rPrChange>
        </w:rPr>
        <w:t>c</w:t>
      </w:r>
      <w:r w:rsidRPr="006049CF">
        <w:rPr>
          <w:rFonts w:cs="Times New Roman"/>
          <w:b/>
          <w:bCs/>
          <w:i/>
          <w:spacing w:val="1"/>
          <w:u w:val="none"/>
          <w:rPrChange w:id="1734" w:author="Austin Berk" w:date="2017-11-01T11:56:00Z">
            <w:rPr>
              <w:rFonts w:cs="Times New Roman"/>
              <w:b/>
              <w:bCs/>
              <w:i/>
              <w:spacing w:val="1"/>
              <w:u w:val="none"/>
            </w:rPr>
          </w:rPrChange>
        </w:rPr>
        <w:t>h</w:t>
      </w:r>
      <w:r w:rsidRPr="006049CF">
        <w:rPr>
          <w:rFonts w:cs="Times New Roman"/>
          <w:b/>
          <w:bCs/>
          <w:i/>
          <w:u w:val="none"/>
          <w:rPrChange w:id="1735" w:author="Austin Berk" w:date="2017-11-01T11:56:00Z">
            <w:rPr>
              <w:rFonts w:cs="Times New Roman"/>
              <w:b/>
              <w:bCs/>
              <w:i/>
              <w:u w:val="none"/>
            </w:rPr>
          </w:rPrChange>
        </w:rPr>
        <w:t>e</w:t>
      </w:r>
      <w:r w:rsidRPr="006049CF">
        <w:rPr>
          <w:rFonts w:cs="Times New Roman"/>
          <w:b/>
          <w:bCs/>
          <w:i/>
          <w:spacing w:val="1"/>
          <w:u w:val="none"/>
          <w:rPrChange w:id="1736" w:author="Austin Berk" w:date="2017-11-01T11:56:00Z">
            <w:rPr>
              <w:rFonts w:cs="Times New Roman"/>
              <w:b/>
              <w:bCs/>
              <w:i/>
              <w:spacing w:val="1"/>
              <w:u w:val="none"/>
            </w:rPr>
          </w:rPrChange>
        </w:rPr>
        <w:t>du</w:t>
      </w:r>
      <w:r w:rsidRPr="006049CF">
        <w:rPr>
          <w:rFonts w:cs="Times New Roman"/>
          <w:b/>
          <w:bCs/>
          <w:i/>
          <w:u w:val="none"/>
          <w:rPrChange w:id="1737" w:author="Austin Berk" w:date="2017-11-01T11:56:00Z">
            <w:rPr>
              <w:rFonts w:cs="Times New Roman"/>
              <w:b/>
              <w:bCs/>
              <w:i/>
              <w:u w:val="none"/>
            </w:rPr>
          </w:rPrChange>
        </w:rPr>
        <w:t>le</w:t>
      </w:r>
      <w:r w:rsidRPr="006049CF">
        <w:rPr>
          <w:rFonts w:cs="Times New Roman"/>
          <w:b/>
          <w:bCs/>
          <w:i/>
          <w:spacing w:val="24"/>
          <w:u w:val="none"/>
          <w:rPrChange w:id="1738" w:author="Austin Berk" w:date="2017-11-01T11:56:00Z">
            <w:rPr>
              <w:rFonts w:cs="Times New Roman"/>
              <w:b/>
              <w:bCs/>
              <w:i/>
              <w:spacing w:val="24"/>
              <w:u w:val="none"/>
            </w:rPr>
          </w:rPrChange>
        </w:rPr>
        <w:t xml:space="preserve"> </w:t>
      </w:r>
      <w:r w:rsidRPr="006049CF">
        <w:rPr>
          <w:rFonts w:cs="Times New Roman"/>
          <w:b/>
          <w:bCs/>
          <w:i/>
          <w:u w:val="none"/>
          <w:rPrChange w:id="1739" w:author="Austin Berk" w:date="2017-11-01T11:56:00Z">
            <w:rPr>
              <w:rFonts w:cs="Times New Roman"/>
              <w:b/>
              <w:bCs/>
              <w:i/>
              <w:u w:val="none"/>
            </w:rPr>
          </w:rPrChange>
        </w:rPr>
        <w:t>A</w:t>
      </w:r>
      <w:r w:rsidRPr="006049CF">
        <w:rPr>
          <w:rFonts w:cs="Times New Roman"/>
          <w:b/>
          <w:bCs/>
          <w:i/>
          <w:w w:val="102"/>
          <w:u w:val="none"/>
          <w:rPrChange w:id="1740" w:author="Austin Berk" w:date="2017-11-01T11:56:00Z">
            <w:rPr>
              <w:rFonts w:cs="Times New Roman"/>
              <w:b/>
              <w:bCs/>
              <w:i/>
              <w:w w:val="102"/>
              <w:u w:val="none"/>
            </w:rPr>
          </w:rPrChange>
        </w:rPr>
        <w:t xml:space="preserve"> </w:t>
      </w:r>
      <w:r w:rsidRPr="006049CF">
        <w:rPr>
          <w:u w:val="none"/>
          <w:rPrChange w:id="1741" w:author="Austin Berk" w:date="2017-11-01T11:56:00Z">
            <w:rPr>
              <w:u w:val="none"/>
            </w:rPr>
          </w:rPrChange>
        </w:rPr>
        <w:t>in</w:t>
      </w:r>
      <w:r w:rsidRPr="006049CF">
        <w:rPr>
          <w:spacing w:val="18"/>
          <w:u w:val="none"/>
          <w:rPrChange w:id="1742" w:author="Austin Berk" w:date="2017-11-01T11:56:00Z">
            <w:rPr>
              <w:spacing w:val="18"/>
              <w:u w:val="none"/>
            </w:rPr>
          </w:rPrChange>
        </w:rPr>
        <w:t xml:space="preserve"> </w:t>
      </w:r>
      <w:r w:rsidRPr="006049CF">
        <w:rPr>
          <w:u w:val="none"/>
          <w:rPrChange w:id="1743" w:author="Austin Berk" w:date="2017-11-01T11:56:00Z">
            <w:rPr>
              <w:u w:val="none"/>
            </w:rPr>
          </w:rPrChange>
        </w:rPr>
        <w:t>reporti</w:t>
      </w:r>
      <w:r w:rsidRPr="006049CF">
        <w:rPr>
          <w:spacing w:val="1"/>
          <w:u w:val="none"/>
          <w:rPrChange w:id="1744" w:author="Austin Berk" w:date="2017-11-01T11:56:00Z">
            <w:rPr>
              <w:spacing w:val="1"/>
              <w:u w:val="none"/>
            </w:rPr>
          </w:rPrChange>
        </w:rPr>
        <w:t>n</w:t>
      </w:r>
      <w:r w:rsidRPr="006049CF">
        <w:rPr>
          <w:u w:val="none"/>
          <w:rPrChange w:id="1745" w:author="Austin Berk" w:date="2017-11-01T11:56:00Z">
            <w:rPr>
              <w:u w:val="none"/>
            </w:rPr>
          </w:rPrChange>
        </w:rPr>
        <w:t>g</w:t>
      </w:r>
      <w:r w:rsidRPr="006049CF">
        <w:rPr>
          <w:spacing w:val="18"/>
          <w:u w:val="none"/>
          <w:rPrChange w:id="1746" w:author="Austin Berk" w:date="2017-11-01T11:56:00Z">
            <w:rPr>
              <w:spacing w:val="18"/>
              <w:u w:val="none"/>
            </w:rPr>
          </w:rPrChange>
        </w:rPr>
        <w:t xml:space="preserve"> </w:t>
      </w:r>
      <w:r w:rsidRPr="006049CF">
        <w:rPr>
          <w:u w:val="none"/>
          <w:rPrChange w:id="1747" w:author="Austin Berk" w:date="2017-11-01T11:56:00Z">
            <w:rPr>
              <w:u w:val="none"/>
            </w:rPr>
          </w:rPrChange>
        </w:rPr>
        <w:t>t</w:t>
      </w:r>
      <w:r w:rsidRPr="006049CF">
        <w:rPr>
          <w:spacing w:val="1"/>
          <w:u w:val="none"/>
          <w:rPrChange w:id="1748" w:author="Austin Berk" w:date="2017-11-01T11:56:00Z">
            <w:rPr>
              <w:spacing w:val="1"/>
              <w:u w:val="none"/>
            </w:rPr>
          </w:rPrChange>
        </w:rPr>
        <w:t>h</w:t>
      </w:r>
      <w:r w:rsidRPr="006049CF">
        <w:rPr>
          <w:u w:val="none"/>
          <w:rPrChange w:id="1749" w:author="Austin Berk" w:date="2017-11-01T11:56:00Z">
            <w:rPr>
              <w:u w:val="none"/>
            </w:rPr>
          </w:rPrChange>
        </w:rPr>
        <w:t>eir</w:t>
      </w:r>
      <w:r w:rsidRPr="006049CF">
        <w:rPr>
          <w:spacing w:val="19"/>
          <w:u w:val="none"/>
          <w:rPrChange w:id="1750" w:author="Austin Berk" w:date="2017-11-01T11:56:00Z">
            <w:rPr>
              <w:spacing w:val="19"/>
              <w:u w:val="none"/>
            </w:rPr>
          </w:rPrChange>
        </w:rPr>
        <w:t xml:space="preserve"> </w:t>
      </w:r>
      <w:r w:rsidRPr="006049CF">
        <w:rPr>
          <w:u w:val="none"/>
          <w:rPrChange w:id="1751" w:author="Austin Berk" w:date="2017-11-01T11:56:00Z">
            <w:rPr>
              <w:u w:val="none"/>
            </w:rPr>
          </w:rPrChange>
        </w:rPr>
        <w:t>s</w:t>
      </w:r>
      <w:r w:rsidRPr="006049CF">
        <w:rPr>
          <w:spacing w:val="1"/>
          <w:u w:val="none"/>
          <w:rPrChange w:id="1752" w:author="Austin Berk" w:date="2017-11-01T11:56:00Z">
            <w:rPr>
              <w:spacing w:val="1"/>
              <w:u w:val="none"/>
            </w:rPr>
          </w:rPrChange>
        </w:rPr>
        <w:t>h</w:t>
      </w:r>
      <w:r w:rsidRPr="006049CF">
        <w:rPr>
          <w:u w:val="none"/>
          <w:rPrChange w:id="1753" w:author="Austin Berk" w:date="2017-11-01T11:56:00Z">
            <w:rPr>
              <w:u w:val="none"/>
            </w:rPr>
          </w:rPrChange>
        </w:rPr>
        <w:t>ares</w:t>
      </w:r>
      <w:r w:rsidRPr="006049CF">
        <w:rPr>
          <w:spacing w:val="18"/>
          <w:u w:val="none"/>
          <w:rPrChange w:id="1754" w:author="Austin Berk" w:date="2017-11-01T11:56:00Z">
            <w:rPr>
              <w:spacing w:val="18"/>
              <w:u w:val="none"/>
            </w:rPr>
          </w:rPrChange>
        </w:rPr>
        <w:t xml:space="preserve"> </w:t>
      </w:r>
      <w:r w:rsidRPr="006049CF">
        <w:rPr>
          <w:spacing w:val="1"/>
          <w:u w:val="none"/>
          <w:rPrChange w:id="1755" w:author="Austin Berk" w:date="2017-11-01T11:56:00Z">
            <w:rPr>
              <w:spacing w:val="1"/>
              <w:u w:val="none"/>
            </w:rPr>
          </w:rPrChange>
        </w:rPr>
        <w:t>o</w:t>
      </w:r>
      <w:r w:rsidRPr="006049CF">
        <w:rPr>
          <w:u w:val="none"/>
          <w:rPrChange w:id="1756" w:author="Austin Berk" w:date="2017-11-01T11:56:00Z">
            <w:rPr>
              <w:u w:val="none"/>
            </w:rPr>
          </w:rPrChange>
        </w:rPr>
        <w:t>f</w:t>
      </w:r>
      <w:r w:rsidRPr="006049CF">
        <w:rPr>
          <w:spacing w:val="17"/>
          <w:u w:val="none"/>
          <w:rPrChange w:id="1757" w:author="Austin Berk" w:date="2017-11-01T11:56:00Z">
            <w:rPr>
              <w:spacing w:val="17"/>
              <w:u w:val="none"/>
            </w:rPr>
          </w:rPrChange>
        </w:rPr>
        <w:t xml:space="preserve"> </w:t>
      </w:r>
      <w:r w:rsidRPr="006049CF">
        <w:rPr>
          <w:spacing w:val="1"/>
          <w:u w:val="none"/>
          <w:rPrChange w:id="1758" w:author="Austin Berk" w:date="2017-11-01T11:56:00Z">
            <w:rPr>
              <w:spacing w:val="1"/>
              <w:u w:val="none"/>
            </w:rPr>
          </w:rPrChange>
        </w:rPr>
        <w:t>Co</w:t>
      </w:r>
      <w:r w:rsidRPr="006049CF">
        <w:rPr>
          <w:spacing w:val="2"/>
          <w:u w:val="none"/>
          <w:rPrChange w:id="1759" w:author="Austin Berk" w:date="2017-11-01T11:56:00Z">
            <w:rPr>
              <w:spacing w:val="2"/>
              <w:u w:val="none"/>
            </w:rPr>
          </w:rPrChange>
        </w:rPr>
        <w:t>m</w:t>
      </w:r>
      <w:r w:rsidRPr="006049CF">
        <w:rPr>
          <w:spacing w:val="1"/>
          <w:u w:val="none"/>
          <w:rPrChange w:id="1760" w:author="Austin Berk" w:date="2017-11-01T11:56:00Z">
            <w:rPr>
              <w:spacing w:val="1"/>
              <w:u w:val="none"/>
            </w:rPr>
          </w:rPrChange>
        </w:rPr>
        <w:t>p</w:t>
      </w:r>
      <w:r w:rsidRPr="006049CF">
        <w:rPr>
          <w:u w:val="none"/>
          <w:rPrChange w:id="1761" w:author="Austin Berk" w:date="2017-11-01T11:56:00Z">
            <w:rPr>
              <w:u w:val="none"/>
            </w:rPr>
          </w:rPrChange>
        </w:rPr>
        <w:t>a</w:t>
      </w:r>
      <w:r w:rsidRPr="006049CF">
        <w:rPr>
          <w:spacing w:val="1"/>
          <w:u w:val="none"/>
          <w:rPrChange w:id="1762" w:author="Austin Berk" w:date="2017-11-01T11:56:00Z">
            <w:rPr>
              <w:spacing w:val="1"/>
              <w:u w:val="none"/>
            </w:rPr>
          </w:rPrChange>
        </w:rPr>
        <w:t>n</w:t>
      </w:r>
      <w:r w:rsidRPr="006049CF">
        <w:rPr>
          <w:u w:val="none"/>
          <w:rPrChange w:id="1763" w:author="Austin Berk" w:date="2017-11-01T11:56:00Z">
            <w:rPr>
              <w:u w:val="none"/>
            </w:rPr>
          </w:rPrChange>
        </w:rPr>
        <w:t>y</w:t>
      </w:r>
      <w:r w:rsidRPr="006049CF">
        <w:rPr>
          <w:spacing w:val="19"/>
          <w:u w:val="none"/>
          <w:rPrChange w:id="1764" w:author="Austin Berk" w:date="2017-11-01T11:56:00Z">
            <w:rPr>
              <w:spacing w:val="19"/>
              <w:u w:val="none"/>
            </w:rPr>
          </w:rPrChange>
        </w:rPr>
        <w:t xml:space="preserve"> </w:t>
      </w:r>
      <w:r w:rsidRPr="006049CF">
        <w:rPr>
          <w:u w:val="none"/>
          <w:rPrChange w:id="1765" w:author="Austin Berk" w:date="2017-11-01T11:56:00Z">
            <w:rPr>
              <w:u w:val="none"/>
            </w:rPr>
          </w:rPrChange>
        </w:rPr>
        <w:t>i</w:t>
      </w:r>
      <w:r w:rsidRPr="006049CF">
        <w:rPr>
          <w:spacing w:val="1"/>
          <w:u w:val="none"/>
          <w:rPrChange w:id="1766" w:author="Austin Berk" w:date="2017-11-01T11:56:00Z">
            <w:rPr>
              <w:spacing w:val="1"/>
              <w:u w:val="none"/>
            </w:rPr>
          </w:rPrChange>
        </w:rPr>
        <w:t>n</w:t>
      </w:r>
      <w:r w:rsidRPr="006049CF">
        <w:rPr>
          <w:u w:val="none"/>
          <w:rPrChange w:id="1767" w:author="Austin Berk" w:date="2017-11-01T11:56:00Z">
            <w:rPr>
              <w:u w:val="none"/>
            </w:rPr>
          </w:rPrChange>
        </w:rPr>
        <w:t>co</w:t>
      </w:r>
      <w:r w:rsidRPr="006049CF">
        <w:rPr>
          <w:spacing w:val="2"/>
          <w:u w:val="none"/>
          <w:rPrChange w:id="1768" w:author="Austin Berk" w:date="2017-11-01T11:56:00Z">
            <w:rPr>
              <w:spacing w:val="2"/>
              <w:u w:val="none"/>
            </w:rPr>
          </w:rPrChange>
        </w:rPr>
        <w:t>m</w:t>
      </w:r>
      <w:r w:rsidRPr="006049CF">
        <w:rPr>
          <w:u w:val="none"/>
          <w:rPrChange w:id="1769" w:author="Austin Berk" w:date="2017-11-01T11:56:00Z">
            <w:rPr>
              <w:u w:val="none"/>
            </w:rPr>
          </w:rPrChange>
        </w:rPr>
        <w:t>e</w:t>
      </w:r>
      <w:r w:rsidRPr="006049CF">
        <w:rPr>
          <w:spacing w:val="18"/>
          <w:u w:val="none"/>
          <w:rPrChange w:id="1770" w:author="Austin Berk" w:date="2017-11-01T11:56:00Z">
            <w:rPr>
              <w:spacing w:val="18"/>
              <w:u w:val="none"/>
            </w:rPr>
          </w:rPrChange>
        </w:rPr>
        <w:t xml:space="preserve"> </w:t>
      </w:r>
      <w:r w:rsidRPr="006049CF">
        <w:rPr>
          <w:u w:val="none"/>
          <w:rPrChange w:id="1771" w:author="Austin Berk" w:date="2017-11-01T11:56:00Z">
            <w:rPr>
              <w:u w:val="none"/>
            </w:rPr>
          </w:rPrChange>
        </w:rPr>
        <w:t>and</w:t>
      </w:r>
      <w:r w:rsidRPr="006049CF">
        <w:rPr>
          <w:spacing w:val="18"/>
          <w:u w:val="none"/>
          <w:rPrChange w:id="1772" w:author="Austin Berk" w:date="2017-11-01T11:56:00Z">
            <w:rPr>
              <w:spacing w:val="18"/>
              <w:u w:val="none"/>
            </w:rPr>
          </w:rPrChange>
        </w:rPr>
        <w:t xml:space="preserve"> </w:t>
      </w:r>
      <w:r w:rsidRPr="006049CF">
        <w:rPr>
          <w:u w:val="none"/>
          <w:rPrChange w:id="1773" w:author="Austin Berk" w:date="2017-11-01T11:56:00Z">
            <w:rPr>
              <w:u w:val="none"/>
            </w:rPr>
          </w:rPrChange>
        </w:rPr>
        <w:t>l</w:t>
      </w:r>
      <w:r w:rsidRPr="006049CF">
        <w:rPr>
          <w:spacing w:val="1"/>
          <w:u w:val="none"/>
          <w:rPrChange w:id="1774" w:author="Austin Berk" w:date="2017-11-01T11:56:00Z">
            <w:rPr>
              <w:spacing w:val="1"/>
              <w:u w:val="none"/>
            </w:rPr>
          </w:rPrChange>
        </w:rPr>
        <w:t>o</w:t>
      </w:r>
      <w:r w:rsidRPr="006049CF">
        <w:rPr>
          <w:u w:val="none"/>
          <w:rPrChange w:id="1775" w:author="Austin Berk" w:date="2017-11-01T11:56:00Z">
            <w:rPr>
              <w:u w:val="none"/>
            </w:rPr>
          </w:rPrChange>
        </w:rPr>
        <w:t>ss</w:t>
      </w:r>
      <w:r w:rsidRPr="006049CF">
        <w:rPr>
          <w:spacing w:val="19"/>
          <w:u w:val="none"/>
          <w:rPrChange w:id="1776" w:author="Austin Berk" w:date="2017-11-01T11:56:00Z">
            <w:rPr>
              <w:spacing w:val="19"/>
              <w:u w:val="none"/>
            </w:rPr>
          </w:rPrChange>
        </w:rPr>
        <w:t xml:space="preserve"> </w:t>
      </w:r>
      <w:r w:rsidRPr="006049CF">
        <w:rPr>
          <w:u w:val="none"/>
          <w:rPrChange w:id="1777" w:author="Austin Berk" w:date="2017-11-01T11:56:00Z">
            <w:rPr>
              <w:u w:val="none"/>
            </w:rPr>
          </w:rPrChange>
        </w:rPr>
        <w:t>for</w:t>
      </w:r>
      <w:r w:rsidRPr="006049CF">
        <w:rPr>
          <w:spacing w:val="17"/>
          <w:u w:val="none"/>
          <w:rPrChange w:id="1778" w:author="Austin Berk" w:date="2017-11-01T11:56:00Z">
            <w:rPr>
              <w:spacing w:val="17"/>
              <w:u w:val="none"/>
            </w:rPr>
          </w:rPrChange>
        </w:rPr>
        <w:t xml:space="preserve"> </w:t>
      </w:r>
      <w:r w:rsidRPr="006049CF">
        <w:rPr>
          <w:u w:val="none"/>
          <w:rPrChange w:id="1779" w:author="Austin Berk" w:date="2017-11-01T11:56:00Z">
            <w:rPr>
              <w:u w:val="none"/>
            </w:rPr>
          </w:rPrChange>
        </w:rPr>
        <w:t>i</w:t>
      </w:r>
      <w:r w:rsidRPr="006049CF">
        <w:rPr>
          <w:spacing w:val="1"/>
          <w:u w:val="none"/>
          <w:rPrChange w:id="1780" w:author="Austin Berk" w:date="2017-11-01T11:56:00Z">
            <w:rPr>
              <w:spacing w:val="1"/>
              <w:u w:val="none"/>
            </w:rPr>
          </w:rPrChange>
        </w:rPr>
        <w:t>n</w:t>
      </w:r>
      <w:r w:rsidRPr="006049CF">
        <w:rPr>
          <w:u w:val="none"/>
          <w:rPrChange w:id="1781" w:author="Austin Berk" w:date="2017-11-01T11:56:00Z">
            <w:rPr>
              <w:u w:val="none"/>
            </w:rPr>
          </w:rPrChange>
        </w:rPr>
        <w:t>co</w:t>
      </w:r>
      <w:r w:rsidRPr="006049CF">
        <w:rPr>
          <w:spacing w:val="2"/>
          <w:u w:val="none"/>
          <w:rPrChange w:id="1782" w:author="Austin Berk" w:date="2017-11-01T11:56:00Z">
            <w:rPr>
              <w:spacing w:val="2"/>
              <w:u w:val="none"/>
            </w:rPr>
          </w:rPrChange>
        </w:rPr>
        <w:t>m</w:t>
      </w:r>
      <w:r w:rsidRPr="006049CF">
        <w:rPr>
          <w:u w:val="none"/>
          <w:rPrChange w:id="1783" w:author="Austin Berk" w:date="2017-11-01T11:56:00Z">
            <w:rPr>
              <w:u w:val="none"/>
            </w:rPr>
          </w:rPrChange>
        </w:rPr>
        <w:t>e</w:t>
      </w:r>
      <w:r w:rsidRPr="006049CF">
        <w:rPr>
          <w:spacing w:val="18"/>
          <w:u w:val="none"/>
          <w:rPrChange w:id="1784" w:author="Austin Berk" w:date="2017-11-01T11:56:00Z">
            <w:rPr>
              <w:spacing w:val="18"/>
              <w:u w:val="none"/>
            </w:rPr>
          </w:rPrChange>
        </w:rPr>
        <w:t xml:space="preserve"> </w:t>
      </w:r>
      <w:r w:rsidRPr="006049CF">
        <w:rPr>
          <w:u w:val="none"/>
          <w:rPrChange w:id="1785" w:author="Austin Berk" w:date="2017-11-01T11:56:00Z">
            <w:rPr>
              <w:u w:val="none"/>
            </w:rPr>
          </w:rPrChange>
        </w:rPr>
        <w:t>tax</w:t>
      </w:r>
      <w:r w:rsidRPr="006049CF">
        <w:rPr>
          <w:spacing w:val="19"/>
          <w:u w:val="none"/>
          <w:rPrChange w:id="1786" w:author="Austin Berk" w:date="2017-11-01T11:56:00Z">
            <w:rPr>
              <w:spacing w:val="19"/>
              <w:u w:val="none"/>
            </w:rPr>
          </w:rPrChange>
        </w:rPr>
        <w:t xml:space="preserve"> </w:t>
      </w:r>
      <w:r w:rsidRPr="006049CF">
        <w:rPr>
          <w:u w:val="none"/>
          <w:rPrChange w:id="1787" w:author="Austin Berk" w:date="2017-11-01T11:56:00Z">
            <w:rPr>
              <w:u w:val="none"/>
            </w:rPr>
          </w:rPrChange>
        </w:rPr>
        <w:t>purposes.</w:t>
      </w:r>
    </w:p>
    <w:p w14:paraId="6B33EF1E" w14:textId="77777777" w:rsidR="000C19C9" w:rsidRPr="006049CF" w:rsidRDefault="000C19C9">
      <w:pPr>
        <w:spacing w:before="16" w:line="220" w:lineRule="exact"/>
        <w:rPr>
          <w:rPrChange w:id="1788" w:author="Austin Berk" w:date="2017-11-01T11:56:00Z">
            <w:rPr/>
          </w:rPrChange>
        </w:rPr>
      </w:pPr>
    </w:p>
    <w:p w14:paraId="4269460A" w14:textId="77777777" w:rsidR="000C19C9" w:rsidRDefault="00D3642A">
      <w:pPr>
        <w:pStyle w:val="BodyText"/>
        <w:numPr>
          <w:ilvl w:val="2"/>
          <w:numId w:val="1"/>
        </w:numPr>
        <w:tabs>
          <w:tab w:val="left" w:pos="2264"/>
        </w:tabs>
        <w:spacing w:line="252" w:lineRule="auto"/>
        <w:ind w:right="116" w:firstLine="1440"/>
        <w:jc w:val="both"/>
        <w:rPr>
          <w:u w:val="none"/>
        </w:rPr>
      </w:pPr>
      <w:r w:rsidRPr="006049CF">
        <w:rPr>
          <w:spacing w:val="1"/>
          <w:u w:color="000000"/>
          <w:rPrChange w:id="1789" w:author="Austin Berk" w:date="2017-11-01T11:56:00Z">
            <w:rPr>
              <w:spacing w:val="1"/>
              <w:u w:color="000000"/>
            </w:rPr>
          </w:rPrChange>
        </w:rPr>
        <w:t>A</w:t>
      </w:r>
      <w:r w:rsidRPr="006049CF">
        <w:rPr>
          <w:u w:color="000000"/>
          <w:rPrChange w:id="1790" w:author="Austin Berk" w:date="2017-11-01T11:56:00Z">
            <w:rPr>
              <w:u w:color="000000"/>
            </w:rPr>
          </w:rPrChange>
        </w:rPr>
        <w:t>ll</w:t>
      </w:r>
      <w:r w:rsidRPr="006049CF">
        <w:rPr>
          <w:spacing w:val="1"/>
          <w:u w:color="000000"/>
          <w:rPrChange w:id="1791" w:author="Austin Berk" w:date="2017-11-01T11:56:00Z">
            <w:rPr>
              <w:spacing w:val="1"/>
              <w:u w:color="000000"/>
            </w:rPr>
          </w:rPrChange>
        </w:rPr>
        <w:t>o</w:t>
      </w:r>
      <w:r w:rsidRPr="006049CF">
        <w:rPr>
          <w:u w:color="000000"/>
          <w:rPrChange w:id="1792" w:author="Austin Berk" w:date="2017-11-01T11:56:00Z">
            <w:rPr>
              <w:u w:color="000000"/>
            </w:rPr>
          </w:rPrChange>
        </w:rPr>
        <w:t>cati</w:t>
      </w:r>
      <w:r w:rsidRPr="006049CF">
        <w:rPr>
          <w:spacing w:val="1"/>
          <w:u w:color="000000"/>
          <w:rPrChange w:id="1793" w:author="Austin Berk" w:date="2017-11-01T11:56:00Z">
            <w:rPr>
              <w:spacing w:val="1"/>
              <w:u w:color="000000"/>
            </w:rPr>
          </w:rPrChange>
        </w:rPr>
        <w:t>on</w:t>
      </w:r>
      <w:r w:rsidRPr="006049CF">
        <w:rPr>
          <w:u w:color="000000"/>
          <w:rPrChange w:id="1794" w:author="Austin Berk" w:date="2017-11-01T11:56:00Z">
            <w:rPr>
              <w:u w:color="000000"/>
            </w:rPr>
          </w:rPrChange>
        </w:rPr>
        <w:t>s</w:t>
      </w:r>
      <w:r w:rsidRPr="006049CF">
        <w:rPr>
          <w:spacing w:val="14"/>
          <w:u w:color="000000"/>
          <w:rPrChange w:id="1795" w:author="Austin Berk" w:date="2017-11-01T11:56:00Z">
            <w:rPr>
              <w:spacing w:val="14"/>
              <w:u w:color="000000"/>
            </w:rPr>
          </w:rPrChange>
        </w:rPr>
        <w:t xml:space="preserve"> </w:t>
      </w:r>
      <w:r w:rsidRPr="006049CF">
        <w:rPr>
          <w:spacing w:val="1"/>
          <w:u w:color="000000"/>
          <w:rPrChange w:id="1796" w:author="Austin Berk" w:date="2017-11-01T11:56:00Z">
            <w:rPr>
              <w:spacing w:val="1"/>
              <w:u w:color="000000"/>
            </w:rPr>
          </w:rPrChange>
        </w:rPr>
        <w:t>b</w:t>
      </w:r>
      <w:r w:rsidRPr="006049CF">
        <w:rPr>
          <w:u w:color="000000"/>
          <w:rPrChange w:id="1797" w:author="Austin Berk" w:date="2017-11-01T11:56:00Z">
            <w:rPr>
              <w:u w:color="000000"/>
            </w:rPr>
          </w:rPrChange>
        </w:rPr>
        <w:t>y</w:t>
      </w:r>
      <w:r w:rsidRPr="006049CF">
        <w:rPr>
          <w:spacing w:val="14"/>
          <w:u w:color="000000"/>
          <w:rPrChange w:id="1798" w:author="Austin Berk" w:date="2017-11-01T11:56:00Z">
            <w:rPr>
              <w:spacing w:val="14"/>
              <w:u w:color="000000"/>
            </w:rPr>
          </w:rPrChange>
        </w:rPr>
        <w:t xml:space="preserve"> </w:t>
      </w:r>
      <w:r w:rsidRPr="006049CF">
        <w:rPr>
          <w:spacing w:val="1"/>
          <w:u w:color="000000"/>
          <w:rPrChange w:id="1799" w:author="Austin Berk" w:date="2017-11-01T11:56:00Z">
            <w:rPr>
              <w:spacing w:val="1"/>
              <w:u w:color="000000"/>
            </w:rPr>
          </w:rPrChange>
        </w:rPr>
        <w:t>P</w:t>
      </w:r>
      <w:r w:rsidRPr="006049CF">
        <w:rPr>
          <w:u w:color="000000"/>
          <w:rPrChange w:id="1800" w:author="Austin Berk" w:date="2017-11-01T11:56:00Z">
            <w:rPr>
              <w:u w:color="000000"/>
            </w:rPr>
          </w:rPrChange>
        </w:rPr>
        <w:t>erce</w:t>
      </w:r>
      <w:r w:rsidRPr="006049CF">
        <w:rPr>
          <w:spacing w:val="1"/>
          <w:u w:color="000000"/>
          <w:rPrChange w:id="1801" w:author="Austin Berk" w:date="2017-11-01T11:56:00Z">
            <w:rPr>
              <w:spacing w:val="1"/>
              <w:u w:color="000000"/>
            </w:rPr>
          </w:rPrChange>
        </w:rPr>
        <w:t>n</w:t>
      </w:r>
      <w:r w:rsidRPr="006049CF">
        <w:rPr>
          <w:u w:color="000000"/>
          <w:rPrChange w:id="1802" w:author="Austin Berk" w:date="2017-11-01T11:56:00Z">
            <w:rPr>
              <w:u w:color="000000"/>
            </w:rPr>
          </w:rPrChange>
        </w:rPr>
        <w:t>ta</w:t>
      </w:r>
      <w:r w:rsidRPr="006049CF">
        <w:rPr>
          <w:spacing w:val="1"/>
          <w:u w:color="000000"/>
          <w:rPrChange w:id="1803" w:author="Austin Berk" w:date="2017-11-01T11:56:00Z">
            <w:rPr>
              <w:spacing w:val="1"/>
              <w:u w:color="000000"/>
            </w:rPr>
          </w:rPrChange>
        </w:rPr>
        <w:t>g</w:t>
      </w:r>
      <w:r w:rsidRPr="006049CF">
        <w:rPr>
          <w:u w:color="000000"/>
          <w:rPrChange w:id="1804" w:author="Austin Berk" w:date="2017-11-01T11:56:00Z">
            <w:rPr>
              <w:u w:color="000000"/>
            </w:rPr>
          </w:rPrChange>
        </w:rPr>
        <w:t>e</w:t>
      </w:r>
      <w:r w:rsidRPr="006049CF">
        <w:rPr>
          <w:spacing w:val="14"/>
          <w:u w:color="000000"/>
          <w:rPrChange w:id="1805" w:author="Austin Berk" w:date="2017-11-01T11:56:00Z">
            <w:rPr>
              <w:spacing w:val="14"/>
              <w:u w:color="000000"/>
            </w:rPr>
          </w:rPrChange>
        </w:rPr>
        <w:t xml:space="preserve"> </w:t>
      </w:r>
      <w:r w:rsidRPr="006049CF">
        <w:rPr>
          <w:u w:color="000000"/>
          <w:rPrChange w:id="1806" w:author="Austin Berk" w:date="2017-11-01T11:56:00Z">
            <w:rPr>
              <w:u w:color="000000"/>
            </w:rPr>
          </w:rPrChange>
        </w:rPr>
        <w:t>I</w:t>
      </w:r>
      <w:r w:rsidRPr="006049CF">
        <w:rPr>
          <w:spacing w:val="1"/>
          <w:u w:color="000000"/>
          <w:rPrChange w:id="1807" w:author="Austin Berk" w:date="2017-11-01T11:56:00Z">
            <w:rPr>
              <w:spacing w:val="1"/>
              <w:u w:color="000000"/>
            </w:rPr>
          </w:rPrChange>
        </w:rPr>
        <w:t>n</w:t>
      </w:r>
      <w:r w:rsidRPr="006049CF">
        <w:rPr>
          <w:u w:color="000000"/>
          <w:rPrChange w:id="1808" w:author="Austin Berk" w:date="2017-11-01T11:56:00Z">
            <w:rPr>
              <w:u w:color="000000"/>
            </w:rPr>
          </w:rPrChange>
        </w:rPr>
        <w:t>terests</w:t>
      </w:r>
      <w:r w:rsidRPr="006049CF">
        <w:rPr>
          <w:u w:val="none"/>
          <w:rPrChange w:id="1809" w:author="Austin Berk" w:date="2017-11-01T11:56:00Z">
            <w:rPr>
              <w:u w:val="none"/>
            </w:rPr>
          </w:rPrChange>
        </w:rPr>
        <w:t>.</w:t>
      </w:r>
      <w:r w:rsidRPr="006049CF">
        <w:rPr>
          <w:spacing w:val="14"/>
          <w:u w:val="none"/>
          <w:rPrChange w:id="1810" w:author="Austin Berk" w:date="2017-11-01T11:56:00Z">
            <w:rPr>
              <w:spacing w:val="14"/>
              <w:u w:val="none"/>
            </w:rPr>
          </w:rPrChange>
        </w:rPr>
        <w:t xml:space="preserve"> </w:t>
      </w:r>
      <w:r w:rsidRPr="006049CF">
        <w:rPr>
          <w:spacing w:val="1"/>
          <w:u w:val="none"/>
          <w:rPrChange w:id="1811" w:author="Austin Berk" w:date="2017-11-01T11:56:00Z">
            <w:rPr>
              <w:spacing w:val="1"/>
              <w:u w:val="none"/>
            </w:rPr>
          </w:rPrChange>
        </w:rPr>
        <w:t>Sub</w:t>
      </w:r>
      <w:r w:rsidRPr="006049CF">
        <w:rPr>
          <w:u w:val="none"/>
          <w:rPrChange w:id="1812" w:author="Austin Berk" w:date="2017-11-01T11:56:00Z">
            <w:rPr>
              <w:u w:val="none"/>
            </w:rPr>
          </w:rPrChange>
        </w:rPr>
        <w:t>ject</w:t>
      </w:r>
      <w:r w:rsidRPr="006049CF">
        <w:rPr>
          <w:spacing w:val="14"/>
          <w:u w:val="none"/>
          <w:rPrChange w:id="1813" w:author="Austin Berk" w:date="2017-11-01T11:56:00Z">
            <w:rPr>
              <w:spacing w:val="14"/>
              <w:u w:val="none"/>
            </w:rPr>
          </w:rPrChange>
        </w:rPr>
        <w:t xml:space="preserve"> </w:t>
      </w:r>
      <w:r w:rsidRPr="006049CF">
        <w:rPr>
          <w:u w:val="none"/>
          <w:rPrChange w:id="1814" w:author="Austin Berk" w:date="2017-11-01T11:56:00Z">
            <w:rPr>
              <w:u w:val="none"/>
            </w:rPr>
          </w:rPrChange>
        </w:rPr>
        <w:t>to</w:t>
      </w:r>
      <w:r w:rsidRPr="006049CF">
        <w:rPr>
          <w:spacing w:val="15"/>
          <w:u w:val="none"/>
          <w:rPrChange w:id="1815" w:author="Austin Berk" w:date="2017-11-01T11:56:00Z">
            <w:rPr>
              <w:spacing w:val="15"/>
              <w:u w:val="none"/>
            </w:rPr>
          </w:rPrChange>
        </w:rPr>
        <w:t xml:space="preserve"> </w:t>
      </w:r>
      <w:r w:rsidRPr="006049CF">
        <w:rPr>
          <w:u w:val="none"/>
          <w:rPrChange w:id="1816" w:author="Austin Berk" w:date="2017-11-01T11:56:00Z">
            <w:rPr>
              <w:u w:val="none"/>
            </w:rPr>
          </w:rPrChange>
        </w:rPr>
        <w:t>t</w:t>
      </w:r>
      <w:r w:rsidRPr="006049CF">
        <w:rPr>
          <w:spacing w:val="1"/>
          <w:u w:val="none"/>
          <w:rPrChange w:id="1817" w:author="Austin Berk" w:date="2017-11-01T11:56:00Z">
            <w:rPr>
              <w:spacing w:val="1"/>
              <w:u w:val="none"/>
            </w:rPr>
          </w:rPrChange>
        </w:rPr>
        <w:t>h</w:t>
      </w:r>
      <w:r w:rsidRPr="006049CF">
        <w:rPr>
          <w:u w:val="none"/>
          <w:rPrChange w:id="1818" w:author="Austin Berk" w:date="2017-11-01T11:56:00Z">
            <w:rPr>
              <w:u w:val="none"/>
            </w:rPr>
          </w:rPrChange>
        </w:rPr>
        <w:t>e</w:t>
      </w:r>
      <w:r w:rsidRPr="006049CF">
        <w:rPr>
          <w:spacing w:val="15"/>
          <w:u w:val="none"/>
          <w:rPrChange w:id="1819" w:author="Austin Berk" w:date="2017-11-01T11:56:00Z">
            <w:rPr>
              <w:spacing w:val="15"/>
              <w:u w:val="none"/>
            </w:rPr>
          </w:rPrChange>
        </w:rPr>
        <w:t xml:space="preserve"> </w:t>
      </w:r>
      <w:r w:rsidRPr="006049CF">
        <w:rPr>
          <w:u w:val="none"/>
          <w:rPrChange w:id="1820" w:author="Austin Berk" w:date="2017-11-01T11:56:00Z">
            <w:rPr>
              <w:u w:val="none"/>
            </w:rPr>
          </w:rPrChange>
        </w:rPr>
        <w:t>e</w:t>
      </w:r>
      <w:r w:rsidRPr="006049CF">
        <w:rPr>
          <w:spacing w:val="1"/>
          <w:u w:val="none"/>
          <w:rPrChange w:id="1821" w:author="Austin Berk" w:date="2017-11-01T11:56:00Z">
            <w:rPr>
              <w:spacing w:val="1"/>
              <w:u w:val="none"/>
            </w:rPr>
          </w:rPrChange>
        </w:rPr>
        <w:t>xp</w:t>
      </w:r>
      <w:r w:rsidRPr="006049CF">
        <w:rPr>
          <w:u w:val="none"/>
          <w:rPrChange w:id="1822" w:author="Austin Berk" w:date="2017-11-01T11:56:00Z">
            <w:rPr>
              <w:u w:val="none"/>
            </w:rPr>
          </w:rPrChange>
        </w:rPr>
        <w:t>ress</w:t>
      </w:r>
      <w:r w:rsidRPr="006049CF">
        <w:rPr>
          <w:spacing w:val="14"/>
          <w:u w:val="none"/>
          <w:rPrChange w:id="1823" w:author="Austin Berk" w:date="2017-11-01T11:56:00Z">
            <w:rPr>
              <w:spacing w:val="14"/>
              <w:u w:val="none"/>
            </w:rPr>
          </w:rPrChange>
        </w:rPr>
        <w:t xml:space="preserve"> </w:t>
      </w:r>
      <w:r w:rsidRPr="006049CF">
        <w:rPr>
          <w:spacing w:val="1"/>
          <w:u w:val="none"/>
          <w:rPrChange w:id="1824" w:author="Austin Berk" w:date="2017-11-01T11:56:00Z">
            <w:rPr>
              <w:spacing w:val="1"/>
              <w:u w:val="none"/>
            </w:rPr>
          </w:rPrChange>
        </w:rPr>
        <w:t>p</w:t>
      </w:r>
      <w:r w:rsidRPr="006049CF">
        <w:rPr>
          <w:u w:val="none"/>
          <w:rPrChange w:id="1825" w:author="Austin Berk" w:date="2017-11-01T11:56:00Z">
            <w:rPr>
              <w:u w:val="none"/>
            </w:rPr>
          </w:rPrChange>
        </w:rPr>
        <w:t>r</w:t>
      </w:r>
      <w:r w:rsidRPr="006049CF">
        <w:rPr>
          <w:spacing w:val="1"/>
          <w:u w:val="none"/>
          <w:rPrChange w:id="1826" w:author="Austin Berk" w:date="2017-11-01T11:56:00Z">
            <w:rPr>
              <w:spacing w:val="1"/>
              <w:u w:val="none"/>
            </w:rPr>
          </w:rPrChange>
        </w:rPr>
        <w:t>ov</w:t>
      </w:r>
      <w:r w:rsidRPr="006049CF">
        <w:rPr>
          <w:u w:val="none"/>
          <w:rPrChange w:id="1827" w:author="Austin Berk" w:date="2017-11-01T11:56:00Z">
            <w:rPr>
              <w:u w:val="none"/>
            </w:rPr>
          </w:rPrChange>
        </w:rPr>
        <w:t>isi</w:t>
      </w:r>
      <w:r w:rsidRPr="006049CF">
        <w:rPr>
          <w:spacing w:val="1"/>
          <w:u w:val="none"/>
          <w:rPrChange w:id="1828" w:author="Austin Berk" w:date="2017-11-01T11:56:00Z">
            <w:rPr>
              <w:spacing w:val="1"/>
              <w:u w:val="none"/>
            </w:rPr>
          </w:rPrChange>
        </w:rPr>
        <w:t>on</w:t>
      </w:r>
      <w:r w:rsidRPr="006049CF">
        <w:rPr>
          <w:u w:val="none"/>
          <w:rPrChange w:id="1829" w:author="Austin Berk" w:date="2017-11-01T11:56:00Z">
            <w:rPr>
              <w:u w:val="none"/>
            </w:rPr>
          </w:rPrChange>
        </w:rPr>
        <w:t>s</w:t>
      </w:r>
      <w:r w:rsidRPr="006049CF">
        <w:rPr>
          <w:spacing w:val="14"/>
          <w:u w:val="none"/>
          <w:rPrChange w:id="1830" w:author="Austin Berk" w:date="2017-11-01T11:56:00Z">
            <w:rPr>
              <w:spacing w:val="14"/>
              <w:u w:val="none"/>
            </w:rPr>
          </w:rPrChange>
        </w:rPr>
        <w:t xml:space="preserve"> </w:t>
      </w:r>
      <w:r w:rsidRPr="006049CF">
        <w:rPr>
          <w:spacing w:val="1"/>
          <w:u w:val="none"/>
          <w:rPrChange w:id="1831" w:author="Austin Berk" w:date="2017-11-01T11:56:00Z">
            <w:rPr>
              <w:spacing w:val="1"/>
              <w:u w:val="none"/>
            </w:rPr>
          </w:rPrChange>
        </w:rPr>
        <w:t>o</w:t>
      </w:r>
      <w:r w:rsidRPr="006049CF">
        <w:rPr>
          <w:u w:val="none"/>
          <w:rPrChange w:id="1832" w:author="Austin Berk" w:date="2017-11-01T11:56:00Z">
            <w:rPr>
              <w:u w:val="none"/>
            </w:rPr>
          </w:rPrChange>
        </w:rPr>
        <w:t>f</w:t>
      </w:r>
      <w:r w:rsidRPr="006049CF">
        <w:rPr>
          <w:spacing w:val="14"/>
          <w:u w:val="none"/>
          <w:rPrChange w:id="1833" w:author="Austin Berk" w:date="2017-11-01T11:56:00Z">
            <w:rPr>
              <w:spacing w:val="14"/>
              <w:u w:val="none"/>
            </w:rPr>
          </w:rPrChange>
        </w:rPr>
        <w:t xml:space="preserve"> </w:t>
      </w:r>
      <w:r w:rsidRPr="006049CF">
        <w:rPr>
          <w:u w:val="none"/>
          <w:rPrChange w:id="1834" w:author="Austin Berk" w:date="2017-11-01T11:56:00Z">
            <w:rPr>
              <w:u w:val="none"/>
            </w:rPr>
          </w:rPrChange>
        </w:rPr>
        <w:t>t</w:t>
      </w:r>
      <w:r w:rsidRPr="006049CF">
        <w:rPr>
          <w:spacing w:val="1"/>
          <w:u w:val="none"/>
          <w:rPrChange w:id="1835" w:author="Austin Berk" w:date="2017-11-01T11:56:00Z">
            <w:rPr>
              <w:spacing w:val="1"/>
              <w:u w:val="none"/>
            </w:rPr>
          </w:rPrChange>
        </w:rPr>
        <w:t>h</w:t>
      </w:r>
      <w:r w:rsidRPr="006049CF">
        <w:rPr>
          <w:u w:val="none"/>
          <w:rPrChange w:id="1836" w:author="Austin Berk" w:date="2017-11-01T11:56:00Z">
            <w:rPr>
              <w:u w:val="none"/>
            </w:rPr>
          </w:rPrChange>
        </w:rPr>
        <w:t>is</w:t>
      </w:r>
      <w:r w:rsidRPr="006049CF">
        <w:rPr>
          <w:w w:val="102"/>
          <w:u w:val="none"/>
          <w:rPrChange w:id="1837" w:author="Austin Berk" w:date="2017-11-01T11:56:00Z">
            <w:rPr>
              <w:w w:val="102"/>
              <w:u w:val="none"/>
            </w:rPr>
          </w:rPrChange>
        </w:rPr>
        <w:t xml:space="preserve"> </w:t>
      </w:r>
      <w:r w:rsidRPr="006049CF">
        <w:rPr>
          <w:rFonts w:cs="Times New Roman"/>
          <w:b/>
          <w:bCs/>
          <w:i/>
          <w:spacing w:val="1"/>
          <w:u w:val="none"/>
          <w:rPrChange w:id="1838" w:author="Austin Berk" w:date="2017-11-01T11:56:00Z">
            <w:rPr>
              <w:rFonts w:cs="Times New Roman"/>
              <w:b/>
              <w:bCs/>
              <w:i/>
              <w:spacing w:val="1"/>
              <w:u w:val="none"/>
            </w:rPr>
          </w:rPrChange>
        </w:rPr>
        <w:t>S</w:t>
      </w:r>
      <w:r w:rsidRPr="006049CF">
        <w:rPr>
          <w:rFonts w:cs="Times New Roman"/>
          <w:b/>
          <w:bCs/>
          <w:i/>
          <w:u w:val="none"/>
          <w:rPrChange w:id="1839" w:author="Austin Berk" w:date="2017-11-01T11:56:00Z">
            <w:rPr>
              <w:rFonts w:cs="Times New Roman"/>
              <w:b/>
              <w:bCs/>
              <w:i/>
              <w:u w:val="none"/>
            </w:rPr>
          </w:rPrChange>
        </w:rPr>
        <w:t>c</w:t>
      </w:r>
      <w:r w:rsidRPr="006049CF">
        <w:rPr>
          <w:rFonts w:cs="Times New Roman"/>
          <w:b/>
          <w:bCs/>
          <w:i/>
          <w:spacing w:val="1"/>
          <w:u w:val="none"/>
          <w:rPrChange w:id="1840" w:author="Austin Berk" w:date="2017-11-01T11:56:00Z">
            <w:rPr>
              <w:rFonts w:cs="Times New Roman"/>
              <w:b/>
              <w:bCs/>
              <w:i/>
              <w:spacing w:val="1"/>
              <w:u w:val="none"/>
            </w:rPr>
          </w:rPrChange>
        </w:rPr>
        <w:t>h</w:t>
      </w:r>
      <w:r w:rsidRPr="006049CF">
        <w:rPr>
          <w:rFonts w:cs="Times New Roman"/>
          <w:b/>
          <w:bCs/>
          <w:i/>
          <w:u w:val="none"/>
          <w:rPrChange w:id="1841" w:author="Austin Berk" w:date="2017-11-01T11:56:00Z">
            <w:rPr>
              <w:rFonts w:cs="Times New Roman"/>
              <w:b/>
              <w:bCs/>
              <w:i/>
              <w:u w:val="none"/>
            </w:rPr>
          </w:rPrChange>
        </w:rPr>
        <w:t>e</w:t>
      </w:r>
      <w:r w:rsidRPr="006049CF">
        <w:rPr>
          <w:rFonts w:cs="Times New Roman"/>
          <w:b/>
          <w:bCs/>
          <w:i/>
          <w:spacing w:val="1"/>
          <w:u w:val="none"/>
          <w:rPrChange w:id="1842" w:author="Austin Berk" w:date="2017-11-01T11:56:00Z">
            <w:rPr>
              <w:rFonts w:cs="Times New Roman"/>
              <w:b/>
              <w:bCs/>
              <w:i/>
              <w:spacing w:val="1"/>
              <w:u w:val="none"/>
            </w:rPr>
          </w:rPrChange>
        </w:rPr>
        <w:t>du</w:t>
      </w:r>
      <w:r w:rsidRPr="006049CF">
        <w:rPr>
          <w:rFonts w:cs="Times New Roman"/>
          <w:b/>
          <w:bCs/>
          <w:i/>
          <w:u w:val="none"/>
          <w:rPrChange w:id="1843" w:author="Austin Berk" w:date="2017-11-01T11:56:00Z">
            <w:rPr>
              <w:rFonts w:cs="Times New Roman"/>
              <w:b/>
              <w:bCs/>
              <w:i/>
              <w:u w:val="none"/>
            </w:rPr>
          </w:rPrChange>
        </w:rPr>
        <w:t>le</w:t>
      </w:r>
      <w:r w:rsidRPr="006049CF">
        <w:rPr>
          <w:rFonts w:cs="Times New Roman"/>
          <w:b/>
          <w:bCs/>
          <w:i/>
          <w:spacing w:val="16"/>
          <w:u w:val="none"/>
          <w:rPrChange w:id="1844" w:author="Austin Berk" w:date="2017-11-01T11:56:00Z">
            <w:rPr>
              <w:rFonts w:cs="Times New Roman"/>
              <w:b/>
              <w:bCs/>
              <w:i/>
              <w:spacing w:val="16"/>
              <w:u w:val="none"/>
            </w:rPr>
          </w:rPrChange>
        </w:rPr>
        <w:t xml:space="preserve"> </w:t>
      </w:r>
      <w:r w:rsidRPr="006049CF">
        <w:rPr>
          <w:rFonts w:cs="Times New Roman"/>
          <w:b/>
          <w:bCs/>
          <w:i/>
          <w:spacing w:val="1"/>
          <w:u w:val="none"/>
          <w:rPrChange w:id="1845" w:author="Austin Berk" w:date="2017-11-01T11:56:00Z">
            <w:rPr>
              <w:rFonts w:cs="Times New Roman"/>
              <w:b/>
              <w:bCs/>
              <w:i/>
              <w:spacing w:val="1"/>
              <w:u w:val="none"/>
            </w:rPr>
          </w:rPrChange>
        </w:rPr>
        <w:t>A</w:t>
      </w:r>
      <w:r w:rsidRPr="006049CF">
        <w:rPr>
          <w:rFonts w:cs="Times New Roman"/>
          <w:i/>
          <w:u w:val="none"/>
          <w:rPrChange w:id="1846" w:author="Austin Berk" w:date="2017-11-01T11:56:00Z">
            <w:rPr>
              <w:rFonts w:cs="Times New Roman"/>
              <w:i/>
              <w:u w:val="none"/>
            </w:rPr>
          </w:rPrChange>
        </w:rPr>
        <w:t>,</w:t>
      </w:r>
      <w:r w:rsidRPr="006049CF">
        <w:rPr>
          <w:rFonts w:cs="Times New Roman"/>
          <w:i/>
          <w:spacing w:val="16"/>
          <w:u w:val="none"/>
          <w:rPrChange w:id="1847" w:author="Austin Berk" w:date="2017-11-01T11:56:00Z">
            <w:rPr>
              <w:rFonts w:cs="Times New Roman"/>
              <w:i/>
              <w:spacing w:val="16"/>
              <w:u w:val="none"/>
            </w:rPr>
          </w:rPrChange>
        </w:rPr>
        <w:t xml:space="preserve"> </w:t>
      </w:r>
      <w:r w:rsidRPr="006049CF">
        <w:rPr>
          <w:u w:val="none"/>
          <w:rPrChange w:id="1848" w:author="Austin Berk" w:date="2017-11-01T11:56:00Z">
            <w:rPr>
              <w:u w:val="none"/>
            </w:rPr>
          </w:rPrChange>
        </w:rPr>
        <w:t>all</w:t>
      </w:r>
      <w:r w:rsidRPr="006049CF">
        <w:rPr>
          <w:spacing w:val="15"/>
          <w:u w:val="none"/>
          <w:rPrChange w:id="1849" w:author="Austin Berk" w:date="2017-11-01T11:56:00Z">
            <w:rPr>
              <w:spacing w:val="15"/>
              <w:u w:val="none"/>
            </w:rPr>
          </w:rPrChange>
        </w:rPr>
        <w:t xml:space="preserve"> </w:t>
      </w:r>
      <w:r w:rsidRPr="006049CF">
        <w:rPr>
          <w:u w:val="none"/>
          <w:rPrChange w:id="1850" w:author="Austin Berk" w:date="2017-11-01T11:56:00Z">
            <w:rPr>
              <w:u w:val="none"/>
            </w:rPr>
          </w:rPrChange>
        </w:rPr>
        <w:t>allocations</w:t>
      </w:r>
      <w:r w:rsidRPr="006049CF">
        <w:rPr>
          <w:spacing w:val="17"/>
          <w:u w:val="none"/>
          <w:rPrChange w:id="1851" w:author="Austin Berk" w:date="2017-11-01T11:56:00Z">
            <w:rPr>
              <w:spacing w:val="17"/>
              <w:u w:val="none"/>
            </w:rPr>
          </w:rPrChange>
        </w:rPr>
        <w:t xml:space="preserve"> </w:t>
      </w:r>
      <w:r w:rsidRPr="006049CF">
        <w:rPr>
          <w:u w:val="none"/>
          <w:rPrChange w:id="1852" w:author="Austin Berk" w:date="2017-11-01T11:56:00Z">
            <w:rPr>
              <w:u w:val="none"/>
            </w:rPr>
          </w:rPrChange>
        </w:rPr>
        <w:t>to</w:t>
      </w:r>
      <w:r w:rsidRPr="006049CF">
        <w:rPr>
          <w:spacing w:val="17"/>
          <w:u w:val="none"/>
          <w:rPrChange w:id="1853" w:author="Austin Berk" w:date="2017-11-01T11:56:00Z">
            <w:rPr>
              <w:spacing w:val="17"/>
              <w:u w:val="none"/>
            </w:rPr>
          </w:rPrChange>
        </w:rPr>
        <w:t xml:space="preserve"> </w:t>
      </w:r>
      <w:r w:rsidRPr="006049CF">
        <w:rPr>
          <w:u w:val="none"/>
          <w:rPrChange w:id="1854" w:author="Austin Berk" w:date="2017-11-01T11:56:00Z">
            <w:rPr>
              <w:u w:val="none"/>
            </w:rPr>
          </w:rPrChange>
        </w:rPr>
        <w:t>the</w:t>
      </w:r>
      <w:r w:rsidRPr="006049CF">
        <w:rPr>
          <w:spacing w:val="17"/>
          <w:u w:val="none"/>
          <w:rPrChange w:id="1855" w:author="Austin Berk" w:date="2017-11-01T11:56:00Z">
            <w:rPr>
              <w:spacing w:val="17"/>
              <w:u w:val="none"/>
            </w:rPr>
          </w:rPrChange>
        </w:rPr>
        <w:t xml:space="preserve"> </w:t>
      </w:r>
      <w:r w:rsidRPr="006049CF">
        <w:rPr>
          <w:spacing w:val="2"/>
          <w:u w:val="none"/>
          <w:rPrChange w:id="1856" w:author="Austin Berk" w:date="2017-11-01T11:56:00Z">
            <w:rPr>
              <w:spacing w:val="2"/>
              <w:u w:val="none"/>
            </w:rPr>
          </w:rPrChange>
        </w:rPr>
        <w:t>M</w:t>
      </w:r>
      <w:r w:rsidRPr="006049CF">
        <w:rPr>
          <w:u w:val="none"/>
          <w:rPrChange w:id="1857" w:author="Austin Berk" w:date="2017-11-01T11:56:00Z">
            <w:rPr>
              <w:u w:val="none"/>
            </w:rPr>
          </w:rPrChange>
        </w:rPr>
        <w:t>e</w:t>
      </w:r>
      <w:r w:rsidRPr="006049CF">
        <w:rPr>
          <w:spacing w:val="2"/>
          <w:u w:val="none"/>
          <w:rPrChange w:id="1858" w:author="Austin Berk" w:date="2017-11-01T11:56:00Z">
            <w:rPr>
              <w:spacing w:val="2"/>
              <w:u w:val="none"/>
            </w:rPr>
          </w:rPrChange>
        </w:rPr>
        <w:t>m</w:t>
      </w:r>
      <w:r w:rsidRPr="006049CF">
        <w:rPr>
          <w:u w:val="none"/>
          <w:rPrChange w:id="1859" w:author="Austin Berk" w:date="2017-11-01T11:56:00Z">
            <w:rPr>
              <w:u w:val="none"/>
            </w:rPr>
          </w:rPrChange>
        </w:rPr>
        <w:t>bers</w:t>
      </w:r>
      <w:r w:rsidRPr="006049CF">
        <w:rPr>
          <w:spacing w:val="17"/>
          <w:u w:val="none"/>
          <w:rPrChange w:id="1860" w:author="Austin Berk" w:date="2017-11-01T11:56:00Z">
            <w:rPr>
              <w:spacing w:val="17"/>
              <w:u w:val="none"/>
            </w:rPr>
          </w:rPrChange>
        </w:rPr>
        <w:t xml:space="preserve"> </w:t>
      </w:r>
      <w:r w:rsidRPr="006049CF">
        <w:rPr>
          <w:u w:val="none"/>
          <w:rPrChange w:id="1861" w:author="Austin Berk" w:date="2017-11-01T11:56:00Z">
            <w:rPr>
              <w:u w:val="none"/>
            </w:rPr>
          </w:rPrChange>
        </w:rPr>
        <w:t>shall,</w:t>
      </w:r>
      <w:r w:rsidRPr="006049CF">
        <w:rPr>
          <w:spacing w:val="15"/>
          <w:u w:val="none"/>
          <w:rPrChange w:id="1862" w:author="Austin Berk" w:date="2017-11-01T11:56:00Z">
            <w:rPr>
              <w:spacing w:val="15"/>
              <w:u w:val="none"/>
            </w:rPr>
          </w:rPrChange>
        </w:rPr>
        <w:t xml:space="preserve"> </w:t>
      </w:r>
      <w:r w:rsidRPr="006049CF">
        <w:rPr>
          <w:u w:val="none"/>
          <w:rPrChange w:id="1863" w:author="Austin Berk" w:date="2017-11-01T11:56:00Z">
            <w:rPr>
              <w:u w:val="none"/>
            </w:rPr>
          </w:rPrChange>
        </w:rPr>
        <w:t>e</w:t>
      </w:r>
      <w:r w:rsidRPr="006049CF">
        <w:rPr>
          <w:spacing w:val="1"/>
          <w:u w:val="none"/>
          <w:rPrChange w:id="1864" w:author="Austin Berk" w:date="2017-11-01T11:56:00Z">
            <w:rPr>
              <w:spacing w:val="1"/>
              <w:u w:val="none"/>
            </w:rPr>
          </w:rPrChange>
        </w:rPr>
        <w:t>x</w:t>
      </w:r>
      <w:r w:rsidRPr="006049CF">
        <w:rPr>
          <w:u w:val="none"/>
          <w:rPrChange w:id="1865" w:author="Austin Berk" w:date="2017-11-01T11:56:00Z">
            <w:rPr>
              <w:u w:val="none"/>
            </w:rPr>
          </w:rPrChange>
        </w:rPr>
        <w:t>ce</w:t>
      </w:r>
      <w:r w:rsidRPr="006049CF">
        <w:rPr>
          <w:spacing w:val="1"/>
          <w:u w:val="none"/>
          <w:rPrChange w:id="1866" w:author="Austin Berk" w:date="2017-11-01T11:56:00Z">
            <w:rPr>
              <w:spacing w:val="1"/>
              <w:u w:val="none"/>
            </w:rPr>
          </w:rPrChange>
        </w:rPr>
        <w:t>p</w:t>
      </w:r>
      <w:r w:rsidRPr="006049CF">
        <w:rPr>
          <w:u w:val="none"/>
          <w:rPrChange w:id="1867" w:author="Austin Berk" w:date="2017-11-01T11:56:00Z">
            <w:rPr>
              <w:u w:val="none"/>
            </w:rPr>
          </w:rPrChange>
        </w:rPr>
        <w:t>t</w:t>
      </w:r>
      <w:r w:rsidRPr="006049CF">
        <w:rPr>
          <w:spacing w:val="16"/>
          <w:u w:val="none"/>
          <w:rPrChange w:id="1868" w:author="Austin Berk" w:date="2017-11-01T11:56:00Z">
            <w:rPr>
              <w:spacing w:val="16"/>
              <w:u w:val="none"/>
            </w:rPr>
          </w:rPrChange>
        </w:rPr>
        <w:t xml:space="preserve"> </w:t>
      </w:r>
      <w:r w:rsidRPr="006049CF">
        <w:rPr>
          <w:u w:val="none"/>
          <w:rPrChange w:id="1869" w:author="Austin Berk" w:date="2017-11-01T11:56:00Z">
            <w:rPr>
              <w:u w:val="none"/>
            </w:rPr>
          </w:rPrChange>
        </w:rPr>
        <w:t>as</w:t>
      </w:r>
      <w:r w:rsidRPr="006049CF">
        <w:rPr>
          <w:spacing w:val="17"/>
          <w:u w:val="none"/>
          <w:rPrChange w:id="1870" w:author="Austin Berk" w:date="2017-11-01T11:56:00Z">
            <w:rPr>
              <w:spacing w:val="17"/>
              <w:u w:val="none"/>
            </w:rPr>
          </w:rPrChange>
        </w:rPr>
        <w:t xml:space="preserve"> </w:t>
      </w:r>
      <w:r w:rsidRPr="006049CF">
        <w:rPr>
          <w:u w:val="none"/>
          <w:rPrChange w:id="1871" w:author="Austin Berk" w:date="2017-11-01T11:56:00Z">
            <w:rPr>
              <w:u w:val="none"/>
            </w:rPr>
          </w:rPrChange>
        </w:rPr>
        <w:t>other</w:t>
      </w:r>
      <w:r w:rsidRPr="006049CF">
        <w:rPr>
          <w:spacing w:val="1"/>
          <w:u w:val="none"/>
          <w:rPrChange w:id="1872" w:author="Austin Berk" w:date="2017-11-01T11:56:00Z">
            <w:rPr>
              <w:spacing w:val="1"/>
              <w:u w:val="none"/>
            </w:rPr>
          </w:rPrChange>
        </w:rPr>
        <w:t>w</w:t>
      </w:r>
      <w:r w:rsidRPr="006049CF">
        <w:rPr>
          <w:u w:val="none"/>
          <w:rPrChange w:id="1873" w:author="Austin Berk" w:date="2017-11-01T11:56:00Z">
            <w:rPr>
              <w:u w:val="none"/>
            </w:rPr>
          </w:rPrChange>
        </w:rPr>
        <w:t>ise</w:t>
      </w:r>
      <w:r w:rsidRPr="006049CF">
        <w:rPr>
          <w:spacing w:val="16"/>
          <w:u w:val="none"/>
          <w:rPrChange w:id="1874" w:author="Austin Berk" w:date="2017-11-01T11:56:00Z">
            <w:rPr>
              <w:spacing w:val="16"/>
              <w:u w:val="none"/>
            </w:rPr>
          </w:rPrChange>
        </w:rPr>
        <w:t xml:space="preserve"> </w:t>
      </w:r>
      <w:r w:rsidRPr="006049CF">
        <w:rPr>
          <w:u w:val="none"/>
          <w:rPrChange w:id="1875" w:author="Austin Berk" w:date="2017-11-01T11:56:00Z">
            <w:rPr>
              <w:u w:val="none"/>
            </w:rPr>
          </w:rPrChange>
        </w:rPr>
        <w:t>provide</w:t>
      </w:r>
      <w:r w:rsidRPr="006049CF">
        <w:rPr>
          <w:spacing w:val="1"/>
          <w:u w:val="none"/>
          <w:rPrChange w:id="1876" w:author="Austin Berk" w:date="2017-11-01T11:56:00Z">
            <w:rPr>
              <w:spacing w:val="1"/>
              <w:u w:val="none"/>
            </w:rPr>
          </w:rPrChange>
        </w:rPr>
        <w:t>d</w:t>
      </w:r>
      <w:r w:rsidRPr="006049CF">
        <w:rPr>
          <w:u w:val="none"/>
          <w:rPrChange w:id="1877" w:author="Austin Berk" w:date="2017-11-01T11:56:00Z">
            <w:rPr>
              <w:u w:val="none"/>
            </w:rPr>
          </w:rPrChange>
        </w:rPr>
        <w:t>,</w:t>
      </w:r>
      <w:r w:rsidRPr="006049CF">
        <w:rPr>
          <w:spacing w:val="16"/>
          <w:u w:val="none"/>
          <w:rPrChange w:id="1878" w:author="Austin Berk" w:date="2017-11-01T11:56:00Z">
            <w:rPr>
              <w:spacing w:val="16"/>
              <w:u w:val="none"/>
            </w:rPr>
          </w:rPrChange>
        </w:rPr>
        <w:t xml:space="preserve"> </w:t>
      </w:r>
      <w:r w:rsidRPr="006049CF">
        <w:rPr>
          <w:u w:val="none"/>
          <w:rPrChange w:id="1879" w:author="Austin Berk" w:date="2017-11-01T11:56:00Z">
            <w:rPr>
              <w:u w:val="none"/>
            </w:rPr>
          </w:rPrChange>
        </w:rPr>
        <w:t>be</w:t>
      </w:r>
      <w:r w:rsidRPr="006049CF">
        <w:rPr>
          <w:spacing w:val="17"/>
          <w:u w:val="none"/>
          <w:rPrChange w:id="1880" w:author="Austin Berk" w:date="2017-11-01T11:56:00Z">
            <w:rPr>
              <w:spacing w:val="17"/>
              <w:u w:val="none"/>
            </w:rPr>
          </w:rPrChange>
        </w:rPr>
        <w:t xml:space="preserve"> </w:t>
      </w:r>
      <w:r w:rsidRPr="006049CF">
        <w:rPr>
          <w:u w:val="none"/>
          <w:rPrChange w:id="1881" w:author="Austin Berk" w:date="2017-11-01T11:56:00Z">
            <w:rPr>
              <w:u w:val="none"/>
            </w:rPr>
          </w:rPrChange>
        </w:rPr>
        <w:t>divided</w:t>
      </w:r>
      <w:r w:rsidRPr="006049CF">
        <w:rPr>
          <w:spacing w:val="17"/>
          <w:u w:val="none"/>
          <w:rPrChange w:id="1882" w:author="Austin Berk" w:date="2017-11-01T11:56:00Z">
            <w:rPr>
              <w:spacing w:val="17"/>
              <w:u w:val="none"/>
            </w:rPr>
          </w:rPrChange>
        </w:rPr>
        <w:t xml:space="preserve"> </w:t>
      </w:r>
      <w:r w:rsidRPr="006049CF">
        <w:rPr>
          <w:u w:val="none"/>
          <w:rPrChange w:id="1883" w:author="Austin Berk" w:date="2017-11-01T11:56:00Z">
            <w:rPr>
              <w:u w:val="none"/>
            </w:rPr>
          </w:rPrChange>
        </w:rPr>
        <w:t>a</w:t>
      </w:r>
      <w:r w:rsidRPr="006049CF">
        <w:rPr>
          <w:spacing w:val="2"/>
          <w:u w:val="none"/>
          <w:rPrChange w:id="1884" w:author="Austin Berk" w:date="2017-11-01T11:56:00Z">
            <w:rPr>
              <w:spacing w:val="2"/>
              <w:u w:val="none"/>
            </w:rPr>
          </w:rPrChange>
        </w:rPr>
        <w:t>m</w:t>
      </w:r>
      <w:r w:rsidRPr="006049CF">
        <w:rPr>
          <w:u w:val="none"/>
          <w:rPrChange w:id="1885" w:author="Austin Berk" w:date="2017-11-01T11:56:00Z">
            <w:rPr>
              <w:u w:val="none"/>
            </w:rPr>
          </w:rPrChange>
        </w:rPr>
        <w:t>ong</w:t>
      </w:r>
      <w:r w:rsidRPr="006049CF">
        <w:rPr>
          <w:spacing w:val="16"/>
          <w:u w:val="none"/>
          <w:rPrChange w:id="1886" w:author="Austin Berk" w:date="2017-11-01T11:56:00Z">
            <w:rPr>
              <w:spacing w:val="16"/>
              <w:u w:val="none"/>
            </w:rPr>
          </w:rPrChange>
        </w:rPr>
        <w:t xml:space="preserve"> </w:t>
      </w:r>
      <w:r w:rsidRPr="006049CF">
        <w:rPr>
          <w:u w:val="none"/>
          <w:rPrChange w:id="1887" w:author="Austin Berk" w:date="2017-11-01T11:56:00Z">
            <w:rPr>
              <w:u w:val="none"/>
            </w:rPr>
          </w:rPrChange>
        </w:rPr>
        <w:t>them</w:t>
      </w:r>
      <w:r w:rsidRPr="006049CF">
        <w:rPr>
          <w:spacing w:val="18"/>
          <w:u w:val="none"/>
          <w:rPrChange w:id="1888" w:author="Austin Berk" w:date="2017-11-01T11:56:00Z">
            <w:rPr>
              <w:spacing w:val="18"/>
              <w:u w:val="none"/>
            </w:rPr>
          </w:rPrChange>
        </w:rPr>
        <w:t xml:space="preserve"> </w:t>
      </w:r>
      <w:r w:rsidRPr="006049CF">
        <w:rPr>
          <w:u w:val="none"/>
          <w:rPrChange w:id="1889" w:author="Austin Berk" w:date="2017-11-01T11:56:00Z">
            <w:rPr>
              <w:u w:val="none"/>
            </w:rPr>
          </w:rPrChange>
        </w:rPr>
        <w:t>in</w:t>
      </w:r>
      <w:r w:rsidRPr="006049CF">
        <w:rPr>
          <w:w w:val="102"/>
          <w:u w:val="none"/>
          <w:rPrChange w:id="1890" w:author="Austin Berk" w:date="2017-11-01T11:56:00Z">
            <w:rPr>
              <w:w w:val="102"/>
              <w:u w:val="none"/>
            </w:rPr>
          </w:rPrChange>
        </w:rPr>
        <w:t xml:space="preserve"> </w:t>
      </w:r>
      <w:r w:rsidRPr="006049CF">
        <w:rPr>
          <w:spacing w:val="1"/>
          <w:u w:val="none"/>
          <w:rPrChange w:id="1891" w:author="Austin Berk" w:date="2017-11-01T11:56:00Z">
            <w:rPr>
              <w:spacing w:val="1"/>
              <w:u w:val="none"/>
            </w:rPr>
          </w:rPrChange>
        </w:rPr>
        <w:t>p</w:t>
      </w:r>
      <w:r w:rsidRPr="006049CF">
        <w:rPr>
          <w:u w:val="none"/>
          <w:rPrChange w:id="1892" w:author="Austin Berk" w:date="2017-11-01T11:56:00Z">
            <w:rPr>
              <w:u w:val="none"/>
            </w:rPr>
          </w:rPrChange>
        </w:rPr>
        <w:t>r</w:t>
      </w:r>
      <w:r w:rsidRPr="006049CF">
        <w:rPr>
          <w:spacing w:val="1"/>
          <w:u w:val="none"/>
          <w:rPrChange w:id="1893" w:author="Austin Berk" w:date="2017-11-01T11:56:00Z">
            <w:rPr>
              <w:spacing w:val="1"/>
              <w:u w:val="none"/>
            </w:rPr>
          </w:rPrChange>
        </w:rPr>
        <w:t>opo</w:t>
      </w:r>
      <w:r w:rsidRPr="006049CF">
        <w:rPr>
          <w:u w:val="none"/>
          <w:rPrChange w:id="1894" w:author="Austin Berk" w:date="2017-11-01T11:56:00Z">
            <w:rPr>
              <w:u w:val="none"/>
            </w:rPr>
          </w:rPrChange>
        </w:rPr>
        <w:t>rti</w:t>
      </w:r>
      <w:r w:rsidRPr="006049CF">
        <w:rPr>
          <w:spacing w:val="1"/>
          <w:u w:val="none"/>
          <w:rPrChange w:id="1895" w:author="Austin Berk" w:date="2017-11-01T11:56:00Z">
            <w:rPr>
              <w:spacing w:val="1"/>
              <w:u w:val="none"/>
            </w:rPr>
          </w:rPrChange>
        </w:rPr>
        <w:t>o</w:t>
      </w:r>
      <w:r w:rsidRPr="006049CF">
        <w:rPr>
          <w:u w:val="none"/>
          <w:rPrChange w:id="1896" w:author="Austin Berk" w:date="2017-11-01T11:56:00Z">
            <w:rPr>
              <w:u w:val="none"/>
            </w:rPr>
          </w:rPrChange>
        </w:rPr>
        <w:t>n</w:t>
      </w:r>
      <w:r w:rsidRPr="006049CF">
        <w:rPr>
          <w:spacing w:val="27"/>
          <w:u w:val="none"/>
          <w:rPrChange w:id="1897" w:author="Austin Berk" w:date="2017-11-01T11:56:00Z">
            <w:rPr>
              <w:spacing w:val="27"/>
              <w:u w:val="none"/>
            </w:rPr>
          </w:rPrChange>
        </w:rPr>
        <w:t xml:space="preserve"> </w:t>
      </w:r>
      <w:r w:rsidRPr="006049CF">
        <w:rPr>
          <w:u w:val="none"/>
          <w:rPrChange w:id="1898" w:author="Austin Berk" w:date="2017-11-01T11:56:00Z">
            <w:rPr>
              <w:u w:val="none"/>
            </w:rPr>
          </w:rPrChange>
        </w:rPr>
        <w:t>to</w:t>
      </w:r>
      <w:r w:rsidRPr="006049CF">
        <w:rPr>
          <w:spacing w:val="28"/>
          <w:u w:val="none"/>
          <w:rPrChange w:id="1899" w:author="Austin Berk" w:date="2017-11-01T11:56:00Z">
            <w:rPr>
              <w:spacing w:val="28"/>
              <w:u w:val="none"/>
            </w:rPr>
          </w:rPrChange>
        </w:rPr>
        <w:t xml:space="preserve"> </w:t>
      </w:r>
      <w:r w:rsidRPr="006049CF">
        <w:rPr>
          <w:u w:val="none"/>
          <w:rPrChange w:id="1900" w:author="Austin Berk" w:date="2017-11-01T11:56:00Z">
            <w:rPr>
              <w:u w:val="none"/>
            </w:rPr>
          </w:rPrChange>
        </w:rPr>
        <w:t>t</w:t>
      </w:r>
      <w:r w:rsidRPr="006049CF">
        <w:rPr>
          <w:spacing w:val="1"/>
          <w:u w:val="none"/>
          <w:rPrChange w:id="1901" w:author="Austin Berk" w:date="2017-11-01T11:56:00Z">
            <w:rPr>
              <w:spacing w:val="1"/>
              <w:u w:val="none"/>
            </w:rPr>
          </w:rPrChange>
        </w:rPr>
        <w:t>h</w:t>
      </w:r>
      <w:r w:rsidRPr="006049CF">
        <w:rPr>
          <w:u w:val="none"/>
          <w:rPrChange w:id="1902" w:author="Austin Berk" w:date="2017-11-01T11:56:00Z">
            <w:rPr>
              <w:u w:val="none"/>
            </w:rPr>
          </w:rPrChange>
        </w:rPr>
        <w:t>eir</w:t>
      </w:r>
      <w:r w:rsidRPr="006049CF">
        <w:rPr>
          <w:spacing w:val="26"/>
          <w:u w:val="none"/>
          <w:rPrChange w:id="1903" w:author="Austin Berk" w:date="2017-11-01T11:56:00Z">
            <w:rPr>
              <w:spacing w:val="26"/>
              <w:u w:val="none"/>
            </w:rPr>
          </w:rPrChange>
        </w:rPr>
        <w:t xml:space="preserve"> </w:t>
      </w:r>
      <w:r w:rsidRPr="006049CF">
        <w:rPr>
          <w:spacing w:val="1"/>
          <w:u w:val="none"/>
          <w:rPrChange w:id="1904" w:author="Austin Berk" w:date="2017-11-01T11:56:00Z">
            <w:rPr>
              <w:spacing w:val="1"/>
              <w:u w:val="none"/>
            </w:rPr>
          </w:rPrChange>
        </w:rPr>
        <w:t>P</w:t>
      </w:r>
      <w:r w:rsidRPr="006049CF">
        <w:rPr>
          <w:u w:val="none"/>
          <w:rPrChange w:id="1905" w:author="Austin Berk" w:date="2017-11-01T11:56:00Z">
            <w:rPr>
              <w:u w:val="none"/>
            </w:rPr>
          </w:rPrChange>
        </w:rPr>
        <w:t>erce</w:t>
      </w:r>
      <w:r w:rsidRPr="006049CF">
        <w:rPr>
          <w:spacing w:val="1"/>
          <w:u w:val="none"/>
          <w:rPrChange w:id="1906" w:author="Austin Berk" w:date="2017-11-01T11:56:00Z">
            <w:rPr>
              <w:spacing w:val="1"/>
              <w:u w:val="none"/>
            </w:rPr>
          </w:rPrChange>
        </w:rPr>
        <w:t>n</w:t>
      </w:r>
      <w:r w:rsidRPr="006049CF">
        <w:rPr>
          <w:u w:val="none"/>
          <w:rPrChange w:id="1907" w:author="Austin Berk" w:date="2017-11-01T11:56:00Z">
            <w:rPr>
              <w:u w:val="none"/>
            </w:rPr>
          </w:rPrChange>
        </w:rPr>
        <w:t>ta</w:t>
      </w:r>
      <w:r w:rsidRPr="006049CF">
        <w:rPr>
          <w:spacing w:val="1"/>
          <w:u w:val="none"/>
          <w:rPrChange w:id="1908" w:author="Austin Berk" w:date="2017-11-01T11:56:00Z">
            <w:rPr>
              <w:spacing w:val="1"/>
              <w:u w:val="none"/>
            </w:rPr>
          </w:rPrChange>
        </w:rPr>
        <w:t>g</w:t>
      </w:r>
      <w:r w:rsidRPr="006049CF">
        <w:rPr>
          <w:u w:val="none"/>
          <w:rPrChange w:id="1909" w:author="Austin Berk" w:date="2017-11-01T11:56:00Z">
            <w:rPr>
              <w:u w:val="none"/>
            </w:rPr>
          </w:rPrChange>
        </w:rPr>
        <w:t>e</w:t>
      </w:r>
      <w:r w:rsidRPr="006049CF">
        <w:rPr>
          <w:spacing w:val="28"/>
          <w:u w:val="none"/>
          <w:rPrChange w:id="1910" w:author="Austin Berk" w:date="2017-11-01T11:56:00Z">
            <w:rPr>
              <w:spacing w:val="28"/>
              <w:u w:val="none"/>
            </w:rPr>
          </w:rPrChange>
        </w:rPr>
        <w:t xml:space="preserve"> </w:t>
      </w:r>
      <w:r w:rsidRPr="006049CF">
        <w:rPr>
          <w:u w:val="none"/>
          <w:rPrChange w:id="1911" w:author="Austin Berk" w:date="2017-11-01T11:56:00Z">
            <w:rPr>
              <w:u w:val="none"/>
            </w:rPr>
          </w:rPrChange>
        </w:rPr>
        <w:t>I</w:t>
      </w:r>
      <w:r w:rsidRPr="006049CF">
        <w:rPr>
          <w:spacing w:val="1"/>
          <w:u w:val="none"/>
          <w:rPrChange w:id="1912" w:author="Austin Berk" w:date="2017-11-01T11:56:00Z">
            <w:rPr>
              <w:spacing w:val="1"/>
              <w:u w:val="none"/>
            </w:rPr>
          </w:rPrChange>
        </w:rPr>
        <w:t>n</w:t>
      </w:r>
      <w:r w:rsidRPr="006049CF">
        <w:rPr>
          <w:u w:val="none"/>
          <w:rPrChange w:id="1913" w:author="Austin Berk" w:date="2017-11-01T11:56:00Z">
            <w:rPr>
              <w:u w:val="none"/>
            </w:rPr>
          </w:rPrChange>
        </w:rPr>
        <w:t>ter</w:t>
      </w:r>
      <w:r>
        <w:rPr>
          <w:u w:val="none"/>
        </w:rPr>
        <w:t>ests.</w:t>
      </w:r>
    </w:p>
    <w:p w14:paraId="5BB0B616" w14:textId="77777777" w:rsidR="000C19C9" w:rsidRDefault="000C19C9">
      <w:pPr>
        <w:spacing w:before="16" w:line="220" w:lineRule="exact"/>
      </w:pPr>
    </w:p>
    <w:p w14:paraId="25465CA2" w14:textId="77777777" w:rsidR="000C19C9" w:rsidRDefault="00D3642A">
      <w:pPr>
        <w:pStyle w:val="BodyText"/>
        <w:numPr>
          <w:ilvl w:val="2"/>
          <w:numId w:val="1"/>
        </w:numPr>
        <w:tabs>
          <w:tab w:val="left" w:pos="2264"/>
        </w:tabs>
        <w:spacing w:line="252" w:lineRule="auto"/>
        <w:ind w:right="115" w:firstLine="1440"/>
        <w:jc w:val="both"/>
        <w:rPr>
          <w:u w:val="none"/>
        </w:rPr>
      </w:pPr>
      <w:r>
        <w:rPr>
          <w:spacing w:val="1"/>
          <w:u w:color="000000"/>
        </w:rPr>
        <w:t>P</w:t>
      </w:r>
      <w:r>
        <w:rPr>
          <w:u w:color="000000"/>
        </w:rPr>
        <w:t>eri</w:t>
      </w:r>
      <w:r>
        <w:rPr>
          <w:spacing w:val="1"/>
          <w:u w:color="000000"/>
        </w:rPr>
        <w:t>o</w:t>
      </w:r>
      <w:r>
        <w:rPr>
          <w:u w:color="000000"/>
        </w:rPr>
        <w:t>d</w:t>
      </w:r>
      <w:r>
        <w:rPr>
          <w:spacing w:val="33"/>
          <w:u w:color="000000"/>
        </w:rPr>
        <w:t xml:space="preserve"> </w:t>
      </w:r>
      <w:r>
        <w:rPr>
          <w:spacing w:val="1"/>
          <w:u w:color="000000"/>
        </w:rPr>
        <w:t>o</w:t>
      </w:r>
      <w:r>
        <w:rPr>
          <w:u w:color="000000"/>
        </w:rPr>
        <w:t>f</w:t>
      </w:r>
      <w:r>
        <w:rPr>
          <w:spacing w:val="33"/>
          <w:u w:color="000000"/>
        </w:rPr>
        <w:t xml:space="preserve"> </w:t>
      </w:r>
      <w:r>
        <w:rPr>
          <w:spacing w:val="1"/>
          <w:u w:color="000000"/>
        </w:rPr>
        <w:t>D</w:t>
      </w:r>
      <w:r>
        <w:rPr>
          <w:u w:color="000000"/>
        </w:rPr>
        <w:t>eter</w:t>
      </w:r>
      <w:r>
        <w:rPr>
          <w:spacing w:val="2"/>
          <w:u w:color="000000"/>
        </w:rPr>
        <w:t>m</w:t>
      </w:r>
      <w:r>
        <w:rPr>
          <w:u w:color="000000"/>
        </w:rPr>
        <w:t>i</w:t>
      </w:r>
      <w:r>
        <w:rPr>
          <w:spacing w:val="1"/>
          <w:u w:color="000000"/>
        </w:rPr>
        <w:t>n</w:t>
      </w:r>
      <w:r>
        <w:rPr>
          <w:u w:color="000000"/>
        </w:rPr>
        <w:t>ati</w:t>
      </w:r>
      <w:r>
        <w:rPr>
          <w:spacing w:val="1"/>
          <w:u w:color="000000"/>
        </w:rPr>
        <w:t>o</w:t>
      </w:r>
      <w:r>
        <w:rPr>
          <w:u w:color="000000"/>
        </w:rPr>
        <w:t>n</w:t>
      </w:r>
      <w:r>
        <w:rPr>
          <w:u w:val="none"/>
        </w:rPr>
        <w:t>.</w:t>
      </w:r>
      <w:r>
        <w:rPr>
          <w:spacing w:val="33"/>
          <w:u w:val="none"/>
        </w:rPr>
        <w:t xml:space="preserve"> </w:t>
      </w:r>
      <w:r>
        <w:rPr>
          <w:spacing w:val="1"/>
          <w:u w:val="none"/>
        </w:rPr>
        <w:t>Fo</w:t>
      </w:r>
      <w:r>
        <w:rPr>
          <w:u w:val="none"/>
        </w:rPr>
        <w:t>r</w:t>
      </w:r>
      <w:r>
        <w:rPr>
          <w:spacing w:val="34"/>
          <w:u w:val="none"/>
        </w:rPr>
        <w:t xml:space="preserve"> </w:t>
      </w:r>
      <w:r>
        <w:rPr>
          <w:spacing w:val="1"/>
          <w:u w:val="none"/>
        </w:rPr>
        <w:t>pu</w:t>
      </w:r>
      <w:r>
        <w:rPr>
          <w:u w:val="none"/>
        </w:rPr>
        <w:t>r</w:t>
      </w:r>
      <w:r>
        <w:rPr>
          <w:spacing w:val="1"/>
          <w:u w:val="none"/>
        </w:rPr>
        <w:t>po</w:t>
      </w:r>
      <w:r>
        <w:rPr>
          <w:u w:val="none"/>
        </w:rPr>
        <w:t>ses</w:t>
      </w:r>
      <w:r>
        <w:rPr>
          <w:spacing w:val="34"/>
          <w:u w:val="none"/>
        </w:rPr>
        <w:t xml:space="preserve"> </w:t>
      </w:r>
      <w:r>
        <w:rPr>
          <w:spacing w:val="1"/>
          <w:u w:val="none"/>
        </w:rPr>
        <w:t>o</w:t>
      </w:r>
      <w:r>
        <w:rPr>
          <w:u w:val="none"/>
        </w:rPr>
        <w:t>f</w:t>
      </w:r>
      <w:r>
        <w:rPr>
          <w:spacing w:val="33"/>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34"/>
          <w:u w:val="none"/>
        </w:rPr>
        <w:t xml:space="preserve"> </w:t>
      </w:r>
      <w:r>
        <w:rPr>
          <w:u w:val="none"/>
        </w:rPr>
        <w:t>t</w:t>
      </w:r>
      <w:r>
        <w:rPr>
          <w:spacing w:val="1"/>
          <w:u w:val="none"/>
        </w:rPr>
        <w:t>h</w:t>
      </w:r>
      <w:r>
        <w:rPr>
          <w:u w:val="none"/>
        </w:rPr>
        <w:t>e</w:t>
      </w:r>
      <w:r>
        <w:rPr>
          <w:spacing w:val="34"/>
          <w:u w:val="none"/>
        </w:rPr>
        <w:t xml:space="preserve"> </w:t>
      </w:r>
      <w:r>
        <w:rPr>
          <w:spacing w:val="1"/>
          <w:u w:val="none"/>
        </w:rPr>
        <w:t>P</w:t>
      </w:r>
      <w:r>
        <w:rPr>
          <w:u w:val="none"/>
        </w:rPr>
        <w:t>r</w:t>
      </w:r>
      <w:r>
        <w:rPr>
          <w:spacing w:val="1"/>
          <w:u w:val="none"/>
        </w:rPr>
        <w:t>o</w:t>
      </w:r>
      <w:r>
        <w:rPr>
          <w:u w:val="none"/>
        </w:rPr>
        <w:t>fits,</w:t>
      </w:r>
      <w:r>
        <w:rPr>
          <w:spacing w:val="33"/>
          <w:u w:val="none"/>
        </w:rPr>
        <w:t xml:space="preserve"> </w:t>
      </w:r>
      <w:r>
        <w:rPr>
          <w:spacing w:val="1"/>
          <w:u w:val="none"/>
        </w:rPr>
        <w:t>Lo</w:t>
      </w:r>
      <w:r>
        <w:rPr>
          <w:u w:val="none"/>
        </w:rPr>
        <w:t>sses</w:t>
      </w:r>
      <w:r>
        <w:rPr>
          <w:spacing w:val="34"/>
          <w:u w:val="none"/>
        </w:rPr>
        <w:t xml:space="preserve"> </w:t>
      </w:r>
      <w:r>
        <w:rPr>
          <w:spacing w:val="1"/>
          <w:u w:val="none"/>
        </w:rPr>
        <w:t>o</w:t>
      </w:r>
      <w:r>
        <w:rPr>
          <w:u w:val="none"/>
        </w:rPr>
        <w:t>r</w:t>
      </w:r>
      <w:r>
        <w:rPr>
          <w:spacing w:val="34"/>
          <w:u w:val="none"/>
        </w:rPr>
        <w:t xml:space="preserve"> </w:t>
      </w:r>
      <w:r>
        <w:rPr>
          <w:u w:val="none"/>
        </w:rPr>
        <w:t>a</w:t>
      </w:r>
      <w:r>
        <w:rPr>
          <w:spacing w:val="1"/>
          <w:u w:val="none"/>
        </w:rPr>
        <w:t>n</w:t>
      </w:r>
      <w:r>
        <w:rPr>
          <w:u w:val="none"/>
        </w:rPr>
        <w:t>y</w:t>
      </w:r>
      <w:r>
        <w:rPr>
          <w:w w:val="102"/>
          <w:u w:val="none"/>
        </w:rPr>
        <w:t xml:space="preserve"> </w:t>
      </w:r>
      <w:r>
        <w:rPr>
          <w:spacing w:val="1"/>
          <w:u w:val="none"/>
        </w:rPr>
        <w:t>o</w:t>
      </w:r>
      <w:r>
        <w:rPr>
          <w:u w:val="none"/>
        </w:rPr>
        <w:t>t</w:t>
      </w:r>
      <w:r>
        <w:rPr>
          <w:spacing w:val="1"/>
          <w:u w:val="none"/>
        </w:rPr>
        <w:t>h</w:t>
      </w:r>
      <w:r>
        <w:rPr>
          <w:u w:val="none"/>
        </w:rPr>
        <w:t>er</w:t>
      </w:r>
      <w:r>
        <w:rPr>
          <w:spacing w:val="43"/>
          <w:u w:val="none"/>
        </w:rPr>
        <w:t xml:space="preserve"> </w:t>
      </w:r>
      <w:r>
        <w:rPr>
          <w:u w:val="none"/>
        </w:rPr>
        <w:t>ite</w:t>
      </w:r>
      <w:r>
        <w:rPr>
          <w:spacing w:val="2"/>
          <w:u w:val="none"/>
        </w:rPr>
        <w:t>m</w:t>
      </w:r>
      <w:r>
        <w:rPr>
          <w:u w:val="none"/>
        </w:rPr>
        <w:t>s</w:t>
      </w:r>
      <w:r>
        <w:rPr>
          <w:spacing w:val="43"/>
          <w:u w:val="none"/>
        </w:rPr>
        <w:t xml:space="preserve"> </w:t>
      </w:r>
      <w:r>
        <w:rPr>
          <w:u w:val="none"/>
        </w:rPr>
        <w:t>alloca</w:t>
      </w:r>
      <w:r>
        <w:rPr>
          <w:spacing w:val="1"/>
          <w:u w:val="none"/>
        </w:rPr>
        <w:t>b</w:t>
      </w:r>
      <w:r>
        <w:rPr>
          <w:u w:val="none"/>
        </w:rPr>
        <w:t>le</w:t>
      </w:r>
      <w:r>
        <w:rPr>
          <w:spacing w:val="44"/>
          <w:u w:val="none"/>
        </w:rPr>
        <w:t xml:space="preserve"> </w:t>
      </w:r>
      <w:r>
        <w:rPr>
          <w:u w:val="none"/>
        </w:rPr>
        <w:t>to</w:t>
      </w:r>
      <w:r>
        <w:rPr>
          <w:spacing w:val="43"/>
          <w:u w:val="none"/>
        </w:rPr>
        <w:t xml:space="preserve"> </w:t>
      </w:r>
      <w:r>
        <w:rPr>
          <w:u w:val="none"/>
        </w:rPr>
        <w:t>a</w:t>
      </w:r>
      <w:r>
        <w:rPr>
          <w:spacing w:val="1"/>
          <w:u w:val="none"/>
        </w:rPr>
        <w:t>n</w:t>
      </w:r>
      <w:r>
        <w:rPr>
          <w:u w:val="none"/>
        </w:rPr>
        <w:t>y</w:t>
      </w:r>
      <w:r>
        <w:rPr>
          <w:spacing w:val="44"/>
          <w:u w:val="none"/>
        </w:rPr>
        <w:t xml:space="preserve"> </w:t>
      </w:r>
      <w:r>
        <w:rPr>
          <w:u w:val="none"/>
        </w:rPr>
        <w:t>period,</w:t>
      </w:r>
      <w:r>
        <w:rPr>
          <w:spacing w:val="42"/>
          <w:u w:val="none"/>
        </w:rPr>
        <w:t xml:space="preserve"> </w:t>
      </w:r>
      <w:r>
        <w:rPr>
          <w:spacing w:val="1"/>
          <w:u w:val="none"/>
        </w:rPr>
        <w:t>P</w:t>
      </w:r>
      <w:r>
        <w:rPr>
          <w:u w:val="none"/>
        </w:rPr>
        <w:t>rofits,</w:t>
      </w:r>
      <w:r>
        <w:rPr>
          <w:spacing w:val="42"/>
          <w:u w:val="none"/>
        </w:rPr>
        <w:t xml:space="preserve"> </w:t>
      </w:r>
      <w:r>
        <w:rPr>
          <w:spacing w:val="1"/>
          <w:u w:val="none"/>
        </w:rPr>
        <w:t>L</w:t>
      </w:r>
      <w:r>
        <w:rPr>
          <w:u w:val="none"/>
        </w:rPr>
        <w:t>osses</w:t>
      </w:r>
      <w:r>
        <w:rPr>
          <w:spacing w:val="43"/>
          <w:u w:val="none"/>
        </w:rPr>
        <w:t xml:space="preserve"> </w:t>
      </w:r>
      <w:r>
        <w:rPr>
          <w:u w:val="none"/>
        </w:rPr>
        <w:t>a</w:t>
      </w:r>
      <w:r>
        <w:rPr>
          <w:spacing w:val="1"/>
          <w:u w:val="none"/>
        </w:rPr>
        <w:t>n</w:t>
      </w:r>
      <w:r>
        <w:rPr>
          <w:u w:val="none"/>
        </w:rPr>
        <w:t>d</w:t>
      </w:r>
      <w:r>
        <w:rPr>
          <w:spacing w:val="44"/>
          <w:u w:val="none"/>
        </w:rPr>
        <w:t xml:space="preserve"> </w:t>
      </w:r>
      <w:r>
        <w:rPr>
          <w:u w:val="none"/>
        </w:rPr>
        <w:t>a</w:t>
      </w:r>
      <w:r>
        <w:rPr>
          <w:spacing w:val="1"/>
          <w:u w:val="none"/>
        </w:rPr>
        <w:t>n</w:t>
      </w:r>
      <w:r>
        <w:rPr>
          <w:u w:val="none"/>
        </w:rPr>
        <w:t>y</w:t>
      </w:r>
      <w:r>
        <w:rPr>
          <w:spacing w:val="43"/>
          <w:u w:val="none"/>
        </w:rPr>
        <w:t xml:space="preserve"> </w:t>
      </w:r>
      <w:r>
        <w:rPr>
          <w:u w:val="none"/>
        </w:rPr>
        <w:t>such</w:t>
      </w:r>
      <w:r>
        <w:rPr>
          <w:spacing w:val="44"/>
          <w:u w:val="none"/>
        </w:rPr>
        <w:t xml:space="preserve"> </w:t>
      </w:r>
      <w:r>
        <w:rPr>
          <w:u w:val="none"/>
        </w:rPr>
        <w:t>other</w:t>
      </w:r>
      <w:r>
        <w:rPr>
          <w:spacing w:val="43"/>
          <w:u w:val="none"/>
        </w:rPr>
        <w:t xml:space="preserve"> </w:t>
      </w:r>
      <w:r>
        <w:rPr>
          <w:u w:val="none"/>
        </w:rPr>
        <w:t>ite</w:t>
      </w:r>
      <w:r>
        <w:rPr>
          <w:spacing w:val="2"/>
          <w:u w:val="none"/>
        </w:rPr>
        <w:t>m</w:t>
      </w:r>
      <w:r>
        <w:rPr>
          <w:u w:val="none"/>
        </w:rPr>
        <w:t>s</w:t>
      </w:r>
      <w:r>
        <w:rPr>
          <w:spacing w:val="44"/>
          <w:u w:val="none"/>
        </w:rPr>
        <w:t xml:space="preserve"> </w:t>
      </w:r>
      <w:r>
        <w:rPr>
          <w:u w:val="none"/>
        </w:rPr>
        <w:t>shall</w:t>
      </w:r>
      <w:r>
        <w:rPr>
          <w:spacing w:val="43"/>
          <w:u w:val="none"/>
        </w:rPr>
        <w:t xml:space="preserve"> </w:t>
      </w:r>
      <w:r>
        <w:rPr>
          <w:u w:val="none"/>
        </w:rPr>
        <w:t>be</w:t>
      </w:r>
      <w:r>
        <w:rPr>
          <w:spacing w:val="43"/>
          <w:u w:val="none"/>
        </w:rPr>
        <w:t xml:space="preserve"> </w:t>
      </w:r>
      <w:r>
        <w:rPr>
          <w:u w:val="none"/>
        </w:rPr>
        <w:t>deter</w:t>
      </w:r>
      <w:r>
        <w:rPr>
          <w:spacing w:val="2"/>
          <w:u w:val="none"/>
        </w:rPr>
        <w:t>m</w:t>
      </w:r>
      <w:r>
        <w:rPr>
          <w:u w:val="none"/>
        </w:rPr>
        <w:t>in</w:t>
      </w:r>
      <w:r>
        <w:rPr>
          <w:spacing w:val="2"/>
          <w:u w:val="none"/>
        </w:rPr>
        <w:t>e</w:t>
      </w:r>
      <w:r>
        <w:rPr>
          <w:u w:val="none"/>
        </w:rPr>
        <w:t>d</w:t>
      </w:r>
      <w:r>
        <w:rPr>
          <w:spacing w:val="44"/>
          <w:u w:val="none"/>
        </w:rPr>
        <w:t xml:space="preserve"> </w:t>
      </w:r>
      <w:r>
        <w:rPr>
          <w:spacing w:val="1"/>
          <w:u w:val="none"/>
        </w:rPr>
        <w:t>o</w:t>
      </w:r>
      <w:r>
        <w:rPr>
          <w:u w:val="none"/>
        </w:rPr>
        <w:t>n</w:t>
      </w:r>
      <w:r>
        <w:rPr>
          <w:spacing w:val="43"/>
          <w:u w:val="none"/>
        </w:rPr>
        <w:t xml:space="preserve"> </w:t>
      </w:r>
      <w:r>
        <w:rPr>
          <w:u w:val="none"/>
        </w:rPr>
        <w:t>a</w:t>
      </w:r>
    </w:p>
    <w:p w14:paraId="175C893F" w14:textId="77777777" w:rsidR="000C19C9" w:rsidRDefault="000C19C9">
      <w:pPr>
        <w:spacing w:line="252" w:lineRule="auto"/>
        <w:jc w:val="both"/>
        <w:sectPr w:rsidR="000C19C9">
          <w:pgSz w:w="12240" w:h="15840"/>
          <w:pgMar w:top="1380" w:right="1320" w:bottom="940" w:left="1340" w:header="0" w:footer="742" w:gutter="0"/>
          <w:cols w:space="720"/>
        </w:sectPr>
      </w:pPr>
    </w:p>
    <w:p w14:paraId="5409F9EC" w14:textId="77777777" w:rsidR="000C19C9" w:rsidRDefault="00D3642A">
      <w:pPr>
        <w:pStyle w:val="BodyText"/>
        <w:spacing w:before="70" w:line="252" w:lineRule="auto"/>
        <w:ind w:right="114" w:firstLine="0"/>
        <w:jc w:val="both"/>
        <w:rPr>
          <w:u w:val="none"/>
        </w:rPr>
      </w:pPr>
      <w:r>
        <w:rPr>
          <w:spacing w:val="1"/>
          <w:u w:val="none"/>
        </w:rPr>
        <w:lastRenderedPageBreak/>
        <w:t>d</w:t>
      </w:r>
      <w:r>
        <w:rPr>
          <w:u w:val="none"/>
        </w:rPr>
        <w:t>ail</w:t>
      </w:r>
      <w:r>
        <w:rPr>
          <w:spacing w:val="1"/>
          <w:u w:val="none"/>
        </w:rPr>
        <w:t>y</w:t>
      </w:r>
      <w:r>
        <w:rPr>
          <w:u w:val="none"/>
        </w:rPr>
        <w:t>,</w:t>
      </w:r>
      <w:r>
        <w:rPr>
          <w:spacing w:val="51"/>
          <w:u w:val="none"/>
        </w:rPr>
        <w:t xml:space="preserve"> </w:t>
      </w:r>
      <w:r>
        <w:rPr>
          <w:spacing w:val="2"/>
          <w:u w:val="none"/>
        </w:rPr>
        <w:t>m</w:t>
      </w:r>
      <w:r>
        <w:rPr>
          <w:spacing w:val="1"/>
          <w:u w:val="none"/>
        </w:rPr>
        <w:t>on</w:t>
      </w:r>
      <w:r>
        <w:rPr>
          <w:u w:val="none"/>
        </w:rPr>
        <w:t>t</w:t>
      </w:r>
      <w:r>
        <w:rPr>
          <w:spacing w:val="1"/>
          <w:u w:val="none"/>
        </w:rPr>
        <w:t>h</w:t>
      </w:r>
      <w:r>
        <w:rPr>
          <w:u w:val="none"/>
        </w:rPr>
        <w:t xml:space="preserve">ly  </w:t>
      </w:r>
      <w:r>
        <w:rPr>
          <w:spacing w:val="1"/>
          <w:u w:val="none"/>
        </w:rPr>
        <w:t>o</w:t>
      </w:r>
      <w:r>
        <w:rPr>
          <w:u w:val="none"/>
        </w:rPr>
        <w:t>r</w:t>
      </w:r>
      <w:r>
        <w:rPr>
          <w:spacing w:val="51"/>
          <w:u w:val="none"/>
        </w:rPr>
        <w:t xml:space="preserve"> </w:t>
      </w:r>
      <w:r>
        <w:rPr>
          <w:spacing w:val="1"/>
          <w:u w:val="none"/>
        </w:rPr>
        <w:t>o</w:t>
      </w:r>
      <w:r>
        <w:rPr>
          <w:u w:val="none"/>
        </w:rPr>
        <w:t>t</w:t>
      </w:r>
      <w:r>
        <w:rPr>
          <w:spacing w:val="1"/>
          <w:u w:val="none"/>
        </w:rPr>
        <w:t>h</w:t>
      </w:r>
      <w:r>
        <w:rPr>
          <w:u w:val="none"/>
        </w:rPr>
        <w:t>er</w:t>
      </w:r>
      <w:r>
        <w:rPr>
          <w:spacing w:val="51"/>
          <w:u w:val="none"/>
        </w:rPr>
        <w:t xml:space="preserve"> </w:t>
      </w:r>
      <w:r>
        <w:rPr>
          <w:spacing w:val="1"/>
          <w:u w:val="none"/>
        </w:rPr>
        <w:t>b</w:t>
      </w:r>
      <w:r>
        <w:rPr>
          <w:u w:val="none"/>
        </w:rPr>
        <w:t>asis,</w:t>
      </w:r>
      <w:r>
        <w:rPr>
          <w:spacing w:val="52"/>
          <w:u w:val="none"/>
        </w:rPr>
        <w:t xml:space="preserve"> </w:t>
      </w:r>
      <w:r>
        <w:rPr>
          <w:u w:val="none"/>
        </w:rPr>
        <w:t>as</w:t>
      </w:r>
      <w:r>
        <w:rPr>
          <w:spacing w:val="5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 xml:space="preserve">ed  </w:t>
      </w:r>
      <w:r>
        <w:rPr>
          <w:spacing w:val="1"/>
          <w:u w:val="none"/>
        </w:rPr>
        <w:t>b</w:t>
      </w:r>
      <w:r>
        <w:rPr>
          <w:u w:val="none"/>
        </w:rPr>
        <w:t>y  t</w:t>
      </w:r>
      <w:r>
        <w:rPr>
          <w:spacing w:val="1"/>
          <w:u w:val="none"/>
        </w:rPr>
        <w:t>h</w:t>
      </w:r>
      <w:r>
        <w:rPr>
          <w:u w:val="none"/>
        </w:rPr>
        <w:t>e</w:t>
      </w:r>
      <w:r>
        <w:rPr>
          <w:spacing w:val="50"/>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 xml:space="preserve">g  </w:t>
      </w:r>
      <w:r>
        <w:rPr>
          <w:spacing w:val="2"/>
          <w:u w:val="none"/>
        </w:rPr>
        <w:t>M</w:t>
      </w:r>
      <w:r>
        <w:rPr>
          <w:u w:val="none"/>
        </w:rPr>
        <w:t>e</w:t>
      </w:r>
      <w:r>
        <w:rPr>
          <w:spacing w:val="2"/>
          <w:u w:val="none"/>
        </w:rPr>
        <w:t>m</w:t>
      </w:r>
      <w:r>
        <w:rPr>
          <w:spacing w:val="1"/>
          <w:u w:val="none"/>
        </w:rPr>
        <w:t>b</w:t>
      </w:r>
      <w:r>
        <w:rPr>
          <w:u w:val="none"/>
        </w:rPr>
        <w:t>er</w:t>
      </w:r>
      <w:r>
        <w:rPr>
          <w:spacing w:val="51"/>
          <w:u w:val="none"/>
        </w:rPr>
        <w:t xml:space="preserve"> </w:t>
      </w:r>
      <w:r>
        <w:rPr>
          <w:spacing w:val="1"/>
          <w:u w:val="none"/>
        </w:rPr>
        <w:t>u</w:t>
      </w:r>
      <w:r>
        <w:rPr>
          <w:u w:val="none"/>
        </w:rPr>
        <w:t>si</w:t>
      </w:r>
      <w:r>
        <w:rPr>
          <w:spacing w:val="1"/>
          <w:u w:val="none"/>
        </w:rPr>
        <w:t>n</w:t>
      </w:r>
      <w:r>
        <w:rPr>
          <w:u w:val="none"/>
        </w:rPr>
        <w:t>g  a</w:t>
      </w:r>
      <w:r>
        <w:rPr>
          <w:spacing w:val="1"/>
          <w:u w:val="none"/>
        </w:rPr>
        <w:t>n</w:t>
      </w:r>
      <w:r>
        <w:rPr>
          <w:u w:val="none"/>
        </w:rPr>
        <w:t xml:space="preserve">y  </w:t>
      </w:r>
      <w:r>
        <w:rPr>
          <w:spacing w:val="1"/>
          <w:u w:val="none"/>
        </w:rPr>
        <w:t>p</w:t>
      </w:r>
      <w:r>
        <w:rPr>
          <w:u w:val="none"/>
        </w:rPr>
        <w:t>er</w:t>
      </w:r>
      <w:r>
        <w:rPr>
          <w:spacing w:val="2"/>
          <w:u w:val="none"/>
        </w:rPr>
        <w:t>m</w:t>
      </w:r>
      <w:r>
        <w:rPr>
          <w:u w:val="none"/>
        </w:rPr>
        <w:t>issi</w:t>
      </w:r>
      <w:r>
        <w:rPr>
          <w:spacing w:val="1"/>
          <w:u w:val="none"/>
        </w:rPr>
        <w:t>b</w:t>
      </w:r>
      <w:r>
        <w:rPr>
          <w:u w:val="none"/>
        </w:rPr>
        <w:t xml:space="preserve">le  </w:t>
      </w:r>
      <w:r>
        <w:rPr>
          <w:spacing w:val="2"/>
          <w:u w:val="none"/>
        </w:rPr>
        <w:t>m</w:t>
      </w:r>
      <w:r>
        <w:rPr>
          <w:u w:val="none"/>
        </w:rPr>
        <w:t>et</w:t>
      </w:r>
      <w:r>
        <w:rPr>
          <w:spacing w:val="1"/>
          <w:u w:val="none"/>
        </w:rPr>
        <w:t>hod</w:t>
      </w:r>
      <w:r>
        <w:rPr>
          <w:spacing w:val="2"/>
          <w:w w:val="102"/>
          <w:u w:val="none"/>
        </w:rPr>
        <w:t xml:space="preserve"> </w:t>
      </w:r>
      <w:r>
        <w:rPr>
          <w:spacing w:val="1"/>
          <w:u w:val="none"/>
        </w:rPr>
        <w:t>und</w:t>
      </w:r>
      <w:r>
        <w:rPr>
          <w:u w:val="none"/>
        </w:rPr>
        <w:t>er</w:t>
      </w:r>
      <w:r>
        <w:rPr>
          <w:spacing w:val="20"/>
          <w:u w:val="none"/>
        </w:rPr>
        <w:t xml:space="preserve"> </w:t>
      </w:r>
      <w:r>
        <w:rPr>
          <w:spacing w:val="1"/>
          <w:u w:val="none"/>
        </w:rPr>
        <w:t>Cod</w:t>
      </w:r>
      <w:r>
        <w:rPr>
          <w:u w:val="none"/>
        </w:rPr>
        <w:t>e</w:t>
      </w:r>
      <w:r>
        <w:rPr>
          <w:spacing w:val="23"/>
          <w:u w:val="none"/>
        </w:rPr>
        <w:t xml:space="preserve"> </w:t>
      </w:r>
      <w:r>
        <w:rPr>
          <w:spacing w:val="1"/>
          <w:u w:val="none"/>
        </w:rPr>
        <w:t>S</w:t>
      </w:r>
      <w:r>
        <w:rPr>
          <w:u w:val="none"/>
        </w:rPr>
        <w:t>ecti</w:t>
      </w:r>
      <w:r>
        <w:rPr>
          <w:spacing w:val="1"/>
          <w:u w:val="none"/>
        </w:rPr>
        <w:t>o</w:t>
      </w:r>
      <w:r>
        <w:rPr>
          <w:u w:val="none"/>
        </w:rPr>
        <w:t>n</w:t>
      </w:r>
      <w:r>
        <w:rPr>
          <w:spacing w:val="22"/>
          <w:u w:val="none"/>
        </w:rPr>
        <w:t xml:space="preserve"> </w:t>
      </w:r>
      <w:r>
        <w:rPr>
          <w:spacing w:val="1"/>
          <w:u w:val="none"/>
        </w:rPr>
        <w:t>70</w:t>
      </w:r>
      <w:r>
        <w:rPr>
          <w:u w:val="none"/>
        </w:rPr>
        <w:t>6</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t</w:t>
      </w:r>
      <w:r>
        <w:rPr>
          <w:spacing w:val="1"/>
          <w:u w:val="none"/>
        </w:rPr>
        <w:t>h</w:t>
      </w:r>
      <w:r>
        <w:rPr>
          <w:u w:val="none"/>
        </w:rPr>
        <w:t>e</w:t>
      </w:r>
      <w:r>
        <w:rPr>
          <w:spacing w:val="2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1"/>
          <w:u w:val="none"/>
        </w:rPr>
        <w:t xml:space="preserve"> </w:t>
      </w:r>
      <w:r>
        <w:rPr>
          <w:u w:val="none"/>
        </w:rPr>
        <w:t>t</w:t>
      </w:r>
      <w:r>
        <w:rPr>
          <w:spacing w:val="1"/>
          <w:u w:val="none"/>
        </w:rPr>
        <w:t>h</w:t>
      </w:r>
      <w:r>
        <w:rPr>
          <w:u w:val="none"/>
        </w:rPr>
        <w:t>ere</w:t>
      </w:r>
      <w:r>
        <w:rPr>
          <w:spacing w:val="1"/>
          <w:u w:val="none"/>
        </w:rPr>
        <w:t>und</w:t>
      </w:r>
      <w:r>
        <w:rPr>
          <w:u w:val="none"/>
        </w:rPr>
        <w:t>er.</w:t>
      </w:r>
    </w:p>
    <w:p w14:paraId="1DC5A9E1" w14:textId="77777777" w:rsidR="000C19C9" w:rsidRDefault="000C19C9">
      <w:pPr>
        <w:spacing w:before="16" w:line="220" w:lineRule="exact"/>
      </w:pPr>
    </w:p>
    <w:p w14:paraId="4312D9BB" w14:textId="77777777" w:rsidR="000C19C9" w:rsidRDefault="00D3642A">
      <w:pPr>
        <w:numPr>
          <w:ilvl w:val="1"/>
          <w:numId w:val="1"/>
        </w:numPr>
        <w:tabs>
          <w:tab w:val="left" w:pos="1544"/>
        </w:tabs>
        <w:ind w:left="15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z w:val="21"/>
          <w:szCs w:val="21"/>
          <w:u w:val="single" w:color="000000"/>
        </w:rPr>
        <w:t xml:space="preserve">E </w:t>
      </w:r>
      <w:r>
        <w:rPr>
          <w:rFonts w:ascii="Times New Roman" w:eastAsia="Times New Roman" w:hAnsi="Times New Roman" w:cs="Times New Roman"/>
          <w:b/>
          <w:bCs/>
          <w:spacing w:val="33"/>
          <w:sz w:val="21"/>
          <w:szCs w:val="21"/>
          <w:u w:val="single" w:color="000000"/>
        </w:rPr>
        <w:t xml:space="preserve"> </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F </w:t>
      </w:r>
      <w:r>
        <w:rPr>
          <w:rFonts w:ascii="Times New Roman" w:eastAsia="Times New Roman" w:hAnsi="Times New Roman" w:cs="Times New Roman"/>
          <w:b/>
          <w:bCs/>
          <w:spacing w:val="34"/>
          <w:sz w:val="21"/>
          <w:szCs w:val="21"/>
          <w:u w:val="single" w:color="000000"/>
        </w:rPr>
        <w:t xml:space="preserve"> </w:t>
      </w:r>
      <w:r>
        <w:rPr>
          <w:rFonts w:ascii="Times New Roman" w:eastAsia="Times New Roman" w:hAnsi="Times New Roman" w:cs="Times New Roman"/>
          <w:b/>
          <w:bCs/>
          <w:spacing w:val="1"/>
          <w:sz w:val="21"/>
          <w:szCs w:val="21"/>
          <w:u w:val="single" w:color="000000"/>
        </w:rPr>
        <w:t>ADJUST</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ENT</w:t>
      </w:r>
      <w:r>
        <w:rPr>
          <w:rFonts w:ascii="Times New Roman" w:eastAsia="Times New Roman" w:hAnsi="Times New Roman" w:cs="Times New Roman"/>
          <w:b/>
          <w:bCs/>
          <w:sz w:val="21"/>
          <w:szCs w:val="21"/>
          <w:u w:val="single" w:color="000000"/>
        </w:rPr>
        <w:t xml:space="preserve"> </w:t>
      </w:r>
      <w:r>
        <w:rPr>
          <w:rFonts w:ascii="Times New Roman" w:eastAsia="Times New Roman" w:hAnsi="Times New Roman" w:cs="Times New Roman"/>
          <w:b/>
          <w:bCs/>
          <w:spacing w:val="30"/>
          <w:sz w:val="21"/>
          <w:szCs w:val="21"/>
          <w:u w:val="single" w:color="000000"/>
        </w:rPr>
        <w:t xml:space="preserve"> </w:t>
      </w:r>
      <w:r>
        <w:rPr>
          <w:rFonts w:ascii="Times New Roman" w:eastAsia="Times New Roman" w:hAnsi="Times New Roman" w:cs="Times New Roman"/>
          <w:b/>
          <w:bCs/>
          <w:spacing w:val="1"/>
          <w:sz w:val="21"/>
          <w:szCs w:val="21"/>
          <w:u w:val="single" w:color="000000"/>
        </w:rPr>
        <w:t>F</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z w:val="21"/>
          <w:szCs w:val="21"/>
          <w:u w:val="single" w:color="000000"/>
        </w:rPr>
        <w:t xml:space="preserve">R </w:t>
      </w:r>
      <w:r>
        <w:rPr>
          <w:rFonts w:ascii="Times New Roman" w:eastAsia="Times New Roman" w:hAnsi="Times New Roman" w:cs="Times New Roman"/>
          <w:b/>
          <w:bCs/>
          <w:spacing w:val="34"/>
          <w:sz w:val="21"/>
          <w:szCs w:val="21"/>
          <w:u w:val="single" w:color="000000"/>
        </w:rPr>
        <w:t xml:space="preserve"> </w:t>
      </w:r>
      <w:r>
        <w:rPr>
          <w:rFonts w:ascii="Times New Roman" w:eastAsia="Times New Roman" w:hAnsi="Times New Roman" w:cs="Times New Roman"/>
          <w:b/>
          <w:bCs/>
          <w:spacing w:val="1"/>
          <w:sz w:val="21"/>
          <w:szCs w:val="21"/>
          <w:u w:val="single" w:color="000000"/>
        </w:rPr>
        <w:t>CAP</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TAL</w:t>
      </w:r>
      <w:r>
        <w:rPr>
          <w:rFonts w:ascii="Times New Roman" w:eastAsia="Times New Roman" w:hAnsi="Times New Roman" w:cs="Times New Roman"/>
          <w:b/>
          <w:bCs/>
          <w:sz w:val="21"/>
          <w:szCs w:val="21"/>
          <w:u w:val="single" w:color="000000"/>
        </w:rPr>
        <w:t xml:space="preserve"> </w:t>
      </w:r>
      <w:r>
        <w:rPr>
          <w:rFonts w:ascii="Times New Roman" w:eastAsia="Times New Roman" w:hAnsi="Times New Roman" w:cs="Times New Roman"/>
          <w:b/>
          <w:bCs/>
          <w:spacing w:val="30"/>
          <w:sz w:val="21"/>
          <w:szCs w:val="21"/>
          <w:u w:val="single" w:color="000000"/>
        </w:rPr>
        <w:t xml:space="preserve"> </w:t>
      </w:r>
      <w:r>
        <w:rPr>
          <w:rFonts w:ascii="Times New Roman" w:eastAsia="Times New Roman" w:hAnsi="Times New Roman" w:cs="Times New Roman"/>
          <w:b/>
          <w:bCs/>
          <w:spacing w:val="1"/>
          <w:sz w:val="21"/>
          <w:szCs w:val="21"/>
          <w:u w:val="single" w:color="000000"/>
        </w:rPr>
        <w:t>C</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NTR</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BUT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z w:val="21"/>
          <w:szCs w:val="21"/>
        </w:rPr>
        <w:t xml:space="preserve">. </w:t>
      </w:r>
      <w:r>
        <w:rPr>
          <w:rFonts w:ascii="Times New Roman" w:eastAsia="Times New Roman" w:hAnsi="Times New Roman" w:cs="Times New Roman"/>
          <w:b/>
          <w:bCs/>
          <w:spacing w:val="3"/>
          <w:sz w:val="21"/>
          <w:szCs w:val="21"/>
        </w:rPr>
        <w:t xml:space="preserve"> </w:t>
      </w:r>
      <w:r>
        <w:rPr>
          <w:rFonts w:ascii="Times New Roman" w:eastAsia="Times New Roman" w:hAnsi="Times New Roman" w:cs="Times New Roman"/>
          <w:spacing w:val="1"/>
          <w:sz w:val="21"/>
          <w:szCs w:val="21"/>
        </w:rPr>
        <w:t>Fo</w:t>
      </w:r>
      <w:r>
        <w:rPr>
          <w:rFonts w:ascii="Times New Roman" w:eastAsia="Times New Roman" w:hAnsi="Times New Roman" w:cs="Times New Roman"/>
          <w:sz w:val="21"/>
          <w:szCs w:val="21"/>
        </w:rPr>
        <w:t xml:space="preserve">r </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pu</w:t>
      </w:r>
      <w:r>
        <w:rPr>
          <w:rFonts w:ascii="Times New Roman" w:eastAsia="Times New Roman" w:hAnsi="Times New Roman" w:cs="Times New Roman"/>
          <w:sz w:val="21"/>
          <w:szCs w:val="21"/>
        </w:rPr>
        <w:t>r</w:t>
      </w:r>
      <w:r>
        <w:rPr>
          <w:rFonts w:ascii="Times New Roman" w:eastAsia="Times New Roman" w:hAnsi="Times New Roman" w:cs="Times New Roman"/>
          <w:spacing w:val="1"/>
          <w:sz w:val="21"/>
          <w:szCs w:val="21"/>
        </w:rPr>
        <w:t>po</w:t>
      </w:r>
      <w:r>
        <w:rPr>
          <w:rFonts w:ascii="Times New Roman" w:eastAsia="Times New Roman" w:hAnsi="Times New Roman" w:cs="Times New Roman"/>
          <w:sz w:val="21"/>
          <w:szCs w:val="21"/>
        </w:rPr>
        <w:t xml:space="preserve">ses </w:t>
      </w:r>
      <w:r>
        <w:rPr>
          <w:rFonts w:ascii="Times New Roman" w:eastAsia="Times New Roman" w:hAnsi="Times New Roman" w:cs="Times New Roman"/>
          <w:spacing w:val="21"/>
          <w:sz w:val="21"/>
          <w:szCs w:val="21"/>
        </w:rPr>
        <w:t xml:space="preserve"> </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f</w:t>
      </w:r>
    </w:p>
    <w:p w14:paraId="4537AF3A" w14:textId="77777777" w:rsidR="000C19C9" w:rsidRDefault="00D3642A">
      <w:pPr>
        <w:pStyle w:val="BodyText"/>
        <w:spacing w:before="13" w:line="252" w:lineRule="auto"/>
        <w:ind w:right="113" w:firstLine="0"/>
        <w:jc w:val="both"/>
        <w:rPr>
          <w:u w:val="none"/>
        </w:rPr>
      </w:pPr>
      <w:r>
        <w:rPr>
          <w:u w:val="none"/>
        </w:rPr>
        <w:t>c</w:t>
      </w:r>
      <w:r>
        <w:rPr>
          <w:spacing w:val="1"/>
          <w:u w:val="none"/>
        </w:rPr>
        <w:t>o</w:t>
      </w:r>
      <w:r>
        <w:rPr>
          <w:spacing w:val="2"/>
          <w:u w:val="none"/>
        </w:rPr>
        <w:t>m</w:t>
      </w:r>
      <w:r>
        <w:rPr>
          <w:u w:val="none"/>
        </w:rPr>
        <w:t>puting</w:t>
      </w:r>
      <w:r>
        <w:rPr>
          <w:spacing w:val="31"/>
          <w:u w:val="none"/>
        </w:rPr>
        <w:t xml:space="preserve"> </w:t>
      </w:r>
      <w:r>
        <w:rPr>
          <w:u w:val="none"/>
        </w:rPr>
        <w:t>the</w:t>
      </w:r>
      <w:r>
        <w:rPr>
          <w:spacing w:val="30"/>
          <w:u w:val="none"/>
        </w:rPr>
        <w:t xml:space="preserve"> </w:t>
      </w:r>
      <w:r>
        <w:rPr>
          <w:spacing w:val="1"/>
          <w:u w:val="none"/>
        </w:rPr>
        <w:t>b</w:t>
      </w:r>
      <w:r>
        <w:rPr>
          <w:u w:val="none"/>
        </w:rPr>
        <w:t>ala</w:t>
      </w:r>
      <w:r>
        <w:rPr>
          <w:spacing w:val="1"/>
          <w:u w:val="none"/>
        </w:rPr>
        <w:t>n</w:t>
      </w:r>
      <w:r>
        <w:rPr>
          <w:u w:val="none"/>
        </w:rPr>
        <w:t>ce</w:t>
      </w:r>
      <w:r>
        <w:rPr>
          <w:spacing w:val="31"/>
          <w:u w:val="none"/>
        </w:rPr>
        <w:t xml:space="preserve"> </w:t>
      </w:r>
      <w:r>
        <w:rPr>
          <w:u w:val="none"/>
        </w:rPr>
        <w:t>in</w:t>
      </w:r>
      <w:r>
        <w:rPr>
          <w:spacing w:val="31"/>
          <w:u w:val="none"/>
        </w:rPr>
        <w:t xml:space="preserve"> </w:t>
      </w:r>
      <w:r>
        <w:rPr>
          <w:u w:val="none"/>
        </w:rPr>
        <w:t>a</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1"/>
          <w:u w:val="none"/>
        </w:rPr>
        <w:t xml:space="preserve"> </w:t>
      </w:r>
      <w:r>
        <w:rPr>
          <w:spacing w:val="1"/>
          <w:u w:val="none"/>
        </w:rPr>
        <w:t>C</w:t>
      </w:r>
      <w:r>
        <w:rPr>
          <w:u w:val="none"/>
        </w:rPr>
        <w:t>a</w:t>
      </w:r>
      <w:r>
        <w:rPr>
          <w:spacing w:val="1"/>
          <w:u w:val="none"/>
        </w:rPr>
        <w:t>p</w:t>
      </w:r>
      <w:r>
        <w:rPr>
          <w:u w:val="none"/>
        </w:rPr>
        <w:t>ital</w:t>
      </w:r>
      <w:r>
        <w:rPr>
          <w:spacing w:val="31"/>
          <w:u w:val="none"/>
        </w:rPr>
        <w:t xml:space="preserve"> </w:t>
      </w:r>
      <w:r>
        <w:rPr>
          <w:spacing w:val="1"/>
          <w:u w:val="none"/>
        </w:rPr>
        <w:t>A</w:t>
      </w:r>
      <w:r>
        <w:rPr>
          <w:u w:val="none"/>
        </w:rPr>
        <w:t>cc</w:t>
      </w:r>
      <w:r>
        <w:rPr>
          <w:spacing w:val="1"/>
          <w:u w:val="none"/>
        </w:rPr>
        <w:t>oun</w:t>
      </w:r>
      <w:r>
        <w:rPr>
          <w:u w:val="none"/>
        </w:rPr>
        <w:t>t,</w:t>
      </w:r>
      <w:r>
        <w:rPr>
          <w:spacing w:val="30"/>
          <w:u w:val="none"/>
        </w:rPr>
        <w:t xml:space="preserve"> </w:t>
      </w:r>
      <w:r>
        <w:rPr>
          <w:spacing w:val="1"/>
          <w:u w:val="none"/>
        </w:rPr>
        <w:t>n</w:t>
      </w:r>
      <w:r>
        <w:rPr>
          <w:u w:val="none"/>
        </w:rPr>
        <w:t>o</w:t>
      </w:r>
      <w:r>
        <w:rPr>
          <w:spacing w:val="31"/>
          <w:u w:val="none"/>
        </w:rPr>
        <w:t xml:space="preserve"> </w:t>
      </w:r>
      <w:r>
        <w:rPr>
          <w:u w:val="none"/>
        </w:rPr>
        <w:t>cre</w:t>
      </w:r>
      <w:r>
        <w:rPr>
          <w:spacing w:val="1"/>
          <w:u w:val="none"/>
        </w:rPr>
        <w:t>d</w:t>
      </w:r>
      <w:r>
        <w:rPr>
          <w:u w:val="none"/>
        </w:rPr>
        <w:t>it</w:t>
      </w:r>
      <w:r>
        <w:rPr>
          <w:spacing w:val="31"/>
          <w:u w:val="none"/>
        </w:rPr>
        <w:t xml:space="preserve"> </w:t>
      </w:r>
      <w:r>
        <w:rPr>
          <w:u w:val="none"/>
        </w:rPr>
        <w:t>s</w:t>
      </w:r>
      <w:r>
        <w:rPr>
          <w:spacing w:val="1"/>
          <w:u w:val="none"/>
        </w:rPr>
        <w:t>h</w:t>
      </w:r>
      <w:r>
        <w:rPr>
          <w:u w:val="none"/>
        </w:rPr>
        <w:t>all</w:t>
      </w:r>
      <w:r>
        <w:rPr>
          <w:spacing w:val="31"/>
          <w:u w:val="none"/>
        </w:rPr>
        <w:t xml:space="preserve"> </w:t>
      </w:r>
      <w:r>
        <w:rPr>
          <w:spacing w:val="1"/>
          <w:u w:val="none"/>
        </w:rPr>
        <w:t>b</w:t>
      </w:r>
      <w:r>
        <w:rPr>
          <w:u w:val="none"/>
        </w:rPr>
        <w:t>e</w:t>
      </w:r>
      <w:r>
        <w:rPr>
          <w:spacing w:val="31"/>
          <w:u w:val="none"/>
        </w:rPr>
        <w:t xml:space="preserve"> </w:t>
      </w:r>
      <w:r>
        <w:rPr>
          <w:spacing w:val="1"/>
          <w:u w:val="none"/>
        </w:rPr>
        <w:t>g</w:t>
      </w:r>
      <w:r>
        <w:rPr>
          <w:u w:val="none"/>
        </w:rPr>
        <w:t>i</w:t>
      </w:r>
      <w:r>
        <w:rPr>
          <w:spacing w:val="1"/>
          <w:u w:val="none"/>
        </w:rPr>
        <w:t>v</w:t>
      </w:r>
      <w:r>
        <w:rPr>
          <w:u w:val="none"/>
        </w:rPr>
        <w:t>en</w:t>
      </w:r>
      <w:r>
        <w:rPr>
          <w:spacing w:val="31"/>
          <w:u w:val="none"/>
        </w:rPr>
        <w:t xml:space="preserve"> </w:t>
      </w:r>
      <w:r>
        <w:rPr>
          <w:u w:val="none"/>
        </w:rPr>
        <w:t>f</w:t>
      </w:r>
      <w:r>
        <w:rPr>
          <w:spacing w:val="1"/>
          <w:u w:val="none"/>
        </w:rPr>
        <w:t>o</w:t>
      </w:r>
      <w:r>
        <w:rPr>
          <w:u w:val="none"/>
        </w:rPr>
        <w:t>r</w:t>
      </w:r>
      <w:r>
        <w:rPr>
          <w:spacing w:val="31"/>
          <w:u w:val="none"/>
        </w:rPr>
        <w:t xml:space="preserve"> </w:t>
      </w:r>
      <w:r>
        <w:rPr>
          <w:u w:val="none"/>
        </w:rPr>
        <w:t>a</w:t>
      </w:r>
      <w:r>
        <w:rPr>
          <w:spacing w:val="1"/>
          <w:u w:val="none"/>
        </w:rPr>
        <w:t>n</w:t>
      </w:r>
      <w:r>
        <w:rPr>
          <w:u w:val="none"/>
        </w:rPr>
        <w:t>y</w:t>
      </w:r>
      <w:r>
        <w:rPr>
          <w:spacing w:val="31"/>
          <w:u w:val="none"/>
        </w:rPr>
        <w:t xml:space="preserve"> </w:t>
      </w:r>
      <w:r>
        <w:rPr>
          <w:spacing w:val="1"/>
          <w:u w:val="none"/>
        </w:rPr>
        <w:t>C</w:t>
      </w:r>
      <w:r>
        <w:rPr>
          <w:u w:val="none"/>
        </w:rPr>
        <w:t>a</w:t>
      </w:r>
      <w:r>
        <w:rPr>
          <w:spacing w:val="1"/>
          <w:u w:val="none"/>
        </w:rPr>
        <w:t>p</w:t>
      </w:r>
      <w:r>
        <w:rPr>
          <w:u w:val="none"/>
        </w:rPr>
        <w:t>ital</w:t>
      </w:r>
      <w:r>
        <w:rPr>
          <w:w w:val="102"/>
          <w:u w:val="none"/>
        </w:rPr>
        <w:t xml:space="preserve"> </w:t>
      </w:r>
      <w:r>
        <w:rPr>
          <w:spacing w:val="1"/>
          <w:u w:val="none"/>
        </w:rPr>
        <w:t>Con</w:t>
      </w:r>
      <w:r>
        <w:rPr>
          <w:u w:val="none"/>
        </w:rPr>
        <w:t>tri</w:t>
      </w:r>
      <w:r>
        <w:rPr>
          <w:spacing w:val="1"/>
          <w:u w:val="none"/>
        </w:rPr>
        <w:t>bu</w:t>
      </w:r>
      <w:r>
        <w:rPr>
          <w:u w:val="none"/>
        </w:rPr>
        <w:t>ti</w:t>
      </w:r>
      <w:r>
        <w:rPr>
          <w:spacing w:val="1"/>
          <w:u w:val="none"/>
        </w:rPr>
        <w:t>o</w:t>
      </w:r>
      <w:r>
        <w:rPr>
          <w:u w:val="none"/>
        </w:rPr>
        <w:t>n</w:t>
      </w:r>
      <w:r>
        <w:rPr>
          <w:spacing w:val="19"/>
          <w:u w:val="none"/>
        </w:rPr>
        <w:t xml:space="preserve"> </w:t>
      </w:r>
      <w:r>
        <w:rPr>
          <w:spacing w:val="1"/>
          <w:u w:val="none"/>
        </w:rPr>
        <w:t>wh</w:t>
      </w:r>
      <w:r>
        <w:rPr>
          <w:u w:val="none"/>
        </w:rPr>
        <w:t>ich</w:t>
      </w:r>
      <w:r>
        <w:rPr>
          <w:spacing w:val="20"/>
          <w:u w:val="none"/>
        </w:rPr>
        <w:t xml:space="preserve"> </w:t>
      </w:r>
      <w:r>
        <w:rPr>
          <w:u w:val="none"/>
        </w:rPr>
        <w:t>s</w:t>
      </w:r>
      <w:r>
        <w:rPr>
          <w:spacing w:val="1"/>
          <w:u w:val="none"/>
        </w:rPr>
        <w:t>u</w:t>
      </w:r>
      <w:r>
        <w:rPr>
          <w:u w:val="none"/>
        </w:rPr>
        <w:t>ch</w:t>
      </w:r>
      <w:r>
        <w:rPr>
          <w:spacing w:val="1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8"/>
          <w:u w:val="none"/>
        </w:rPr>
        <w:t xml:space="preserve"> </w:t>
      </w:r>
      <w:r>
        <w:rPr>
          <w:u w:val="none"/>
        </w:rPr>
        <w:t>is</w:t>
      </w:r>
      <w:r>
        <w:rPr>
          <w:spacing w:val="20"/>
          <w:u w:val="none"/>
        </w:rPr>
        <w:t xml:space="preserve"> </w:t>
      </w:r>
      <w:r>
        <w:rPr>
          <w:u w:val="none"/>
        </w:rPr>
        <w:t>to</w:t>
      </w:r>
      <w:r>
        <w:rPr>
          <w:spacing w:val="20"/>
          <w:u w:val="none"/>
        </w:rPr>
        <w:t xml:space="preserve"> </w:t>
      </w:r>
      <w:r>
        <w:rPr>
          <w:spacing w:val="2"/>
          <w:u w:val="none"/>
        </w:rPr>
        <w:t>m</w:t>
      </w:r>
      <w:r>
        <w:rPr>
          <w:u w:val="none"/>
        </w:rPr>
        <w:t>ake</w:t>
      </w:r>
      <w:r>
        <w:rPr>
          <w:spacing w:val="19"/>
          <w:u w:val="none"/>
        </w:rPr>
        <w:t xml:space="preserve"> </w:t>
      </w:r>
      <w:r>
        <w:rPr>
          <w:u w:val="none"/>
        </w:rPr>
        <w:t>until</w:t>
      </w:r>
      <w:r>
        <w:rPr>
          <w:spacing w:val="18"/>
          <w:u w:val="none"/>
        </w:rPr>
        <w:t xml:space="preserve"> </w:t>
      </w:r>
      <w:r>
        <w:rPr>
          <w:u w:val="none"/>
        </w:rPr>
        <w:t>such</w:t>
      </w:r>
      <w:r>
        <w:rPr>
          <w:spacing w:val="20"/>
          <w:u w:val="none"/>
        </w:rPr>
        <w:t xml:space="preserve"> </w:t>
      </w:r>
      <w:r>
        <w:rPr>
          <w:u w:val="none"/>
        </w:rPr>
        <w:t>contri</w:t>
      </w:r>
      <w:r>
        <w:rPr>
          <w:spacing w:val="1"/>
          <w:u w:val="none"/>
        </w:rPr>
        <w:t>b</w:t>
      </w:r>
      <w:r>
        <w:rPr>
          <w:u w:val="none"/>
        </w:rPr>
        <w:t>uti</w:t>
      </w:r>
      <w:r>
        <w:rPr>
          <w:spacing w:val="1"/>
          <w:u w:val="none"/>
        </w:rPr>
        <w:t>o</w:t>
      </w:r>
      <w:r>
        <w:rPr>
          <w:u w:val="none"/>
        </w:rPr>
        <w:t>n</w:t>
      </w:r>
      <w:r>
        <w:rPr>
          <w:spacing w:val="20"/>
          <w:u w:val="none"/>
        </w:rPr>
        <w:t xml:space="preserve"> </w:t>
      </w:r>
      <w:r>
        <w:rPr>
          <w:u w:val="none"/>
        </w:rPr>
        <w:t>is</w:t>
      </w:r>
      <w:r>
        <w:rPr>
          <w:spacing w:val="19"/>
          <w:u w:val="none"/>
        </w:rPr>
        <w:t xml:space="preserve"> </w:t>
      </w:r>
      <w:r>
        <w:rPr>
          <w:u w:val="none"/>
        </w:rPr>
        <w:t>act</w:t>
      </w:r>
      <w:r>
        <w:rPr>
          <w:spacing w:val="1"/>
          <w:u w:val="none"/>
        </w:rPr>
        <w:t>u</w:t>
      </w:r>
      <w:r>
        <w:rPr>
          <w:u w:val="none"/>
        </w:rPr>
        <w:t>ally</w:t>
      </w:r>
      <w:r>
        <w:rPr>
          <w:spacing w:val="20"/>
          <w:u w:val="none"/>
        </w:rPr>
        <w:t xml:space="preserve"> </w:t>
      </w:r>
      <w:r>
        <w:rPr>
          <w:u w:val="none"/>
        </w:rPr>
        <w:t>recei</w:t>
      </w:r>
      <w:r>
        <w:rPr>
          <w:spacing w:val="1"/>
          <w:u w:val="none"/>
        </w:rPr>
        <w:t>v</w:t>
      </w:r>
      <w:r>
        <w:rPr>
          <w:u w:val="none"/>
        </w:rPr>
        <w:t>ed</w:t>
      </w:r>
      <w:r>
        <w:rPr>
          <w:spacing w:val="19"/>
          <w:u w:val="none"/>
        </w:rPr>
        <w:t xml:space="preserve"> </w:t>
      </w:r>
      <w:r>
        <w:rPr>
          <w:u w:val="none"/>
        </w:rPr>
        <w:t>by</w:t>
      </w:r>
      <w:r>
        <w:rPr>
          <w:spacing w:val="20"/>
          <w:u w:val="none"/>
        </w:rPr>
        <w:t xml:space="preserve"> </w:t>
      </w:r>
      <w:r>
        <w:rPr>
          <w:u w:val="none"/>
        </w:rPr>
        <w:t>t</w:t>
      </w:r>
      <w:r>
        <w:rPr>
          <w:spacing w:val="1"/>
          <w:u w:val="none"/>
        </w:rPr>
        <w:t>h</w:t>
      </w:r>
      <w:r>
        <w:rPr>
          <w:u w:val="none"/>
        </w:rPr>
        <w:t>e</w:t>
      </w:r>
      <w:r>
        <w:rPr>
          <w:spacing w:val="19"/>
          <w:u w:val="none"/>
        </w:rPr>
        <w:t xml:space="preserve"> </w:t>
      </w:r>
      <w:r>
        <w:rPr>
          <w:spacing w:val="1"/>
          <w:u w:val="none"/>
        </w:rPr>
        <w:t>C</w:t>
      </w:r>
      <w:r>
        <w:rPr>
          <w:u w:val="none"/>
        </w:rPr>
        <w:t>o</w:t>
      </w:r>
      <w:r>
        <w:rPr>
          <w:spacing w:val="2"/>
          <w:u w:val="none"/>
        </w:rPr>
        <w:t>m</w:t>
      </w:r>
      <w:r>
        <w:rPr>
          <w:u w:val="none"/>
        </w:rPr>
        <w:t>pany.</w:t>
      </w:r>
    </w:p>
    <w:p w14:paraId="044A2B2D" w14:textId="77777777" w:rsidR="000C19C9" w:rsidRDefault="000C19C9">
      <w:pPr>
        <w:spacing w:line="240" w:lineRule="exact"/>
        <w:rPr>
          <w:sz w:val="24"/>
          <w:szCs w:val="24"/>
        </w:rPr>
      </w:pPr>
    </w:p>
    <w:p w14:paraId="2C670E6D" w14:textId="77777777" w:rsidR="000C19C9" w:rsidRDefault="00D3642A">
      <w:pPr>
        <w:pStyle w:val="BodyText"/>
        <w:numPr>
          <w:ilvl w:val="1"/>
          <w:numId w:val="1"/>
        </w:numPr>
        <w:tabs>
          <w:tab w:val="left" w:pos="1544"/>
        </w:tabs>
        <w:spacing w:line="251" w:lineRule="auto"/>
        <w:ind w:right="115" w:firstLine="720"/>
        <w:jc w:val="both"/>
        <w:rPr>
          <w:u w:val="none"/>
        </w:rPr>
      </w:pPr>
      <w:r>
        <w:rPr>
          <w:rFonts w:cs="Times New Roman"/>
          <w:b/>
          <w:bCs/>
          <w:spacing w:val="1"/>
          <w:u w:color="000000"/>
        </w:rPr>
        <w:t>TRANSFEREE</w:t>
      </w:r>
      <w:r>
        <w:rPr>
          <w:rFonts w:cs="Times New Roman"/>
          <w:b/>
          <w:bCs/>
          <w:u w:color="000000"/>
        </w:rPr>
        <w:t>’S</w:t>
      </w:r>
      <w:r>
        <w:rPr>
          <w:rFonts w:cs="Times New Roman"/>
          <w:b/>
          <w:bCs/>
          <w:spacing w:val="38"/>
          <w:u w:color="000000"/>
        </w:rPr>
        <w:t xml:space="preserve"> </w:t>
      </w:r>
      <w:r>
        <w:rPr>
          <w:rFonts w:cs="Times New Roman"/>
          <w:b/>
          <w:bCs/>
          <w:spacing w:val="1"/>
          <w:u w:color="000000"/>
        </w:rPr>
        <w:t>CAP</w:t>
      </w:r>
      <w:r>
        <w:rPr>
          <w:rFonts w:cs="Times New Roman"/>
          <w:b/>
          <w:bCs/>
          <w:u w:color="000000"/>
        </w:rPr>
        <w:t>I</w:t>
      </w:r>
      <w:r>
        <w:rPr>
          <w:rFonts w:cs="Times New Roman"/>
          <w:b/>
          <w:bCs/>
          <w:spacing w:val="1"/>
          <w:u w:color="000000"/>
        </w:rPr>
        <w:t>TA</w:t>
      </w:r>
      <w:r>
        <w:rPr>
          <w:rFonts w:cs="Times New Roman"/>
          <w:b/>
          <w:bCs/>
          <w:u w:color="000000"/>
        </w:rPr>
        <w:t>L</w:t>
      </w:r>
      <w:r>
        <w:rPr>
          <w:rFonts w:cs="Times New Roman"/>
          <w:b/>
          <w:bCs/>
          <w:spacing w:val="39"/>
          <w:u w:color="000000"/>
        </w:rPr>
        <w:t xml:space="preserve"> </w:t>
      </w:r>
      <w:r>
        <w:rPr>
          <w:rFonts w:cs="Times New Roman"/>
          <w:b/>
          <w:bCs/>
          <w:spacing w:val="1"/>
          <w:u w:color="000000"/>
        </w:rPr>
        <w:t>ACC</w:t>
      </w:r>
      <w:r>
        <w:rPr>
          <w:rFonts w:cs="Times New Roman"/>
          <w:b/>
          <w:bCs/>
          <w:spacing w:val="2"/>
          <w:u w:color="000000"/>
        </w:rPr>
        <w:t>O</w:t>
      </w:r>
      <w:r>
        <w:rPr>
          <w:rFonts w:cs="Times New Roman"/>
          <w:b/>
          <w:bCs/>
          <w:spacing w:val="1"/>
          <w:u w:color="000000"/>
        </w:rPr>
        <w:t>UNT</w:t>
      </w:r>
      <w:r>
        <w:rPr>
          <w:rFonts w:cs="Times New Roman"/>
          <w:b/>
          <w:bCs/>
          <w:u w:val="none"/>
        </w:rPr>
        <w:t>.</w:t>
      </w:r>
      <w:r>
        <w:rPr>
          <w:rFonts w:cs="Times New Roman"/>
          <w:b/>
          <w:bCs/>
          <w:spacing w:val="38"/>
          <w:u w:val="none"/>
        </w:rPr>
        <w:t xml:space="preserve"> </w:t>
      </w:r>
      <w:r>
        <w:rPr>
          <w:u w:val="none"/>
        </w:rPr>
        <w:t>In</w:t>
      </w:r>
      <w:r>
        <w:rPr>
          <w:spacing w:val="38"/>
          <w:u w:val="none"/>
        </w:rPr>
        <w:t xml:space="preserve"> </w:t>
      </w:r>
      <w:r>
        <w:rPr>
          <w:u w:val="none"/>
        </w:rPr>
        <w:t>t</w:t>
      </w:r>
      <w:r>
        <w:rPr>
          <w:spacing w:val="1"/>
          <w:u w:val="none"/>
        </w:rPr>
        <w:t>h</w:t>
      </w:r>
      <w:r>
        <w:rPr>
          <w:u w:val="none"/>
        </w:rPr>
        <w:t>e</w:t>
      </w:r>
      <w:r>
        <w:rPr>
          <w:spacing w:val="39"/>
          <w:u w:val="none"/>
        </w:rPr>
        <w:t xml:space="preserve"> </w:t>
      </w:r>
      <w:r>
        <w:rPr>
          <w:u w:val="none"/>
        </w:rPr>
        <w:t>e</w:t>
      </w:r>
      <w:r>
        <w:rPr>
          <w:spacing w:val="1"/>
          <w:u w:val="none"/>
        </w:rPr>
        <w:t>v</w:t>
      </w:r>
      <w:r>
        <w:rPr>
          <w:u w:val="none"/>
        </w:rPr>
        <w:t>e</w:t>
      </w:r>
      <w:r>
        <w:rPr>
          <w:spacing w:val="1"/>
          <w:u w:val="none"/>
        </w:rPr>
        <w:t>n</w:t>
      </w:r>
      <w:r>
        <w:rPr>
          <w:u w:val="none"/>
        </w:rPr>
        <w:t>t</w:t>
      </w:r>
      <w:r>
        <w:rPr>
          <w:spacing w:val="38"/>
          <w:u w:val="none"/>
        </w:rPr>
        <w:t xml:space="preserve"> </w:t>
      </w:r>
      <w:r>
        <w:rPr>
          <w:u w:val="none"/>
        </w:rPr>
        <w:t>a</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8"/>
          <w:u w:val="none"/>
        </w:rPr>
        <w:t xml:space="preserve"> </w:t>
      </w:r>
      <w:r>
        <w:rPr>
          <w:spacing w:val="1"/>
          <w:u w:val="none"/>
        </w:rPr>
        <w:t>o</w:t>
      </w:r>
      <w:r>
        <w:rPr>
          <w:u w:val="none"/>
        </w:rPr>
        <w:t>r</w:t>
      </w:r>
      <w:r>
        <w:rPr>
          <w:spacing w:val="38"/>
          <w:u w:val="none"/>
        </w:rPr>
        <w:t xml:space="preserve"> </w:t>
      </w:r>
      <w:r>
        <w:rPr>
          <w:u w:val="none"/>
        </w:rPr>
        <w:t>t</w:t>
      </w:r>
      <w:r>
        <w:rPr>
          <w:spacing w:val="1"/>
          <w:u w:val="none"/>
        </w:rPr>
        <w:t>h</w:t>
      </w:r>
      <w:r>
        <w:rPr>
          <w:u w:val="none"/>
        </w:rPr>
        <w:t>e</w:t>
      </w:r>
      <w:r>
        <w:rPr>
          <w:spacing w:val="38"/>
          <w:u w:val="none"/>
        </w:rPr>
        <w:t xml:space="preserve"> </w:t>
      </w:r>
      <w:r>
        <w:rPr>
          <w:spacing w:val="1"/>
          <w:u w:val="none"/>
        </w:rPr>
        <w:t>ho</w:t>
      </w:r>
      <w:r>
        <w:rPr>
          <w:u w:val="none"/>
        </w:rPr>
        <w:t>l</w:t>
      </w:r>
      <w:r>
        <w:rPr>
          <w:spacing w:val="1"/>
          <w:u w:val="none"/>
        </w:rPr>
        <w:t>d</w:t>
      </w:r>
      <w:r>
        <w:rPr>
          <w:u w:val="none"/>
        </w:rPr>
        <w:t>er</w:t>
      </w:r>
      <w:r>
        <w:rPr>
          <w:spacing w:val="38"/>
          <w:u w:val="none"/>
        </w:rPr>
        <w:t xml:space="preserve"> </w:t>
      </w:r>
      <w:r>
        <w:rPr>
          <w:spacing w:val="1"/>
          <w:u w:val="none"/>
        </w:rPr>
        <w:t>o</w:t>
      </w:r>
      <w:r>
        <w:rPr>
          <w:u w:val="none"/>
        </w:rPr>
        <w:t>f</w:t>
      </w:r>
      <w:r>
        <w:rPr>
          <w:spacing w:val="37"/>
          <w:u w:val="none"/>
        </w:rPr>
        <w:t xml:space="preserve"> </w:t>
      </w:r>
      <w:r>
        <w:rPr>
          <w:u w:val="none"/>
        </w:rPr>
        <w:t>an</w:t>
      </w:r>
      <w:r>
        <w:rPr>
          <w:w w:val="102"/>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2"/>
          <w:u w:val="none"/>
        </w:rPr>
        <w:t xml:space="preserve"> </w:t>
      </w:r>
      <w:r>
        <w:rPr>
          <w:u w:val="none"/>
        </w:rPr>
        <w:t>I</w:t>
      </w:r>
      <w:r>
        <w:rPr>
          <w:spacing w:val="1"/>
          <w:u w:val="none"/>
        </w:rPr>
        <w:t>n</w:t>
      </w:r>
      <w:r>
        <w:rPr>
          <w:u w:val="none"/>
        </w:rPr>
        <w:t>terest</w:t>
      </w:r>
      <w:r>
        <w:rPr>
          <w:spacing w:val="22"/>
          <w:u w:val="none"/>
        </w:rPr>
        <w:t xml:space="preserve"> </w:t>
      </w:r>
      <w:r>
        <w:rPr>
          <w:spacing w:val="1"/>
          <w:u w:val="none"/>
        </w:rPr>
        <w:t>T</w:t>
      </w:r>
      <w:r>
        <w:rPr>
          <w:u w:val="none"/>
        </w:rPr>
        <w:t>ra</w:t>
      </w:r>
      <w:r>
        <w:rPr>
          <w:spacing w:val="1"/>
          <w:u w:val="none"/>
        </w:rPr>
        <w:t>n</w:t>
      </w:r>
      <w:r>
        <w:rPr>
          <w:u w:val="none"/>
        </w:rPr>
        <w:t>sfers</w:t>
      </w:r>
      <w:r>
        <w:rPr>
          <w:spacing w:val="22"/>
          <w:u w:val="none"/>
        </w:rPr>
        <w:t xml:space="preserve"> </w:t>
      </w:r>
      <w:r>
        <w:rPr>
          <w:u w:val="none"/>
        </w:rPr>
        <w:t>an</w:t>
      </w:r>
      <w:r>
        <w:rPr>
          <w:spacing w:val="23"/>
          <w:u w:val="none"/>
        </w:rPr>
        <w:t xml:space="preserve"> </w:t>
      </w:r>
      <w:r>
        <w:rPr>
          <w:u w:val="none"/>
        </w:rPr>
        <w:t>I</w:t>
      </w:r>
      <w:r>
        <w:rPr>
          <w:spacing w:val="1"/>
          <w:u w:val="none"/>
        </w:rPr>
        <w:t>n</w:t>
      </w:r>
      <w:r>
        <w:rPr>
          <w:u w:val="none"/>
        </w:rPr>
        <w:t>terest</w:t>
      </w:r>
      <w:r>
        <w:rPr>
          <w:spacing w:val="21"/>
          <w:u w:val="none"/>
        </w:rPr>
        <w:t xml:space="preserve"> </w:t>
      </w:r>
      <w:r>
        <w:rPr>
          <w:spacing w:val="1"/>
          <w:u w:val="none"/>
        </w:rPr>
        <w:t>o</w:t>
      </w:r>
      <w:r>
        <w:rPr>
          <w:u w:val="none"/>
        </w:rPr>
        <w:t>r</w:t>
      </w:r>
      <w:r>
        <w:rPr>
          <w:spacing w:val="23"/>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3"/>
          <w:u w:val="none"/>
        </w:rPr>
        <w:t xml:space="preserve"> </w:t>
      </w:r>
      <w:r>
        <w:rPr>
          <w:u w:val="none"/>
        </w:rPr>
        <w:t>I</w:t>
      </w:r>
      <w:r>
        <w:rPr>
          <w:spacing w:val="1"/>
          <w:u w:val="none"/>
        </w:rPr>
        <w:t>n</w:t>
      </w:r>
      <w:r>
        <w:rPr>
          <w:u w:val="none"/>
        </w:rPr>
        <w:t>terest</w:t>
      </w:r>
      <w:r>
        <w:rPr>
          <w:spacing w:val="21"/>
          <w:u w:val="none"/>
        </w:rPr>
        <w:t xml:space="preserve"> </w:t>
      </w:r>
      <w:r>
        <w:rPr>
          <w:u w:val="none"/>
        </w:rPr>
        <w:t>in</w:t>
      </w:r>
      <w:r>
        <w:rPr>
          <w:spacing w:val="23"/>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2"/>
          <w:u w:val="none"/>
        </w:rPr>
        <w:t xml:space="preserve"> </w:t>
      </w:r>
      <w:r>
        <w:rPr>
          <w:spacing w:val="1"/>
          <w:u w:val="none"/>
        </w:rPr>
        <w:t>w</w:t>
      </w:r>
      <w:r>
        <w:rPr>
          <w:u w:val="none"/>
        </w:rPr>
        <w:t>ith</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ter</w:t>
      </w:r>
      <w:r>
        <w:rPr>
          <w:spacing w:val="2"/>
          <w:u w:val="none"/>
        </w:rPr>
        <w:t>m</w:t>
      </w:r>
      <w:r>
        <w:rPr>
          <w:u w:val="none"/>
        </w:rPr>
        <w:t>s</w:t>
      </w:r>
      <w:r>
        <w:rPr>
          <w:spacing w:val="22"/>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5"/>
          <w:u w:val="none"/>
        </w:rPr>
        <w:t xml:space="preserve"> </w:t>
      </w:r>
      <w:r>
        <w:rPr>
          <w:u w:val="none"/>
        </w:rPr>
        <w:t>t</w:t>
      </w:r>
      <w:r>
        <w:rPr>
          <w:spacing w:val="1"/>
          <w:u w:val="none"/>
        </w:rPr>
        <w:t>h</w:t>
      </w:r>
      <w:r>
        <w:rPr>
          <w:u w:val="none"/>
        </w:rPr>
        <w:t>e</w:t>
      </w:r>
      <w:r>
        <w:rPr>
          <w:spacing w:val="26"/>
          <w:u w:val="none"/>
        </w:rPr>
        <w:t xml:space="preserve"> </w:t>
      </w:r>
      <w:r>
        <w:rPr>
          <w:u w:val="none"/>
        </w:rPr>
        <w:t>transferee</w:t>
      </w:r>
      <w:r>
        <w:rPr>
          <w:spacing w:val="27"/>
          <w:u w:val="none"/>
        </w:rPr>
        <w:t xml:space="preserve"> </w:t>
      </w:r>
      <w:r>
        <w:rPr>
          <w:u w:val="none"/>
        </w:rPr>
        <w:t>shall</w:t>
      </w:r>
      <w:r>
        <w:rPr>
          <w:spacing w:val="25"/>
          <w:u w:val="none"/>
        </w:rPr>
        <w:t xml:space="preserve"> </w:t>
      </w:r>
      <w:r>
        <w:rPr>
          <w:u w:val="none"/>
        </w:rPr>
        <w:t>succeed</w:t>
      </w:r>
      <w:r>
        <w:rPr>
          <w:spacing w:val="26"/>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7"/>
          <w:u w:val="none"/>
        </w:rPr>
        <w:t xml:space="preserve"> </w:t>
      </w:r>
      <w:r>
        <w:rPr>
          <w:spacing w:val="1"/>
          <w:u w:val="none"/>
        </w:rPr>
        <w:t>C</w:t>
      </w:r>
      <w:r>
        <w:rPr>
          <w:u w:val="none"/>
        </w:rPr>
        <w:t>apital</w:t>
      </w:r>
      <w:r>
        <w:rPr>
          <w:spacing w:val="25"/>
          <w:u w:val="none"/>
        </w:rPr>
        <w:t xml:space="preserve"> </w:t>
      </w:r>
      <w:r>
        <w:rPr>
          <w:spacing w:val="2"/>
          <w:u w:val="none"/>
        </w:rPr>
        <w:t>A</w:t>
      </w:r>
      <w:r>
        <w:rPr>
          <w:u w:val="none"/>
        </w:rPr>
        <w:t>ccount</w:t>
      </w:r>
      <w:r>
        <w:rPr>
          <w:spacing w:val="25"/>
          <w:u w:val="none"/>
        </w:rPr>
        <w:t xml:space="preserve"> </w:t>
      </w:r>
      <w:r>
        <w:rPr>
          <w:u w:val="none"/>
        </w:rPr>
        <w:t>of</w:t>
      </w:r>
      <w:r>
        <w:rPr>
          <w:spacing w:val="27"/>
          <w:u w:val="none"/>
        </w:rPr>
        <w:t xml:space="preserve"> </w:t>
      </w:r>
      <w:r>
        <w:rPr>
          <w:u w:val="none"/>
        </w:rPr>
        <w:t>t</w:t>
      </w:r>
      <w:r>
        <w:rPr>
          <w:spacing w:val="1"/>
          <w:u w:val="none"/>
        </w:rPr>
        <w:t>h</w:t>
      </w:r>
      <w:r>
        <w:rPr>
          <w:u w:val="none"/>
        </w:rPr>
        <w:t>e</w:t>
      </w:r>
      <w:r>
        <w:rPr>
          <w:spacing w:val="26"/>
          <w:u w:val="none"/>
        </w:rPr>
        <w:t xml:space="preserve"> </w:t>
      </w:r>
      <w:r>
        <w:rPr>
          <w:u w:val="none"/>
        </w:rPr>
        <w:t>transferor</w:t>
      </w:r>
      <w:r>
        <w:rPr>
          <w:spacing w:val="26"/>
          <w:u w:val="none"/>
        </w:rPr>
        <w:t xml:space="preserve"> </w:t>
      </w:r>
      <w:r>
        <w:rPr>
          <w:u w:val="none"/>
        </w:rPr>
        <w:t>to</w:t>
      </w:r>
      <w:r>
        <w:rPr>
          <w:spacing w:val="27"/>
          <w:u w:val="none"/>
        </w:rPr>
        <w:t xml:space="preserve"> </w:t>
      </w:r>
      <w:r>
        <w:rPr>
          <w:u w:val="none"/>
        </w:rPr>
        <w:t>t</w:t>
      </w:r>
      <w:r>
        <w:rPr>
          <w:spacing w:val="1"/>
          <w:u w:val="none"/>
        </w:rPr>
        <w:t>h</w:t>
      </w:r>
      <w:r>
        <w:rPr>
          <w:u w:val="none"/>
        </w:rPr>
        <w:t>e</w:t>
      </w:r>
      <w:r>
        <w:rPr>
          <w:spacing w:val="26"/>
          <w:u w:val="none"/>
        </w:rPr>
        <w:t xml:space="preserve"> </w:t>
      </w:r>
      <w:r>
        <w:rPr>
          <w:u w:val="none"/>
        </w:rPr>
        <w:t>e</w:t>
      </w:r>
      <w:r>
        <w:rPr>
          <w:spacing w:val="1"/>
          <w:u w:val="none"/>
        </w:rPr>
        <w:t>x</w:t>
      </w:r>
      <w:r>
        <w:rPr>
          <w:u w:val="none"/>
        </w:rPr>
        <w:t>te</w:t>
      </w:r>
      <w:r>
        <w:rPr>
          <w:spacing w:val="1"/>
          <w:u w:val="none"/>
        </w:rPr>
        <w:t>n</w:t>
      </w:r>
      <w:r>
        <w:rPr>
          <w:u w:val="none"/>
        </w:rPr>
        <w:t>t</w:t>
      </w:r>
      <w:r>
        <w:rPr>
          <w:spacing w:val="25"/>
          <w:u w:val="none"/>
        </w:rPr>
        <w:t xml:space="preserve"> </w:t>
      </w:r>
      <w:r>
        <w:rPr>
          <w:u w:val="none"/>
        </w:rPr>
        <w:t>it</w:t>
      </w:r>
      <w:r>
        <w:rPr>
          <w:spacing w:val="26"/>
          <w:u w:val="none"/>
        </w:rPr>
        <w:t xml:space="preserve"> </w:t>
      </w:r>
      <w:r>
        <w:rPr>
          <w:u w:val="none"/>
        </w:rPr>
        <w:t>relates</w:t>
      </w:r>
      <w:r>
        <w:rPr>
          <w:spacing w:val="26"/>
          <w:u w:val="none"/>
        </w:rPr>
        <w:t xml:space="preserve"> </w:t>
      </w:r>
      <w:r>
        <w:rPr>
          <w:u w:val="none"/>
        </w:rPr>
        <w:t>to</w:t>
      </w:r>
      <w:r>
        <w:rPr>
          <w:w w:val="102"/>
          <w:u w:val="none"/>
        </w:rPr>
        <w:t xml:space="preserve"> </w:t>
      </w:r>
      <w:r>
        <w:rPr>
          <w:u w:val="none"/>
        </w:rPr>
        <w:t>t</w:t>
      </w:r>
      <w:r>
        <w:rPr>
          <w:spacing w:val="1"/>
          <w:u w:val="none"/>
        </w:rPr>
        <w:t>h</w:t>
      </w:r>
      <w:r>
        <w:rPr>
          <w:u w:val="none"/>
        </w:rPr>
        <w:t>e</w:t>
      </w:r>
      <w:r>
        <w:rPr>
          <w:spacing w:val="28"/>
          <w:u w:val="none"/>
        </w:rPr>
        <w:t xml:space="preserve"> </w:t>
      </w:r>
      <w:r>
        <w:rPr>
          <w:u w:val="none"/>
        </w:rPr>
        <w:t>transferred</w:t>
      </w:r>
      <w:r>
        <w:rPr>
          <w:spacing w:val="28"/>
          <w:u w:val="none"/>
        </w:rPr>
        <w:t xml:space="preserve"> </w:t>
      </w:r>
      <w:r>
        <w:rPr>
          <w:u w:val="none"/>
        </w:rPr>
        <w:t>Interest</w:t>
      </w:r>
      <w:r>
        <w:rPr>
          <w:spacing w:val="26"/>
          <w:u w:val="none"/>
        </w:rPr>
        <w:t xml:space="preserve"> </w:t>
      </w:r>
      <w:r>
        <w:rPr>
          <w:u w:val="none"/>
        </w:rPr>
        <w:t>or</w:t>
      </w:r>
      <w:r>
        <w:rPr>
          <w:spacing w:val="28"/>
          <w:u w:val="none"/>
        </w:rPr>
        <w:t xml:space="preserve"> </w:t>
      </w:r>
      <w:r>
        <w:rPr>
          <w:spacing w:val="1"/>
          <w:u w:val="none"/>
        </w:rPr>
        <w:t>E</w:t>
      </w:r>
      <w:r>
        <w:rPr>
          <w:u w:val="none"/>
        </w:rPr>
        <w:t>cono</w:t>
      </w:r>
      <w:r>
        <w:rPr>
          <w:spacing w:val="2"/>
          <w:u w:val="none"/>
        </w:rPr>
        <w:t>m</w:t>
      </w:r>
      <w:r>
        <w:rPr>
          <w:u w:val="none"/>
        </w:rPr>
        <w:t>ic</w:t>
      </w:r>
      <w:r>
        <w:rPr>
          <w:spacing w:val="29"/>
          <w:u w:val="none"/>
        </w:rPr>
        <w:t xml:space="preserve"> </w:t>
      </w:r>
      <w:r>
        <w:rPr>
          <w:u w:val="none"/>
        </w:rPr>
        <w:t>Interest.</w:t>
      </w:r>
      <w:r>
        <w:rPr>
          <w:spacing w:val="26"/>
          <w:u w:val="none"/>
        </w:rPr>
        <w:t xml:space="preserve"> </w:t>
      </w:r>
      <w:r>
        <w:rPr>
          <w:u w:val="none"/>
        </w:rPr>
        <w:t>In</w:t>
      </w:r>
      <w:r>
        <w:rPr>
          <w:spacing w:val="28"/>
          <w:u w:val="none"/>
        </w:rPr>
        <w:t xml:space="preserve"> </w:t>
      </w:r>
      <w:r>
        <w:rPr>
          <w:u w:val="none"/>
        </w:rPr>
        <w:t>such</w:t>
      </w:r>
      <w:r>
        <w:rPr>
          <w:spacing w:val="28"/>
          <w:u w:val="none"/>
        </w:rPr>
        <w:t xml:space="preserve"> </w:t>
      </w:r>
      <w:r>
        <w:rPr>
          <w:u w:val="none"/>
        </w:rPr>
        <w:t>event,</w:t>
      </w:r>
      <w:r>
        <w:rPr>
          <w:spacing w:val="27"/>
          <w:u w:val="none"/>
        </w:rPr>
        <w:t xml:space="preserve"> </w:t>
      </w:r>
      <w:r>
        <w:rPr>
          <w:u w:val="none"/>
        </w:rPr>
        <w:t>t</w:t>
      </w:r>
      <w:r>
        <w:rPr>
          <w:spacing w:val="1"/>
          <w:u w:val="none"/>
        </w:rPr>
        <w:t>h</w:t>
      </w:r>
      <w:r>
        <w:rPr>
          <w:u w:val="none"/>
        </w:rPr>
        <w:t>e</w:t>
      </w:r>
      <w:r>
        <w:rPr>
          <w:spacing w:val="28"/>
          <w:u w:val="none"/>
        </w:rPr>
        <w:t xml:space="preserve"> </w:t>
      </w:r>
      <w:r>
        <w:rPr>
          <w:spacing w:val="2"/>
          <w:u w:val="none"/>
        </w:rPr>
        <w:t>A</w:t>
      </w:r>
      <w:r>
        <w:rPr>
          <w:u w:val="none"/>
        </w:rPr>
        <w:t>vailable</w:t>
      </w:r>
      <w:r>
        <w:rPr>
          <w:spacing w:val="28"/>
          <w:u w:val="none"/>
        </w:rPr>
        <w:t xml:space="preserve"> </w:t>
      </w:r>
      <w:r>
        <w:rPr>
          <w:spacing w:val="1"/>
          <w:u w:val="none"/>
        </w:rPr>
        <w:t>C</w:t>
      </w:r>
      <w:r>
        <w:rPr>
          <w:u w:val="none"/>
        </w:rPr>
        <w:t>ash</w:t>
      </w:r>
      <w:r>
        <w:rPr>
          <w:spacing w:val="28"/>
          <w:u w:val="none"/>
        </w:rPr>
        <w:t xml:space="preserve"> </w:t>
      </w:r>
      <w:r>
        <w:rPr>
          <w:spacing w:val="1"/>
          <w:u w:val="none"/>
        </w:rPr>
        <w:t>F</w:t>
      </w:r>
      <w:r>
        <w:rPr>
          <w:u w:val="none"/>
        </w:rPr>
        <w:t>l</w:t>
      </w:r>
      <w:r>
        <w:rPr>
          <w:spacing w:val="1"/>
          <w:u w:val="none"/>
        </w:rPr>
        <w:t>o</w:t>
      </w:r>
      <w:r>
        <w:rPr>
          <w:u w:val="none"/>
        </w:rPr>
        <w:t>w</w:t>
      </w:r>
      <w:r>
        <w:rPr>
          <w:spacing w:val="30"/>
          <w:u w:val="none"/>
        </w:rPr>
        <w:t xml:space="preserve"> </w:t>
      </w:r>
      <w:r>
        <w:rPr>
          <w:u w:val="none"/>
        </w:rPr>
        <w:t>attri</w:t>
      </w:r>
      <w:r>
        <w:rPr>
          <w:spacing w:val="1"/>
          <w:u w:val="none"/>
        </w:rPr>
        <w:t>b</w:t>
      </w:r>
      <w:r>
        <w:rPr>
          <w:u w:val="none"/>
        </w:rPr>
        <w:t>utable</w:t>
      </w:r>
      <w:r>
        <w:rPr>
          <w:spacing w:val="28"/>
          <w:u w:val="none"/>
        </w:rPr>
        <w:t xml:space="preserve"> </w:t>
      </w:r>
      <w:r>
        <w:rPr>
          <w:u w:val="none"/>
        </w:rPr>
        <w:t>to</w:t>
      </w:r>
      <w:r>
        <w:rPr>
          <w:spacing w:val="28"/>
          <w:u w:val="none"/>
        </w:rPr>
        <w:t xml:space="preserve"> </w:t>
      </w:r>
      <w:r>
        <w:rPr>
          <w:u w:val="none"/>
        </w:rPr>
        <w:t>such</w:t>
      </w:r>
      <w:r>
        <w:rPr>
          <w:w w:val="102"/>
          <w:u w:val="none"/>
        </w:rPr>
        <w:t xml:space="preserve"> </w:t>
      </w:r>
      <w:r>
        <w:rPr>
          <w:spacing w:val="1"/>
          <w:u w:val="none"/>
        </w:rPr>
        <w:t>E</w:t>
      </w:r>
      <w:r>
        <w:rPr>
          <w:u w:val="none"/>
        </w:rPr>
        <w:t>c</w:t>
      </w:r>
      <w:r>
        <w:rPr>
          <w:spacing w:val="1"/>
          <w:u w:val="none"/>
        </w:rPr>
        <w:t>ono</w:t>
      </w:r>
      <w:r>
        <w:rPr>
          <w:spacing w:val="2"/>
          <w:u w:val="none"/>
        </w:rPr>
        <w:t>m</w:t>
      </w:r>
      <w:r>
        <w:rPr>
          <w:u w:val="none"/>
        </w:rPr>
        <w:t>ic</w:t>
      </w:r>
      <w:r>
        <w:rPr>
          <w:spacing w:val="24"/>
          <w:u w:val="none"/>
        </w:rPr>
        <w:t xml:space="preserve"> </w:t>
      </w:r>
      <w:r>
        <w:rPr>
          <w:u w:val="none"/>
        </w:rPr>
        <w:t>I</w:t>
      </w:r>
      <w:r>
        <w:rPr>
          <w:spacing w:val="1"/>
          <w:u w:val="none"/>
        </w:rPr>
        <w:t>n</w:t>
      </w:r>
      <w:r>
        <w:rPr>
          <w:u w:val="none"/>
        </w:rPr>
        <w:t>terest</w:t>
      </w:r>
      <w:r>
        <w:rPr>
          <w:spacing w:val="23"/>
          <w:u w:val="none"/>
        </w:rPr>
        <w:t xml:space="preserve"> </w:t>
      </w:r>
      <w:r>
        <w:rPr>
          <w:spacing w:val="1"/>
          <w:u w:val="none"/>
        </w:rPr>
        <w:t>o</w:t>
      </w:r>
      <w:r>
        <w:rPr>
          <w:u w:val="none"/>
        </w:rPr>
        <w:t>n</w:t>
      </w:r>
      <w:r>
        <w:rPr>
          <w:spacing w:val="25"/>
          <w:u w:val="none"/>
        </w:rPr>
        <w:t xml:space="preserve"> </w:t>
      </w:r>
      <w:r>
        <w:rPr>
          <w:spacing w:val="1"/>
          <w:u w:val="none"/>
        </w:rPr>
        <w:t>o</w:t>
      </w:r>
      <w:r>
        <w:rPr>
          <w:u w:val="none"/>
        </w:rPr>
        <w:t>r</w:t>
      </w:r>
      <w:r>
        <w:rPr>
          <w:spacing w:val="23"/>
          <w:u w:val="none"/>
        </w:rPr>
        <w:t xml:space="preserve"> </w:t>
      </w:r>
      <w:r>
        <w:rPr>
          <w:u w:val="none"/>
        </w:rPr>
        <w:t>after</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d</w:t>
      </w:r>
      <w:r>
        <w:rPr>
          <w:u w:val="none"/>
        </w:rPr>
        <w:t>ate</w:t>
      </w:r>
      <w:r>
        <w:rPr>
          <w:spacing w:val="25"/>
          <w:u w:val="none"/>
        </w:rPr>
        <w:t xml:space="preserve"> </w:t>
      </w:r>
      <w:r>
        <w:rPr>
          <w:spacing w:val="1"/>
          <w:u w:val="none"/>
        </w:rPr>
        <w:t>o</w:t>
      </w:r>
      <w:r>
        <w:rPr>
          <w:u w:val="none"/>
        </w:rPr>
        <w:t>f</w:t>
      </w:r>
      <w:r>
        <w:rPr>
          <w:spacing w:val="23"/>
          <w:u w:val="none"/>
        </w:rPr>
        <w:t xml:space="preserve"> </w:t>
      </w:r>
      <w:r>
        <w:rPr>
          <w:u w:val="none"/>
        </w:rPr>
        <w:t>s</w:t>
      </w:r>
      <w:r>
        <w:rPr>
          <w:spacing w:val="1"/>
          <w:u w:val="none"/>
        </w:rPr>
        <w:t>u</w:t>
      </w:r>
      <w:r>
        <w:rPr>
          <w:u w:val="none"/>
        </w:rPr>
        <w:t>ch</w:t>
      </w:r>
      <w:r>
        <w:rPr>
          <w:spacing w:val="24"/>
          <w:u w:val="none"/>
        </w:rPr>
        <w:t xml:space="preserve"> </w:t>
      </w:r>
      <w:r>
        <w:rPr>
          <w:spacing w:val="1"/>
          <w:u w:val="none"/>
        </w:rPr>
        <w:t>T</w:t>
      </w:r>
      <w:r>
        <w:rPr>
          <w:u w:val="none"/>
        </w:rPr>
        <w:t>ra</w:t>
      </w:r>
      <w:r>
        <w:rPr>
          <w:spacing w:val="1"/>
          <w:u w:val="none"/>
        </w:rPr>
        <w:t>n</w:t>
      </w:r>
      <w:r>
        <w:rPr>
          <w:u w:val="none"/>
        </w:rPr>
        <w:t>sfer</w:t>
      </w:r>
      <w:r>
        <w:rPr>
          <w:spacing w:val="24"/>
          <w:u w:val="none"/>
        </w:rPr>
        <w:t xml:space="preserve"> </w:t>
      </w:r>
      <w:r>
        <w:rPr>
          <w:u w:val="none"/>
        </w:rPr>
        <w:t>s</w:t>
      </w:r>
      <w:r>
        <w:rPr>
          <w:spacing w:val="1"/>
          <w:u w:val="none"/>
        </w:rPr>
        <w:t>h</w:t>
      </w:r>
      <w:r>
        <w:rPr>
          <w:u w:val="none"/>
        </w:rPr>
        <w:t>all</w:t>
      </w:r>
      <w:r>
        <w:rPr>
          <w:spacing w:val="23"/>
          <w:u w:val="none"/>
        </w:rPr>
        <w:t xml:space="preserve"> </w:t>
      </w:r>
      <w:r>
        <w:rPr>
          <w:spacing w:val="1"/>
          <w:u w:val="none"/>
        </w:rPr>
        <w:t>b</w:t>
      </w:r>
      <w:r>
        <w:rPr>
          <w:u w:val="none"/>
        </w:rPr>
        <w:t>e</w:t>
      </w:r>
      <w:r>
        <w:rPr>
          <w:spacing w:val="25"/>
          <w:u w:val="none"/>
        </w:rPr>
        <w:t xml:space="preserve"> </w:t>
      </w:r>
      <w:r>
        <w:rPr>
          <w:spacing w:val="1"/>
          <w:u w:val="none"/>
        </w:rPr>
        <w:t>d</w:t>
      </w:r>
      <w:r>
        <w:rPr>
          <w:u w:val="none"/>
        </w:rPr>
        <w:t>istri</w:t>
      </w:r>
      <w:r>
        <w:rPr>
          <w:spacing w:val="1"/>
          <w:u w:val="none"/>
        </w:rPr>
        <w:t>bu</w:t>
      </w:r>
      <w:r>
        <w:rPr>
          <w:u w:val="none"/>
        </w:rPr>
        <w:t>ted</w:t>
      </w:r>
      <w:r>
        <w:rPr>
          <w:spacing w:val="24"/>
          <w:u w:val="none"/>
        </w:rPr>
        <w:t xml:space="preserve"> </w:t>
      </w:r>
      <w:r>
        <w:rPr>
          <w:u w:val="none"/>
        </w:rPr>
        <w:t>to</w:t>
      </w:r>
      <w:r>
        <w:rPr>
          <w:spacing w:val="25"/>
          <w:u w:val="none"/>
        </w:rPr>
        <w:t xml:space="preserve"> </w:t>
      </w:r>
      <w:r>
        <w:rPr>
          <w:u w:val="none"/>
        </w:rPr>
        <w:t>t</w:t>
      </w:r>
      <w:r>
        <w:rPr>
          <w:spacing w:val="1"/>
          <w:u w:val="none"/>
        </w:rPr>
        <w:t>h</w:t>
      </w:r>
      <w:r>
        <w:rPr>
          <w:u w:val="none"/>
        </w:rPr>
        <w:t>e</w:t>
      </w:r>
      <w:r>
        <w:rPr>
          <w:spacing w:val="24"/>
          <w:u w:val="none"/>
        </w:rPr>
        <w:t xml:space="preserve"> </w:t>
      </w:r>
      <w:r>
        <w:rPr>
          <w:u w:val="none"/>
        </w:rPr>
        <w:t>assi</w:t>
      </w:r>
      <w:r>
        <w:rPr>
          <w:spacing w:val="1"/>
          <w:u w:val="none"/>
        </w:rPr>
        <w:t>gn</w:t>
      </w:r>
      <w:r>
        <w:rPr>
          <w:u w:val="none"/>
        </w:rPr>
        <w:t>ee,</w:t>
      </w:r>
      <w:r>
        <w:rPr>
          <w:spacing w:val="24"/>
          <w:u w:val="none"/>
        </w:rPr>
        <w:t xml:space="preserve"> </w:t>
      </w:r>
      <w:r>
        <w:rPr>
          <w:u w:val="none"/>
        </w:rPr>
        <w:t>a</w:t>
      </w:r>
      <w:r>
        <w:rPr>
          <w:spacing w:val="1"/>
          <w:u w:val="none"/>
        </w:rPr>
        <w:t>n</w:t>
      </w:r>
      <w:r>
        <w:rPr>
          <w:u w:val="none"/>
        </w:rPr>
        <w:t>d</w:t>
      </w:r>
      <w:r>
        <w:rPr>
          <w:spacing w:val="24"/>
          <w:u w:val="none"/>
        </w:rPr>
        <w:t xml:space="preserve"> </w:t>
      </w:r>
      <w:r>
        <w:rPr>
          <w:u w:val="none"/>
        </w:rPr>
        <w:t>t</w:t>
      </w:r>
      <w:r>
        <w:rPr>
          <w:spacing w:val="1"/>
          <w:u w:val="none"/>
        </w:rPr>
        <w:t>h</w:t>
      </w:r>
      <w:r>
        <w:rPr>
          <w:u w:val="none"/>
        </w:rPr>
        <w:t>ereafter</w:t>
      </w:r>
      <w:r>
        <w:rPr>
          <w:w w:val="102"/>
          <w:u w:val="none"/>
        </w:rPr>
        <w:t xml:space="preserve"> </w:t>
      </w:r>
      <w:r>
        <w:rPr>
          <w:u w:val="none"/>
        </w:rPr>
        <w:t>t</w:t>
      </w:r>
      <w:r>
        <w:rPr>
          <w:spacing w:val="1"/>
          <w:u w:val="none"/>
        </w:rPr>
        <w:t>h</w:t>
      </w:r>
      <w:r>
        <w:rPr>
          <w:u w:val="none"/>
        </w:rPr>
        <w:t>e</w:t>
      </w:r>
      <w:r>
        <w:rPr>
          <w:spacing w:val="30"/>
          <w:u w:val="none"/>
        </w:rPr>
        <w:t xml:space="preserve"> </w:t>
      </w:r>
      <w:r>
        <w:rPr>
          <w:u w:val="none"/>
        </w:rPr>
        <w:t>assi</w:t>
      </w:r>
      <w:r>
        <w:rPr>
          <w:spacing w:val="1"/>
          <w:u w:val="none"/>
        </w:rPr>
        <w:t>g</w:t>
      </w:r>
      <w:r>
        <w:rPr>
          <w:u w:val="none"/>
        </w:rPr>
        <w:t>nee</w:t>
      </w:r>
      <w:r>
        <w:rPr>
          <w:spacing w:val="30"/>
          <w:u w:val="none"/>
        </w:rPr>
        <w:t xml:space="preserve"> </w:t>
      </w:r>
      <w:r>
        <w:rPr>
          <w:u w:val="none"/>
        </w:rPr>
        <w:t>shall</w:t>
      </w:r>
      <w:r>
        <w:rPr>
          <w:spacing w:val="28"/>
          <w:u w:val="none"/>
        </w:rPr>
        <w:t xml:space="preserve"> </w:t>
      </w:r>
      <w:r>
        <w:rPr>
          <w:u w:val="none"/>
        </w:rPr>
        <w:t>succeed</w:t>
      </w:r>
      <w:r>
        <w:rPr>
          <w:spacing w:val="32"/>
          <w:u w:val="none"/>
        </w:rPr>
        <w:t xml:space="preserve"> </w:t>
      </w:r>
      <w:r>
        <w:rPr>
          <w:u w:val="none"/>
        </w:rPr>
        <w:t>to</w:t>
      </w:r>
      <w:r>
        <w:rPr>
          <w:spacing w:val="30"/>
          <w:u w:val="none"/>
        </w:rPr>
        <w:t xml:space="preserve"> </w:t>
      </w:r>
      <w:r>
        <w:rPr>
          <w:u w:val="none"/>
        </w:rPr>
        <w:t>t</w:t>
      </w:r>
      <w:r>
        <w:rPr>
          <w:spacing w:val="1"/>
          <w:u w:val="none"/>
        </w:rPr>
        <w:t>h</w:t>
      </w:r>
      <w:r>
        <w:rPr>
          <w:u w:val="none"/>
        </w:rPr>
        <w:t>e</w:t>
      </w:r>
      <w:r>
        <w:rPr>
          <w:spacing w:val="30"/>
          <w:u w:val="none"/>
        </w:rPr>
        <w:t xml:space="preserve"> </w:t>
      </w:r>
      <w:r>
        <w:rPr>
          <w:spacing w:val="1"/>
          <w:u w:val="none"/>
        </w:rPr>
        <w:t>C</w:t>
      </w:r>
      <w:r>
        <w:rPr>
          <w:u w:val="none"/>
        </w:rPr>
        <w:t>apital</w:t>
      </w:r>
      <w:r>
        <w:rPr>
          <w:spacing w:val="28"/>
          <w:u w:val="none"/>
        </w:rPr>
        <w:t xml:space="preserve"> </w:t>
      </w:r>
      <w:r>
        <w:rPr>
          <w:spacing w:val="2"/>
          <w:u w:val="none"/>
        </w:rPr>
        <w:t>A</w:t>
      </w:r>
      <w:r>
        <w:rPr>
          <w:u w:val="none"/>
        </w:rPr>
        <w:t>ccount</w:t>
      </w:r>
      <w:r>
        <w:rPr>
          <w:spacing w:val="29"/>
          <w:u w:val="none"/>
        </w:rPr>
        <w:t xml:space="preserve"> </w:t>
      </w:r>
      <w:r>
        <w:rPr>
          <w:u w:val="none"/>
        </w:rPr>
        <w:t>of</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transferor</w:t>
      </w:r>
      <w:r>
        <w:rPr>
          <w:spacing w:val="29"/>
          <w:u w:val="none"/>
        </w:rPr>
        <w:t xml:space="preserve"> </w:t>
      </w:r>
      <w:r>
        <w:rPr>
          <w:spacing w:val="2"/>
          <w:u w:val="none"/>
        </w:rPr>
        <w:t>M</w:t>
      </w:r>
      <w:r>
        <w:rPr>
          <w:u w:val="none"/>
        </w:rPr>
        <w:t>e</w:t>
      </w:r>
      <w:r>
        <w:rPr>
          <w:spacing w:val="2"/>
          <w:u w:val="none"/>
        </w:rPr>
        <w:t>m</w:t>
      </w:r>
      <w:r>
        <w:rPr>
          <w:u w:val="none"/>
        </w:rPr>
        <w:t>ber.</w:t>
      </w:r>
      <w:r>
        <w:rPr>
          <w:spacing w:val="29"/>
          <w:u w:val="none"/>
        </w:rPr>
        <w:t xml:space="preserve"> </w:t>
      </w:r>
      <w:r>
        <w:rPr>
          <w:spacing w:val="1"/>
          <w:u w:val="none"/>
        </w:rPr>
        <w:t>P</w:t>
      </w:r>
      <w:r>
        <w:rPr>
          <w:u w:val="none"/>
        </w:rPr>
        <w:t>rofits</w:t>
      </w:r>
      <w:r>
        <w:rPr>
          <w:spacing w:val="30"/>
          <w:u w:val="none"/>
        </w:rPr>
        <w:t xml:space="preserve"> </w:t>
      </w:r>
      <w:r>
        <w:rPr>
          <w:u w:val="none"/>
        </w:rPr>
        <w:t>and</w:t>
      </w:r>
      <w:r>
        <w:rPr>
          <w:spacing w:val="30"/>
          <w:u w:val="none"/>
        </w:rPr>
        <w:t xml:space="preserve"> </w:t>
      </w:r>
      <w:r>
        <w:rPr>
          <w:spacing w:val="1"/>
          <w:u w:val="none"/>
        </w:rPr>
        <w:t>L</w:t>
      </w:r>
      <w:r>
        <w:rPr>
          <w:u w:val="none"/>
        </w:rPr>
        <w:t>osses</w:t>
      </w:r>
      <w:r>
        <w:rPr>
          <w:spacing w:val="30"/>
          <w:u w:val="none"/>
        </w:rPr>
        <w:t xml:space="preserve"> </w:t>
      </w:r>
      <w:r>
        <w:rPr>
          <w:u w:val="none"/>
        </w:rPr>
        <w:t>all</w:t>
      </w:r>
      <w:r>
        <w:rPr>
          <w:spacing w:val="1"/>
          <w:u w:val="none"/>
        </w:rPr>
        <w:t>o</w:t>
      </w:r>
      <w:r>
        <w:rPr>
          <w:u w:val="none"/>
        </w:rPr>
        <w:t>cable</w:t>
      </w:r>
      <w:r>
        <w:rPr>
          <w:spacing w:val="1"/>
          <w:w w:val="102"/>
          <w:u w:val="none"/>
        </w:rPr>
        <w:t xml:space="preserve"> </w:t>
      </w:r>
      <w:r>
        <w:rPr>
          <w:u w:val="none"/>
        </w:rPr>
        <w:t>to</w:t>
      </w:r>
      <w:r>
        <w:rPr>
          <w:spacing w:val="34"/>
          <w:u w:val="none"/>
        </w:rPr>
        <w:t xml:space="preserve"> </w:t>
      </w:r>
      <w:r>
        <w:rPr>
          <w:u w:val="none"/>
        </w:rPr>
        <w:t>such</w:t>
      </w:r>
      <w:r>
        <w:rPr>
          <w:spacing w:val="34"/>
          <w:u w:val="none"/>
        </w:rPr>
        <w:t xml:space="preserve"> </w:t>
      </w:r>
      <w:r>
        <w:rPr>
          <w:spacing w:val="1"/>
          <w:u w:val="none"/>
        </w:rPr>
        <w:t>E</w:t>
      </w:r>
      <w:r>
        <w:rPr>
          <w:u w:val="none"/>
        </w:rPr>
        <w:t>cono</w:t>
      </w:r>
      <w:r>
        <w:rPr>
          <w:spacing w:val="2"/>
          <w:u w:val="none"/>
        </w:rPr>
        <w:t>m</w:t>
      </w:r>
      <w:r>
        <w:rPr>
          <w:u w:val="none"/>
        </w:rPr>
        <w:t>ic</w:t>
      </w:r>
      <w:r>
        <w:rPr>
          <w:spacing w:val="34"/>
          <w:u w:val="none"/>
        </w:rPr>
        <w:t xml:space="preserve"> </w:t>
      </w:r>
      <w:r>
        <w:rPr>
          <w:u w:val="none"/>
        </w:rPr>
        <w:t>Interest</w:t>
      </w:r>
      <w:r>
        <w:rPr>
          <w:spacing w:val="34"/>
          <w:u w:val="none"/>
        </w:rPr>
        <w:t xml:space="preserve"> </w:t>
      </w:r>
      <w:r>
        <w:rPr>
          <w:u w:val="none"/>
        </w:rPr>
        <w:t>shall</w:t>
      </w:r>
      <w:r>
        <w:rPr>
          <w:spacing w:val="34"/>
          <w:u w:val="none"/>
        </w:rPr>
        <w:t xml:space="preserve"> </w:t>
      </w:r>
      <w:r>
        <w:rPr>
          <w:u w:val="none"/>
        </w:rPr>
        <w:t>be</w:t>
      </w:r>
      <w:r>
        <w:rPr>
          <w:spacing w:val="35"/>
          <w:u w:val="none"/>
        </w:rPr>
        <w:t xml:space="preserve"> </w:t>
      </w:r>
      <w:r>
        <w:rPr>
          <w:u w:val="none"/>
        </w:rPr>
        <w:t>allocated</w:t>
      </w:r>
      <w:r>
        <w:rPr>
          <w:spacing w:val="34"/>
          <w:u w:val="none"/>
        </w:rPr>
        <w:t xml:space="preserve"> </w:t>
      </w:r>
      <w:r>
        <w:rPr>
          <w:u w:val="none"/>
        </w:rPr>
        <w:t>in</w:t>
      </w:r>
      <w:r>
        <w:rPr>
          <w:spacing w:val="34"/>
          <w:u w:val="none"/>
        </w:rPr>
        <w:t xml:space="preserve"> </w:t>
      </w:r>
      <w:r>
        <w:rPr>
          <w:u w:val="none"/>
        </w:rPr>
        <w:t>proportion</w:t>
      </w:r>
      <w:r>
        <w:rPr>
          <w:spacing w:val="34"/>
          <w:u w:val="none"/>
        </w:rPr>
        <w:t xml:space="preserve"> </w:t>
      </w:r>
      <w:r>
        <w:rPr>
          <w:u w:val="none"/>
        </w:rPr>
        <w:t>to</w:t>
      </w:r>
      <w:r>
        <w:rPr>
          <w:spacing w:val="34"/>
          <w:u w:val="none"/>
        </w:rPr>
        <w:t xml:space="preserve"> </w:t>
      </w:r>
      <w:r>
        <w:rPr>
          <w:u w:val="none"/>
        </w:rPr>
        <w:t>the</w:t>
      </w:r>
      <w:r>
        <w:rPr>
          <w:spacing w:val="34"/>
          <w:u w:val="none"/>
        </w:rPr>
        <w:t xml:space="preserve"> </w:t>
      </w:r>
      <w:r>
        <w:rPr>
          <w:u w:val="none"/>
        </w:rPr>
        <w:t>a</w:t>
      </w:r>
      <w:r>
        <w:rPr>
          <w:spacing w:val="2"/>
          <w:u w:val="none"/>
        </w:rPr>
        <w:t>m</w:t>
      </w:r>
      <w:r>
        <w:rPr>
          <w:u w:val="none"/>
        </w:rPr>
        <w:t>ount</w:t>
      </w:r>
      <w:r>
        <w:rPr>
          <w:spacing w:val="33"/>
          <w:u w:val="none"/>
        </w:rPr>
        <w:t xml:space="preserve"> </w:t>
      </w:r>
      <w:r>
        <w:rPr>
          <w:u w:val="none"/>
        </w:rPr>
        <w:t>of</w:t>
      </w:r>
      <w:r>
        <w:rPr>
          <w:spacing w:val="34"/>
          <w:u w:val="none"/>
        </w:rPr>
        <w:t xml:space="preserve"> </w:t>
      </w:r>
      <w:r>
        <w:rPr>
          <w:u w:val="none"/>
        </w:rPr>
        <w:t>ti</w:t>
      </w:r>
      <w:r>
        <w:rPr>
          <w:spacing w:val="2"/>
          <w:u w:val="none"/>
        </w:rPr>
        <w:t>m</w:t>
      </w:r>
      <w:r>
        <w:rPr>
          <w:u w:val="none"/>
        </w:rPr>
        <w:t>e</w:t>
      </w:r>
      <w:r>
        <w:rPr>
          <w:spacing w:val="34"/>
          <w:u w:val="none"/>
        </w:rPr>
        <w:t xml:space="preserve"> </w:t>
      </w:r>
      <w:r>
        <w:rPr>
          <w:u w:val="none"/>
        </w:rPr>
        <w:t>during</w:t>
      </w:r>
      <w:r>
        <w:rPr>
          <w:spacing w:val="35"/>
          <w:u w:val="none"/>
        </w:rPr>
        <w:t xml:space="preserve"> </w:t>
      </w:r>
      <w:r>
        <w:rPr>
          <w:u w:val="none"/>
        </w:rPr>
        <w:t>the</w:t>
      </w:r>
      <w:r>
        <w:rPr>
          <w:spacing w:val="34"/>
          <w:u w:val="none"/>
        </w:rPr>
        <w:t xml:space="preserve"> </w:t>
      </w:r>
      <w:r>
        <w:rPr>
          <w:spacing w:val="1"/>
          <w:u w:val="none"/>
        </w:rPr>
        <w:t>F</w:t>
      </w:r>
      <w:r>
        <w:rPr>
          <w:u w:val="none"/>
        </w:rPr>
        <w:t>iscal</w:t>
      </w:r>
      <w:r>
        <w:rPr>
          <w:spacing w:val="32"/>
          <w:u w:val="none"/>
        </w:rPr>
        <w:t xml:space="preserve"> </w:t>
      </w:r>
      <w:r>
        <w:rPr>
          <w:spacing w:val="1"/>
          <w:u w:val="none"/>
        </w:rPr>
        <w:t>Y</w:t>
      </w:r>
      <w:r>
        <w:rPr>
          <w:u w:val="none"/>
        </w:rPr>
        <w:t>ear</w:t>
      </w:r>
      <w:r>
        <w:rPr>
          <w:spacing w:val="1"/>
          <w:w w:val="102"/>
          <w:u w:val="none"/>
        </w:rPr>
        <w:t xml:space="preserve"> </w:t>
      </w:r>
      <w:r>
        <w:rPr>
          <w:u w:val="none"/>
        </w:rPr>
        <w:t>t</w:t>
      </w:r>
      <w:r>
        <w:rPr>
          <w:spacing w:val="1"/>
          <w:u w:val="none"/>
        </w:rPr>
        <w:t>h</w:t>
      </w:r>
      <w:r>
        <w:rPr>
          <w:u w:val="none"/>
        </w:rPr>
        <w:t>at</w:t>
      </w:r>
      <w:r>
        <w:rPr>
          <w:spacing w:val="43"/>
          <w:u w:val="none"/>
        </w:rPr>
        <w:t xml:space="preserve"> </w:t>
      </w:r>
      <w:r>
        <w:rPr>
          <w:u w:val="none"/>
        </w:rPr>
        <w:t>such</w:t>
      </w:r>
      <w:r>
        <w:rPr>
          <w:spacing w:val="43"/>
          <w:u w:val="none"/>
        </w:rPr>
        <w:t xml:space="preserve"> </w:t>
      </w:r>
      <w:r>
        <w:rPr>
          <w:spacing w:val="1"/>
          <w:u w:val="none"/>
        </w:rPr>
        <w:t>E</w:t>
      </w:r>
      <w:r>
        <w:rPr>
          <w:u w:val="none"/>
        </w:rPr>
        <w:t>cono</w:t>
      </w:r>
      <w:r>
        <w:rPr>
          <w:spacing w:val="2"/>
          <w:u w:val="none"/>
        </w:rPr>
        <w:t>m</w:t>
      </w:r>
      <w:r>
        <w:rPr>
          <w:u w:val="none"/>
        </w:rPr>
        <w:t>ic</w:t>
      </w:r>
      <w:r>
        <w:rPr>
          <w:spacing w:val="43"/>
          <w:u w:val="none"/>
        </w:rPr>
        <w:t xml:space="preserve"> </w:t>
      </w:r>
      <w:r>
        <w:rPr>
          <w:u w:val="none"/>
        </w:rPr>
        <w:t>Interest</w:t>
      </w:r>
      <w:r>
        <w:rPr>
          <w:spacing w:val="43"/>
          <w:u w:val="none"/>
        </w:rPr>
        <w:t xml:space="preserve"> </w:t>
      </w:r>
      <w:r>
        <w:rPr>
          <w:spacing w:val="2"/>
          <w:u w:val="none"/>
        </w:rPr>
        <w:t>w</w:t>
      </w:r>
      <w:r>
        <w:rPr>
          <w:u w:val="none"/>
        </w:rPr>
        <w:t>as</w:t>
      </w:r>
      <w:r>
        <w:rPr>
          <w:spacing w:val="43"/>
          <w:u w:val="none"/>
        </w:rPr>
        <w:t xml:space="preserve"> </w:t>
      </w:r>
      <w:r>
        <w:rPr>
          <w:u w:val="none"/>
        </w:rPr>
        <w:t>o</w:t>
      </w:r>
      <w:r>
        <w:rPr>
          <w:spacing w:val="2"/>
          <w:u w:val="none"/>
        </w:rPr>
        <w:t>w</w:t>
      </w:r>
      <w:r>
        <w:rPr>
          <w:u w:val="none"/>
        </w:rPr>
        <w:t>ned</w:t>
      </w:r>
      <w:r>
        <w:rPr>
          <w:spacing w:val="44"/>
          <w:u w:val="none"/>
        </w:rPr>
        <w:t xml:space="preserve"> </w:t>
      </w:r>
      <w:r>
        <w:rPr>
          <w:u w:val="none"/>
        </w:rPr>
        <w:t>by</w:t>
      </w:r>
      <w:r>
        <w:rPr>
          <w:spacing w:val="45"/>
          <w:u w:val="none"/>
        </w:rPr>
        <w:t xml:space="preserve"> </w:t>
      </w:r>
      <w:r>
        <w:rPr>
          <w:u w:val="none"/>
        </w:rPr>
        <w:t>t</w:t>
      </w:r>
      <w:r>
        <w:rPr>
          <w:spacing w:val="1"/>
          <w:u w:val="none"/>
        </w:rPr>
        <w:t>h</w:t>
      </w:r>
      <w:r>
        <w:rPr>
          <w:u w:val="none"/>
        </w:rPr>
        <w:t>e</w:t>
      </w:r>
      <w:r>
        <w:rPr>
          <w:spacing w:val="43"/>
          <w:u w:val="none"/>
        </w:rPr>
        <w:t xml:space="preserve"> </w:t>
      </w:r>
      <w:r>
        <w:rPr>
          <w:u w:val="none"/>
        </w:rPr>
        <w:t>transferor</w:t>
      </w:r>
      <w:r>
        <w:rPr>
          <w:spacing w:val="44"/>
          <w:u w:val="none"/>
        </w:rPr>
        <w:t xml:space="preserve"> </w:t>
      </w:r>
      <w:r>
        <w:rPr>
          <w:u w:val="none"/>
        </w:rPr>
        <w:t>and</w:t>
      </w:r>
      <w:r>
        <w:rPr>
          <w:spacing w:val="43"/>
          <w:u w:val="none"/>
        </w:rPr>
        <w:t xml:space="preserve"> </w:t>
      </w:r>
      <w:r>
        <w:rPr>
          <w:u w:val="none"/>
        </w:rPr>
        <w:t>t</w:t>
      </w:r>
      <w:r>
        <w:rPr>
          <w:spacing w:val="1"/>
          <w:u w:val="none"/>
        </w:rPr>
        <w:t>h</w:t>
      </w:r>
      <w:r>
        <w:rPr>
          <w:u w:val="none"/>
        </w:rPr>
        <w:t>en</w:t>
      </w:r>
      <w:r>
        <w:rPr>
          <w:spacing w:val="44"/>
          <w:u w:val="none"/>
        </w:rPr>
        <w:t xml:space="preserve"> </w:t>
      </w:r>
      <w:r>
        <w:rPr>
          <w:u w:val="none"/>
        </w:rPr>
        <w:t>t</w:t>
      </w:r>
      <w:r>
        <w:rPr>
          <w:spacing w:val="1"/>
          <w:u w:val="none"/>
        </w:rPr>
        <w:t>h</w:t>
      </w:r>
      <w:r>
        <w:rPr>
          <w:u w:val="none"/>
        </w:rPr>
        <w:t>e</w:t>
      </w:r>
      <w:r>
        <w:rPr>
          <w:spacing w:val="43"/>
          <w:u w:val="none"/>
        </w:rPr>
        <w:t xml:space="preserve"> </w:t>
      </w:r>
      <w:r>
        <w:rPr>
          <w:u w:val="none"/>
        </w:rPr>
        <w:t>assi</w:t>
      </w:r>
      <w:r>
        <w:rPr>
          <w:spacing w:val="1"/>
          <w:u w:val="none"/>
        </w:rPr>
        <w:t>g</w:t>
      </w:r>
      <w:r>
        <w:rPr>
          <w:u w:val="none"/>
        </w:rPr>
        <w:t>nee.</w:t>
      </w:r>
      <w:r>
        <w:rPr>
          <w:spacing w:val="44"/>
          <w:u w:val="none"/>
        </w:rPr>
        <w:t xml:space="preserve"> </w:t>
      </w:r>
      <w:r>
        <w:rPr>
          <w:spacing w:val="2"/>
          <w:u w:val="none"/>
        </w:rPr>
        <w:t>A</w:t>
      </w:r>
      <w:r>
        <w:rPr>
          <w:u w:val="none"/>
        </w:rPr>
        <w:t>ny</w:t>
      </w:r>
      <w:r>
        <w:rPr>
          <w:spacing w:val="43"/>
          <w:u w:val="none"/>
        </w:rPr>
        <w:t xml:space="preserve"> </w:t>
      </w:r>
      <w:r>
        <w:rPr>
          <w:u w:val="none"/>
        </w:rPr>
        <w:t>adjust</w:t>
      </w:r>
      <w:r>
        <w:rPr>
          <w:spacing w:val="2"/>
          <w:u w:val="none"/>
        </w:rPr>
        <w:t>m</w:t>
      </w:r>
      <w:r>
        <w:rPr>
          <w:u w:val="none"/>
        </w:rPr>
        <w:t>ents</w:t>
      </w:r>
      <w:r>
        <w:rPr>
          <w:spacing w:val="43"/>
          <w:u w:val="none"/>
        </w:rPr>
        <w:t xml:space="preserve"> </w:t>
      </w:r>
      <w:r>
        <w:rPr>
          <w:spacing w:val="2"/>
          <w:u w:val="none"/>
        </w:rPr>
        <w:t>w</w:t>
      </w:r>
      <w:r>
        <w:rPr>
          <w:u w:val="none"/>
        </w:rPr>
        <w:t>ith</w:t>
      </w:r>
      <w:r>
        <w:rPr>
          <w:spacing w:val="1"/>
          <w:w w:val="102"/>
          <w:u w:val="none"/>
        </w:rPr>
        <w:t xml:space="preserve"> </w:t>
      </w:r>
      <w:r>
        <w:rPr>
          <w:u w:val="none"/>
        </w:rPr>
        <w:t>res</w:t>
      </w:r>
      <w:r>
        <w:rPr>
          <w:spacing w:val="1"/>
          <w:u w:val="none"/>
        </w:rPr>
        <w:t>p</w:t>
      </w:r>
      <w:r>
        <w:rPr>
          <w:u w:val="none"/>
        </w:rPr>
        <w:t>ect</w:t>
      </w:r>
      <w:r>
        <w:rPr>
          <w:spacing w:val="46"/>
          <w:u w:val="none"/>
        </w:rPr>
        <w:t xml:space="preserve"> </w:t>
      </w:r>
      <w:r>
        <w:rPr>
          <w:u w:val="none"/>
        </w:rPr>
        <w:t>to</w:t>
      </w:r>
      <w:r>
        <w:rPr>
          <w:spacing w:val="47"/>
          <w:u w:val="none"/>
        </w:rPr>
        <w:t xml:space="preserve"> </w:t>
      </w:r>
      <w:r>
        <w:rPr>
          <w:u w:val="none"/>
        </w:rPr>
        <w:t>t</w:t>
      </w:r>
      <w:r>
        <w:rPr>
          <w:spacing w:val="1"/>
          <w:u w:val="none"/>
        </w:rPr>
        <w:t>h</w:t>
      </w:r>
      <w:r>
        <w:rPr>
          <w:u w:val="none"/>
        </w:rPr>
        <w:t>e</w:t>
      </w:r>
      <w:r>
        <w:rPr>
          <w:spacing w:val="48"/>
          <w:u w:val="none"/>
        </w:rPr>
        <w:t xml:space="preserve"> </w:t>
      </w:r>
      <w:r>
        <w:rPr>
          <w:spacing w:val="1"/>
          <w:u w:val="none"/>
        </w:rPr>
        <w:t>Av</w:t>
      </w:r>
      <w:r>
        <w:rPr>
          <w:u w:val="none"/>
        </w:rPr>
        <w:t>aila</w:t>
      </w:r>
      <w:r>
        <w:rPr>
          <w:spacing w:val="1"/>
          <w:u w:val="none"/>
        </w:rPr>
        <w:t>b</w:t>
      </w:r>
      <w:r>
        <w:rPr>
          <w:u w:val="none"/>
        </w:rPr>
        <w:t>le</w:t>
      </w:r>
      <w:r>
        <w:rPr>
          <w:spacing w:val="47"/>
          <w:u w:val="none"/>
        </w:rPr>
        <w:t xml:space="preserve"> </w:t>
      </w:r>
      <w:r>
        <w:rPr>
          <w:spacing w:val="1"/>
          <w:u w:val="none"/>
        </w:rPr>
        <w:t>C</w:t>
      </w:r>
      <w:r>
        <w:rPr>
          <w:u w:val="none"/>
        </w:rPr>
        <w:t>ash</w:t>
      </w:r>
      <w:r>
        <w:rPr>
          <w:spacing w:val="48"/>
          <w:u w:val="none"/>
        </w:rPr>
        <w:t xml:space="preserve"> </w:t>
      </w:r>
      <w:r>
        <w:rPr>
          <w:spacing w:val="1"/>
          <w:u w:val="none"/>
        </w:rPr>
        <w:t>F</w:t>
      </w:r>
      <w:r>
        <w:rPr>
          <w:u w:val="none"/>
        </w:rPr>
        <w:t>l</w:t>
      </w:r>
      <w:r>
        <w:rPr>
          <w:spacing w:val="1"/>
          <w:u w:val="none"/>
        </w:rPr>
        <w:t>o</w:t>
      </w:r>
      <w:r>
        <w:rPr>
          <w:u w:val="none"/>
        </w:rPr>
        <w:t>w</w:t>
      </w:r>
      <w:r>
        <w:rPr>
          <w:spacing w:val="48"/>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48"/>
          <w:u w:val="none"/>
        </w:rPr>
        <w:t xml:space="preserve"> </w:t>
      </w:r>
      <w:r>
        <w:rPr>
          <w:spacing w:val="2"/>
          <w:u w:val="none"/>
        </w:rPr>
        <w:t>m</w:t>
      </w:r>
      <w:r>
        <w:rPr>
          <w:u w:val="none"/>
        </w:rPr>
        <w:t>a</w:t>
      </w:r>
      <w:r>
        <w:rPr>
          <w:spacing w:val="1"/>
          <w:u w:val="none"/>
        </w:rPr>
        <w:t>d</w:t>
      </w:r>
      <w:r>
        <w:rPr>
          <w:u w:val="none"/>
        </w:rPr>
        <w:t>e</w:t>
      </w:r>
      <w:r>
        <w:rPr>
          <w:spacing w:val="47"/>
          <w:u w:val="none"/>
        </w:rPr>
        <w:t xml:space="preserve"> </w:t>
      </w:r>
      <w:r>
        <w:rPr>
          <w:u w:val="none"/>
        </w:rPr>
        <w:t>to</w:t>
      </w:r>
      <w:r>
        <w:rPr>
          <w:spacing w:val="47"/>
          <w:u w:val="none"/>
        </w:rPr>
        <w:t xml:space="preserve"> </w:t>
      </w:r>
      <w:r>
        <w:rPr>
          <w:u w:val="none"/>
        </w:rPr>
        <w:t>t</w:t>
      </w:r>
      <w:r>
        <w:rPr>
          <w:spacing w:val="1"/>
          <w:u w:val="none"/>
        </w:rPr>
        <w:t>h</w:t>
      </w:r>
      <w:r>
        <w:rPr>
          <w:u w:val="none"/>
        </w:rPr>
        <w:t>e</w:t>
      </w:r>
      <w:r>
        <w:rPr>
          <w:spacing w:val="48"/>
          <w:u w:val="none"/>
        </w:rPr>
        <w:t xml:space="preserve"> </w:t>
      </w:r>
      <w:r>
        <w:rPr>
          <w:u w:val="none"/>
        </w:rPr>
        <w:t>tra</w:t>
      </w:r>
      <w:r>
        <w:rPr>
          <w:spacing w:val="1"/>
          <w:u w:val="none"/>
        </w:rPr>
        <w:t>n</w:t>
      </w:r>
      <w:r>
        <w:rPr>
          <w:u w:val="none"/>
        </w:rPr>
        <w:t>sfer</w:t>
      </w:r>
      <w:r>
        <w:rPr>
          <w:spacing w:val="1"/>
          <w:u w:val="none"/>
        </w:rPr>
        <w:t>o</w:t>
      </w:r>
      <w:r>
        <w:rPr>
          <w:u w:val="none"/>
        </w:rPr>
        <w:t>r</w:t>
      </w:r>
      <w:r>
        <w:rPr>
          <w:spacing w:val="47"/>
          <w:u w:val="none"/>
        </w:rPr>
        <w:t xml:space="preserve"> </w:t>
      </w:r>
      <w:r>
        <w:rPr>
          <w:u w:val="none"/>
        </w:rPr>
        <w:t>a</w:t>
      </w:r>
      <w:r>
        <w:rPr>
          <w:spacing w:val="1"/>
          <w:u w:val="none"/>
        </w:rPr>
        <w:t>n</w:t>
      </w:r>
      <w:r>
        <w:rPr>
          <w:u w:val="none"/>
        </w:rPr>
        <w:t>d</w:t>
      </w:r>
      <w:r>
        <w:rPr>
          <w:spacing w:val="48"/>
          <w:u w:val="none"/>
        </w:rPr>
        <w:t xml:space="preserve"> </w:t>
      </w:r>
      <w:r>
        <w:rPr>
          <w:u w:val="none"/>
        </w:rPr>
        <w:t>assi</w:t>
      </w:r>
      <w:r>
        <w:rPr>
          <w:spacing w:val="1"/>
          <w:u w:val="none"/>
        </w:rPr>
        <w:t>gn</w:t>
      </w:r>
      <w:r>
        <w:rPr>
          <w:u w:val="none"/>
        </w:rPr>
        <w:t>ee</w:t>
      </w:r>
      <w:r>
        <w:rPr>
          <w:spacing w:val="47"/>
          <w:u w:val="none"/>
        </w:rPr>
        <w:t xml:space="preserve"> </w:t>
      </w:r>
      <w:r>
        <w:rPr>
          <w:spacing w:val="1"/>
          <w:u w:val="none"/>
        </w:rPr>
        <w:t>n</w:t>
      </w:r>
      <w:r>
        <w:rPr>
          <w:u w:val="none"/>
        </w:rPr>
        <w:t>ecessitated</w:t>
      </w:r>
      <w:r>
        <w:rPr>
          <w:spacing w:val="48"/>
          <w:u w:val="none"/>
        </w:rPr>
        <w:t xml:space="preserve"> </w:t>
      </w:r>
      <w:r>
        <w:rPr>
          <w:u w:val="none"/>
        </w:rPr>
        <w:t>as</w:t>
      </w:r>
      <w:r>
        <w:rPr>
          <w:spacing w:val="47"/>
          <w:u w:val="none"/>
        </w:rPr>
        <w:t xml:space="preserve"> </w:t>
      </w:r>
      <w:r>
        <w:rPr>
          <w:u w:val="none"/>
        </w:rPr>
        <w:t>a</w:t>
      </w:r>
      <w:r>
        <w:rPr>
          <w:w w:val="102"/>
          <w:u w:val="none"/>
        </w:rPr>
        <w:t xml:space="preserve"> </w:t>
      </w:r>
      <w:r>
        <w:rPr>
          <w:u w:val="none"/>
        </w:rPr>
        <w:t>res</w:t>
      </w:r>
      <w:r>
        <w:rPr>
          <w:spacing w:val="1"/>
          <w:u w:val="none"/>
        </w:rPr>
        <w:t>u</w:t>
      </w:r>
      <w:r>
        <w:rPr>
          <w:u w:val="none"/>
        </w:rPr>
        <w:t>lt</w:t>
      </w:r>
      <w:r>
        <w:rPr>
          <w:spacing w:val="18"/>
          <w:u w:val="none"/>
        </w:rPr>
        <w:t xml:space="preserve"> </w:t>
      </w:r>
      <w:r>
        <w:rPr>
          <w:spacing w:val="1"/>
          <w:u w:val="none"/>
        </w:rPr>
        <w:t>o</w:t>
      </w:r>
      <w:r>
        <w:rPr>
          <w:u w:val="none"/>
        </w:rPr>
        <w:t>f</w:t>
      </w:r>
      <w:r>
        <w:rPr>
          <w:spacing w:val="18"/>
          <w:u w:val="none"/>
        </w:rPr>
        <w:t xml:space="preserve"> </w:t>
      </w:r>
      <w:r>
        <w:rPr>
          <w:u w:val="none"/>
        </w:rPr>
        <w:t>t</w:t>
      </w:r>
      <w:r>
        <w:rPr>
          <w:spacing w:val="1"/>
          <w:u w:val="none"/>
        </w:rPr>
        <w:t>h</w:t>
      </w:r>
      <w:r>
        <w:rPr>
          <w:u w:val="none"/>
        </w:rPr>
        <w:t>e</w:t>
      </w:r>
      <w:r>
        <w:rPr>
          <w:spacing w:val="18"/>
          <w:u w:val="none"/>
        </w:rPr>
        <w:t xml:space="preserve"> </w:t>
      </w:r>
      <w:r>
        <w:rPr>
          <w:u w:val="none"/>
        </w:rPr>
        <w:t>all</w:t>
      </w:r>
      <w:r>
        <w:rPr>
          <w:spacing w:val="1"/>
          <w:u w:val="none"/>
        </w:rPr>
        <w:t>o</w:t>
      </w:r>
      <w:r>
        <w:rPr>
          <w:u w:val="none"/>
        </w:rPr>
        <w:t>cati</w:t>
      </w:r>
      <w:r>
        <w:rPr>
          <w:spacing w:val="1"/>
          <w:u w:val="none"/>
        </w:rPr>
        <w:t>o</w:t>
      </w:r>
      <w:r>
        <w:rPr>
          <w:u w:val="none"/>
        </w:rPr>
        <w:t>n</w:t>
      </w:r>
      <w:r>
        <w:rPr>
          <w:spacing w:val="20"/>
          <w:u w:val="none"/>
        </w:rPr>
        <w:t xml:space="preserve"> </w:t>
      </w:r>
      <w:r>
        <w:rPr>
          <w:spacing w:val="1"/>
          <w:u w:val="none"/>
        </w:rPr>
        <w:t>o</w:t>
      </w:r>
      <w:r>
        <w:rPr>
          <w:u w:val="none"/>
        </w:rPr>
        <w:t>f</w:t>
      </w:r>
      <w:r>
        <w:rPr>
          <w:spacing w:val="18"/>
          <w:u w:val="none"/>
        </w:rPr>
        <w:t xml:space="preserve"> </w:t>
      </w:r>
      <w:r>
        <w:rPr>
          <w:spacing w:val="1"/>
          <w:u w:val="none"/>
        </w:rPr>
        <w:t>P</w:t>
      </w:r>
      <w:r>
        <w:rPr>
          <w:u w:val="none"/>
        </w:rPr>
        <w:t>r</w:t>
      </w:r>
      <w:r>
        <w:rPr>
          <w:spacing w:val="1"/>
          <w:u w:val="none"/>
        </w:rPr>
        <w:t>o</w:t>
      </w:r>
      <w:r>
        <w:rPr>
          <w:u w:val="none"/>
        </w:rPr>
        <w:t>fits</w:t>
      </w:r>
      <w:r>
        <w:rPr>
          <w:spacing w:val="18"/>
          <w:u w:val="none"/>
        </w:rPr>
        <w:t xml:space="preserve"> </w:t>
      </w:r>
      <w:r>
        <w:rPr>
          <w:u w:val="none"/>
        </w:rPr>
        <w:t>a</w:t>
      </w:r>
      <w:r>
        <w:rPr>
          <w:spacing w:val="1"/>
          <w:u w:val="none"/>
        </w:rPr>
        <w:t>n</w:t>
      </w:r>
      <w:r>
        <w:rPr>
          <w:u w:val="none"/>
        </w:rPr>
        <w:t>d</w:t>
      </w:r>
      <w:r>
        <w:rPr>
          <w:spacing w:val="19"/>
          <w:u w:val="none"/>
        </w:rPr>
        <w:t xml:space="preserve"> </w:t>
      </w:r>
      <w:r>
        <w:rPr>
          <w:spacing w:val="1"/>
          <w:u w:val="none"/>
        </w:rPr>
        <w:t>Lo</w:t>
      </w:r>
      <w:r>
        <w:rPr>
          <w:u w:val="none"/>
        </w:rPr>
        <w:t>sses</w:t>
      </w:r>
      <w:r>
        <w:rPr>
          <w:spacing w:val="19"/>
          <w:u w:val="none"/>
        </w:rPr>
        <w:t xml:space="preserve"> </w:t>
      </w:r>
      <w:r>
        <w:rPr>
          <w:spacing w:val="1"/>
          <w:u w:val="none"/>
        </w:rPr>
        <w:t>b</w:t>
      </w:r>
      <w:r>
        <w:rPr>
          <w:u w:val="none"/>
        </w:rPr>
        <w:t>et</w:t>
      </w:r>
      <w:r>
        <w:rPr>
          <w:spacing w:val="1"/>
          <w:u w:val="none"/>
        </w:rPr>
        <w:t>w</w:t>
      </w:r>
      <w:r>
        <w:rPr>
          <w:u w:val="none"/>
        </w:rPr>
        <w:t>een</w:t>
      </w:r>
      <w:r>
        <w:rPr>
          <w:spacing w:val="19"/>
          <w:u w:val="none"/>
        </w:rPr>
        <w:t xml:space="preserve"> </w:t>
      </w:r>
      <w:r>
        <w:rPr>
          <w:u w:val="none"/>
        </w:rPr>
        <w:t>t</w:t>
      </w:r>
      <w:r>
        <w:rPr>
          <w:spacing w:val="1"/>
          <w:u w:val="none"/>
        </w:rPr>
        <w:t>h</w:t>
      </w:r>
      <w:r>
        <w:rPr>
          <w:u w:val="none"/>
        </w:rPr>
        <w:t>e</w:t>
      </w:r>
      <w:r>
        <w:rPr>
          <w:spacing w:val="18"/>
          <w:u w:val="none"/>
        </w:rPr>
        <w:t xml:space="preserve"> </w:t>
      </w:r>
      <w:r>
        <w:rPr>
          <w:u w:val="none"/>
        </w:rPr>
        <w:t>transferor</w:t>
      </w:r>
      <w:r>
        <w:rPr>
          <w:spacing w:val="18"/>
          <w:u w:val="none"/>
        </w:rPr>
        <w:t xml:space="preserve"> </w:t>
      </w:r>
      <w:r>
        <w:rPr>
          <w:u w:val="none"/>
        </w:rPr>
        <w:t>and</w:t>
      </w:r>
      <w:r>
        <w:rPr>
          <w:spacing w:val="19"/>
          <w:u w:val="none"/>
        </w:rPr>
        <w:t xml:space="preserve"> </w:t>
      </w:r>
      <w:r>
        <w:rPr>
          <w:u w:val="none"/>
        </w:rPr>
        <w:t>assi</w:t>
      </w:r>
      <w:r>
        <w:rPr>
          <w:spacing w:val="1"/>
          <w:u w:val="none"/>
        </w:rPr>
        <w:t>g</w:t>
      </w:r>
      <w:r>
        <w:rPr>
          <w:u w:val="none"/>
        </w:rPr>
        <w:t>nee</w:t>
      </w:r>
      <w:r>
        <w:rPr>
          <w:spacing w:val="18"/>
          <w:u w:val="none"/>
        </w:rPr>
        <w:t xml:space="preserve"> </w:t>
      </w:r>
      <w:r>
        <w:rPr>
          <w:u w:val="none"/>
        </w:rPr>
        <w:t>shall</w:t>
      </w:r>
      <w:r>
        <w:rPr>
          <w:spacing w:val="18"/>
          <w:u w:val="none"/>
        </w:rPr>
        <w:t xml:space="preserve"> </w:t>
      </w:r>
      <w:r>
        <w:rPr>
          <w:u w:val="none"/>
        </w:rPr>
        <w:t>be</w:t>
      </w:r>
      <w:r>
        <w:rPr>
          <w:spacing w:val="18"/>
          <w:u w:val="none"/>
        </w:rPr>
        <w:t xml:space="preserve"> </w:t>
      </w:r>
      <w:r>
        <w:rPr>
          <w:u w:val="none"/>
        </w:rPr>
        <w:t>agreed</w:t>
      </w:r>
      <w:r>
        <w:rPr>
          <w:spacing w:val="18"/>
          <w:u w:val="none"/>
        </w:rPr>
        <w:t xml:space="preserve"> </w:t>
      </w:r>
      <w:r>
        <w:rPr>
          <w:u w:val="none"/>
        </w:rPr>
        <w:t>upon</w:t>
      </w:r>
      <w:r>
        <w:rPr>
          <w:spacing w:val="19"/>
          <w:u w:val="none"/>
        </w:rPr>
        <w:t xml:space="preserve"> </w:t>
      </w:r>
      <w:r>
        <w:rPr>
          <w:u w:val="none"/>
        </w:rPr>
        <w:t>and</w:t>
      </w:r>
      <w:r>
        <w:rPr>
          <w:w w:val="102"/>
          <w:u w:val="none"/>
        </w:rPr>
        <w:t xml:space="preserve"> </w:t>
      </w:r>
      <w:r>
        <w:rPr>
          <w:spacing w:val="1"/>
          <w:u w:val="none"/>
        </w:rPr>
        <w:t>b</w:t>
      </w:r>
      <w:r>
        <w:rPr>
          <w:u w:val="none"/>
        </w:rPr>
        <w:t>e</w:t>
      </w:r>
      <w:r>
        <w:rPr>
          <w:spacing w:val="22"/>
          <w:u w:val="none"/>
        </w:rPr>
        <w:t xml:space="preserve"> </w:t>
      </w:r>
      <w:r>
        <w:rPr>
          <w:spacing w:val="2"/>
          <w:u w:val="none"/>
        </w:rPr>
        <w:t>m</w:t>
      </w:r>
      <w:r>
        <w:rPr>
          <w:u w:val="none"/>
        </w:rPr>
        <w:t>a</w:t>
      </w:r>
      <w:r>
        <w:rPr>
          <w:spacing w:val="1"/>
          <w:u w:val="none"/>
        </w:rPr>
        <w:t>d</w:t>
      </w:r>
      <w:r>
        <w:rPr>
          <w:u w:val="none"/>
        </w:rPr>
        <w:t>e</w:t>
      </w:r>
      <w:r>
        <w:rPr>
          <w:spacing w:val="22"/>
          <w:u w:val="none"/>
        </w:rPr>
        <w:t xml:space="preserve"> </w:t>
      </w:r>
      <w:r>
        <w:rPr>
          <w:u w:val="none"/>
        </w:rPr>
        <w:t>by</w:t>
      </w:r>
      <w:r>
        <w:rPr>
          <w:spacing w:val="22"/>
          <w:u w:val="none"/>
        </w:rPr>
        <w:t xml:space="preserve"> </w:t>
      </w:r>
      <w:r>
        <w:rPr>
          <w:u w:val="none"/>
        </w:rPr>
        <w:t>s</w:t>
      </w:r>
      <w:r>
        <w:rPr>
          <w:spacing w:val="1"/>
          <w:u w:val="none"/>
        </w:rPr>
        <w:t>u</w:t>
      </w:r>
      <w:r>
        <w:rPr>
          <w:u w:val="none"/>
        </w:rPr>
        <w:t>ch</w:t>
      </w:r>
      <w:r>
        <w:rPr>
          <w:spacing w:val="22"/>
          <w:u w:val="none"/>
        </w:rPr>
        <w:t xml:space="preserve"> </w:t>
      </w:r>
      <w:r>
        <w:rPr>
          <w:spacing w:val="1"/>
          <w:u w:val="none"/>
        </w:rPr>
        <w:t>p</w:t>
      </w:r>
      <w:r>
        <w:rPr>
          <w:u w:val="none"/>
        </w:rPr>
        <w:t>arties,</w:t>
      </w:r>
      <w:r>
        <w:rPr>
          <w:spacing w:val="21"/>
          <w:u w:val="none"/>
        </w:rPr>
        <w:t xml:space="preserve"> </w:t>
      </w:r>
      <w:r>
        <w:rPr>
          <w:u w:val="none"/>
        </w:rPr>
        <w:t>a</w:t>
      </w:r>
      <w:r>
        <w:rPr>
          <w:spacing w:val="1"/>
          <w:u w:val="none"/>
        </w:rPr>
        <w:t>n</w:t>
      </w:r>
      <w:r>
        <w:rPr>
          <w:u w:val="none"/>
        </w:rPr>
        <w:t>d</w:t>
      </w:r>
      <w:r>
        <w:rPr>
          <w:spacing w:val="23"/>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2"/>
          <w:u w:val="none"/>
        </w:rPr>
        <w:t xml:space="preserve"> </w:t>
      </w:r>
      <w:r>
        <w:rPr>
          <w:u w:val="none"/>
        </w:rPr>
        <w:t>a</w:t>
      </w:r>
      <w:r>
        <w:rPr>
          <w:spacing w:val="22"/>
          <w:u w:val="none"/>
        </w:rPr>
        <w:t xml:space="preserve"> </w:t>
      </w:r>
      <w:r>
        <w:rPr>
          <w:spacing w:val="2"/>
          <w:u w:val="none"/>
        </w:rPr>
        <w:t>m</w:t>
      </w:r>
      <w:r>
        <w:rPr>
          <w:u w:val="none"/>
        </w:rPr>
        <w:t>atter</w:t>
      </w:r>
      <w:r>
        <w:rPr>
          <w:spacing w:val="22"/>
          <w:u w:val="none"/>
        </w:rPr>
        <w:t xml:space="preserve"> </w:t>
      </w:r>
      <w:r>
        <w:rPr>
          <w:spacing w:val="1"/>
          <w:u w:val="none"/>
        </w:rPr>
        <w:t>w</w:t>
      </w:r>
      <w:r>
        <w:rPr>
          <w:u w:val="none"/>
        </w:rPr>
        <w:t>ith</w:t>
      </w:r>
      <w:r>
        <w:rPr>
          <w:spacing w:val="22"/>
          <w:u w:val="none"/>
        </w:rPr>
        <w:t xml:space="preserve"> </w:t>
      </w:r>
      <w:r>
        <w:rPr>
          <w:spacing w:val="1"/>
          <w:u w:val="none"/>
        </w:rPr>
        <w:t>wh</w:t>
      </w:r>
      <w:r>
        <w:rPr>
          <w:u w:val="none"/>
        </w:rPr>
        <w:t>ich</w:t>
      </w:r>
      <w:r>
        <w:rPr>
          <w:spacing w:val="23"/>
          <w:u w:val="none"/>
        </w:rPr>
        <w:t xml:space="preserve"> </w:t>
      </w:r>
      <w:r>
        <w:rPr>
          <w:u w:val="none"/>
        </w:rPr>
        <w:t>t</w:t>
      </w:r>
      <w:r>
        <w:rPr>
          <w:spacing w:val="1"/>
          <w:u w:val="none"/>
        </w:rPr>
        <w:t>h</w:t>
      </w:r>
      <w:r>
        <w:rPr>
          <w:u w:val="none"/>
        </w:rPr>
        <w:t>e</w:t>
      </w:r>
      <w:r>
        <w:rPr>
          <w:spacing w:val="1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a</w:t>
      </w:r>
      <w:r>
        <w:rPr>
          <w:spacing w:val="1"/>
          <w:u w:val="none"/>
        </w:rPr>
        <w:t>n</w:t>
      </w:r>
      <w:r>
        <w:rPr>
          <w:u w:val="none"/>
        </w:rPr>
        <w:t>d</w:t>
      </w:r>
      <w:r>
        <w:rPr>
          <w:spacing w:val="22"/>
          <w:u w:val="none"/>
        </w:rPr>
        <w:t xml:space="preserve"> </w:t>
      </w:r>
      <w:r>
        <w:rPr>
          <w:u w:val="none"/>
        </w:rPr>
        <w:t>the</w:t>
      </w:r>
      <w:r>
        <w:rPr>
          <w:spacing w:val="22"/>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22"/>
          <w:u w:val="none"/>
        </w:rPr>
        <w:t xml:space="preserve"> </w:t>
      </w:r>
      <w:r>
        <w:rPr>
          <w:u w:val="none"/>
        </w:rPr>
        <w:t>need</w:t>
      </w:r>
      <w:r>
        <w:rPr>
          <w:spacing w:val="1"/>
          <w:w w:val="102"/>
          <w:u w:val="none"/>
        </w:rPr>
        <w:t xml:space="preserve"> </w:t>
      </w:r>
      <w:r>
        <w:rPr>
          <w:spacing w:val="1"/>
          <w:u w:val="none"/>
        </w:rPr>
        <w:t>no</w:t>
      </w:r>
      <w:r>
        <w:rPr>
          <w:u w:val="none"/>
        </w:rPr>
        <w:t>t</w:t>
      </w:r>
      <w:r>
        <w:rPr>
          <w:spacing w:val="30"/>
          <w:u w:val="none"/>
        </w:rPr>
        <w:t xml:space="preserve"> </w:t>
      </w:r>
      <w:r>
        <w:rPr>
          <w:spacing w:val="1"/>
          <w:u w:val="none"/>
        </w:rPr>
        <w:t>b</w:t>
      </w:r>
      <w:r>
        <w:rPr>
          <w:u w:val="none"/>
        </w:rPr>
        <w:t>e</w:t>
      </w:r>
      <w:r>
        <w:rPr>
          <w:spacing w:val="31"/>
          <w:u w:val="none"/>
        </w:rPr>
        <w:t xml:space="preserve"> </w:t>
      </w:r>
      <w:r>
        <w:rPr>
          <w:u w:val="none"/>
        </w:rPr>
        <w:t>c</w:t>
      </w:r>
      <w:r>
        <w:rPr>
          <w:spacing w:val="1"/>
          <w:u w:val="none"/>
        </w:rPr>
        <w:t>on</w:t>
      </w:r>
      <w:r>
        <w:rPr>
          <w:u w:val="none"/>
        </w:rPr>
        <w:t>cer</w:t>
      </w:r>
      <w:r>
        <w:rPr>
          <w:spacing w:val="1"/>
          <w:u w:val="none"/>
        </w:rPr>
        <w:t>n</w:t>
      </w:r>
      <w:r>
        <w:rPr>
          <w:u w:val="none"/>
        </w:rPr>
        <w:t>e</w:t>
      </w:r>
      <w:r>
        <w:rPr>
          <w:spacing w:val="1"/>
          <w:u w:val="none"/>
        </w:rPr>
        <w:t>d</w:t>
      </w:r>
      <w:r>
        <w:rPr>
          <w:u w:val="none"/>
        </w:rPr>
        <w:t>.</w:t>
      </w:r>
      <w:r>
        <w:rPr>
          <w:spacing w:val="31"/>
          <w:u w:val="none"/>
        </w:rPr>
        <w:t xml:space="preserve"> </w:t>
      </w:r>
      <w:r>
        <w:rPr>
          <w:spacing w:val="1"/>
          <w:u w:val="none"/>
        </w:rPr>
        <w:t>No</w:t>
      </w:r>
      <w:r>
        <w:rPr>
          <w:u w:val="none"/>
        </w:rPr>
        <w:t>t</w:t>
      </w:r>
      <w:r>
        <w:rPr>
          <w:spacing w:val="1"/>
          <w:u w:val="none"/>
        </w:rPr>
        <w:t>h</w:t>
      </w:r>
      <w:r>
        <w:rPr>
          <w:u w:val="none"/>
        </w:rPr>
        <w:t>i</w:t>
      </w:r>
      <w:r>
        <w:rPr>
          <w:spacing w:val="1"/>
          <w:u w:val="none"/>
        </w:rPr>
        <w:t>n</w:t>
      </w:r>
      <w:r>
        <w:rPr>
          <w:u w:val="none"/>
        </w:rPr>
        <w:t>g</w:t>
      </w:r>
      <w:r>
        <w:rPr>
          <w:spacing w:val="32"/>
          <w:u w:val="none"/>
        </w:rPr>
        <w:t xml:space="preserve"> </w:t>
      </w:r>
      <w:r>
        <w:rPr>
          <w:u w:val="none"/>
        </w:rPr>
        <w:t>c</w:t>
      </w:r>
      <w:r>
        <w:rPr>
          <w:spacing w:val="1"/>
          <w:u w:val="none"/>
        </w:rPr>
        <w:t>on</w:t>
      </w:r>
      <w:r>
        <w:rPr>
          <w:u w:val="none"/>
        </w:rPr>
        <w:t>tai</w:t>
      </w:r>
      <w:r>
        <w:rPr>
          <w:spacing w:val="1"/>
          <w:u w:val="none"/>
        </w:rPr>
        <w:t>n</w:t>
      </w:r>
      <w:r>
        <w:rPr>
          <w:u w:val="none"/>
        </w:rPr>
        <w:t>ed</w:t>
      </w:r>
      <w:r>
        <w:rPr>
          <w:spacing w:val="32"/>
          <w:u w:val="none"/>
        </w:rPr>
        <w:t xml:space="preserve"> </w:t>
      </w:r>
      <w:r>
        <w:rPr>
          <w:u w:val="none"/>
        </w:rPr>
        <w:t>in</w:t>
      </w:r>
      <w:r>
        <w:rPr>
          <w:spacing w:val="32"/>
          <w:u w:val="none"/>
        </w:rPr>
        <w:t xml:space="preserve"> </w:t>
      </w:r>
      <w:r>
        <w:rPr>
          <w:u w:val="none"/>
        </w:rPr>
        <w:t>t</w:t>
      </w:r>
      <w:r>
        <w:rPr>
          <w:spacing w:val="1"/>
          <w:u w:val="none"/>
        </w:rPr>
        <w:t>h</w:t>
      </w:r>
      <w:r>
        <w:rPr>
          <w:u w:val="none"/>
        </w:rPr>
        <w:t>is</w:t>
      </w:r>
      <w:r>
        <w:rPr>
          <w:spacing w:val="31"/>
          <w:u w:val="none"/>
        </w:rPr>
        <w:t xml:space="preserve"> </w:t>
      </w:r>
      <w:r>
        <w:rPr>
          <w:spacing w:val="1"/>
          <w:u w:val="none"/>
        </w:rPr>
        <w:t>S</w:t>
      </w:r>
      <w:r>
        <w:rPr>
          <w:u w:val="none"/>
        </w:rPr>
        <w:t>ecti</w:t>
      </w:r>
      <w:r>
        <w:rPr>
          <w:spacing w:val="1"/>
          <w:u w:val="none"/>
        </w:rPr>
        <w:t>o</w:t>
      </w:r>
      <w:r>
        <w:rPr>
          <w:u w:val="none"/>
        </w:rPr>
        <w:t>n</w:t>
      </w:r>
      <w:r>
        <w:rPr>
          <w:spacing w:val="32"/>
          <w:u w:val="none"/>
        </w:rPr>
        <w:t xml:space="preserve"> </w:t>
      </w:r>
      <w:r>
        <w:rPr>
          <w:spacing w:val="1"/>
          <w:u w:val="none"/>
        </w:rPr>
        <w:t>2</w:t>
      </w:r>
      <w:r>
        <w:rPr>
          <w:u w:val="none"/>
        </w:rPr>
        <w:t>.6</w:t>
      </w:r>
      <w:r>
        <w:rPr>
          <w:spacing w:val="32"/>
          <w:u w:val="none"/>
        </w:rPr>
        <w:t xml:space="preserve"> </w:t>
      </w:r>
      <w:r>
        <w:rPr>
          <w:u w:val="none"/>
        </w:rPr>
        <w:t>s</w:t>
      </w:r>
      <w:r>
        <w:rPr>
          <w:spacing w:val="1"/>
          <w:u w:val="none"/>
        </w:rPr>
        <w:t>h</w:t>
      </w:r>
      <w:r>
        <w:rPr>
          <w:u w:val="none"/>
        </w:rPr>
        <w:t>all</w:t>
      </w:r>
      <w:r>
        <w:rPr>
          <w:spacing w:val="31"/>
          <w:u w:val="none"/>
        </w:rPr>
        <w:t xml:space="preserve"> </w:t>
      </w:r>
      <w:r>
        <w:rPr>
          <w:u w:val="none"/>
        </w:rPr>
        <w:t>re</w:t>
      </w:r>
      <w:r>
        <w:rPr>
          <w:spacing w:val="1"/>
          <w:u w:val="none"/>
        </w:rPr>
        <w:t>qu</w:t>
      </w:r>
      <w:r>
        <w:rPr>
          <w:u w:val="none"/>
        </w:rPr>
        <w:t>ire</w:t>
      </w:r>
      <w:r>
        <w:rPr>
          <w:spacing w:val="30"/>
          <w:u w:val="none"/>
        </w:rPr>
        <w:t xml:space="preserve"> </w:t>
      </w:r>
      <w:r>
        <w:rPr>
          <w:u w:val="none"/>
        </w:rPr>
        <w:t>t</w:t>
      </w:r>
      <w:r>
        <w:rPr>
          <w:spacing w:val="1"/>
          <w:u w:val="none"/>
        </w:rPr>
        <w:t>h</w:t>
      </w:r>
      <w:r>
        <w:rPr>
          <w:u w:val="none"/>
        </w:rPr>
        <w:t>e</w:t>
      </w:r>
      <w:r>
        <w:rPr>
          <w:spacing w:val="29"/>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u w:val="none"/>
        </w:rPr>
        <w:t>to</w:t>
      </w:r>
      <w:r>
        <w:rPr>
          <w:spacing w:val="32"/>
          <w:u w:val="none"/>
        </w:rPr>
        <w:t xml:space="preserve"> </w:t>
      </w:r>
      <w:r>
        <w:rPr>
          <w:spacing w:val="2"/>
          <w:u w:val="none"/>
        </w:rPr>
        <w:t>m</w:t>
      </w:r>
      <w:r>
        <w:rPr>
          <w:u w:val="none"/>
        </w:rPr>
        <w:t>ake</w:t>
      </w:r>
      <w:r>
        <w:rPr>
          <w:spacing w:val="30"/>
          <w:u w:val="none"/>
        </w:rPr>
        <w:t xml:space="preserve"> </w:t>
      </w:r>
      <w:r>
        <w:rPr>
          <w:u w:val="none"/>
        </w:rPr>
        <w:t>an</w:t>
      </w:r>
      <w:r>
        <w:rPr>
          <w:w w:val="102"/>
          <w:u w:val="none"/>
        </w:rPr>
        <w:t xml:space="preserve"> </w:t>
      </w:r>
      <w:r>
        <w:rPr>
          <w:u w:val="none"/>
        </w:rPr>
        <w:t>acc</w:t>
      </w:r>
      <w:r>
        <w:rPr>
          <w:spacing w:val="1"/>
          <w:u w:val="none"/>
        </w:rPr>
        <w:t>o</w:t>
      </w:r>
      <w:r>
        <w:rPr>
          <w:u w:val="none"/>
        </w:rPr>
        <w:t>unting</w:t>
      </w:r>
      <w:r>
        <w:rPr>
          <w:spacing w:val="16"/>
          <w:u w:val="none"/>
        </w:rPr>
        <w:t xml:space="preserve"> </w:t>
      </w:r>
      <w:r>
        <w:rPr>
          <w:u w:val="none"/>
        </w:rPr>
        <w:t>other</w:t>
      </w:r>
      <w:r>
        <w:rPr>
          <w:spacing w:val="15"/>
          <w:u w:val="none"/>
        </w:rPr>
        <w:t xml:space="preserve"> </w:t>
      </w:r>
      <w:r>
        <w:rPr>
          <w:u w:val="none"/>
        </w:rPr>
        <w:t>than</w:t>
      </w:r>
      <w:r>
        <w:rPr>
          <w:spacing w:val="17"/>
          <w:u w:val="none"/>
        </w:rPr>
        <w:t xml:space="preserve"> </w:t>
      </w:r>
      <w:r>
        <w:rPr>
          <w:u w:val="none"/>
        </w:rPr>
        <w:t>at</w:t>
      </w:r>
      <w:r>
        <w:rPr>
          <w:spacing w:val="15"/>
          <w:u w:val="none"/>
        </w:rPr>
        <w:t xml:space="preserve"> </w:t>
      </w:r>
      <w:r>
        <w:rPr>
          <w:u w:val="none"/>
        </w:rPr>
        <w:t>the</w:t>
      </w:r>
      <w:r>
        <w:rPr>
          <w:spacing w:val="16"/>
          <w:u w:val="none"/>
        </w:rPr>
        <w:t xml:space="preserve"> </w:t>
      </w:r>
      <w:r>
        <w:rPr>
          <w:u w:val="none"/>
        </w:rPr>
        <w:t>e</w:t>
      </w:r>
      <w:r>
        <w:rPr>
          <w:spacing w:val="1"/>
          <w:u w:val="none"/>
        </w:rPr>
        <w:t>n</w:t>
      </w:r>
      <w:r>
        <w:rPr>
          <w:u w:val="none"/>
        </w:rPr>
        <w:t>d</w:t>
      </w:r>
      <w:r>
        <w:rPr>
          <w:spacing w:val="17"/>
          <w:u w:val="none"/>
        </w:rPr>
        <w:t xml:space="preserve"> </w:t>
      </w:r>
      <w:r>
        <w:rPr>
          <w:u w:val="none"/>
        </w:rPr>
        <w:t>of</w:t>
      </w:r>
      <w:r>
        <w:rPr>
          <w:spacing w:val="15"/>
          <w:u w:val="none"/>
        </w:rPr>
        <w:t xml:space="preserve"> </w:t>
      </w:r>
      <w:r>
        <w:rPr>
          <w:u w:val="none"/>
        </w:rPr>
        <w:t>each</w:t>
      </w:r>
      <w:r>
        <w:rPr>
          <w:spacing w:val="16"/>
          <w:u w:val="none"/>
        </w:rPr>
        <w:t xml:space="preserve"> </w:t>
      </w:r>
      <w:r>
        <w:rPr>
          <w:spacing w:val="1"/>
          <w:u w:val="none"/>
        </w:rPr>
        <w:t>F</w:t>
      </w:r>
      <w:r>
        <w:rPr>
          <w:u w:val="none"/>
        </w:rPr>
        <w:t>iscal</w:t>
      </w:r>
      <w:r>
        <w:rPr>
          <w:spacing w:val="16"/>
          <w:u w:val="none"/>
        </w:rPr>
        <w:t xml:space="preserve"> </w:t>
      </w:r>
      <w:r>
        <w:rPr>
          <w:spacing w:val="1"/>
          <w:u w:val="none"/>
        </w:rPr>
        <w:t>Y</w:t>
      </w:r>
      <w:r>
        <w:rPr>
          <w:u w:val="none"/>
        </w:rPr>
        <w:t>ear</w:t>
      </w:r>
      <w:r>
        <w:rPr>
          <w:spacing w:val="15"/>
          <w:u w:val="none"/>
        </w:rPr>
        <w:t xml:space="preserve"> </w:t>
      </w:r>
      <w:r>
        <w:rPr>
          <w:u w:val="none"/>
        </w:rPr>
        <w:t>of</w:t>
      </w:r>
      <w:r>
        <w:rPr>
          <w:spacing w:val="15"/>
          <w:u w:val="none"/>
        </w:rPr>
        <w:t xml:space="preserve"> </w:t>
      </w:r>
      <w:r>
        <w:rPr>
          <w:u w:val="none"/>
        </w:rPr>
        <w:t>the</w:t>
      </w:r>
      <w:r>
        <w:rPr>
          <w:spacing w:val="16"/>
          <w:u w:val="none"/>
        </w:rPr>
        <w:t xml:space="preserve"> </w:t>
      </w:r>
      <w:r>
        <w:rPr>
          <w:spacing w:val="1"/>
          <w:u w:val="none"/>
        </w:rPr>
        <w:t>C</w:t>
      </w:r>
      <w:r>
        <w:rPr>
          <w:u w:val="none"/>
        </w:rPr>
        <w:t>o</w:t>
      </w:r>
      <w:r>
        <w:rPr>
          <w:spacing w:val="2"/>
          <w:u w:val="none"/>
        </w:rPr>
        <w:t>m</w:t>
      </w:r>
      <w:r>
        <w:rPr>
          <w:u w:val="none"/>
        </w:rPr>
        <w:t>p</w:t>
      </w:r>
      <w:r>
        <w:rPr>
          <w:spacing w:val="2"/>
          <w:u w:val="none"/>
        </w:rPr>
        <w:t>a</w:t>
      </w:r>
      <w:r>
        <w:rPr>
          <w:spacing w:val="1"/>
          <w:u w:val="none"/>
        </w:rPr>
        <w:t>ny.</w:t>
      </w:r>
    </w:p>
    <w:p w14:paraId="08A14477" w14:textId="77777777" w:rsidR="000C19C9" w:rsidRDefault="000C19C9">
      <w:pPr>
        <w:spacing w:before="2" w:line="240" w:lineRule="exact"/>
        <w:rPr>
          <w:sz w:val="24"/>
          <w:szCs w:val="24"/>
        </w:rPr>
      </w:pPr>
    </w:p>
    <w:p w14:paraId="2DCC4D0B" w14:textId="77777777" w:rsidR="000C19C9" w:rsidRDefault="00D3642A">
      <w:pPr>
        <w:numPr>
          <w:ilvl w:val="1"/>
          <w:numId w:val="1"/>
        </w:numPr>
        <w:tabs>
          <w:tab w:val="left" w:pos="1544"/>
        </w:tabs>
        <w:ind w:left="1544"/>
        <w:rPr>
          <w:rFonts w:ascii="Times New Roman" w:eastAsia="Times New Roman" w:hAnsi="Times New Roman" w:cs="Times New Roman"/>
          <w:sz w:val="21"/>
          <w:szCs w:val="21"/>
        </w:rPr>
      </w:pP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BL</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G</w:t>
      </w:r>
      <w:r>
        <w:rPr>
          <w:rFonts w:ascii="Times New Roman" w:eastAsia="Times New Roman" w:hAnsi="Times New Roman" w:cs="Times New Roman"/>
          <w:b/>
          <w:bCs/>
          <w:spacing w:val="1"/>
          <w:sz w:val="21"/>
          <w:szCs w:val="21"/>
          <w:u w:val="single" w:color="000000"/>
        </w:rPr>
        <w:t>AT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47"/>
          <w:sz w:val="21"/>
          <w:szCs w:val="21"/>
          <w:u w:val="single" w:color="000000"/>
        </w:rPr>
        <w:t xml:space="preserve"> </w:t>
      </w:r>
      <w:r>
        <w:rPr>
          <w:rFonts w:ascii="Times New Roman" w:eastAsia="Times New Roman" w:hAnsi="Times New Roman" w:cs="Times New Roman"/>
          <w:b/>
          <w:bCs/>
          <w:spacing w:val="2"/>
          <w:sz w:val="21"/>
          <w:szCs w:val="21"/>
          <w:u w:val="single" w:color="000000"/>
        </w:rPr>
        <w:t>OF</w:t>
      </w:r>
      <w:r>
        <w:rPr>
          <w:rFonts w:ascii="Times New Roman" w:eastAsia="Times New Roman" w:hAnsi="Times New Roman" w:cs="Times New Roman"/>
          <w:b/>
          <w:bCs/>
          <w:spacing w:val="44"/>
          <w:sz w:val="21"/>
          <w:szCs w:val="21"/>
          <w:u w:val="single" w:color="000000"/>
        </w:rPr>
        <w:t xml:space="preserve"> </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BER</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47"/>
          <w:sz w:val="21"/>
          <w:szCs w:val="21"/>
          <w:u w:val="single" w:color="000000"/>
        </w:rPr>
        <w:t xml:space="preserve"> </w:t>
      </w:r>
      <w:r>
        <w:rPr>
          <w:rFonts w:ascii="Times New Roman" w:eastAsia="Times New Roman" w:hAnsi="Times New Roman" w:cs="Times New Roman"/>
          <w:b/>
          <w:bCs/>
          <w:spacing w:val="1"/>
          <w:sz w:val="21"/>
          <w:szCs w:val="21"/>
          <w:u w:val="single" w:color="000000"/>
        </w:rPr>
        <w:t>T</w:t>
      </w:r>
      <w:r>
        <w:rPr>
          <w:rFonts w:ascii="Times New Roman" w:eastAsia="Times New Roman" w:hAnsi="Times New Roman" w:cs="Times New Roman"/>
          <w:b/>
          <w:bCs/>
          <w:sz w:val="21"/>
          <w:szCs w:val="21"/>
          <w:u w:val="single" w:color="000000"/>
        </w:rPr>
        <w:t>O</w:t>
      </w:r>
      <w:r>
        <w:rPr>
          <w:rFonts w:ascii="Times New Roman" w:eastAsia="Times New Roman" w:hAnsi="Times New Roman" w:cs="Times New Roman"/>
          <w:b/>
          <w:bCs/>
          <w:spacing w:val="50"/>
          <w:sz w:val="21"/>
          <w:szCs w:val="21"/>
          <w:u w:val="single" w:color="000000"/>
        </w:rPr>
        <w:t xml:space="preserve"> </w:t>
      </w:r>
      <w:r>
        <w:rPr>
          <w:rFonts w:ascii="Times New Roman" w:eastAsia="Times New Roman" w:hAnsi="Times New Roman" w:cs="Times New Roman"/>
          <w:b/>
          <w:bCs/>
          <w:spacing w:val="1"/>
          <w:sz w:val="21"/>
          <w:szCs w:val="21"/>
          <w:u w:val="single" w:color="000000"/>
        </w:rPr>
        <w:t>REP</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R</w:t>
      </w:r>
      <w:r>
        <w:rPr>
          <w:rFonts w:ascii="Times New Roman" w:eastAsia="Times New Roman" w:hAnsi="Times New Roman" w:cs="Times New Roman"/>
          <w:b/>
          <w:bCs/>
          <w:sz w:val="21"/>
          <w:szCs w:val="21"/>
          <w:u w:val="single" w:color="000000"/>
        </w:rPr>
        <w:t>T</w:t>
      </w:r>
      <w:r>
        <w:rPr>
          <w:rFonts w:ascii="Times New Roman" w:eastAsia="Times New Roman" w:hAnsi="Times New Roman" w:cs="Times New Roman"/>
          <w:b/>
          <w:bCs/>
          <w:spacing w:val="49"/>
          <w:sz w:val="21"/>
          <w:szCs w:val="21"/>
          <w:u w:val="single" w:color="000000"/>
        </w:rPr>
        <w:t xml:space="preserve"> </w:t>
      </w:r>
      <w:r>
        <w:rPr>
          <w:rFonts w:ascii="Times New Roman" w:eastAsia="Times New Roman" w:hAnsi="Times New Roman" w:cs="Times New Roman"/>
          <w:b/>
          <w:bCs/>
          <w:spacing w:val="1"/>
          <w:sz w:val="21"/>
          <w:szCs w:val="21"/>
          <w:u w:val="single" w:color="000000"/>
        </w:rPr>
        <w:t>ALL</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CAT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pacing w:val="3"/>
          <w:sz w:val="21"/>
          <w:szCs w:val="21"/>
          <w:u w:val="single" w:color="000000"/>
        </w:rPr>
        <w:t>S</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17"/>
          <w:sz w:val="21"/>
          <w:szCs w:val="21"/>
        </w:rPr>
        <w:t xml:space="preserve"> </w:t>
      </w:r>
      <w:r>
        <w:rPr>
          <w:rFonts w:ascii="Times New Roman" w:eastAsia="Times New Roman" w:hAnsi="Times New Roman" w:cs="Times New Roman"/>
          <w:b/>
          <w:bCs/>
          <w:sz w:val="21"/>
          <w:szCs w:val="21"/>
        </w:rPr>
        <w:t xml:space="preserve"> </w:t>
      </w:r>
      <w:r>
        <w:rPr>
          <w:rFonts w:ascii="Times New Roman" w:eastAsia="Times New Roman" w:hAnsi="Times New Roman" w:cs="Times New Roman"/>
          <w:spacing w:val="1"/>
          <w:sz w:val="21"/>
          <w:szCs w:val="21"/>
        </w:rPr>
        <w:t>Th</w:t>
      </w:r>
      <w:r>
        <w:rPr>
          <w:rFonts w:ascii="Times New Roman" w:eastAsia="Times New Roman" w:hAnsi="Times New Roman" w:cs="Times New Roman"/>
          <w:sz w:val="21"/>
          <w:szCs w:val="21"/>
        </w:rPr>
        <w:t>e</w:t>
      </w:r>
      <w:r>
        <w:rPr>
          <w:rFonts w:ascii="Times New Roman" w:eastAsia="Times New Roman" w:hAnsi="Times New Roman" w:cs="Times New Roman"/>
          <w:spacing w:val="36"/>
          <w:sz w:val="21"/>
          <w:szCs w:val="21"/>
        </w:rPr>
        <w:t xml:space="preserve"> </w:t>
      </w:r>
      <w:r>
        <w:rPr>
          <w:rFonts w:ascii="Times New Roman" w:eastAsia="Times New Roman" w:hAnsi="Times New Roman" w:cs="Times New Roman"/>
          <w:spacing w:val="2"/>
          <w:sz w:val="21"/>
          <w:szCs w:val="21"/>
        </w:rPr>
        <w:t>M</w:t>
      </w:r>
      <w:r>
        <w:rPr>
          <w:rFonts w:ascii="Times New Roman" w:eastAsia="Times New Roman" w:hAnsi="Times New Roman" w:cs="Times New Roman"/>
          <w:sz w:val="21"/>
          <w:szCs w:val="21"/>
        </w:rPr>
        <w:t>e</w:t>
      </w:r>
      <w:r>
        <w:rPr>
          <w:rFonts w:ascii="Times New Roman" w:eastAsia="Times New Roman" w:hAnsi="Times New Roman" w:cs="Times New Roman"/>
          <w:spacing w:val="2"/>
          <w:sz w:val="21"/>
          <w:szCs w:val="21"/>
        </w:rPr>
        <w:t>m</w:t>
      </w:r>
      <w:r>
        <w:rPr>
          <w:rFonts w:ascii="Times New Roman" w:eastAsia="Times New Roman" w:hAnsi="Times New Roman" w:cs="Times New Roman"/>
          <w:spacing w:val="1"/>
          <w:sz w:val="21"/>
          <w:szCs w:val="21"/>
        </w:rPr>
        <w:t>b</w:t>
      </w:r>
      <w:r>
        <w:rPr>
          <w:rFonts w:ascii="Times New Roman" w:eastAsia="Times New Roman" w:hAnsi="Times New Roman" w:cs="Times New Roman"/>
          <w:sz w:val="21"/>
          <w:szCs w:val="21"/>
        </w:rPr>
        <w:t>ers</w:t>
      </w:r>
      <w:r>
        <w:rPr>
          <w:rFonts w:ascii="Times New Roman" w:eastAsia="Times New Roman" w:hAnsi="Times New Roman" w:cs="Times New Roman"/>
          <w:spacing w:val="37"/>
          <w:sz w:val="21"/>
          <w:szCs w:val="21"/>
        </w:rPr>
        <w:t xml:space="preserve"> </w:t>
      </w:r>
      <w:r>
        <w:rPr>
          <w:rFonts w:ascii="Times New Roman" w:eastAsia="Times New Roman" w:hAnsi="Times New Roman" w:cs="Times New Roman"/>
          <w:sz w:val="21"/>
          <w:szCs w:val="21"/>
        </w:rPr>
        <w:t>are</w:t>
      </w:r>
    </w:p>
    <w:p w14:paraId="11B4613C" w14:textId="77777777" w:rsidR="000C19C9" w:rsidRDefault="00D3642A">
      <w:pPr>
        <w:pStyle w:val="BodyText"/>
        <w:spacing w:before="8" w:line="252" w:lineRule="auto"/>
        <w:ind w:right="116" w:firstLine="0"/>
        <w:jc w:val="both"/>
        <w:rPr>
          <w:u w:val="none"/>
        </w:rPr>
      </w:pPr>
      <w:r>
        <w:rPr>
          <w:u w:val="none"/>
        </w:rPr>
        <w:t>a</w:t>
      </w:r>
      <w:r>
        <w:rPr>
          <w:spacing w:val="1"/>
          <w:u w:val="none"/>
        </w:rPr>
        <w:t>w</w:t>
      </w:r>
      <w:r>
        <w:rPr>
          <w:u w:val="none"/>
        </w:rPr>
        <w:t>are</w:t>
      </w:r>
      <w:r>
        <w:rPr>
          <w:spacing w:val="24"/>
          <w:u w:val="none"/>
        </w:rPr>
        <w:t xml:space="preserve"> </w:t>
      </w:r>
      <w:r>
        <w:rPr>
          <w:u w:val="none"/>
        </w:rPr>
        <w:t>of</w:t>
      </w:r>
      <w:r>
        <w:rPr>
          <w:spacing w:val="25"/>
          <w:u w:val="none"/>
        </w:rPr>
        <w:t xml:space="preserve"> </w:t>
      </w:r>
      <w:r>
        <w:rPr>
          <w:u w:val="none"/>
        </w:rPr>
        <w:t>the</w:t>
      </w:r>
      <w:r>
        <w:rPr>
          <w:spacing w:val="25"/>
          <w:u w:val="none"/>
        </w:rPr>
        <w:t xml:space="preserve"> </w:t>
      </w:r>
      <w:r>
        <w:rPr>
          <w:u w:val="none"/>
        </w:rPr>
        <w:t>i</w:t>
      </w:r>
      <w:r>
        <w:rPr>
          <w:spacing w:val="1"/>
          <w:u w:val="none"/>
        </w:rPr>
        <w:t>n</w:t>
      </w:r>
      <w:r>
        <w:rPr>
          <w:u w:val="none"/>
        </w:rPr>
        <w:t>co</w:t>
      </w:r>
      <w:r>
        <w:rPr>
          <w:spacing w:val="2"/>
          <w:u w:val="none"/>
        </w:rPr>
        <w:t>m</w:t>
      </w:r>
      <w:r>
        <w:rPr>
          <w:u w:val="none"/>
        </w:rPr>
        <w:t>e</w:t>
      </w:r>
      <w:r>
        <w:rPr>
          <w:spacing w:val="25"/>
          <w:u w:val="none"/>
        </w:rPr>
        <w:t xml:space="preserve"> </w:t>
      </w:r>
      <w:r>
        <w:rPr>
          <w:u w:val="none"/>
        </w:rPr>
        <w:t>tax</w:t>
      </w:r>
      <w:r>
        <w:rPr>
          <w:spacing w:val="25"/>
          <w:u w:val="none"/>
        </w:rPr>
        <w:t xml:space="preserve"> </w:t>
      </w:r>
      <w:r>
        <w:rPr>
          <w:u w:val="none"/>
        </w:rPr>
        <w:t>consequences</w:t>
      </w:r>
      <w:r>
        <w:rPr>
          <w:spacing w:val="25"/>
          <w:u w:val="none"/>
        </w:rPr>
        <w:t xml:space="preserve"> </w:t>
      </w:r>
      <w:r>
        <w:rPr>
          <w:u w:val="none"/>
        </w:rPr>
        <w:t>of</w:t>
      </w:r>
      <w:r>
        <w:rPr>
          <w:spacing w:val="25"/>
          <w:u w:val="none"/>
        </w:rPr>
        <w:t xml:space="preserve"> </w:t>
      </w:r>
      <w:r>
        <w:rPr>
          <w:u w:val="none"/>
        </w:rPr>
        <w:t>t</w:t>
      </w:r>
      <w:r>
        <w:rPr>
          <w:spacing w:val="1"/>
          <w:u w:val="none"/>
        </w:rPr>
        <w:t>h</w:t>
      </w:r>
      <w:r>
        <w:rPr>
          <w:u w:val="none"/>
        </w:rPr>
        <w:t>e</w:t>
      </w:r>
      <w:r>
        <w:rPr>
          <w:spacing w:val="25"/>
          <w:u w:val="none"/>
        </w:rPr>
        <w:t xml:space="preserve"> </w:t>
      </w:r>
      <w:r>
        <w:rPr>
          <w:u w:val="none"/>
        </w:rPr>
        <w:t>all</w:t>
      </w:r>
      <w:r>
        <w:rPr>
          <w:spacing w:val="1"/>
          <w:u w:val="none"/>
        </w:rPr>
        <w:t>o</w:t>
      </w:r>
      <w:r>
        <w:rPr>
          <w:u w:val="none"/>
        </w:rPr>
        <w:t>cati</w:t>
      </w:r>
      <w:r>
        <w:rPr>
          <w:spacing w:val="1"/>
          <w:u w:val="none"/>
        </w:rPr>
        <w:t>o</w:t>
      </w:r>
      <w:r>
        <w:rPr>
          <w:u w:val="none"/>
        </w:rPr>
        <w:t>ns</w:t>
      </w:r>
      <w:r>
        <w:rPr>
          <w:spacing w:val="25"/>
          <w:u w:val="none"/>
        </w:rPr>
        <w:t xml:space="preserve"> </w:t>
      </w:r>
      <w:r>
        <w:rPr>
          <w:spacing w:val="2"/>
          <w:u w:val="none"/>
        </w:rPr>
        <w:t>m</w:t>
      </w:r>
      <w:r>
        <w:rPr>
          <w:u w:val="none"/>
        </w:rPr>
        <w:t>ade</w:t>
      </w:r>
      <w:r>
        <w:rPr>
          <w:spacing w:val="25"/>
          <w:u w:val="none"/>
        </w:rPr>
        <w:t xml:space="preserve"> </w:t>
      </w:r>
      <w:r>
        <w:rPr>
          <w:u w:val="none"/>
        </w:rPr>
        <w:t>by</w:t>
      </w:r>
      <w:r>
        <w:rPr>
          <w:spacing w:val="25"/>
          <w:u w:val="none"/>
        </w:rPr>
        <w:t xml:space="preserve"> </w:t>
      </w:r>
      <w:r>
        <w:rPr>
          <w:u w:val="none"/>
        </w:rPr>
        <w:t>t</w:t>
      </w:r>
      <w:r>
        <w:rPr>
          <w:spacing w:val="1"/>
          <w:u w:val="none"/>
        </w:rPr>
        <w:t>h</w:t>
      </w:r>
      <w:r>
        <w:rPr>
          <w:u w:val="none"/>
        </w:rPr>
        <w:t>is</w:t>
      </w:r>
      <w:r>
        <w:rPr>
          <w:spacing w:val="25"/>
          <w:u w:val="none"/>
        </w:rPr>
        <w:t xml:space="preserve"> </w:t>
      </w:r>
      <w:r>
        <w:rPr>
          <w:spacing w:val="2"/>
          <w:u w:val="none"/>
        </w:rPr>
        <w:t>A</w:t>
      </w:r>
      <w:r>
        <w:rPr>
          <w:u w:val="none"/>
        </w:rPr>
        <w:t>gree</w:t>
      </w:r>
      <w:r>
        <w:rPr>
          <w:spacing w:val="2"/>
          <w:u w:val="none"/>
        </w:rPr>
        <w:t>m</w:t>
      </w:r>
      <w:r>
        <w:rPr>
          <w:u w:val="none"/>
        </w:rPr>
        <w:t>ent</w:t>
      </w:r>
      <w:r>
        <w:rPr>
          <w:spacing w:val="24"/>
          <w:u w:val="none"/>
        </w:rPr>
        <w:t xml:space="preserve"> </w:t>
      </w:r>
      <w:r>
        <w:rPr>
          <w:u w:val="none"/>
        </w:rPr>
        <w:t>and</w:t>
      </w:r>
      <w:r>
        <w:rPr>
          <w:spacing w:val="25"/>
          <w:u w:val="none"/>
        </w:rPr>
        <w:t xml:space="preserve"> </w:t>
      </w:r>
      <w:r>
        <w:rPr>
          <w:u w:val="none"/>
        </w:rPr>
        <w:t>hereby</w:t>
      </w:r>
      <w:r>
        <w:rPr>
          <w:spacing w:val="25"/>
          <w:u w:val="none"/>
        </w:rPr>
        <w:t xml:space="preserve"> </w:t>
      </w:r>
      <w:r>
        <w:rPr>
          <w:u w:val="none"/>
        </w:rPr>
        <w:t>agree</w:t>
      </w:r>
      <w:r>
        <w:rPr>
          <w:spacing w:val="25"/>
          <w:u w:val="none"/>
        </w:rPr>
        <w:t xml:space="preserve"> </w:t>
      </w:r>
      <w:r>
        <w:rPr>
          <w:u w:val="none"/>
        </w:rPr>
        <w:t>to</w:t>
      </w:r>
      <w:r>
        <w:rPr>
          <w:spacing w:val="25"/>
          <w:u w:val="none"/>
        </w:rPr>
        <w:t xml:space="preserve"> </w:t>
      </w:r>
      <w:r>
        <w:rPr>
          <w:u w:val="none"/>
        </w:rPr>
        <w:t>be</w:t>
      </w:r>
      <w:r>
        <w:rPr>
          <w:w w:val="102"/>
          <w:u w:val="none"/>
        </w:rPr>
        <w:t xml:space="preserve"> </w:t>
      </w:r>
      <w:r>
        <w:rPr>
          <w:spacing w:val="1"/>
          <w:u w:val="none"/>
        </w:rPr>
        <w:t>boun</w:t>
      </w:r>
      <w:r>
        <w:rPr>
          <w:u w:val="none"/>
        </w:rPr>
        <w:t>d</w:t>
      </w:r>
      <w:r>
        <w:rPr>
          <w:spacing w:val="23"/>
          <w:u w:val="none"/>
        </w:rPr>
        <w:t xml:space="preserve"> </w:t>
      </w:r>
      <w:r>
        <w:rPr>
          <w:spacing w:val="1"/>
          <w:u w:val="none"/>
        </w:rPr>
        <w:t>b</w:t>
      </w:r>
      <w:r>
        <w:rPr>
          <w:u w:val="none"/>
        </w:rPr>
        <w:t>y</w:t>
      </w:r>
      <w:r>
        <w:rPr>
          <w:spacing w:val="24"/>
          <w:u w:val="none"/>
        </w:rPr>
        <w:t xml:space="preserve"> </w:t>
      </w:r>
      <w:r>
        <w:rPr>
          <w:u w:val="none"/>
        </w:rPr>
        <w:t>t</w:t>
      </w:r>
      <w:r>
        <w:rPr>
          <w:spacing w:val="1"/>
          <w:u w:val="none"/>
        </w:rPr>
        <w:t>h</w:t>
      </w:r>
      <w:r>
        <w:rPr>
          <w:u w:val="none"/>
        </w:rPr>
        <w:t>e</w:t>
      </w:r>
      <w:r>
        <w:rPr>
          <w:spacing w:val="2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2"/>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spacing w:val="22"/>
          <w:u w:val="none"/>
        </w:rPr>
        <w:t xml:space="preserve"> </w:t>
      </w:r>
      <w:r>
        <w:rPr>
          <w:rFonts w:cs="Times New Roman"/>
          <w:b/>
          <w:bCs/>
          <w:i/>
          <w:spacing w:val="1"/>
        </w:rPr>
        <w:t>S</w:t>
      </w:r>
      <w:r>
        <w:rPr>
          <w:rFonts w:cs="Times New Roman"/>
          <w:b/>
          <w:bCs/>
          <w:i/>
        </w:rPr>
        <w:t>c</w:t>
      </w:r>
      <w:r>
        <w:rPr>
          <w:rFonts w:cs="Times New Roman"/>
          <w:b/>
          <w:bCs/>
          <w:i/>
          <w:spacing w:val="1"/>
        </w:rPr>
        <w:t>h</w:t>
      </w:r>
      <w:r>
        <w:rPr>
          <w:rFonts w:cs="Times New Roman"/>
          <w:b/>
          <w:bCs/>
          <w:i/>
        </w:rPr>
        <w:t>e</w:t>
      </w:r>
      <w:r>
        <w:rPr>
          <w:rFonts w:cs="Times New Roman"/>
          <w:b/>
          <w:bCs/>
          <w:i/>
          <w:spacing w:val="1"/>
        </w:rPr>
        <w:t>du</w:t>
      </w:r>
      <w:r>
        <w:rPr>
          <w:rFonts w:cs="Times New Roman"/>
          <w:b/>
          <w:bCs/>
          <w:i/>
        </w:rPr>
        <w:t>le</w:t>
      </w:r>
      <w:r>
        <w:rPr>
          <w:rFonts w:cs="Times New Roman"/>
          <w:b/>
          <w:bCs/>
          <w:i/>
          <w:spacing w:val="22"/>
        </w:rPr>
        <w:t xml:space="preserve"> </w:t>
      </w:r>
      <w:r>
        <w:rPr>
          <w:rFonts w:cs="Times New Roman"/>
          <w:b/>
          <w:bCs/>
          <w:i/>
        </w:rPr>
        <w:t>A</w:t>
      </w:r>
      <w:r>
        <w:rPr>
          <w:rFonts w:cs="Times New Roman"/>
          <w:b/>
          <w:bCs/>
          <w:i/>
          <w:spacing w:val="24"/>
        </w:rPr>
        <w:t xml:space="preserve"> </w:t>
      </w:r>
      <w:r>
        <w:rPr>
          <w:u w:val="none"/>
        </w:rPr>
        <w:t>in</w:t>
      </w:r>
      <w:r>
        <w:rPr>
          <w:spacing w:val="22"/>
          <w:u w:val="none"/>
        </w:rPr>
        <w:t xml:space="preserve"> </w:t>
      </w:r>
      <w:r>
        <w:rPr>
          <w:u w:val="none"/>
        </w:rPr>
        <w:t>reporti</w:t>
      </w:r>
      <w:r>
        <w:rPr>
          <w:spacing w:val="1"/>
          <w:u w:val="none"/>
        </w:rPr>
        <w:t>n</w:t>
      </w:r>
      <w:r>
        <w:rPr>
          <w:u w:val="none"/>
        </w:rPr>
        <w:t>g</w:t>
      </w:r>
      <w:r>
        <w:rPr>
          <w:spacing w:val="23"/>
          <w:u w:val="none"/>
        </w:rPr>
        <w:t xml:space="preserve"> </w:t>
      </w:r>
      <w:r>
        <w:rPr>
          <w:u w:val="none"/>
        </w:rPr>
        <w:t>t</w:t>
      </w:r>
      <w:r>
        <w:rPr>
          <w:spacing w:val="1"/>
          <w:u w:val="none"/>
        </w:rPr>
        <w:t>h</w:t>
      </w:r>
      <w:r>
        <w:rPr>
          <w:u w:val="none"/>
        </w:rPr>
        <w:t>eir</w:t>
      </w:r>
      <w:r>
        <w:rPr>
          <w:spacing w:val="22"/>
          <w:u w:val="none"/>
        </w:rPr>
        <w:t xml:space="preserve"> </w:t>
      </w:r>
      <w:r>
        <w:rPr>
          <w:u w:val="none"/>
        </w:rPr>
        <w:t>shares</w:t>
      </w:r>
      <w:r>
        <w:rPr>
          <w:spacing w:val="22"/>
          <w:u w:val="none"/>
        </w:rPr>
        <w:t xml:space="preserve"> </w:t>
      </w:r>
      <w:r>
        <w:rPr>
          <w:u w:val="none"/>
        </w:rPr>
        <w:t>of</w:t>
      </w:r>
      <w:r>
        <w:rPr>
          <w:spacing w:val="23"/>
          <w:u w:val="none"/>
        </w:rPr>
        <w:t xml:space="preserve"> </w:t>
      </w:r>
      <w:r>
        <w:rPr>
          <w:u w:val="none"/>
        </w:rPr>
        <w:t>t</w:t>
      </w:r>
      <w:r>
        <w:rPr>
          <w:spacing w:val="1"/>
          <w:u w:val="none"/>
        </w:rPr>
        <w:t>h</w:t>
      </w:r>
      <w:r>
        <w:rPr>
          <w:u w:val="none"/>
        </w:rPr>
        <w:t>e</w:t>
      </w:r>
      <w:r>
        <w:rPr>
          <w:spacing w:val="22"/>
          <w:u w:val="none"/>
        </w:rPr>
        <w:t xml:space="preserve"> </w:t>
      </w:r>
      <w:r>
        <w:rPr>
          <w:spacing w:val="1"/>
          <w:u w:val="none"/>
        </w:rPr>
        <w:t>C</w:t>
      </w:r>
      <w:r>
        <w:rPr>
          <w:u w:val="none"/>
        </w:rPr>
        <w:t>o</w:t>
      </w:r>
      <w:r>
        <w:rPr>
          <w:spacing w:val="2"/>
          <w:u w:val="none"/>
        </w:rPr>
        <w:t>m</w:t>
      </w:r>
      <w:r>
        <w:rPr>
          <w:u w:val="none"/>
        </w:rPr>
        <w:t>pany</w:t>
      </w:r>
      <w:r>
        <w:rPr>
          <w:spacing w:val="22"/>
          <w:u w:val="none"/>
        </w:rPr>
        <w:t xml:space="preserve"> </w:t>
      </w:r>
      <w:r>
        <w:rPr>
          <w:u w:val="none"/>
        </w:rPr>
        <w:t>i</w:t>
      </w:r>
      <w:r>
        <w:rPr>
          <w:spacing w:val="1"/>
          <w:u w:val="none"/>
        </w:rPr>
        <w:t>n</w:t>
      </w:r>
      <w:r>
        <w:rPr>
          <w:u w:val="none"/>
        </w:rPr>
        <w:t>c</w:t>
      </w:r>
      <w:r>
        <w:rPr>
          <w:spacing w:val="2"/>
          <w:u w:val="none"/>
        </w:rPr>
        <w:t>om</w:t>
      </w:r>
      <w:r>
        <w:rPr>
          <w:u w:val="none"/>
        </w:rPr>
        <w:t>e</w:t>
      </w:r>
      <w:r>
        <w:rPr>
          <w:spacing w:val="23"/>
          <w:u w:val="none"/>
        </w:rPr>
        <w:t xml:space="preserve"> </w:t>
      </w:r>
      <w:r>
        <w:rPr>
          <w:u w:val="none"/>
        </w:rPr>
        <w:t>a</w:t>
      </w:r>
      <w:r>
        <w:rPr>
          <w:spacing w:val="1"/>
          <w:u w:val="none"/>
        </w:rPr>
        <w:t>n</w:t>
      </w:r>
      <w:r>
        <w:rPr>
          <w:u w:val="none"/>
        </w:rPr>
        <w:t>d</w:t>
      </w:r>
      <w:r>
        <w:rPr>
          <w:spacing w:val="22"/>
          <w:u w:val="none"/>
        </w:rPr>
        <w:t xml:space="preserve"> </w:t>
      </w:r>
      <w:r>
        <w:rPr>
          <w:u w:val="none"/>
        </w:rPr>
        <w:t>l</w:t>
      </w:r>
      <w:r>
        <w:rPr>
          <w:spacing w:val="1"/>
          <w:u w:val="none"/>
        </w:rPr>
        <w:t>o</w:t>
      </w:r>
      <w:r>
        <w:rPr>
          <w:u w:val="none"/>
        </w:rPr>
        <w:t>ss</w:t>
      </w:r>
      <w:r>
        <w:rPr>
          <w:spacing w:val="22"/>
          <w:u w:val="none"/>
        </w:rPr>
        <w:t xml:space="preserve"> </w:t>
      </w:r>
      <w:r>
        <w:rPr>
          <w:u w:val="none"/>
        </w:rPr>
        <w:t>f</w:t>
      </w:r>
      <w:r>
        <w:rPr>
          <w:spacing w:val="1"/>
          <w:u w:val="none"/>
        </w:rPr>
        <w:t>o</w:t>
      </w:r>
      <w:r>
        <w:rPr>
          <w:u w:val="none"/>
        </w:rPr>
        <w:t>r</w:t>
      </w:r>
      <w:r>
        <w:rPr>
          <w:w w:val="102"/>
          <w:u w:val="none"/>
        </w:rPr>
        <w:t xml:space="preserve"> </w:t>
      </w:r>
      <w:r>
        <w:rPr>
          <w:u w:val="none"/>
        </w:rPr>
        <w:t>i</w:t>
      </w:r>
      <w:r>
        <w:rPr>
          <w:spacing w:val="1"/>
          <w:u w:val="none"/>
        </w:rPr>
        <w:t>n</w:t>
      </w:r>
      <w:r>
        <w:rPr>
          <w:u w:val="none"/>
        </w:rPr>
        <w:t>co</w:t>
      </w:r>
      <w:r>
        <w:rPr>
          <w:spacing w:val="2"/>
          <w:u w:val="none"/>
        </w:rPr>
        <w:t>m</w:t>
      </w:r>
      <w:r>
        <w:rPr>
          <w:u w:val="none"/>
        </w:rPr>
        <w:t>e</w:t>
      </w:r>
      <w:r>
        <w:rPr>
          <w:spacing w:val="28"/>
          <w:u w:val="none"/>
        </w:rPr>
        <w:t xml:space="preserve"> </w:t>
      </w:r>
      <w:r>
        <w:rPr>
          <w:u w:val="none"/>
        </w:rPr>
        <w:t>tax</w:t>
      </w:r>
      <w:r>
        <w:rPr>
          <w:spacing w:val="28"/>
          <w:u w:val="none"/>
        </w:rPr>
        <w:t xml:space="preserve"> </w:t>
      </w:r>
      <w:r>
        <w:rPr>
          <w:u w:val="none"/>
        </w:rPr>
        <w:t>purposes.</w:t>
      </w:r>
    </w:p>
    <w:p w14:paraId="50030427" w14:textId="77777777" w:rsidR="000C19C9" w:rsidRDefault="000C19C9">
      <w:pPr>
        <w:spacing w:before="16" w:line="220" w:lineRule="exact"/>
      </w:pPr>
    </w:p>
    <w:p w14:paraId="1EC31F57" w14:textId="77777777" w:rsidR="000C19C9" w:rsidRDefault="00D3642A">
      <w:pPr>
        <w:pStyle w:val="BodyText"/>
        <w:numPr>
          <w:ilvl w:val="1"/>
          <w:numId w:val="1"/>
        </w:numPr>
        <w:tabs>
          <w:tab w:val="left" w:pos="1544"/>
        </w:tabs>
        <w:spacing w:line="252" w:lineRule="auto"/>
        <w:ind w:right="117" w:firstLine="720"/>
        <w:jc w:val="both"/>
        <w:rPr>
          <w:u w:val="none"/>
        </w:rPr>
      </w:pPr>
      <w:r>
        <w:rPr>
          <w:rFonts w:cs="Times New Roman"/>
          <w:b/>
          <w:bCs/>
          <w:spacing w:val="1"/>
          <w:u w:color="000000"/>
        </w:rPr>
        <w:t>CRED</w:t>
      </w:r>
      <w:r>
        <w:rPr>
          <w:rFonts w:cs="Times New Roman"/>
          <w:b/>
          <w:bCs/>
          <w:u w:color="000000"/>
        </w:rPr>
        <w:t>I</w:t>
      </w:r>
      <w:r>
        <w:rPr>
          <w:rFonts w:cs="Times New Roman"/>
          <w:b/>
          <w:bCs/>
          <w:spacing w:val="1"/>
          <w:u w:color="000000"/>
        </w:rPr>
        <w:t>TS</w:t>
      </w:r>
      <w:r>
        <w:rPr>
          <w:rFonts w:cs="Times New Roman"/>
          <w:b/>
          <w:bCs/>
          <w:u w:val="none"/>
        </w:rPr>
        <w:t>.</w:t>
      </w:r>
      <w:r>
        <w:rPr>
          <w:rFonts w:cs="Times New Roman"/>
          <w:b/>
          <w:bCs/>
          <w:spacing w:val="42"/>
          <w:u w:val="none"/>
        </w:rPr>
        <w:t xml:space="preserve"> </w:t>
      </w:r>
      <w:r>
        <w:rPr>
          <w:u w:val="none"/>
        </w:rPr>
        <w:t>I</w:t>
      </w:r>
      <w:r>
        <w:rPr>
          <w:spacing w:val="1"/>
          <w:u w:val="none"/>
        </w:rPr>
        <w:t>nv</w:t>
      </w:r>
      <w:r>
        <w:rPr>
          <w:u w:val="none"/>
        </w:rPr>
        <w:t>est</w:t>
      </w:r>
      <w:r>
        <w:rPr>
          <w:spacing w:val="2"/>
          <w:u w:val="none"/>
        </w:rPr>
        <w:t>m</w:t>
      </w:r>
      <w:r>
        <w:rPr>
          <w:u w:val="none"/>
        </w:rPr>
        <w:t>e</w:t>
      </w:r>
      <w:r>
        <w:rPr>
          <w:spacing w:val="1"/>
          <w:u w:val="none"/>
        </w:rPr>
        <w:t>n</w:t>
      </w:r>
      <w:r>
        <w:rPr>
          <w:u w:val="none"/>
        </w:rPr>
        <w:t>t</w:t>
      </w:r>
      <w:r>
        <w:rPr>
          <w:spacing w:val="21"/>
          <w:u w:val="none"/>
        </w:rPr>
        <w:t xml:space="preserve"> </w:t>
      </w:r>
      <w:r>
        <w:rPr>
          <w:u w:val="none"/>
        </w:rPr>
        <w:t>tax</w:t>
      </w:r>
      <w:r>
        <w:rPr>
          <w:spacing w:val="23"/>
          <w:u w:val="none"/>
        </w:rPr>
        <w:t xml:space="preserve"> </w:t>
      </w:r>
      <w:r>
        <w:rPr>
          <w:u w:val="none"/>
        </w:rPr>
        <w:t>cre</w:t>
      </w:r>
      <w:r>
        <w:rPr>
          <w:spacing w:val="1"/>
          <w:u w:val="none"/>
        </w:rPr>
        <w:t>d</w:t>
      </w:r>
      <w:r>
        <w:rPr>
          <w:u w:val="none"/>
        </w:rPr>
        <w:t>its</w:t>
      </w:r>
      <w:r>
        <w:rPr>
          <w:spacing w:val="22"/>
          <w:u w:val="none"/>
        </w:rPr>
        <w:t xml:space="preserve"> </w:t>
      </w:r>
      <w:r>
        <w:rPr>
          <w:u w:val="none"/>
        </w:rPr>
        <w:t>a</w:t>
      </w:r>
      <w:r>
        <w:rPr>
          <w:spacing w:val="1"/>
          <w:u w:val="none"/>
        </w:rPr>
        <w:t>n</w:t>
      </w:r>
      <w:r>
        <w:rPr>
          <w:u w:val="none"/>
        </w:rPr>
        <w:t>d</w:t>
      </w:r>
      <w:r>
        <w:rPr>
          <w:spacing w:val="22"/>
          <w:u w:val="none"/>
        </w:rPr>
        <w:t xml:space="preserve"> </w:t>
      </w:r>
      <w:r>
        <w:rPr>
          <w:spacing w:val="1"/>
          <w:u w:val="none"/>
        </w:rPr>
        <w:t>o</w:t>
      </w:r>
      <w:r>
        <w:rPr>
          <w:u w:val="none"/>
        </w:rPr>
        <w:t>t</w:t>
      </w:r>
      <w:r>
        <w:rPr>
          <w:spacing w:val="1"/>
          <w:u w:val="none"/>
        </w:rPr>
        <w:t>h</w:t>
      </w:r>
      <w:r>
        <w:rPr>
          <w:u w:val="none"/>
        </w:rPr>
        <w:t>er</w:t>
      </w:r>
      <w:r>
        <w:rPr>
          <w:spacing w:val="22"/>
          <w:u w:val="none"/>
        </w:rPr>
        <w:t xml:space="preserve"> </w:t>
      </w:r>
      <w:r>
        <w:rPr>
          <w:u w:val="none"/>
        </w:rPr>
        <w:t>tax</w:t>
      </w:r>
      <w:r>
        <w:rPr>
          <w:spacing w:val="23"/>
          <w:u w:val="none"/>
        </w:rPr>
        <w:t xml:space="preserve"> </w:t>
      </w:r>
      <w:r>
        <w:rPr>
          <w:u w:val="none"/>
        </w:rPr>
        <w:t>cre</w:t>
      </w:r>
      <w:r>
        <w:rPr>
          <w:spacing w:val="1"/>
          <w:u w:val="none"/>
        </w:rPr>
        <w:t>d</w:t>
      </w:r>
      <w:r>
        <w:rPr>
          <w:u w:val="none"/>
        </w:rPr>
        <w:t>its,</w:t>
      </w:r>
      <w:r>
        <w:rPr>
          <w:spacing w:val="21"/>
          <w:u w:val="none"/>
        </w:rPr>
        <w:t xml:space="preserve"> </w:t>
      </w:r>
      <w:r>
        <w:rPr>
          <w:u w:val="none"/>
        </w:rPr>
        <w:t>if</w:t>
      </w:r>
      <w:r>
        <w:rPr>
          <w:spacing w:val="22"/>
          <w:u w:val="none"/>
        </w:rPr>
        <w:t xml:space="preserve"> </w:t>
      </w:r>
      <w:r>
        <w:rPr>
          <w:u w:val="none"/>
        </w:rPr>
        <w:t>a</w:t>
      </w:r>
      <w:r>
        <w:rPr>
          <w:spacing w:val="1"/>
          <w:u w:val="none"/>
        </w:rPr>
        <w:t>ny</w:t>
      </w:r>
      <w:r>
        <w:rPr>
          <w:u w:val="none"/>
        </w:rPr>
        <w:t>,</w:t>
      </w:r>
      <w:r>
        <w:rPr>
          <w:spacing w:val="22"/>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3"/>
          <w:u w:val="none"/>
        </w:rPr>
        <w:t xml:space="preserve"> </w:t>
      </w:r>
      <w:r>
        <w:rPr>
          <w:u w:val="none"/>
        </w:rPr>
        <w:t>all</w:t>
      </w:r>
      <w:r>
        <w:rPr>
          <w:spacing w:val="1"/>
          <w:u w:val="none"/>
        </w:rPr>
        <w:t>o</w:t>
      </w:r>
      <w:r>
        <w:rPr>
          <w:u w:val="none"/>
        </w:rPr>
        <w:t>cated</w:t>
      </w:r>
      <w:r>
        <w:rPr>
          <w:spacing w:val="23"/>
          <w:u w:val="none"/>
        </w:rPr>
        <w:t xml:space="preserve"> </w:t>
      </w:r>
      <w:r>
        <w:rPr>
          <w:u w:val="none"/>
        </w:rPr>
        <w:t>a</w:t>
      </w:r>
      <w:r>
        <w:rPr>
          <w:spacing w:val="2"/>
          <w:u w:val="none"/>
        </w:rPr>
        <w:t>m</w:t>
      </w:r>
      <w:r>
        <w:rPr>
          <w:spacing w:val="1"/>
          <w:u w:val="none"/>
        </w:rPr>
        <w:t>on</w:t>
      </w:r>
      <w:r>
        <w:rPr>
          <w:u w:val="none"/>
        </w:rPr>
        <w:t>g</w:t>
      </w:r>
      <w:r>
        <w:rPr>
          <w:w w:val="102"/>
          <w:u w:val="none"/>
        </w:rPr>
        <w:t xml:space="preserve"> </w:t>
      </w:r>
      <w:r>
        <w:rPr>
          <w:u w:val="none"/>
        </w:rPr>
        <w:t>t</w:t>
      </w:r>
      <w:r>
        <w:rPr>
          <w:spacing w:val="1"/>
          <w:u w:val="none"/>
        </w:rPr>
        <w:t>h</w:t>
      </w:r>
      <w:r>
        <w:rPr>
          <w:u w:val="none"/>
        </w:rPr>
        <w:t>e</w:t>
      </w:r>
      <w:r>
        <w:rPr>
          <w:spacing w:val="2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1"/>
          <w:u w:val="none"/>
        </w:rPr>
        <w:t xml:space="preserve"> </w:t>
      </w:r>
      <w:r>
        <w:rPr>
          <w:spacing w:val="1"/>
          <w:u w:val="none"/>
        </w:rPr>
        <w:t>p</w:t>
      </w:r>
      <w:r>
        <w:rPr>
          <w:u w:val="none"/>
        </w:rPr>
        <w:t>ro</w:t>
      </w:r>
      <w:r>
        <w:rPr>
          <w:spacing w:val="21"/>
          <w:u w:val="none"/>
        </w:rPr>
        <w:t xml:space="preserve"> </w:t>
      </w:r>
      <w:r>
        <w:rPr>
          <w:u w:val="none"/>
        </w:rPr>
        <w:t>rata</w:t>
      </w:r>
      <w:r>
        <w:rPr>
          <w:spacing w:val="21"/>
          <w:u w:val="none"/>
        </w:rPr>
        <w:t xml:space="preserve"> </w:t>
      </w:r>
      <w:r>
        <w:rPr>
          <w:u w:val="none"/>
        </w:rPr>
        <w:t>in</w:t>
      </w:r>
      <w:r>
        <w:rPr>
          <w:spacing w:val="2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1"/>
          <w:u w:val="none"/>
        </w:rPr>
        <w:t xml:space="preserve"> </w:t>
      </w:r>
      <w:r>
        <w:rPr>
          <w:spacing w:val="1"/>
          <w:u w:val="none"/>
        </w:rPr>
        <w:t>w</w:t>
      </w:r>
      <w:r>
        <w:rPr>
          <w:u w:val="none"/>
        </w:rPr>
        <w:t>ith</w:t>
      </w:r>
      <w:r>
        <w:rPr>
          <w:spacing w:val="21"/>
          <w:u w:val="none"/>
        </w:rPr>
        <w:t xml:space="preserve"> </w:t>
      </w:r>
      <w:r>
        <w:rPr>
          <w:u w:val="none"/>
        </w:rPr>
        <w:t>t</w:t>
      </w:r>
      <w:r>
        <w:rPr>
          <w:spacing w:val="1"/>
          <w:u w:val="none"/>
        </w:rPr>
        <w:t>h</w:t>
      </w:r>
      <w:r>
        <w:rPr>
          <w:u w:val="none"/>
        </w:rPr>
        <w:t>eir</w:t>
      </w:r>
      <w:r>
        <w:rPr>
          <w:spacing w:val="20"/>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0"/>
          <w:u w:val="none"/>
        </w:rPr>
        <w:t xml:space="preserve"> </w:t>
      </w:r>
      <w:r>
        <w:rPr>
          <w:u w:val="none"/>
        </w:rPr>
        <w:t>I</w:t>
      </w:r>
      <w:r>
        <w:rPr>
          <w:spacing w:val="1"/>
          <w:u w:val="none"/>
        </w:rPr>
        <w:t>n</w:t>
      </w:r>
      <w:r>
        <w:rPr>
          <w:u w:val="none"/>
        </w:rPr>
        <w:t>terests.</w:t>
      </w:r>
    </w:p>
    <w:p w14:paraId="3E9617E9" w14:textId="77777777" w:rsidR="000C19C9" w:rsidRDefault="000C19C9">
      <w:pPr>
        <w:spacing w:line="240" w:lineRule="exact"/>
        <w:rPr>
          <w:sz w:val="24"/>
          <w:szCs w:val="24"/>
        </w:rPr>
      </w:pPr>
    </w:p>
    <w:p w14:paraId="1F200E2D" w14:textId="77777777" w:rsidR="000C19C9" w:rsidRDefault="00D3642A">
      <w:pPr>
        <w:numPr>
          <w:ilvl w:val="1"/>
          <w:numId w:val="1"/>
        </w:numPr>
        <w:tabs>
          <w:tab w:val="left" w:pos="1544"/>
        </w:tabs>
        <w:spacing w:line="252" w:lineRule="auto"/>
        <w:ind w:left="104" w:right="116" w:firstLine="720"/>
        <w:jc w:val="both"/>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t>SPEC</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A</w:t>
      </w:r>
      <w:r>
        <w:rPr>
          <w:rFonts w:ascii="Times New Roman" w:eastAsia="Times New Roman" w:hAnsi="Times New Roman" w:cs="Times New Roman"/>
          <w:b/>
          <w:bCs/>
          <w:sz w:val="21"/>
          <w:szCs w:val="21"/>
          <w:u w:val="single" w:color="000000"/>
        </w:rPr>
        <w:t>L</w:t>
      </w:r>
      <w:r>
        <w:rPr>
          <w:rFonts w:ascii="Times New Roman" w:eastAsia="Times New Roman" w:hAnsi="Times New Roman" w:cs="Times New Roman"/>
          <w:b/>
          <w:bCs/>
          <w:spacing w:val="12"/>
          <w:sz w:val="21"/>
          <w:szCs w:val="21"/>
          <w:u w:val="single" w:color="000000"/>
        </w:rPr>
        <w:t xml:space="preserve"> </w:t>
      </w:r>
      <w:r>
        <w:rPr>
          <w:rFonts w:ascii="Times New Roman" w:eastAsia="Times New Roman" w:hAnsi="Times New Roman" w:cs="Times New Roman"/>
          <w:b/>
          <w:bCs/>
          <w:spacing w:val="1"/>
          <w:sz w:val="21"/>
          <w:szCs w:val="21"/>
          <w:u w:val="single" w:color="000000"/>
        </w:rPr>
        <w:t>ALL</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CAT</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2"/>
          <w:sz w:val="21"/>
          <w:szCs w:val="21"/>
          <w:u w:val="single" w:color="000000"/>
        </w:rPr>
        <w:t>O</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z w:val="21"/>
          <w:szCs w:val="21"/>
        </w:rPr>
        <w:t>.</w:t>
      </w:r>
      <w:r>
        <w:rPr>
          <w:rFonts w:ascii="Times New Roman" w:eastAsia="Times New Roman" w:hAnsi="Times New Roman" w:cs="Times New Roman"/>
          <w:b/>
          <w:bCs/>
          <w:spacing w:val="11"/>
          <w:sz w:val="21"/>
          <w:szCs w:val="21"/>
        </w:rPr>
        <w:t xml:space="preserve"> </w:t>
      </w:r>
      <w:r>
        <w:rPr>
          <w:rFonts w:ascii="Times New Roman" w:eastAsia="Times New Roman" w:hAnsi="Times New Roman" w:cs="Times New Roman"/>
          <w:spacing w:val="1"/>
          <w:sz w:val="21"/>
          <w:szCs w:val="21"/>
        </w:rPr>
        <w:t>Th</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f</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ll</w:t>
      </w:r>
      <w:r>
        <w:rPr>
          <w:rFonts w:ascii="Times New Roman" w:eastAsia="Times New Roman" w:hAnsi="Times New Roman" w:cs="Times New Roman"/>
          <w:spacing w:val="1"/>
          <w:sz w:val="21"/>
          <w:szCs w:val="21"/>
        </w:rPr>
        <w:t>ow</w:t>
      </w:r>
      <w:r>
        <w:rPr>
          <w:rFonts w:ascii="Times New Roman" w:eastAsia="Times New Roman" w:hAnsi="Times New Roman" w:cs="Times New Roman"/>
          <w:sz w:val="21"/>
          <w:szCs w:val="21"/>
        </w:rPr>
        <w:t>i</w:t>
      </w:r>
      <w:r>
        <w:rPr>
          <w:rFonts w:ascii="Times New Roman" w:eastAsia="Times New Roman" w:hAnsi="Times New Roman" w:cs="Times New Roman"/>
          <w:spacing w:val="1"/>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s</w:t>
      </w:r>
      <w:r>
        <w:rPr>
          <w:rFonts w:ascii="Times New Roman" w:eastAsia="Times New Roman" w:hAnsi="Times New Roman" w:cs="Times New Roman"/>
          <w:spacing w:val="1"/>
          <w:sz w:val="21"/>
          <w:szCs w:val="21"/>
        </w:rPr>
        <w:t>p</w:t>
      </w:r>
      <w:r>
        <w:rPr>
          <w:rFonts w:ascii="Times New Roman" w:eastAsia="Times New Roman" w:hAnsi="Times New Roman" w:cs="Times New Roman"/>
          <w:sz w:val="21"/>
          <w:szCs w:val="21"/>
        </w:rPr>
        <w:t>ecial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z w:val="21"/>
          <w:szCs w:val="21"/>
        </w:rPr>
        <w:t>all</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cati</w:t>
      </w:r>
      <w:r>
        <w:rPr>
          <w:rFonts w:ascii="Times New Roman" w:eastAsia="Times New Roman" w:hAnsi="Times New Roman" w:cs="Times New Roman"/>
          <w:spacing w:val="1"/>
          <w:sz w:val="21"/>
          <w:szCs w:val="21"/>
        </w:rPr>
        <w:t>on</w:t>
      </w:r>
      <w:r>
        <w:rPr>
          <w:rFonts w:ascii="Times New Roman" w:eastAsia="Times New Roman" w:hAnsi="Times New Roman" w:cs="Times New Roman"/>
          <w:sz w:val="21"/>
          <w:szCs w:val="21"/>
        </w:rPr>
        <w:t>s</w:t>
      </w:r>
      <w:r>
        <w:rPr>
          <w:rFonts w:ascii="Times New Roman" w:eastAsia="Times New Roman" w:hAnsi="Times New Roman" w:cs="Times New Roman"/>
          <w:spacing w:val="13"/>
          <w:sz w:val="21"/>
          <w:szCs w:val="21"/>
        </w:rPr>
        <w:t xml:space="preserve"> </w:t>
      </w:r>
      <w:r>
        <w:rPr>
          <w:rFonts w:ascii="Times New Roman" w:eastAsia="Times New Roman" w:hAnsi="Times New Roman" w:cs="Times New Roman"/>
          <w:sz w:val="21"/>
          <w:szCs w:val="21"/>
        </w:rPr>
        <w:t>s</w:t>
      </w:r>
      <w:r>
        <w:rPr>
          <w:rFonts w:ascii="Times New Roman" w:eastAsia="Times New Roman" w:hAnsi="Times New Roman" w:cs="Times New Roman"/>
          <w:spacing w:val="1"/>
          <w:sz w:val="21"/>
          <w:szCs w:val="21"/>
        </w:rPr>
        <w:t>h</w:t>
      </w:r>
      <w:r>
        <w:rPr>
          <w:rFonts w:ascii="Times New Roman" w:eastAsia="Times New Roman" w:hAnsi="Times New Roman" w:cs="Times New Roman"/>
          <w:sz w:val="21"/>
          <w:szCs w:val="21"/>
        </w:rPr>
        <w:t>all</w:t>
      </w:r>
      <w:r>
        <w:rPr>
          <w:rFonts w:ascii="Times New Roman" w:eastAsia="Times New Roman" w:hAnsi="Times New Roman" w:cs="Times New Roman"/>
          <w:spacing w:val="11"/>
          <w:sz w:val="21"/>
          <w:szCs w:val="21"/>
        </w:rPr>
        <w:t xml:space="preserve"> </w:t>
      </w:r>
      <w:r>
        <w:rPr>
          <w:rFonts w:ascii="Times New Roman" w:eastAsia="Times New Roman" w:hAnsi="Times New Roman" w:cs="Times New Roman"/>
          <w:sz w:val="21"/>
          <w:szCs w:val="21"/>
        </w:rPr>
        <w:t>be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pacing w:val="2"/>
          <w:sz w:val="21"/>
          <w:szCs w:val="21"/>
        </w:rPr>
        <w:t>m</w:t>
      </w:r>
      <w:r>
        <w:rPr>
          <w:rFonts w:ascii="Times New Roman" w:eastAsia="Times New Roman" w:hAnsi="Times New Roman" w:cs="Times New Roman"/>
          <w:sz w:val="21"/>
          <w:szCs w:val="21"/>
        </w:rPr>
        <w:t>a</w:t>
      </w:r>
      <w:r>
        <w:rPr>
          <w:rFonts w:ascii="Times New Roman" w:eastAsia="Times New Roman" w:hAnsi="Times New Roman" w:cs="Times New Roman"/>
          <w:spacing w:val="1"/>
          <w:sz w:val="21"/>
          <w:szCs w:val="21"/>
        </w:rPr>
        <w:t>d</w:t>
      </w:r>
      <w:r>
        <w:rPr>
          <w:rFonts w:ascii="Times New Roman" w:eastAsia="Times New Roman" w:hAnsi="Times New Roman" w:cs="Times New Roman"/>
          <w:sz w:val="21"/>
          <w:szCs w:val="21"/>
        </w:rPr>
        <w:t>e</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in</w:t>
      </w:r>
      <w:r>
        <w:rPr>
          <w:rFonts w:ascii="Times New Roman" w:eastAsia="Times New Roman" w:hAnsi="Times New Roman" w:cs="Times New Roman"/>
          <w:spacing w:val="12"/>
          <w:sz w:val="21"/>
          <w:szCs w:val="21"/>
        </w:rPr>
        <w:t xml:space="preserve"> </w:t>
      </w:r>
      <w:r>
        <w:rPr>
          <w:rFonts w:ascii="Times New Roman" w:eastAsia="Times New Roman" w:hAnsi="Times New Roman" w:cs="Times New Roman"/>
          <w:sz w:val="21"/>
          <w:szCs w:val="21"/>
        </w:rPr>
        <w:t>the</w:t>
      </w:r>
      <w:r>
        <w:rPr>
          <w:rFonts w:ascii="Times New Roman" w:eastAsia="Times New Roman" w:hAnsi="Times New Roman" w:cs="Times New Roman"/>
          <w:w w:val="102"/>
          <w:sz w:val="21"/>
          <w:szCs w:val="21"/>
        </w:rPr>
        <w:t xml:space="preserve"> </w:t>
      </w:r>
      <w:r>
        <w:rPr>
          <w:rFonts w:ascii="Times New Roman" w:eastAsia="Times New Roman" w:hAnsi="Times New Roman" w:cs="Times New Roman"/>
          <w:sz w:val="21"/>
          <w:szCs w:val="21"/>
        </w:rPr>
        <w:t>f</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ll</w:t>
      </w:r>
      <w:r>
        <w:rPr>
          <w:rFonts w:ascii="Times New Roman" w:eastAsia="Times New Roman" w:hAnsi="Times New Roman" w:cs="Times New Roman"/>
          <w:spacing w:val="1"/>
          <w:sz w:val="21"/>
          <w:szCs w:val="21"/>
        </w:rPr>
        <w:t>ow</w:t>
      </w:r>
      <w:r>
        <w:rPr>
          <w:rFonts w:ascii="Times New Roman" w:eastAsia="Times New Roman" w:hAnsi="Times New Roman" w:cs="Times New Roman"/>
          <w:sz w:val="21"/>
          <w:szCs w:val="21"/>
        </w:rPr>
        <w:t>i</w:t>
      </w:r>
      <w:r>
        <w:rPr>
          <w:rFonts w:ascii="Times New Roman" w:eastAsia="Times New Roman" w:hAnsi="Times New Roman" w:cs="Times New Roman"/>
          <w:spacing w:val="1"/>
          <w:sz w:val="21"/>
          <w:szCs w:val="21"/>
        </w:rPr>
        <w:t>n</w:t>
      </w:r>
      <w:r>
        <w:rPr>
          <w:rFonts w:ascii="Times New Roman" w:eastAsia="Times New Roman" w:hAnsi="Times New Roman" w:cs="Times New Roman"/>
          <w:sz w:val="21"/>
          <w:szCs w:val="21"/>
        </w:rPr>
        <w:t>g</w:t>
      </w:r>
      <w:r>
        <w:rPr>
          <w:rFonts w:ascii="Times New Roman" w:eastAsia="Times New Roman" w:hAnsi="Times New Roman" w:cs="Times New Roman"/>
          <w:spacing w:val="43"/>
          <w:sz w:val="21"/>
          <w:szCs w:val="21"/>
        </w:rPr>
        <w:t xml:space="preserve"> </w:t>
      </w:r>
      <w:r>
        <w:rPr>
          <w:rFonts w:ascii="Times New Roman" w:eastAsia="Times New Roman" w:hAnsi="Times New Roman" w:cs="Times New Roman"/>
          <w:spacing w:val="1"/>
          <w:sz w:val="21"/>
          <w:szCs w:val="21"/>
        </w:rPr>
        <w:t>o</w:t>
      </w:r>
      <w:r>
        <w:rPr>
          <w:rFonts w:ascii="Times New Roman" w:eastAsia="Times New Roman" w:hAnsi="Times New Roman" w:cs="Times New Roman"/>
          <w:sz w:val="21"/>
          <w:szCs w:val="21"/>
        </w:rPr>
        <w:t>r</w:t>
      </w:r>
      <w:r>
        <w:rPr>
          <w:rFonts w:ascii="Times New Roman" w:eastAsia="Times New Roman" w:hAnsi="Times New Roman" w:cs="Times New Roman"/>
          <w:spacing w:val="1"/>
          <w:sz w:val="21"/>
          <w:szCs w:val="21"/>
        </w:rPr>
        <w:t>d</w:t>
      </w:r>
      <w:r>
        <w:rPr>
          <w:rFonts w:ascii="Times New Roman" w:eastAsia="Times New Roman" w:hAnsi="Times New Roman" w:cs="Times New Roman"/>
          <w:sz w:val="21"/>
          <w:szCs w:val="21"/>
        </w:rPr>
        <w:t>er:</w:t>
      </w:r>
    </w:p>
    <w:p w14:paraId="2BCCA798" w14:textId="77777777" w:rsidR="000C19C9" w:rsidRDefault="000C19C9">
      <w:pPr>
        <w:spacing w:before="16" w:line="220" w:lineRule="exact"/>
      </w:pPr>
    </w:p>
    <w:p w14:paraId="6546447D" w14:textId="77777777" w:rsidR="000C19C9" w:rsidRDefault="00D3642A">
      <w:pPr>
        <w:pStyle w:val="BodyText"/>
        <w:numPr>
          <w:ilvl w:val="2"/>
          <w:numId w:val="1"/>
        </w:numPr>
        <w:tabs>
          <w:tab w:val="left" w:pos="2264"/>
        </w:tabs>
        <w:spacing w:line="251" w:lineRule="auto"/>
        <w:ind w:right="113" w:firstLine="1440"/>
        <w:jc w:val="both"/>
        <w:rPr>
          <w:u w:val="none"/>
        </w:rPr>
      </w:pPr>
      <w:r>
        <w:rPr>
          <w:spacing w:val="2"/>
          <w:u w:color="000000"/>
        </w:rPr>
        <w:t>M</w:t>
      </w:r>
      <w:r>
        <w:rPr>
          <w:u w:color="000000"/>
        </w:rPr>
        <w:t>i</w:t>
      </w:r>
      <w:r>
        <w:rPr>
          <w:spacing w:val="1"/>
          <w:u w:color="000000"/>
        </w:rPr>
        <w:t>n</w:t>
      </w:r>
      <w:r>
        <w:rPr>
          <w:u w:color="000000"/>
        </w:rPr>
        <w:t>i</w:t>
      </w:r>
      <w:r>
        <w:rPr>
          <w:spacing w:val="2"/>
          <w:u w:color="000000"/>
        </w:rPr>
        <w:t>m</w:t>
      </w:r>
      <w:r>
        <w:rPr>
          <w:spacing w:val="1"/>
          <w:u w:color="000000"/>
        </w:rPr>
        <w:t>u</w:t>
      </w:r>
      <w:r>
        <w:rPr>
          <w:u w:color="000000"/>
        </w:rPr>
        <w:t>m</w:t>
      </w:r>
      <w:r>
        <w:rPr>
          <w:spacing w:val="37"/>
          <w:u w:color="000000"/>
        </w:rPr>
        <w:t xml:space="preserve"> </w:t>
      </w:r>
      <w:r>
        <w:rPr>
          <w:spacing w:val="1"/>
          <w:u w:color="000000"/>
        </w:rPr>
        <w:t>G</w:t>
      </w:r>
      <w:r>
        <w:rPr>
          <w:u w:color="000000"/>
        </w:rPr>
        <w:t>ain</w:t>
      </w:r>
      <w:r>
        <w:rPr>
          <w:spacing w:val="36"/>
          <w:u w:color="000000"/>
        </w:rPr>
        <w:t xml:space="preserve"> </w:t>
      </w:r>
      <w:r>
        <w:rPr>
          <w:spacing w:val="1"/>
          <w:u w:color="000000"/>
        </w:rPr>
        <w:t>Ch</w:t>
      </w:r>
      <w:r>
        <w:rPr>
          <w:u w:color="000000"/>
        </w:rPr>
        <w:t>ar</w:t>
      </w:r>
      <w:r>
        <w:rPr>
          <w:spacing w:val="1"/>
          <w:u w:color="000000"/>
        </w:rPr>
        <w:t>g</w:t>
      </w:r>
      <w:r>
        <w:rPr>
          <w:u w:color="000000"/>
        </w:rPr>
        <w:t>e</w:t>
      </w:r>
      <w:r>
        <w:rPr>
          <w:spacing w:val="1"/>
          <w:u w:color="000000"/>
        </w:rPr>
        <w:t>b</w:t>
      </w:r>
      <w:r>
        <w:rPr>
          <w:u w:color="000000"/>
        </w:rPr>
        <w:t>ack</w:t>
      </w:r>
      <w:r>
        <w:rPr>
          <w:u w:val="none"/>
        </w:rPr>
        <w:t>.</w:t>
      </w:r>
      <w:r>
        <w:rPr>
          <w:spacing w:val="35"/>
          <w:u w:val="none"/>
        </w:rPr>
        <w:t xml:space="preserve"> </w:t>
      </w:r>
      <w:r>
        <w:rPr>
          <w:spacing w:val="1"/>
          <w:u w:val="none"/>
        </w:rPr>
        <w:t>Ex</w:t>
      </w:r>
      <w:r>
        <w:rPr>
          <w:u w:val="none"/>
        </w:rPr>
        <w:t>ce</w:t>
      </w:r>
      <w:r>
        <w:rPr>
          <w:spacing w:val="1"/>
          <w:u w:val="none"/>
        </w:rPr>
        <w:t>p</w:t>
      </w:r>
      <w:r>
        <w:rPr>
          <w:u w:val="none"/>
        </w:rPr>
        <w:t>t</w:t>
      </w:r>
      <w:r>
        <w:rPr>
          <w:spacing w:val="36"/>
          <w:u w:val="none"/>
        </w:rPr>
        <w:t xml:space="preserve"> </w:t>
      </w:r>
      <w:r>
        <w:rPr>
          <w:u w:val="none"/>
        </w:rPr>
        <w:t>as</w:t>
      </w:r>
      <w:r>
        <w:rPr>
          <w:spacing w:val="36"/>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37"/>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7"/>
          <w:u w:val="none"/>
        </w:rPr>
        <w:t xml:space="preserve"> </w:t>
      </w:r>
      <w:r>
        <w:rPr>
          <w:u w:val="none"/>
        </w:rPr>
        <w:t>in</w:t>
      </w:r>
      <w:r>
        <w:rPr>
          <w:spacing w:val="37"/>
          <w:u w:val="none"/>
        </w:rPr>
        <w:t xml:space="preserve"> </w:t>
      </w:r>
      <w:r>
        <w:rPr>
          <w:spacing w:val="1"/>
          <w:u w:val="none"/>
        </w:rPr>
        <w:t>S</w:t>
      </w:r>
      <w:r>
        <w:rPr>
          <w:u w:val="none"/>
        </w:rPr>
        <w:t>ecti</w:t>
      </w:r>
      <w:r>
        <w:rPr>
          <w:spacing w:val="1"/>
          <w:u w:val="none"/>
        </w:rPr>
        <w:t>o</w:t>
      </w:r>
      <w:r>
        <w:rPr>
          <w:u w:val="none"/>
        </w:rPr>
        <w:t>n</w:t>
      </w:r>
      <w:r>
        <w:rPr>
          <w:spacing w:val="36"/>
          <w:u w:val="none"/>
        </w:rPr>
        <w:t xml:space="preserve"> </w:t>
      </w:r>
      <w:r>
        <w:rPr>
          <w:spacing w:val="1"/>
          <w:u w:val="none"/>
        </w:rPr>
        <w:t>1</w:t>
      </w:r>
      <w:r>
        <w:rPr>
          <w:u w:val="none"/>
        </w:rPr>
        <w:t>.</w:t>
      </w:r>
      <w:r>
        <w:rPr>
          <w:spacing w:val="1"/>
          <w:u w:val="none"/>
        </w:rPr>
        <w:t>70</w:t>
      </w:r>
      <w:r>
        <w:rPr>
          <w:spacing w:val="-1"/>
          <w:u w:val="none"/>
        </w:rPr>
        <w:t>4</w:t>
      </w:r>
      <w:r>
        <w:rPr>
          <w:u w:val="none"/>
        </w:rPr>
        <w:t>-</w:t>
      </w:r>
      <w:r>
        <w:rPr>
          <w:spacing w:val="1"/>
          <w:u w:val="none"/>
        </w:rPr>
        <w:t>2</w:t>
      </w:r>
      <w:r>
        <w:rPr>
          <w:u w:val="none"/>
        </w:rPr>
        <w:t>(f)</w:t>
      </w:r>
      <w:r>
        <w:rPr>
          <w:w w:val="102"/>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e</w:t>
      </w:r>
      <w:r>
        <w:rPr>
          <w:spacing w:val="33"/>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3"/>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5"/>
          <w:u w:val="none"/>
        </w:rPr>
        <w:t xml:space="preserve"> </w:t>
      </w:r>
      <w:r>
        <w:rPr>
          <w:u w:val="none"/>
        </w:rPr>
        <w:t>a</w:t>
      </w:r>
      <w:r>
        <w:rPr>
          <w:spacing w:val="1"/>
          <w:u w:val="none"/>
        </w:rPr>
        <w:t>n</w:t>
      </w:r>
      <w:r>
        <w:rPr>
          <w:u w:val="none"/>
        </w:rPr>
        <w:t>y</w:t>
      </w:r>
      <w:r>
        <w:rPr>
          <w:spacing w:val="34"/>
          <w:u w:val="none"/>
        </w:rPr>
        <w:t xml:space="preserve"> </w:t>
      </w:r>
      <w:r>
        <w:rPr>
          <w:spacing w:val="1"/>
          <w:u w:val="none"/>
        </w:rPr>
        <w:t>o</w:t>
      </w:r>
      <w:r>
        <w:rPr>
          <w:u w:val="none"/>
        </w:rPr>
        <w:t>t</w:t>
      </w:r>
      <w:r>
        <w:rPr>
          <w:spacing w:val="1"/>
          <w:u w:val="none"/>
        </w:rPr>
        <w:t>h</w:t>
      </w:r>
      <w:r>
        <w:rPr>
          <w:u w:val="none"/>
        </w:rPr>
        <w:t>er</w:t>
      </w:r>
      <w:r>
        <w:rPr>
          <w:spacing w:val="33"/>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5"/>
          <w:u w:val="none"/>
        </w:rPr>
        <w:t xml:space="preserve"> </w:t>
      </w:r>
      <w:r>
        <w:rPr>
          <w:spacing w:val="1"/>
          <w:u w:val="none"/>
        </w:rPr>
        <w:t>o</w:t>
      </w:r>
      <w:r>
        <w:rPr>
          <w:u w:val="none"/>
        </w:rPr>
        <w:t>f</w:t>
      </w:r>
      <w:r>
        <w:rPr>
          <w:spacing w:val="33"/>
          <w:u w:val="none"/>
        </w:rPr>
        <w:t xml:space="preserve"> </w:t>
      </w:r>
      <w:r>
        <w:rPr>
          <w:u w:val="none"/>
        </w:rPr>
        <w:t>t</w:t>
      </w:r>
      <w:r>
        <w:rPr>
          <w:spacing w:val="1"/>
          <w:u w:val="none"/>
        </w:rPr>
        <w:t>h</w:t>
      </w:r>
      <w:r>
        <w:rPr>
          <w:u w:val="none"/>
        </w:rPr>
        <w:t>is</w:t>
      </w:r>
      <w:r>
        <w:rPr>
          <w:spacing w:val="32"/>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34"/>
          <w:u w:val="none"/>
        </w:rPr>
        <w:t xml:space="preserve"> </w:t>
      </w:r>
      <w:r>
        <w:rPr>
          <w:rFonts w:cs="Times New Roman"/>
          <w:b/>
          <w:bCs/>
          <w:i/>
          <w:spacing w:val="1"/>
          <w:u w:val="none"/>
        </w:rPr>
        <w:t>A</w:t>
      </w:r>
      <w:r>
        <w:rPr>
          <w:rFonts w:cs="Times New Roman"/>
          <w:i/>
          <w:u w:val="none"/>
        </w:rPr>
        <w:t>,</w:t>
      </w:r>
      <w:r>
        <w:rPr>
          <w:rFonts w:cs="Times New Roman"/>
          <w:i/>
          <w:spacing w:val="34"/>
          <w:u w:val="none"/>
        </w:rPr>
        <w:t xml:space="preserve"> </w:t>
      </w:r>
      <w:r>
        <w:rPr>
          <w:u w:val="none"/>
        </w:rPr>
        <w:t>if</w:t>
      </w:r>
      <w:r>
        <w:rPr>
          <w:spacing w:val="33"/>
          <w:u w:val="none"/>
        </w:rPr>
        <w:t xml:space="preserve"> </w:t>
      </w:r>
      <w:r>
        <w:rPr>
          <w:u w:val="none"/>
        </w:rPr>
        <w:t>t</w:t>
      </w:r>
      <w:r>
        <w:rPr>
          <w:spacing w:val="1"/>
          <w:u w:val="none"/>
        </w:rPr>
        <w:t>h</w:t>
      </w:r>
      <w:r>
        <w:rPr>
          <w:u w:val="none"/>
        </w:rPr>
        <w:t>ere</w:t>
      </w:r>
      <w:r>
        <w:rPr>
          <w:spacing w:val="33"/>
          <w:u w:val="none"/>
        </w:rPr>
        <w:t xml:space="preserve"> </w:t>
      </w:r>
      <w:r>
        <w:rPr>
          <w:u w:val="none"/>
        </w:rPr>
        <w:t>is</w:t>
      </w:r>
      <w:r>
        <w:rPr>
          <w:spacing w:val="33"/>
          <w:u w:val="none"/>
        </w:rPr>
        <w:t xml:space="preserve"> </w:t>
      </w:r>
      <w:r>
        <w:rPr>
          <w:u w:val="none"/>
        </w:rPr>
        <w:t>a</w:t>
      </w:r>
      <w:r>
        <w:rPr>
          <w:spacing w:val="34"/>
          <w:u w:val="none"/>
        </w:rPr>
        <w:t xml:space="preserve"> </w:t>
      </w:r>
      <w:r>
        <w:rPr>
          <w:u w:val="none"/>
        </w:rPr>
        <w:t>net</w:t>
      </w:r>
      <w:r>
        <w:rPr>
          <w:spacing w:val="33"/>
          <w:u w:val="none"/>
        </w:rPr>
        <w:t xml:space="preserve"> </w:t>
      </w:r>
      <w:r>
        <w:rPr>
          <w:u w:val="none"/>
        </w:rPr>
        <w:t>decrease</w:t>
      </w:r>
      <w:r>
        <w:rPr>
          <w:spacing w:val="33"/>
          <w:u w:val="none"/>
        </w:rPr>
        <w:t xml:space="preserve"> </w:t>
      </w:r>
      <w:r>
        <w:rPr>
          <w:u w:val="none"/>
        </w:rPr>
        <w:t>in</w:t>
      </w:r>
      <w:r>
        <w:rPr>
          <w:spacing w:val="1"/>
          <w:w w:val="10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4"/>
          <w:u w:val="none"/>
        </w:rPr>
        <w:t xml:space="preserve"> </w:t>
      </w:r>
      <w:r>
        <w:rPr>
          <w:spacing w:val="1"/>
          <w:u w:val="none"/>
        </w:rPr>
        <w:t>G</w:t>
      </w:r>
      <w:r>
        <w:rPr>
          <w:u w:val="none"/>
        </w:rPr>
        <w:t>ain</w:t>
      </w:r>
      <w:r>
        <w:rPr>
          <w:spacing w:val="4"/>
          <w:u w:val="none"/>
        </w:rPr>
        <w:t xml:space="preserve"> </w:t>
      </w:r>
      <w:r>
        <w:rPr>
          <w:spacing w:val="1"/>
          <w:u w:val="none"/>
        </w:rPr>
        <w:t>du</w:t>
      </w:r>
      <w:r>
        <w:rPr>
          <w:u w:val="none"/>
        </w:rPr>
        <w:t>ri</w:t>
      </w:r>
      <w:r>
        <w:rPr>
          <w:spacing w:val="1"/>
          <w:u w:val="none"/>
        </w:rPr>
        <w:t>n</w:t>
      </w:r>
      <w:r>
        <w:rPr>
          <w:u w:val="none"/>
        </w:rPr>
        <w:t>g</w:t>
      </w:r>
      <w:r>
        <w:rPr>
          <w:spacing w:val="4"/>
          <w:u w:val="none"/>
        </w:rPr>
        <w:t xml:space="preserve"> </w:t>
      </w:r>
      <w:r>
        <w:rPr>
          <w:u w:val="none"/>
        </w:rPr>
        <w:t>a</w:t>
      </w:r>
      <w:r>
        <w:rPr>
          <w:spacing w:val="1"/>
          <w:u w:val="none"/>
        </w:rPr>
        <w:t>n</w:t>
      </w:r>
      <w:r>
        <w:rPr>
          <w:u w:val="none"/>
        </w:rPr>
        <w:t>y</w:t>
      </w:r>
      <w:r>
        <w:rPr>
          <w:spacing w:val="3"/>
          <w:u w:val="none"/>
        </w:rPr>
        <w:t xml:space="preserve"> </w:t>
      </w:r>
      <w:r>
        <w:rPr>
          <w:spacing w:val="1"/>
          <w:u w:val="none"/>
        </w:rPr>
        <w:t>F</w:t>
      </w:r>
      <w:r>
        <w:rPr>
          <w:u w:val="none"/>
        </w:rPr>
        <w:t>iscal</w:t>
      </w:r>
      <w:r>
        <w:rPr>
          <w:spacing w:val="3"/>
          <w:u w:val="none"/>
        </w:rPr>
        <w:t xml:space="preserve"> </w:t>
      </w:r>
      <w:r>
        <w:rPr>
          <w:spacing w:val="1"/>
          <w:u w:val="none"/>
        </w:rPr>
        <w:t>Y</w:t>
      </w:r>
      <w:r>
        <w:rPr>
          <w:u w:val="none"/>
        </w:rPr>
        <w:t>ear,</w:t>
      </w:r>
      <w:r>
        <w:rPr>
          <w:spacing w:val="2"/>
          <w:u w:val="none"/>
        </w:rPr>
        <w:t xml:space="preserve"> </w:t>
      </w:r>
      <w:r>
        <w:rPr>
          <w:u w:val="none"/>
        </w:rPr>
        <w:t>each</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
          <w:u w:val="none"/>
        </w:rPr>
        <w:t xml:space="preserve"> </w:t>
      </w:r>
      <w:r>
        <w:rPr>
          <w:u w:val="none"/>
        </w:rPr>
        <w:t>s</w:t>
      </w:r>
      <w:r>
        <w:rPr>
          <w:spacing w:val="1"/>
          <w:u w:val="none"/>
        </w:rPr>
        <w:t>h</w:t>
      </w:r>
      <w:r>
        <w:rPr>
          <w:u w:val="none"/>
        </w:rPr>
        <w:t>all</w:t>
      </w:r>
      <w:r>
        <w:rPr>
          <w:spacing w:val="3"/>
          <w:u w:val="none"/>
        </w:rPr>
        <w:t xml:space="preserve"> </w:t>
      </w:r>
      <w:r>
        <w:rPr>
          <w:spacing w:val="1"/>
          <w:u w:val="none"/>
        </w:rPr>
        <w:t>b</w:t>
      </w:r>
      <w:r>
        <w:rPr>
          <w:u w:val="none"/>
        </w:rPr>
        <w:t xml:space="preserve">e </w:t>
      </w:r>
      <w:r>
        <w:rPr>
          <w:spacing w:val="3"/>
          <w:u w:val="none"/>
        </w:rPr>
        <w:t xml:space="preserve"> </w:t>
      </w:r>
      <w:r>
        <w:rPr>
          <w:u w:val="none"/>
        </w:rPr>
        <w:t>s</w:t>
      </w:r>
      <w:r>
        <w:rPr>
          <w:spacing w:val="1"/>
          <w:u w:val="none"/>
        </w:rPr>
        <w:t>p</w:t>
      </w:r>
      <w:r>
        <w:rPr>
          <w:u w:val="none"/>
        </w:rPr>
        <w:t xml:space="preserve">ecially </w:t>
      </w:r>
      <w:r>
        <w:rPr>
          <w:spacing w:val="4"/>
          <w:u w:val="none"/>
        </w:rPr>
        <w:t xml:space="preserve"> </w:t>
      </w:r>
      <w:r>
        <w:rPr>
          <w:u w:val="none"/>
        </w:rPr>
        <w:t>all</w:t>
      </w:r>
      <w:r>
        <w:rPr>
          <w:spacing w:val="1"/>
          <w:u w:val="none"/>
        </w:rPr>
        <w:t>o</w:t>
      </w:r>
      <w:r>
        <w:rPr>
          <w:u w:val="none"/>
        </w:rPr>
        <w:t xml:space="preserve">cated </w:t>
      </w:r>
      <w:r>
        <w:rPr>
          <w:spacing w:val="4"/>
          <w:u w:val="none"/>
        </w:rPr>
        <w:t xml:space="preserve"> </w:t>
      </w:r>
      <w:r>
        <w:rPr>
          <w:u w:val="none"/>
        </w:rPr>
        <w:t>ite</w:t>
      </w:r>
      <w:r>
        <w:rPr>
          <w:spacing w:val="2"/>
          <w:u w:val="none"/>
        </w:rPr>
        <w:t>m</w:t>
      </w:r>
      <w:r>
        <w:rPr>
          <w:u w:val="none"/>
        </w:rPr>
        <w:t xml:space="preserve">s </w:t>
      </w:r>
      <w:r>
        <w:rPr>
          <w:spacing w:val="2"/>
          <w:u w:val="none"/>
        </w:rPr>
        <w:t xml:space="preserve"> </w:t>
      </w:r>
      <w:r>
        <w:rPr>
          <w:spacing w:val="1"/>
          <w:u w:val="none"/>
        </w:rPr>
        <w:t>o</w:t>
      </w:r>
      <w:r>
        <w:rPr>
          <w:u w:val="none"/>
        </w:rPr>
        <w:t xml:space="preserve">f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28"/>
          <w:u w:val="none"/>
        </w:rPr>
        <w:t xml:space="preserve"> </w:t>
      </w:r>
      <w:r>
        <w:rPr>
          <w:u w:val="none"/>
        </w:rPr>
        <w:t>a</w:t>
      </w:r>
      <w:r>
        <w:rPr>
          <w:spacing w:val="1"/>
          <w:u w:val="none"/>
        </w:rPr>
        <w:t>n</w:t>
      </w:r>
      <w:r>
        <w:rPr>
          <w:u w:val="none"/>
        </w:rPr>
        <w:t>d</w:t>
      </w:r>
      <w:r>
        <w:rPr>
          <w:spacing w:val="28"/>
          <w:u w:val="none"/>
        </w:rPr>
        <w:t xml:space="preserve"> </w:t>
      </w:r>
      <w:r>
        <w:rPr>
          <w:spacing w:val="1"/>
          <w:u w:val="none"/>
        </w:rPr>
        <w:t>g</w:t>
      </w:r>
      <w:r>
        <w:rPr>
          <w:u w:val="none"/>
        </w:rPr>
        <w:t>ain</w:t>
      </w:r>
      <w:r>
        <w:rPr>
          <w:spacing w:val="28"/>
          <w:u w:val="none"/>
        </w:rPr>
        <w:t xml:space="preserve"> </w:t>
      </w:r>
      <w:r>
        <w:rPr>
          <w:u w:val="none"/>
        </w:rPr>
        <w:t>f</w:t>
      </w:r>
      <w:r>
        <w:rPr>
          <w:spacing w:val="1"/>
          <w:u w:val="none"/>
        </w:rPr>
        <w:t>o</w:t>
      </w:r>
      <w:r>
        <w:rPr>
          <w:u w:val="none"/>
        </w:rPr>
        <w:t>r</w:t>
      </w:r>
      <w:r>
        <w:rPr>
          <w:spacing w:val="27"/>
          <w:u w:val="none"/>
        </w:rPr>
        <w:t xml:space="preserve"> </w:t>
      </w:r>
      <w:r>
        <w:rPr>
          <w:u w:val="none"/>
        </w:rPr>
        <w:t>s</w:t>
      </w:r>
      <w:r>
        <w:rPr>
          <w:spacing w:val="1"/>
          <w:u w:val="none"/>
        </w:rPr>
        <w:t>u</w:t>
      </w:r>
      <w:r>
        <w:rPr>
          <w:u w:val="none"/>
        </w:rPr>
        <w:t>ch</w:t>
      </w:r>
      <w:r>
        <w:rPr>
          <w:spacing w:val="28"/>
          <w:u w:val="none"/>
        </w:rPr>
        <w:t xml:space="preserve"> </w:t>
      </w:r>
      <w:r>
        <w:rPr>
          <w:spacing w:val="1"/>
          <w:u w:val="none"/>
        </w:rPr>
        <w:t>F</w:t>
      </w:r>
      <w:r>
        <w:rPr>
          <w:u w:val="none"/>
        </w:rPr>
        <w:t>iscal</w:t>
      </w:r>
      <w:r>
        <w:rPr>
          <w:spacing w:val="27"/>
          <w:u w:val="none"/>
        </w:rPr>
        <w:t xml:space="preserve"> </w:t>
      </w:r>
      <w:r>
        <w:rPr>
          <w:spacing w:val="1"/>
          <w:u w:val="none"/>
        </w:rPr>
        <w:t>Y</w:t>
      </w:r>
      <w:r>
        <w:rPr>
          <w:u w:val="none"/>
        </w:rPr>
        <w:t>ear</w:t>
      </w:r>
      <w:r>
        <w:rPr>
          <w:spacing w:val="27"/>
          <w:u w:val="none"/>
        </w:rPr>
        <w:t xml:space="preserve"> </w:t>
      </w:r>
      <w:r>
        <w:rPr>
          <w:u w:val="none"/>
        </w:rPr>
        <w:t>(a</w:t>
      </w:r>
      <w:r>
        <w:rPr>
          <w:spacing w:val="1"/>
          <w:u w:val="none"/>
        </w:rPr>
        <w:t>nd</w:t>
      </w:r>
      <w:r>
        <w:rPr>
          <w:u w:val="none"/>
        </w:rPr>
        <w:t>,</w:t>
      </w:r>
      <w:r>
        <w:rPr>
          <w:spacing w:val="27"/>
          <w:u w:val="none"/>
        </w:rPr>
        <w:t xml:space="preserve"> </w:t>
      </w:r>
      <w:r>
        <w:rPr>
          <w:u w:val="none"/>
        </w:rPr>
        <w:t>if</w:t>
      </w:r>
      <w:r>
        <w:rPr>
          <w:spacing w:val="27"/>
          <w:u w:val="none"/>
        </w:rPr>
        <w:t xml:space="preserve"> </w:t>
      </w:r>
      <w:r>
        <w:rPr>
          <w:spacing w:val="1"/>
          <w:u w:val="none"/>
        </w:rPr>
        <w:t>n</w:t>
      </w:r>
      <w:r>
        <w:rPr>
          <w:u w:val="none"/>
        </w:rPr>
        <w:t>ecessar</w:t>
      </w:r>
      <w:r>
        <w:rPr>
          <w:spacing w:val="1"/>
          <w:u w:val="none"/>
        </w:rPr>
        <w:t>y</w:t>
      </w:r>
      <w:r>
        <w:rPr>
          <w:u w:val="none"/>
        </w:rPr>
        <w:t>,</w:t>
      </w:r>
      <w:r>
        <w:rPr>
          <w:spacing w:val="26"/>
          <w:u w:val="none"/>
        </w:rPr>
        <w:t xml:space="preserve"> </w:t>
      </w:r>
      <w:r>
        <w:rPr>
          <w:u w:val="none"/>
        </w:rPr>
        <w:t>s</w:t>
      </w:r>
      <w:r>
        <w:rPr>
          <w:spacing w:val="1"/>
          <w:u w:val="none"/>
        </w:rPr>
        <w:t>ub</w:t>
      </w:r>
      <w:r>
        <w:rPr>
          <w:u w:val="none"/>
        </w:rPr>
        <w:t>se</w:t>
      </w:r>
      <w:r>
        <w:rPr>
          <w:spacing w:val="1"/>
          <w:u w:val="none"/>
        </w:rPr>
        <w:t>qu</w:t>
      </w:r>
      <w:r>
        <w:rPr>
          <w:u w:val="none"/>
        </w:rPr>
        <w:t>e</w:t>
      </w:r>
      <w:r>
        <w:rPr>
          <w:spacing w:val="1"/>
          <w:u w:val="none"/>
        </w:rPr>
        <w:t>n</w:t>
      </w:r>
      <w:r>
        <w:rPr>
          <w:u w:val="none"/>
        </w:rPr>
        <w:t>t</w:t>
      </w:r>
      <w:r>
        <w:rPr>
          <w:spacing w:val="27"/>
          <w:u w:val="none"/>
        </w:rPr>
        <w:t xml:space="preserve"> </w:t>
      </w:r>
      <w:r>
        <w:rPr>
          <w:spacing w:val="1"/>
          <w:u w:val="none"/>
        </w:rPr>
        <w:t>F</w:t>
      </w:r>
      <w:r>
        <w:rPr>
          <w:u w:val="none"/>
        </w:rPr>
        <w:t>iscal</w:t>
      </w:r>
      <w:r>
        <w:rPr>
          <w:spacing w:val="27"/>
          <w:u w:val="none"/>
        </w:rPr>
        <w:t xml:space="preserve"> </w:t>
      </w:r>
      <w:r>
        <w:rPr>
          <w:spacing w:val="1"/>
          <w:u w:val="none"/>
        </w:rPr>
        <w:t>Y</w:t>
      </w:r>
      <w:r>
        <w:rPr>
          <w:u w:val="none"/>
        </w:rPr>
        <w:t>ears)</w:t>
      </w:r>
      <w:r>
        <w:rPr>
          <w:spacing w:val="27"/>
          <w:u w:val="none"/>
        </w:rPr>
        <w:t xml:space="preserve"> </w:t>
      </w:r>
      <w:r>
        <w:rPr>
          <w:u w:val="none"/>
        </w:rPr>
        <w:t>in</w:t>
      </w:r>
      <w:r>
        <w:rPr>
          <w:spacing w:val="28"/>
          <w:u w:val="none"/>
        </w:rPr>
        <w:t xml:space="preserve"> </w:t>
      </w:r>
      <w:r>
        <w:rPr>
          <w:u w:val="none"/>
        </w:rPr>
        <w:t>an</w:t>
      </w:r>
      <w:r>
        <w:rPr>
          <w:spacing w:val="28"/>
          <w:u w:val="none"/>
        </w:rPr>
        <w:t xml:space="preserve"> </w:t>
      </w:r>
      <w:r>
        <w:rPr>
          <w:u w:val="none"/>
        </w:rPr>
        <w:t>a</w:t>
      </w:r>
      <w:r>
        <w:rPr>
          <w:spacing w:val="2"/>
          <w:u w:val="none"/>
        </w:rPr>
        <w:t>m</w:t>
      </w:r>
      <w:r>
        <w:rPr>
          <w:spacing w:val="1"/>
          <w:u w:val="none"/>
        </w:rPr>
        <w:t>oun</w:t>
      </w:r>
      <w:r>
        <w:rPr>
          <w:u w:val="none"/>
        </w:rPr>
        <w:t>t</w:t>
      </w:r>
      <w:r>
        <w:rPr>
          <w:spacing w:val="27"/>
          <w:u w:val="none"/>
        </w:rPr>
        <w:t xml:space="preserve"> </w:t>
      </w:r>
      <w:r>
        <w:rPr>
          <w:u w:val="none"/>
        </w:rPr>
        <w:t>e</w:t>
      </w:r>
      <w:r>
        <w:rPr>
          <w:spacing w:val="1"/>
          <w:u w:val="none"/>
        </w:rPr>
        <w:t>qu</w:t>
      </w:r>
      <w:r>
        <w:rPr>
          <w:u w:val="none"/>
        </w:rPr>
        <w:t>al</w:t>
      </w:r>
      <w:r>
        <w:rPr>
          <w:spacing w:val="27"/>
          <w:u w:val="none"/>
        </w:rPr>
        <w:t xml:space="preserve"> </w:t>
      </w:r>
      <w:r>
        <w:rPr>
          <w:u w:val="none"/>
        </w:rPr>
        <w:t>to</w:t>
      </w:r>
      <w:r>
        <w:rPr>
          <w:w w:val="102"/>
          <w:u w:val="none"/>
        </w:rPr>
        <w:t xml:space="preserve"> </w:t>
      </w:r>
      <w:r>
        <w:rPr>
          <w:u w:val="none"/>
        </w:rPr>
        <w:t>s</w:t>
      </w:r>
      <w:r>
        <w:rPr>
          <w:spacing w:val="1"/>
          <w:u w:val="none"/>
        </w:rPr>
        <w:t>u</w:t>
      </w:r>
      <w:r>
        <w:rPr>
          <w:u w:val="none"/>
        </w:rPr>
        <w:t>ch</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40"/>
          <w:u w:val="none"/>
        </w:rPr>
        <w:t xml:space="preserve"> </w:t>
      </w:r>
      <w:r>
        <w:rPr>
          <w:u w:val="none"/>
        </w:rPr>
        <w:t>s</w:t>
      </w:r>
      <w:r>
        <w:rPr>
          <w:spacing w:val="1"/>
          <w:u w:val="none"/>
        </w:rPr>
        <w:t>h</w:t>
      </w:r>
      <w:r>
        <w:rPr>
          <w:u w:val="none"/>
        </w:rPr>
        <w:t>are</w:t>
      </w:r>
      <w:r>
        <w:rPr>
          <w:spacing w:val="39"/>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39"/>
          <w:u w:val="none"/>
        </w:rPr>
        <w:t xml:space="preserve"> </w:t>
      </w:r>
      <w:r>
        <w:rPr>
          <w:spacing w:val="1"/>
          <w:u w:val="none"/>
        </w:rPr>
        <w:t>n</w:t>
      </w:r>
      <w:r>
        <w:rPr>
          <w:u w:val="none"/>
        </w:rPr>
        <w:t>et</w:t>
      </w:r>
      <w:r>
        <w:rPr>
          <w:spacing w:val="39"/>
          <w:u w:val="none"/>
        </w:rPr>
        <w:t xml:space="preserve"> </w:t>
      </w:r>
      <w:r>
        <w:rPr>
          <w:spacing w:val="1"/>
          <w:u w:val="none"/>
        </w:rPr>
        <w:t>d</w:t>
      </w:r>
      <w:r>
        <w:rPr>
          <w:u w:val="none"/>
        </w:rPr>
        <w:t>ecrease</w:t>
      </w:r>
      <w:r>
        <w:rPr>
          <w:spacing w:val="39"/>
          <w:u w:val="none"/>
        </w:rPr>
        <w:t xml:space="preserve"> </w:t>
      </w:r>
      <w:r>
        <w:rPr>
          <w:u w:val="none"/>
        </w:rPr>
        <w:t>in</w:t>
      </w:r>
      <w:r>
        <w:rPr>
          <w:spacing w:val="41"/>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41"/>
          <w:u w:val="none"/>
        </w:rPr>
        <w:t xml:space="preserve"> </w:t>
      </w:r>
      <w:r>
        <w:rPr>
          <w:spacing w:val="1"/>
          <w:u w:val="none"/>
        </w:rPr>
        <w:t>G</w:t>
      </w:r>
      <w:r>
        <w:rPr>
          <w:u w:val="none"/>
        </w:rPr>
        <w:t>ai</w:t>
      </w:r>
      <w:r>
        <w:rPr>
          <w:spacing w:val="1"/>
          <w:u w:val="none"/>
        </w:rPr>
        <w:t>n</w:t>
      </w:r>
      <w:r>
        <w:rPr>
          <w:u w:val="none"/>
        </w:rPr>
        <w:t>,</w:t>
      </w:r>
      <w:r>
        <w:rPr>
          <w:spacing w:val="38"/>
          <w:u w:val="none"/>
        </w:rPr>
        <w:t xml:space="preserve"> </w:t>
      </w:r>
      <w:r>
        <w:rPr>
          <w:spacing w:val="1"/>
          <w:u w:val="none"/>
        </w:rPr>
        <w:t>d</w:t>
      </w:r>
      <w:r>
        <w:rPr>
          <w:u w:val="none"/>
        </w:rPr>
        <w:t>eter</w:t>
      </w:r>
      <w:r>
        <w:rPr>
          <w:spacing w:val="2"/>
          <w:u w:val="none"/>
        </w:rPr>
        <w:t>m</w:t>
      </w:r>
      <w:r>
        <w:rPr>
          <w:u w:val="none"/>
        </w:rPr>
        <w:t>ined</w:t>
      </w:r>
      <w:r>
        <w:rPr>
          <w:spacing w:val="41"/>
          <w:u w:val="none"/>
        </w:rPr>
        <w:t xml:space="preserve"> </w:t>
      </w:r>
      <w:r>
        <w:rPr>
          <w:u w:val="none"/>
        </w:rPr>
        <w:t>in</w:t>
      </w:r>
      <w:r>
        <w:rPr>
          <w:spacing w:val="40"/>
          <w:u w:val="none"/>
        </w:rPr>
        <w:t xml:space="preserve"> </w:t>
      </w:r>
      <w:r>
        <w:rPr>
          <w:u w:val="none"/>
        </w:rPr>
        <w:t>acc</w:t>
      </w:r>
      <w:r>
        <w:rPr>
          <w:spacing w:val="1"/>
          <w:u w:val="none"/>
        </w:rPr>
        <w:t>o</w:t>
      </w:r>
      <w:r>
        <w:rPr>
          <w:u w:val="none"/>
        </w:rPr>
        <w:t>rda</w:t>
      </w:r>
      <w:r>
        <w:rPr>
          <w:spacing w:val="1"/>
          <w:u w:val="none"/>
        </w:rPr>
        <w:t>n</w:t>
      </w:r>
      <w:r>
        <w:rPr>
          <w:u w:val="none"/>
        </w:rPr>
        <w:t>ce</w:t>
      </w:r>
      <w:r>
        <w:rPr>
          <w:spacing w:val="39"/>
          <w:u w:val="none"/>
        </w:rPr>
        <w:t xml:space="preserve"> </w:t>
      </w:r>
      <w:r>
        <w:rPr>
          <w:spacing w:val="1"/>
          <w:u w:val="none"/>
        </w:rPr>
        <w:t>w</w:t>
      </w:r>
      <w:r>
        <w:rPr>
          <w:u w:val="none"/>
        </w:rPr>
        <w:t>ith</w:t>
      </w:r>
      <w:r>
        <w:rPr>
          <w:spacing w:val="40"/>
          <w:u w:val="none"/>
        </w:rPr>
        <w:t xml:space="preserve"> </w:t>
      </w:r>
      <w:r>
        <w:rPr>
          <w:spacing w:val="1"/>
          <w:u w:val="none"/>
        </w:rPr>
        <w:t>R</w:t>
      </w:r>
      <w:r>
        <w:rPr>
          <w:u w:val="none"/>
        </w:rPr>
        <w:t>e</w:t>
      </w:r>
      <w:r>
        <w:rPr>
          <w:spacing w:val="1"/>
          <w:u w:val="none"/>
        </w:rPr>
        <w:t>g</w:t>
      </w:r>
      <w:r>
        <w:rPr>
          <w:u w:val="none"/>
        </w:rPr>
        <w:t>ulation</w:t>
      </w:r>
      <w:r>
        <w:rPr>
          <w:w w:val="102"/>
          <w:u w:val="none"/>
        </w:rPr>
        <w:t xml:space="preserve"> </w:t>
      </w:r>
      <w:r>
        <w:rPr>
          <w:spacing w:val="1"/>
          <w:u w:val="none"/>
        </w:rPr>
        <w:t>S</w:t>
      </w:r>
      <w:r>
        <w:rPr>
          <w:u w:val="none"/>
        </w:rPr>
        <w:t>ecti</w:t>
      </w:r>
      <w:r>
        <w:rPr>
          <w:spacing w:val="1"/>
          <w:u w:val="none"/>
        </w:rPr>
        <w:t>o</w:t>
      </w:r>
      <w:r>
        <w:rPr>
          <w:u w:val="none"/>
        </w:rPr>
        <w:t>n</w:t>
      </w:r>
      <w:r>
        <w:rPr>
          <w:spacing w:val="8"/>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g</w:t>
      </w:r>
      <w:r>
        <w:rPr>
          <w:u w:val="none"/>
        </w:rPr>
        <w:t>).</w:t>
      </w:r>
      <w:r>
        <w:rPr>
          <w:spacing w:val="5"/>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7"/>
          <w:u w:val="none"/>
        </w:rPr>
        <w:t xml:space="preserve"> </w:t>
      </w:r>
      <w:r>
        <w:rPr>
          <w:u w:val="none"/>
        </w:rPr>
        <w:t>to</w:t>
      </w:r>
      <w:r>
        <w:rPr>
          <w:spacing w:val="7"/>
          <w:u w:val="none"/>
        </w:rPr>
        <w:t xml:space="preserve"> </w:t>
      </w:r>
      <w:r>
        <w:rPr>
          <w:u w:val="none"/>
        </w:rPr>
        <w:t>t</w:t>
      </w:r>
      <w:r>
        <w:rPr>
          <w:spacing w:val="1"/>
          <w:u w:val="none"/>
        </w:rPr>
        <w:t>h</w:t>
      </w:r>
      <w:r>
        <w:rPr>
          <w:u w:val="none"/>
        </w:rPr>
        <w:t>e</w:t>
      </w:r>
      <w:r>
        <w:rPr>
          <w:spacing w:val="7"/>
          <w:u w:val="none"/>
        </w:rPr>
        <w:t xml:space="preserve"> </w:t>
      </w:r>
      <w:r>
        <w:rPr>
          <w:spacing w:val="1"/>
          <w:u w:val="none"/>
        </w:rPr>
        <w:t>p</w:t>
      </w:r>
      <w:r>
        <w:rPr>
          <w:u w:val="none"/>
        </w:rPr>
        <w:t>re</w:t>
      </w:r>
      <w:r>
        <w:rPr>
          <w:spacing w:val="1"/>
          <w:u w:val="none"/>
        </w:rPr>
        <w:t>v</w:t>
      </w:r>
      <w:r>
        <w:rPr>
          <w:u w:val="none"/>
        </w:rPr>
        <w:t>i</w:t>
      </w:r>
      <w:r>
        <w:rPr>
          <w:spacing w:val="1"/>
          <w:u w:val="none"/>
        </w:rPr>
        <w:t>ou</w:t>
      </w:r>
      <w:r>
        <w:rPr>
          <w:u w:val="none"/>
        </w:rPr>
        <w:t>s</w:t>
      </w:r>
      <w:r>
        <w:rPr>
          <w:spacing w:val="7"/>
          <w:u w:val="none"/>
        </w:rPr>
        <w:t xml:space="preserve"> </w:t>
      </w:r>
      <w:r>
        <w:rPr>
          <w:u w:val="none"/>
        </w:rPr>
        <w:t>se</w:t>
      </w:r>
      <w:r>
        <w:rPr>
          <w:spacing w:val="1"/>
          <w:u w:val="none"/>
        </w:rPr>
        <w:t>n</w:t>
      </w:r>
      <w:r>
        <w:rPr>
          <w:u w:val="none"/>
        </w:rPr>
        <w:t>te</w:t>
      </w:r>
      <w:r>
        <w:rPr>
          <w:spacing w:val="1"/>
          <w:u w:val="none"/>
        </w:rPr>
        <w:t>n</w:t>
      </w:r>
      <w:r>
        <w:rPr>
          <w:u w:val="none"/>
        </w:rPr>
        <w:t>ce</w:t>
      </w:r>
      <w:r>
        <w:rPr>
          <w:spacing w:val="7"/>
          <w:u w:val="none"/>
        </w:rPr>
        <w:t xml:space="preserve"> </w:t>
      </w:r>
      <w:r>
        <w:rPr>
          <w:u w:val="none"/>
        </w:rPr>
        <w:t>s</w:t>
      </w:r>
      <w:r>
        <w:rPr>
          <w:spacing w:val="1"/>
          <w:u w:val="none"/>
        </w:rPr>
        <w:t>h</w:t>
      </w:r>
      <w:r>
        <w:rPr>
          <w:u w:val="none"/>
        </w:rPr>
        <w:t>all</w:t>
      </w:r>
      <w:r>
        <w:rPr>
          <w:spacing w:val="7"/>
          <w:u w:val="none"/>
        </w:rPr>
        <w:t xml:space="preserve"> </w:t>
      </w:r>
      <w:r>
        <w:rPr>
          <w:spacing w:val="1"/>
          <w:u w:val="none"/>
        </w:rPr>
        <w:t>b</w:t>
      </w:r>
      <w:r>
        <w:rPr>
          <w:u w:val="none"/>
        </w:rPr>
        <w:t>e</w:t>
      </w:r>
      <w:r>
        <w:rPr>
          <w:spacing w:val="7"/>
          <w:u w:val="none"/>
        </w:rPr>
        <w:t xml:space="preserve"> </w:t>
      </w:r>
      <w:r>
        <w:rPr>
          <w:spacing w:val="2"/>
          <w:u w:val="none"/>
        </w:rPr>
        <w:t>m</w:t>
      </w:r>
      <w:r>
        <w:rPr>
          <w:u w:val="none"/>
        </w:rPr>
        <w:t>a</w:t>
      </w:r>
      <w:r>
        <w:rPr>
          <w:spacing w:val="1"/>
          <w:u w:val="none"/>
        </w:rPr>
        <w:t>d</w:t>
      </w:r>
      <w:r>
        <w:rPr>
          <w:u w:val="none"/>
        </w:rPr>
        <w:t>e</w:t>
      </w:r>
      <w:r>
        <w:rPr>
          <w:spacing w:val="7"/>
          <w:u w:val="none"/>
        </w:rPr>
        <w:t xml:space="preserve"> </w:t>
      </w:r>
      <w:r>
        <w:rPr>
          <w:u w:val="none"/>
        </w:rPr>
        <w:t>in</w:t>
      </w:r>
      <w:r>
        <w:rPr>
          <w:spacing w:val="7"/>
          <w:u w:val="none"/>
        </w:rPr>
        <w:t xml:space="preserve"> </w:t>
      </w:r>
      <w:r>
        <w:rPr>
          <w:spacing w:val="1"/>
          <w:u w:val="none"/>
        </w:rPr>
        <w:t>p</w:t>
      </w:r>
      <w:r>
        <w:rPr>
          <w:u w:val="none"/>
        </w:rPr>
        <w:t>r</w:t>
      </w:r>
      <w:r>
        <w:rPr>
          <w:spacing w:val="1"/>
          <w:u w:val="none"/>
        </w:rPr>
        <w:t>opo</w:t>
      </w:r>
      <w:r>
        <w:rPr>
          <w:u w:val="none"/>
        </w:rPr>
        <w:t>rti</w:t>
      </w:r>
      <w:r>
        <w:rPr>
          <w:spacing w:val="1"/>
          <w:u w:val="none"/>
        </w:rPr>
        <w:t>o</w:t>
      </w:r>
      <w:r>
        <w:rPr>
          <w:u w:val="none"/>
        </w:rPr>
        <w:t>n</w:t>
      </w:r>
      <w:r>
        <w:rPr>
          <w:spacing w:val="7"/>
          <w:u w:val="none"/>
        </w:rPr>
        <w:t xml:space="preserve"> </w:t>
      </w:r>
      <w:r>
        <w:rPr>
          <w:u w:val="none"/>
        </w:rPr>
        <w:t>to</w:t>
      </w:r>
      <w:r>
        <w:rPr>
          <w:spacing w:val="7"/>
          <w:u w:val="none"/>
        </w:rPr>
        <w:t xml:space="preserve"> </w:t>
      </w:r>
      <w:r>
        <w:rPr>
          <w:u w:val="none"/>
        </w:rPr>
        <w:t>t</w:t>
      </w:r>
      <w:r>
        <w:rPr>
          <w:spacing w:val="1"/>
          <w:u w:val="none"/>
        </w:rPr>
        <w:t>he</w:t>
      </w:r>
      <w:r>
        <w:rPr>
          <w:spacing w:val="2"/>
          <w:w w:val="102"/>
          <w:u w:val="none"/>
        </w:rPr>
        <w:t xml:space="preserve"> </w:t>
      </w:r>
      <w:r>
        <w:rPr>
          <w:u w:val="none"/>
        </w:rPr>
        <w:t>res</w:t>
      </w:r>
      <w:r>
        <w:rPr>
          <w:spacing w:val="1"/>
          <w:u w:val="none"/>
        </w:rPr>
        <w:t>p</w:t>
      </w:r>
      <w:r>
        <w:rPr>
          <w:u w:val="none"/>
        </w:rPr>
        <w:t>ecti</w:t>
      </w:r>
      <w:r>
        <w:rPr>
          <w:spacing w:val="1"/>
          <w:u w:val="none"/>
        </w:rPr>
        <w:t>v</w:t>
      </w:r>
      <w:r>
        <w:rPr>
          <w:u w:val="none"/>
        </w:rPr>
        <w:t>e</w:t>
      </w:r>
      <w:r>
        <w:rPr>
          <w:spacing w:val="16"/>
          <w:u w:val="none"/>
        </w:rPr>
        <w:t xml:space="preserve"> </w:t>
      </w:r>
      <w:r>
        <w:rPr>
          <w:u w:val="none"/>
        </w:rPr>
        <w:t>a</w:t>
      </w:r>
      <w:r>
        <w:rPr>
          <w:spacing w:val="2"/>
          <w:u w:val="none"/>
        </w:rPr>
        <w:t>m</w:t>
      </w:r>
      <w:r>
        <w:rPr>
          <w:spacing w:val="1"/>
          <w:u w:val="none"/>
        </w:rPr>
        <w:t>oun</w:t>
      </w:r>
      <w:r>
        <w:rPr>
          <w:u w:val="none"/>
        </w:rPr>
        <w:t>ts</w:t>
      </w:r>
      <w:r>
        <w:rPr>
          <w:spacing w:val="17"/>
          <w:u w:val="none"/>
        </w:rPr>
        <w:t xml:space="preserve"> </w:t>
      </w:r>
      <w:r>
        <w:rPr>
          <w:u w:val="none"/>
        </w:rPr>
        <w:t>re</w:t>
      </w:r>
      <w:r>
        <w:rPr>
          <w:spacing w:val="1"/>
          <w:u w:val="none"/>
        </w:rPr>
        <w:t>qu</w:t>
      </w:r>
      <w:r>
        <w:rPr>
          <w:u w:val="none"/>
        </w:rPr>
        <w:t>ired</w:t>
      </w:r>
      <w:r>
        <w:rPr>
          <w:spacing w:val="19"/>
          <w:u w:val="none"/>
        </w:rPr>
        <w:t xml:space="preserve"> </w:t>
      </w:r>
      <w:r>
        <w:rPr>
          <w:u w:val="none"/>
        </w:rPr>
        <w:t>to</w:t>
      </w:r>
      <w:r>
        <w:rPr>
          <w:spacing w:val="18"/>
          <w:u w:val="none"/>
        </w:rPr>
        <w:t xml:space="preserve"> </w:t>
      </w:r>
      <w:r>
        <w:rPr>
          <w:spacing w:val="1"/>
          <w:u w:val="none"/>
        </w:rPr>
        <w:t>b</w:t>
      </w:r>
      <w:r>
        <w:rPr>
          <w:u w:val="none"/>
        </w:rPr>
        <w:t>e</w:t>
      </w:r>
      <w:r>
        <w:rPr>
          <w:spacing w:val="17"/>
          <w:u w:val="none"/>
        </w:rPr>
        <w:t xml:space="preserve"> </w:t>
      </w:r>
      <w:r>
        <w:rPr>
          <w:u w:val="none"/>
        </w:rPr>
        <w:t>all</w:t>
      </w:r>
      <w:r>
        <w:rPr>
          <w:spacing w:val="1"/>
          <w:u w:val="none"/>
        </w:rPr>
        <w:t>o</w:t>
      </w:r>
      <w:r>
        <w:rPr>
          <w:u w:val="none"/>
        </w:rPr>
        <w:t>cated</w:t>
      </w:r>
      <w:r>
        <w:rPr>
          <w:spacing w:val="16"/>
          <w:u w:val="none"/>
        </w:rPr>
        <w:t xml:space="preserve"> </w:t>
      </w:r>
      <w:r>
        <w:rPr>
          <w:u w:val="none"/>
        </w:rPr>
        <w:t>to</w:t>
      </w:r>
      <w:r>
        <w:rPr>
          <w:spacing w:val="18"/>
          <w:u w:val="none"/>
        </w:rPr>
        <w:t xml:space="preserve"> </w:t>
      </w:r>
      <w:r>
        <w:rPr>
          <w:u w:val="none"/>
        </w:rPr>
        <w:t>each</w:t>
      </w:r>
      <w:r>
        <w:rPr>
          <w:spacing w:val="17"/>
          <w:u w:val="none"/>
        </w:rPr>
        <w:t xml:space="preserve"> </w:t>
      </w:r>
      <w:r>
        <w:rPr>
          <w:spacing w:val="2"/>
          <w:u w:val="none"/>
        </w:rPr>
        <w:t>M</w:t>
      </w:r>
      <w:r>
        <w:rPr>
          <w:u w:val="none"/>
        </w:rPr>
        <w:t>e</w:t>
      </w:r>
      <w:r>
        <w:rPr>
          <w:spacing w:val="2"/>
          <w:u w:val="none"/>
        </w:rPr>
        <w:t>m</w:t>
      </w:r>
      <w:r>
        <w:rPr>
          <w:u w:val="none"/>
        </w:rPr>
        <w:t>ber</w:t>
      </w:r>
      <w:r>
        <w:rPr>
          <w:spacing w:val="17"/>
          <w:u w:val="none"/>
        </w:rPr>
        <w:t xml:space="preserve"> </w:t>
      </w:r>
      <w:r>
        <w:rPr>
          <w:u w:val="none"/>
        </w:rPr>
        <w:t>pursuant</w:t>
      </w:r>
      <w:r>
        <w:rPr>
          <w:spacing w:val="17"/>
          <w:u w:val="none"/>
        </w:rPr>
        <w:t xml:space="preserve"> </w:t>
      </w:r>
      <w:r>
        <w:rPr>
          <w:u w:val="none"/>
        </w:rPr>
        <w:t>t</w:t>
      </w:r>
      <w:r>
        <w:rPr>
          <w:spacing w:val="1"/>
          <w:u w:val="none"/>
        </w:rPr>
        <w:t>h</w:t>
      </w:r>
      <w:r>
        <w:rPr>
          <w:u w:val="none"/>
        </w:rPr>
        <w:t>eret</w:t>
      </w:r>
      <w:r>
        <w:rPr>
          <w:spacing w:val="1"/>
          <w:u w:val="none"/>
        </w:rPr>
        <w:t>o</w:t>
      </w:r>
      <w:r>
        <w:rPr>
          <w:u w:val="none"/>
        </w:rPr>
        <w:t>.</w:t>
      </w:r>
      <w:r>
        <w:rPr>
          <w:spacing w:val="17"/>
          <w:u w:val="none"/>
        </w:rPr>
        <w:t xml:space="preserve"> </w:t>
      </w:r>
      <w:r>
        <w:rPr>
          <w:spacing w:val="1"/>
          <w:u w:val="none"/>
        </w:rPr>
        <w:t>T</w:t>
      </w:r>
      <w:r>
        <w:rPr>
          <w:u w:val="none"/>
        </w:rPr>
        <w:t>he</w:t>
      </w:r>
      <w:r>
        <w:rPr>
          <w:spacing w:val="16"/>
          <w:u w:val="none"/>
        </w:rPr>
        <w:t xml:space="preserve"> </w:t>
      </w:r>
      <w:r>
        <w:rPr>
          <w:u w:val="none"/>
        </w:rPr>
        <w:t>ite</w:t>
      </w:r>
      <w:r>
        <w:rPr>
          <w:spacing w:val="2"/>
          <w:u w:val="none"/>
        </w:rPr>
        <w:t>m</w:t>
      </w:r>
      <w:r>
        <w:rPr>
          <w:u w:val="none"/>
        </w:rPr>
        <w:t>s</w:t>
      </w:r>
      <w:r>
        <w:rPr>
          <w:spacing w:val="17"/>
          <w:u w:val="none"/>
        </w:rPr>
        <w:t xml:space="preserve"> </w:t>
      </w:r>
      <w:r>
        <w:rPr>
          <w:u w:val="none"/>
        </w:rPr>
        <w:t>to</w:t>
      </w:r>
      <w:r>
        <w:rPr>
          <w:spacing w:val="19"/>
          <w:u w:val="none"/>
        </w:rPr>
        <w:t xml:space="preserve"> </w:t>
      </w:r>
      <w:r>
        <w:rPr>
          <w:u w:val="none"/>
        </w:rPr>
        <w:t>be</w:t>
      </w:r>
      <w:r>
        <w:rPr>
          <w:spacing w:val="17"/>
          <w:u w:val="none"/>
        </w:rPr>
        <w:t xml:space="preserve"> </w:t>
      </w:r>
      <w:r>
        <w:rPr>
          <w:u w:val="none"/>
        </w:rPr>
        <w:t>so</w:t>
      </w:r>
      <w:r>
        <w:rPr>
          <w:spacing w:val="17"/>
          <w:u w:val="none"/>
        </w:rPr>
        <w:t xml:space="preserve"> </w:t>
      </w:r>
      <w:r>
        <w:rPr>
          <w:u w:val="none"/>
        </w:rPr>
        <w:t>all</w:t>
      </w:r>
      <w:r>
        <w:rPr>
          <w:spacing w:val="1"/>
          <w:u w:val="none"/>
        </w:rPr>
        <w:t>o</w:t>
      </w:r>
      <w:r>
        <w:rPr>
          <w:u w:val="none"/>
        </w:rPr>
        <w:t>cated</w:t>
      </w:r>
      <w:r>
        <w:rPr>
          <w:w w:val="102"/>
          <w:u w:val="none"/>
        </w:rPr>
        <w:t xml:space="preserve"> </w:t>
      </w:r>
      <w:r>
        <w:rPr>
          <w:u w:val="none"/>
        </w:rPr>
        <w:t>s</w:t>
      </w:r>
      <w:r>
        <w:rPr>
          <w:spacing w:val="1"/>
          <w:u w:val="none"/>
        </w:rPr>
        <w:t>h</w:t>
      </w:r>
      <w:r>
        <w:rPr>
          <w:u w:val="none"/>
        </w:rPr>
        <w:t>all</w:t>
      </w:r>
      <w:r>
        <w:rPr>
          <w:spacing w:val="28"/>
          <w:u w:val="none"/>
        </w:rPr>
        <w:t xml:space="preserve"> </w:t>
      </w:r>
      <w:r>
        <w:rPr>
          <w:spacing w:val="1"/>
          <w:u w:val="none"/>
        </w:rPr>
        <w:t>b</w:t>
      </w:r>
      <w:r>
        <w:rPr>
          <w:u w:val="none"/>
        </w:rPr>
        <w:t>e</w:t>
      </w:r>
      <w:r>
        <w:rPr>
          <w:spacing w:val="2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29"/>
          <w:u w:val="none"/>
        </w:rPr>
        <w:t xml:space="preserve"> </w:t>
      </w:r>
      <w:r>
        <w:rPr>
          <w:u w:val="none"/>
        </w:rPr>
        <w:t>in</w:t>
      </w:r>
      <w:r>
        <w:rPr>
          <w:spacing w:val="30"/>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9"/>
          <w:u w:val="none"/>
        </w:rPr>
        <w:t xml:space="preserve"> </w:t>
      </w:r>
      <w:r>
        <w:rPr>
          <w:spacing w:val="1"/>
          <w:u w:val="none"/>
        </w:rPr>
        <w:t>w</w:t>
      </w:r>
      <w:r>
        <w:rPr>
          <w:u w:val="none"/>
        </w:rPr>
        <w:t>ith</w:t>
      </w:r>
      <w:r>
        <w:rPr>
          <w:spacing w:val="28"/>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9"/>
          <w:u w:val="none"/>
        </w:rPr>
        <w:t xml:space="preserve"> </w:t>
      </w:r>
      <w:r>
        <w:rPr>
          <w:spacing w:val="1"/>
          <w:u w:val="none"/>
        </w:rPr>
        <w:t>S</w:t>
      </w:r>
      <w:r>
        <w:rPr>
          <w:u w:val="none"/>
        </w:rPr>
        <w:t>ecti</w:t>
      </w:r>
      <w:r>
        <w:rPr>
          <w:spacing w:val="1"/>
          <w:u w:val="none"/>
        </w:rPr>
        <w:t>on</w:t>
      </w:r>
      <w:r>
        <w:rPr>
          <w:u w:val="none"/>
        </w:rPr>
        <w:t>s</w:t>
      </w:r>
      <w:r>
        <w:rPr>
          <w:spacing w:val="28"/>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(f)(</w:t>
      </w:r>
      <w:r>
        <w:rPr>
          <w:spacing w:val="1"/>
          <w:u w:val="none"/>
        </w:rPr>
        <w:t>6</w:t>
      </w:r>
      <w:r>
        <w:rPr>
          <w:u w:val="none"/>
        </w:rPr>
        <w:t>)</w:t>
      </w:r>
      <w:r>
        <w:rPr>
          <w:spacing w:val="28"/>
          <w:u w:val="none"/>
        </w:rPr>
        <w:t xml:space="preserve"> </w:t>
      </w:r>
      <w:r>
        <w:rPr>
          <w:u w:val="none"/>
        </w:rPr>
        <w:t>a</w:t>
      </w:r>
      <w:r>
        <w:rPr>
          <w:spacing w:val="1"/>
          <w:u w:val="none"/>
        </w:rPr>
        <w:t>n</w:t>
      </w:r>
      <w:r>
        <w:rPr>
          <w:u w:val="none"/>
        </w:rPr>
        <w:t>d</w:t>
      </w:r>
      <w:r>
        <w:rPr>
          <w:spacing w:val="30"/>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b</w:t>
      </w:r>
      <w:r>
        <w:rPr>
          <w:u w:val="none"/>
        </w:rPr>
        <w:t>)(</w:t>
      </w:r>
      <w:r>
        <w:rPr>
          <w:spacing w:val="1"/>
          <w:u w:val="none"/>
        </w:rPr>
        <w:t>2</w:t>
      </w:r>
      <w:r>
        <w:rPr>
          <w:u w:val="none"/>
        </w:rPr>
        <w:t>).</w:t>
      </w:r>
      <w:r>
        <w:rPr>
          <w:spacing w:val="28"/>
          <w:u w:val="none"/>
        </w:rPr>
        <w:t xml:space="preserve"> </w:t>
      </w:r>
      <w:r>
        <w:rPr>
          <w:spacing w:val="1"/>
          <w:u w:val="none"/>
        </w:rPr>
        <w:t>Th</w:t>
      </w:r>
      <w:r>
        <w:rPr>
          <w:u w:val="none"/>
        </w:rPr>
        <w:t>is</w:t>
      </w:r>
      <w:r>
        <w:rPr>
          <w:spacing w:val="28"/>
          <w:u w:val="none"/>
        </w:rPr>
        <w:t xml:space="preserve"> </w:t>
      </w:r>
      <w:r>
        <w:rPr>
          <w:spacing w:val="1"/>
          <w:u w:val="none"/>
        </w:rPr>
        <w:t>S</w:t>
      </w:r>
      <w:r>
        <w:rPr>
          <w:u w:val="none"/>
        </w:rPr>
        <w:t>ecti</w:t>
      </w:r>
      <w:r>
        <w:rPr>
          <w:spacing w:val="1"/>
          <w:u w:val="none"/>
        </w:rPr>
        <w:t>on</w:t>
      </w:r>
    </w:p>
    <w:p w14:paraId="53BE5A2F" w14:textId="77777777" w:rsidR="000C19C9" w:rsidRDefault="00D3642A">
      <w:pPr>
        <w:pStyle w:val="BodyText"/>
        <w:spacing w:before="1" w:line="252" w:lineRule="auto"/>
        <w:ind w:right="116" w:firstLine="0"/>
        <w:jc w:val="both"/>
        <w:rPr>
          <w:u w:val="none"/>
        </w:rPr>
      </w:pPr>
      <w:r>
        <w:rPr>
          <w:spacing w:val="1"/>
          <w:u w:val="none"/>
        </w:rPr>
        <w:t>2</w:t>
      </w:r>
      <w:r>
        <w:rPr>
          <w:u w:val="none"/>
        </w:rPr>
        <w:t>.</w:t>
      </w:r>
      <w:r>
        <w:rPr>
          <w:spacing w:val="1"/>
          <w:u w:val="none"/>
        </w:rPr>
        <w:t>9</w:t>
      </w:r>
      <w:r>
        <w:rPr>
          <w:u w:val="none"/>
        </w:rPr>
        <w:t>.1</w:t>
      </w:r>
      <w:r>
        <w:rPr>
          <w:spacing w:val="25"/>
          <w:u w:val="none"/>
        </w:rPr>
        <w:t xml:space="preserve"> </w:t>
      </w:r>
      <w:r>
        <w:rPr>
          <w:u w:val="none"/>
        </w:rPr>
        <w:t>is</w:t>
      </w:r>
      <w:r>
        <w:rPr>
          <w:spacing w:val="25"/>
          <w:u w:val="none"/>
        </w:rPr>
        <w:t xml:space="preserve"> </w:t>
      </w:r>
      <w:r>
        <w:rPr>
          <w:u w:val="none"/>
        </w:rPr>
        <w:t>i</w:t>
      </w:r>
      <w:r>
        <w:rPr>
          <w:spacing w:val="1"/>
          <w:u w:val="none"/>
        </w:rPr>
        <w:t>n</w:t>
      </w:r>
      <w:r>
        <w:rPr>
          <w:u w:val="none"/>
        </w:rPr>
        <w:t>te</w:t>
      </w:r>
      <w:r>
        <w:rPr>
          <w:spacing w:val="1"/>
          <w:u w:val="none"/>
        </w:rPr>
        <w:t>nd</w:t>
      </w:r>
      <w:r>
        <w:rPr>
          <w:u w:val="none"/>
        </w:rPr>
        <w:t>ed</w:t>
      </w:r>
      <w:r>
        <w:rPr>
          <w:spacing w:val="26"/>
          <w:u w:val="none"/>
        </w:rPr>
        <w:t xml:space="preserve"> </w:t>
      </w:r>
      <w:r>
        <w:rPr>
          <w:u w:val="none"/>
        </w:rPr>
        <w:t>to</w:t>
      </w:r>
      <w:r>
        <w:rPr>
          <w:spacing w:val="26"/>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26"/>
          <w:u w:val="none"/>
        </w:rPr>
        <w:t xml:space="preserve"> </w:t>
      </w:r>
      <w:r>
        <w:rPr>
          <w:spacing w:val="1"/>
          <w:u w:val="none"/>
        </w:rPr>
        <w:t>w</w:t>
      </w:r>
      <w:r>
        <w:rPr>
          <w:u w:val="none"/>
        </w:rPr>
        <w:t>ith</w:t>
      </w:r>
      <w:r>
        <w:rPr>
          <w:spacing w:val="26"/>
          <w:u w:val="none"/>
        </w:rPr>
        <w:t xml:space="preserve"> </w:t>
      </w:r>
      <w:r>
        <w:rPr>
          <w:u w:val="none"/>
        </w:rPr>
        <w:t>t</w:t>
      </w:r>
      <w:r>
        <w:rPr>
          <w:spacing w:val="1"/>
          <w:u w:val="none"/>
        </w:rPr>
        <w:t>h</w:t>
      </w:r>
      <w:r>
        <w:rPr>
          <w:u w:val="none"/>
        </w:rPr>
        <w:t>e</w:t>
      </w:r>
      <w:r>
        <w:rPr>
          <w:spacing w:val="24"/>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5"/>
          <w:u w:val="none"/>
        </w:rPr>
        <w:t xml:space="preserve"> </w:t>
      </w:r>
      <w:r>
        <w:rPr>
          <w:spacing w:val="1"/>
          <w:u w:val="none"/>
        </w:rPr>
        <w:t>g</w:t>
      </w:r>
      <w:r>
        <w:rPr>
          <w:u w:val="none"/>
        </w:rPr>
        <w:t>ain</w:t>
      </w:r>
      <w:r>
        <w:rPr>
          <w:spacing w:val="26"/>
          <w:u w:val="none"/>
        </w:rPr>
        <w:t xml:space="preserve"> </w:t>
      </w:r>
      <w:r>
        <w:rPr>
          <w:u w:val="none"/>
        </w:rPr>
        <w:t>c</w:t>
      </w:r>
      <w:r>
        <w:rPr>
          <w:spacing w:val="1"/>
          <w:u w:val="none"/>
        </w:rPr>
        <w:t>h</w:t>
      </w:r>
      <w:r>
        <w:rPr>
          <w:u w:val="none"/>
        </w:rPr>
        <w:t>ar</w:t>
      </w:r>
      <w:r>
        <w:rPr>
          <w:spacing w:val="1"/>
          <w:u w:val="none"/>
        </w:rPr>
        <w:t>g</w:t>
      </w:r>
      <w:r>
        <w:rPr>
          <w:u w:val="none"/>
        </w:rPr>
        <w:t>e</w:t>
      </w:r>
      <w:r>
        <w:rPr>
          <w:spacing w:val="1"/>
          <w:u w:val="none"/>
        </w:rPr>
        <w:t>b</w:t>
      </w:r>
      <w:r>
        <w:rPr>
          <w:u w:val="none"/>
        </w:rPr>
        <w:t>ack</w:t>
      </w:r>
      <w:r>
        <w:rPr>
          <w:spacing w:val="26"/>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w:t>
      </w:r>
      <w:r>
        <w:rPr>
          <w:spacing w:val="25"/>
          <w:u w:val="none"/>
        </w:rPr>
        <w:t xml:space="preserve"> </w:t>
      </w:r>
      <w:r>
        <w:rPr>
          <w:u w:val="none"/>
        </w:rPr>
        <w:t>in</w:t>
      </w:r>
      <w:r>
        <w:rPr>
          <w:spacing w:val="25"/>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6"/>
          <w:u w:val="none"/>
        </w:rPr>
        <w:t xml:space="preserve"> </w:t>
      </w:r>
      <w:r>
        <w:rPr>
          <w:spacing w:val="1"/>
          <w:u w:val="none"/>
        </w:rPr>
        <w:t>S</w:t>
      </w:r>
      <w:r>
        <w:rPr>
          <w:u w:val="none"/>
        </w:rPr>
        <w:t>ecti</w:t>
      </w:r>
      <w:r>
        <w:rPr>
          <w:spacing w:val="1"/>
          <w:u w:val="none"/>
        </w:rPr>
        <w:t>o</w:t>
      </w:r>
      <w:r>
        <w:rPr>
          <w:u w:val="none"/>
        </w:rPr>
        <w:t>n</w:t>
      </w:r>
      <w:r>
        <w:rPr>
          <w:spacing w:val="26"/>
          <w:u w:val="none"/>
        </w:rPr>
        <w:t xml:space="preserve"> </w:t>
      </w:r>
      <w:r>
        <w:rPr>
          <w:spacing w:val="1"/>
          <w:u w:val="none"/>
        </w:rPr>
        <w:t>1</w:t>
      </w:r>
      <w:r>
        <w:rPr>
          <w:u w:val="none"/>
        </w:rPr>
        <w:t>.</w:t>
      </w:r>
      <w:r>
        <w:rPr>
          <w:spacing w:val="1"/>
          <w:u w:val="none"/>
        </w:rPr>
        <w:t>70</w:t>
      </w:r>
      <w:r>
        <w:rPr>
          <w:u w:val="none"/>
        </w:rPr>
        <w:t>4-</w:t>
      </w:r>
      <w:r>
        <w:rPr>
          <w:w w:val="102"/>
          <w:u w:val="none"/>
        </w:rPr>
        <w:t xml:space="preserve"> </w:t>
      </w:r>
      <w:r>
        <w:rPr>
          <w:spacing w:val="1"/>
          <w:u w:val="none"/>
        </w:rPr>
        <w:t>2</w:t>
      </w:r>
      <w:r>
        <w:rPr>
          <w:u w:val="none"/>
        </w:rPr>
        <w:t>(f)</w:t>
      </w:r>
      <w:r>
        <w:rPr>
          <w:spacing w:val="22"/>
          <w:u w:val="none"/>
        </w:rPr>
        <w:t xml:space="preserve"> </w:t>
      </w:r>
      <w:r>
        <w:rPr>
          <w:u w:val="none"/>
        </w:rPr>
        <w:t>a</w:t>
      </w:r>
      <w:r>
        <w:rPr>
          <w:spacing w:val="1"/>
          <w:u w:val="none"/>
        </w:rPr>
        <w:t>n</w:t>
      </w:r>
      <w:r>
        <w:rPr>
          <w:u w:val="none"/>
        </w:rPr>
        <w:t>d</w:t>
      </w:r>
      <w:r>
        <w:rPr>
          <w:spacing w:val="25"/>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5"/>
          <w:u w:val="none"/>
        </w:rPr>
        <w:t xml:space="preserve"> </w:t>
      </w:r>
      <w:r>
        <w:rPr>
          <w:u w:val="none"/>
        </w:rPr>
        <w:t>i</w:t>
      </w:r>
      <w:r>
        <w:rPr>
          <w:spacing w:val="1"/>
          <w:u w:val="none"/>
        </w:rPr>
        <w:t>n</w:t>
      </w:r>
      <w:r>
        <w:rPr>
          <w:u w:val="none"/>
        </w:rPr>
        <w:t>ter</w:t>
      </w:r>
      <w:r>
        <w:rPr>
          <w:spacing w:val="1"/>
          <w:u w:val="none"/>
        </w:rPr>
        <w:t>p</w:t>
      </w:r>
      <w:r>
        <w:rPr>
          <w:u w:val="none"/>
        </w:rPr>
        <w:t>reted</w:t>
      </w:r>
      <w:r>
        <w:rPr>
          <w:spacing w:val="24"/>
          <w:u w:val="none"/>
        </w:rPr>
        <w:t xml:space="preserve"> </w:t>
      </w:r>
      <w:r>
        <w:rPr>
          <w:u w:val="none"/>
        </w:rPr>
        <w:t>c</w:t>
      </w:r>
      <w:r>
        <w:rPr>
          <w:spacing w:val="1"/>
          <w:u w:val="none"/>
        </w:rPr>
        <w:t>on</w:t>
      </w:r>
      <w:r>
        <w:rPr>
          <w:u w:val="none"/>
        </w:rPr>
        <w:t>siste</w:t>
      </w:r>
      <w:r>
        <w:rPr>
          <w:spacing w:val="1"/>
          <w:u w:val="none"/>
        </w:rPr>
        <w:t>n</w:t>
      </w:r>
      <w:r>
        <w:rPr>
          <w:u w:val="none"/>
        </w:rPr>
        <w:t>tly</w:t>
      </w:r>
      <w:r>
        <w:rPr>
          <w:spacing w:val="24"/>
          <w:u w:val="none"/>
        </w:rPr>
        <w:t xml:space="preserve"> </w:t>
      </w:r>
      <w:r>
        <w:rPr>
          <w:u w:val="none"/>
        </w:rPr>
        <w:t>t</w:t>
      </w:r>
      <w:r>
        <w:rPr>
          <w:spacing w:val="1"/>
          <w:u w:val="none"/>
        </w:rPr>
        <w:t>h</w:t>
      </w:r>
      <w:r>
        <w:rPr>
          <w:u w:val="none"/>
        </w:rPr>
        <w:t>ere</w:t>
      </w:r>
      <w:r>
        <w:rPr>
          <w:spacing w:val="1"/>
          <w:u w:val="none"/>
        </w:rPr>
        <w:t>w</w:t>
      </w:r>
      <w:r>
        <w:rPr>
          <w:u w:val="none"/>
        </w:rPr>
        <w:t>it</w:t>
      </w:r>
      <w:r>
        <w:rPr>
          <w:spacing w:val="1"/>
          <w:u w:val="none"/>
        </w:rPr>
        <w:t>h.</w:t>
      </w:r>
    </w:p>
    <w:p w14:paraId="489690B2" w14:textId="77777777" w:rsidR="000C19C9" w:rsidRDefault="000C19C9">
      <w:pPr>
        <w:spacing w:before="16" w:line="220" w:lineRule="exact"/>
      </w:pPr>
    </w:p>
    <w:p w14:paraId="5339CB6A" w14:textId="77777777" w:rsidR="000C19C9" w:rsidRDefault="00D3642A">
      <w:pPr>
        <w:pStyle w:val="BodyText"/>
        <w:numPr>
          <w:ilvl w:val="2"/>
          <w:numId w:val="1"/>
        </w:numPr>
        <w:tabs>
          <w:tab w:val="left" w:pos="2264"/>
        </w:tabs>
        <w:spacing w:line="251" w:lineRule="auto"/>
        <w:ind w:right="114" w:firstLine="1440"/>
        <w:jc w:val="both"/>
        <w:rPr>
          <w:u w:val="none"/>
        </w:rPr>
      </w:pPr>
      <w:r>
        <w:rPr>
          <w:spacing w:val="2"/>
          <w:u w:color="000000"/>
        </w:rPr>
        <w:t>M</w:t>
      </w:r>
      <w:r>
        <w:rPr>
          <w:u w:color="000000"/>
        </w:rPr>
        <w:t>e</w:t>
      </w:r>
      <w:r>
        <w:rPr>
          <w:spacing w:val="2"/>
          <w:u w:color="000000"/>
        </w:rPr>
        <w:t>m</w:t>
      </w:r>
      <w:r>
        <w:rPr>
          <w:spacing w:val="1"/>
          <w:u w:color="000000"/>
        </w:rPr>
        <w:t>b</w:t>
      </w:r>
      <w:r>
        <w:rPr>
          <w:u w:color="000000"/>
        </w:rPr>
        <w:t>er</w:t>
      </w:r>
      <w:r>
        <w:rPr>
          <w:spacing w:val="41"/>
          <w:u w:color="000000"/>
        </w:rPr>
        <w:t xml:space="preserve"> </w:t>
      </w:r>
      <w:r>
        <w:rPr>
          <w:spacing w:val="2"/>
          <w:u w:color="000000"/>
        </w:rPr>
        <w:t>M</w:t>
      </w:r>
      <w:r>
        <w:rPr>
          <w:u w:color="000000"/>
        </w:rPr>
        <w:t>i</w:t>
      </w:r>
      <w:r>
        <w:rPr>
          <w:spacing w:val="1"/>
          <w:u w:color="000000"/>
        </w:rPr>
        <w:t>n</w:t>
      </w:r>
      <w:r>
        <w:rPr>
          <w:u w:color="000000"/>
        </w:rPr>
        <w:t>i</w:t>
      </w:r>
      <w:r>
        <w:rPr>
          <w:spacing w:val="2"/>
          <w:u w:color="000000"/>
        </w:rPr>
        <w:t>m</w:t>
      </w:r>
      <w:r>
        <w:rPr>
          <w:spacing w:val="1"/>
          <w:u w:color="000000"/>
        </w:rPr>
        <w:t>um</w:t>
      </w:r>
      <w:r>
        <w:rPr>
          <w:spacing w:val="41"/>
          <w:u w:color="000000"/>
        </w:rPr>
        <w:t xml:space="preserve"> </w:t>
      </w:r>
      <w:r>
        <w:rPr>
          <w:spacing w:val="1"/>
          <w:u w:color="000000"/>
        </w:rPr>
        <w:t>G</w:t>
      </w:r>
      <w:r>
        <w:rPr>
          <w:u w:color="000000"/>
        </w:rPr>
        <w:t>ain</w:t>
      </w:r>
      <w:r>
        <w:rPr>
          <w:spacing w:val="42"/>
          <w:u w:color="000000"/>
        </w:rPr>
        <w:t xml:space="preserve"> </w:t>
      </w:r>
      <w:r>
        <w:rPr>
          <w:spacing w:val="1"/>
          <w:u w:color="000000"/>
        </w:rPr>
        <w:t>Ch</w:t>
      </w:r>
      <w:r>
        <w:rPr>
          <w:u w:color="000000"/>
        </w:rPr>
        <w:t>ar</w:t>
      </w:r>
      <w:r>
        <w:rPr>
          <w:spacing w:val="1"/>
          <w:u w:color="000000"/>
        </w:rPr>
        <w:t>g</w:t>
      </w:r>
      <w:r>
        <w:rPr>
          <w:u w:color="000000"/>
        </w:rPr>
        <w:t>e</w:t>
      </w:r>
      <w:r>
        <w:rPr>
          <w:spacing w:val="1"/>
          <w:u w:color="000000"/>
        </w:rPr>
        <w:t>b</w:t>
      </w:r>
      <w:r>
        <w:rPr>
          <w:u w:color="000000"/>
        </w:rPr>
        <w:t>ack</w:t>
      </w:r>
      <w:r>
        <w:rPr>
          <w:u w:val="none"/>
        </w:rPr>
        <w:t>.</w:t>
      </w:r>
      <w:r>
        <w:rPr>
          <w:spacing w:val="42"/>
          <w:u w:val="none"/>
        </w:rPr>
        <w:t xml:space="preserve"> </w:t>
      </w:r>
      <w:r>
        <w:rPr>
          <w:spacing w:val="1"/>
          <w:u w:val="none"/>
        </w:rPr>
        <w:t>Ex</w:t>
      </w:r>
      <w:r>
        <w:rPr>
          <w:u w:val="none"/>
        </w:rPr>
        <w:t>ce</w:t>
      </w:r>
      <w:r>
        <w:rPr>
          <w:spacing w:val="1"/>
          <w:u w:val="none"/>
        </w:rPr>
        <w:t>p</w:t>
      </w:r>
      <w:r>
        <w:rPr>
          <w:u w:val="none"/>
        </w:rPr>
        <w:t>t</w:t>
      </w:r>
      <w:r>
        <w:rPr>
          <w:spacing w:val="42"/>
          <w:u w:val="none"/>
        </w:rPr>
        <w:t xml:space="preserve"> </w:t>
      </w:r>
      <w:r>
        <w:rPr>
          <w:u w:val="none"/>
        </w:rPr>
        <w:t>as</w:t>
      </w:r>
      <w:r>
        <w:rPr>
          <w:spacing w:val="41"/>
          <w:u w:val="none"/>
        </w:rPr>
        <w:t xml:space="preserve"> </w:t>
      </w:r>
      <w:r>
        <w:rPr>
          <w:spacing w:val="1"/>
          <w:u w:val="none"/>
        </w:rPr>
        <w:t>o</w:t>
      </w:r>
      <w:r>
        <w:rPr>
          <w:u w:val="none"/>
        </w:rPr>
        <w:t>t</w:t>
      </w:r>
      <w:r>
        <w:rPr>
          <w:spacing w:val="1"/>
          <w:u w:val="none"/>
        </w:rPr>
        <w:t>h</w:t>
      </w:r>
      <w:r>
        <w:rPr>
          <w:u w:val="none"/>
        </w:rPr>
        <w:t>er</w:t>
      </w:r>
      <w:r>
        <w:rPr>
          <w:spacing w:val="1"/>
          <w:u w:val="none"/>
        </w:rPr>
        <w:t>w</w:t>
      </w:r>
      <w:r>
        <w:rPr>
          <w:u w:val="none"/>
        </w:rPr>
        <w:t>ise</w:t>
      </w:r>
      <w:r>
        <w:rPr>
          <w:spacing w:val="43"/>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43"/>
          <w:u w:val="none"/>
        </w:rPr>
        <w:t xml:space="preserve"> </w:t>
      </w:r>
      <w:r>
        <w:rPr>
          <w:u w:val="none"/>
        </w:rPr>
        <w:t>in</w:t>
      </w:r>
      <w:r>
        <w:rPr>
          <w:spacing w:val="1"/>
          <w:w w:val="102"/>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9"/>
          <w:u w:val="none"/>
        </w:rPr>
        <w:t xml:space="preserve"> </w:t>
      </w:r>
      <w:r>
        <w:rPr>
          <w:spacing w:val="1"/>
          <w:u w:val="none"/>
        </w:rPr>
        <w:t>S</w:t>
      </w:r>
      <w:r>
        <w:rPr>
          <w:u w:val="none"/>
        </w:rPr>
        <w:t>ecti</w:t>
      </w:r>
      <w:r>
        <w:rPr>
          <w:spacing w:val="1"/>
          <w:u w:val="none"/>
        </w:rPr>
        <w:t>on</w:t>
      </w:r>
      <w:r>
        <w:rPr>
          <w:u w:val="none"/>
        </w:rPr>
        <w:t>s</w:t>
      </w:r>
      <w:r>
        <w:rPr>
          <w:spacing w:val="29"/>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r>
        <w:rPr>
          <w:u w:val="none"/>
        </w:rPr>
        <w:t>)(</w:t>
      </w:r>
      <w:r>
        <w:rPr>
          <w:spacing w:val="1"/>
          <w:u w:val="none"/>
        </w:rPr>
        <w:t>4</w:t>
      </w:r>
      <w:r>
        <w:rPr>
          <w:u w:val="none"/>
        </w:rPr>
        <w:t>)</w:t>
      </w:r>
      <w:r>
        <w:rPr>
          <w:spacing w:val="29"/>
          <w:u w:val="none"/>
        </w:rPr>
        <w:t xml:space="preserve"> </w:t>
      </w:r>
      <w:r>
        <w:rPr>
          <w:u w:val="none"/>
        </w:rPr>
        <w:t>a</w:t>
      </w:r>
      <w:r>
        <w:rPr>
          <w:spacing w:val="1"/>
          <w:u w:val="none"/>
        </w:rPr>
        <w:t>n</w:t>
      </w:r>
      <w:r>
        <w:rPr>
          <w:u w:val="none"/>
        </w:rPr>
        <w:t>d</w:t>
      </w:r>
      <w:r>
        <w:rPr>
          <w:spacing w:val="31"/>
          <w:u w:val="none"/>
        </w:rPr>
        <w:t xml:space="preserve"> </w:t>
      </w:r>
      <w:r>
        <w:rPr>
          <w:spacing w:val="1"/>
          <w:u w:val="none"/>
        </w:rPr>
        <w:t>1</w:t>
      </w:r>
      <w:r>
        <w:rPr>
          <w:u w:val="none"/>
        </w:rPr>
        <w:t>.</w:t>
      </w:r>
      <w:r>
        <w:rPr>
          <w:spacing w:val="1"/>
          <w:u w:val="none"/>
        </w:rPr>
        <w:t>70</w:t>
      </w:r>
      <w:r>
        <w:rPr>
          <w:u w:val="none"/>
        </w:rPr>
        <w:t>4-(J)(</w:t>
      </w:r>
      <w:r>
        <w:rPr>
          <w:spacing w:val="1"/>
          <w:u w:val="none"/>
        </w:rPr>
        <w:t>2</w:t>
      </w:r>
      <w:r>
        <w:rPr>
          <w:u w:val="none"/>
        </w:rPr>
        <w:t>).</w:t>
      </w:r>
      <w:r>
        <w:rPr>
          <w:spacing w:val="29"/>
          <w:u w:val="none"/>
        </w:rPr>
        <w:t xml:space="preserve"> </w:t>
      </w:r>
      <w:r>
        <w:rPr>
          <w:spacing w:val="1"/>
          <w:u w:val="none"/>
        </w:rPr>
        <w:t>no</w:t>
      </w:r>
      <w:r>
        <w:rPr>
          <w:u w:val="none"/>
        </w:rPr>
        <w:t>t</w:t>
      </w:r>
      <w:r>
        <w:rPr>
          <w:spacing w:val="1"/>
          <w:u w:val="none"/>
        </w:rPr>
        <w:t>w</w:t>
      </w:r>
      <w:r>
        <w:rPr>
          <w:u w:val="none"/>
        </w:rPr>
        <w:t>it</w:t>
      </w:r>
      <w:r>
        <w:rPr>
          <w:spacing w:val="1"/>
          <w:u w:val="none"/>
        </w:rPr>
        <w:t>h</w:t>
      </w:r>
      <w:r>
        <w:rPr>
          <w:u w:val="none"/>
        </w:rPr>
        <w:t>sta</w:t>
      </w:r>
      <w:r>
        <w:rPr>
          <w:spacing w:val="1"/>
          <w:u w:val="none"/>
        </w:rPr>
        <w:t>nd</w:t>
      </w:r>
      <w:r>
        <w:rPr>
          <w:u w:val="none"/>
        </w:rPr>
        <w:t>i</w:t>
      </w:r>
      <w:r>
        <w:rPr>
          <w:spacing w:val="1"/>
          <w:u w:val="none"/>
        </w:rPr>
        <w:t>n</w:t>
      </w:r>
      <w:r>
        <w:rPr>
          <w:u w:val="none"/>
        </w:rPr>
        <w:t>g</w:t>
      </w:r>
      <w:r>
        <w:rPr>
          <w:spacing w:val="31"/>
          <w:u w:val="none"/>
        </w:rPr>
        <w:t xml:space="preserve"> </w:t>
      </w:r>
      <w:r>
        <w:rPr>
          <w:u w:val="none"/>
        </w:rPr>
        <w:t>a</w:t>
      </w:r>
      <w:r>
        <w:rPr>
          <w:spacing w:val="1"/>
          <w:u w:val="none"/>
        </w:rPr>
        <w:t>n</w:t>
      </w:r>
      <w:r>
        <w:rPr>
          <w:u w:val="none"/>
        </w:rPr>
        <w:t>y</w:t>
      </w:r>
      <w:r>
        <w:rPr>
          <w:spacing w:val="30"/>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1"/>
          <w:u w:val="none"/>
        </w:rPr>
        <w:t xml:space="preserve"> </w:t>
      </w:r>
      <w:r>
        <w:rPr>
          <w:spacing w:val="1"/>
          <w:u w:val="none"/>
        </w:rPr>
        <w:t>o</w:t>
      </w:r>
      <w:r>
        <w:rPr>
          <w:u w:val="none"/>
        </w:rPr>
        <w:t>f</w:t>
      </w:r>
      <w:r>
        <w:rPr>
          <w:spacing w:val="29"/>
          <w:u w:val="none"/>
        </w:rPr>
        <w:t xml:space="preserve"> </w:t>
      </w:r>
      <w:r>
        <w:rPr>
          <w:u w:val="none"/>
        </w:rPr>
        <w:t>t</w:t>
      </w:r>
      <w:r>
        <w:rPr>
          <w:spacing w:val="1"/>
          <w:u w:val="none"/>
        </w:rPr>
        <w:t>h</w:t>
      </w:r>
      <w:r>
        <w:rPr>
          <w:u w:val="none"/>
        </w:rPr>
        <w:t>is</w:t>
      </w:r>
      <w:r>
        <w:rPr>
          <w:spacing w:val="29"/>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w w:val="102"/>
          <w:u w:val="none"/>
        </w:rPr>
        <w:t xml:space="preserve"> </w:t>
      </w:r>
      <w:r>
        <w:rPr>
          <w:rFonts w:cs="Times New Roman"/>
          <w:b/>
          <w:bCs/>
          <w:i/>
          <w:spacing w:val="1"/>
          <w:u w:val="none"/>
        </w:rPr>
        <w:t>A</w:t>
      </w:r>
      <w:r>
        <w:rPr>
          <w:rFonts w:cs="Times New Roman"/>
          <w:i/>
          <w:u w:val="none"/>
        </w:rPr>
        <w:t>,</w:t>
      </w:r>
      <w:r>
        <w:rPr>
          <w:rFonts w:cs="Times New Roman"/>
          <w:i/>
          <w:spacing w:val="3"/>
          <w:u w:val="none"/>
        </w:rPr>
        <w:t xml:space="preserve"> </w:t>
      </w:r>
      <w:r>
        <w:rPr>
          <w:u w:val="none"/>
        </w:rPr>
        <w:t>if</w:t>
      </w:r>
      <w:r>
        <w:rPr>
          <w:spacing w:val="3"/>
          <w:u w:val="none"/>
        </w:rPr>
        <w:t xml:space="preserve"> </w:t>
      </w:r>
      <w:r>
        <w:rPr>
          <w:u w:val="none"/>
        </w:rPr>
        <w:t>t</w:t>
      </w:r>
      <w:r>
        <w:rPr>
          <w:spacing w:val="1"/>
          <w:u w:val="none"/>
        </w:rPr>
        <w:t>h</w:t>
      </w:r>
      <w:r>
        <w:rPr>
          <w:u w:val="none"/>
        </w:rPr>
        <w:t>ere</w:t>
      </w:r>
      <w:r>
        <w:rPr>
          <w:spacing w:val="4"/>
          <w:u w:val="none"/>
        </w:rPr>
        <w:t xml:space="preserve"> </w:t>
      </w:r>
      <w:r>
        <w:rPr>
          <w:u w:val="none"/>
        </w:rPr>
        <w:t>is</w:t>
      </w:r>
      <w:r>
        <w:rPr>
          <w:spacing w:val="3"/>
          <w:u w:val="none"/>
        </w:rPr>
        <w:t xml:space="preserve"> </w:t>
      </w:r>
      <w:r>
        <w:rPr>
          <w:u w:val="none"/>
        </w:rPr>
        <w:t>a</w:t>
      </w:r>
      <w:r>
        <w:rPr>
          <w:spacing w:val="3"/>
          <w:u w:val="none"/>
        </w:rPr>
        <w:t xml:space="preserve"> </w:t>
      </w:r>
      <w:r>
        <w:rPr>
          <w:u w:val="none"/>
        </w:rPr>
        <w:t>net</w:t>
      </w:r>
      <w:r>
        <w:rPr>
          <w:spacing w:val="4"/>
          <w:u w:val="none"/>
        </w:rPr>
        <w:t xml:space="preserve"> </w:t>
      </w:r>
      <w:r>
        <w:rPr>
          <w:spacing w:val="1"/>
          <w:u w:val="none"/>
        </w:rPr>
        <w:t>d</w:t>
      </w:r>
      <w:r>
        <w:rPr>
          <w:u w:val="none"/>
        </w:rPr>
        <w:t>ecrease</w:t>
      </w:r>
      <w:r>
        <w:rPr>
          <w:spacing w:val="3"/>
          <w:u w:val="none"/>
        </w:rPr>
        <w:t xml:space="preserve"> </w:t>
      </w:r>
      <w:r>
        <w:rPr>
          <w:u w:val="none"/>
        </w:rPr>
        <w:t>in</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
          <w:u w:val="none"/>
        </w:rPr>
        <w:t xml:space="preserve"> </w:t>
      </w:r>
      <w:r>
        <w:rPr>
          <w:spacing w:val="1"/>
          <w:u w:val="none"/>
        </w:rPr>
        <w:t>Non</w:t>
      </w:r>
      <w:r>
        <w:rPr>
          <w:u w:val="none"/>
        </w:rPr>
        <w:t>rec</w:t>
      </w:r>
      <w:r>
        <w:rPr>
          <w:spacing w:val="1"/>
          <w:u w:val="none"/>
        </w:rPr>
        <w:t>ou</w:t>
      </w:r>
      <w:r>
        <w:rPr>
          <w:u w:val="none"/>
        </w:rPr>
        <w:t>rse</w:t>
      </w:r>
      <w:r>
        <w:rPr>
          <w:spacing w:val="3"/>
          <w:u w:val="none"/>
        </w:rPr>
        <w:t xml:space="preserve"> </w:t>
      </w:r>
      <w:r>
        <w:rPr>
          <w:spacing w:val="1"/>
          <w:u w:val="none"/>
        </w:rPr>
        <w:t>D</w:t>
      </w:r>
      <w:r>
        <w:rPr>
          <w:u w:val="none"/>
        </w:rPr>
        <w:t>e</w:t>
      </w:r>
      <w:r>
        <w:rPr>
          <w:spacing w:val="1"/>
          <w:u w:val="none"/>
        </w:rPr>
        <w:t>b</w:t>
      </w:r>
      <w:r>
        <w:rPr>
          <w:u w:val="none"/>
        </w:rPr>
        <w:t>t</w:t>
      </w:r>
      <w:r>
        <w:rPr>
          <w:spacing w:val="3"/>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6"/>
          <w:u w:val="none"/>
        </w:rPr>
        <w:t xml:space="preserve"> </w:t>
      </w:r>
      <w:r>
        <w:rPr>
          <w:spacing w:val="1"/>
          <w:u w:val="none"/>
        </w:rPr>
        <w:t>G</w:t>
      </w:r>
      <w:r>
        <w:rPr>
          <w:u w:val="none"/>
        </w:rPr>
        <w:t>ain</w:t>
      </w:r>
      <w:r>
        <w:rPr>
          <w:spacing w:val="4"/>
          <w:u w:val="none"/>
        </w:rPr>
        <w:t xml:space="preserve"> </w:t>
      </w:r>
      <w:r>
        <w:rPr>
          <w:u w:val="none"/>
        </w:rPr>
        <w:t>attri</w:t>
      </w:r>
      <w:r>
        <w:rPr>
          <w:spacing w:val="1"/>
          <w:u w:val="none"/>
        </w:rPr>
        <w:t>bu</w:t>
      </w:r>
      <w:r>
        <w:rPr>
          <w:u w:val="none"/>
        </w:rPr>
        <w:t>ta</w:t>
      </w:r>
      <w:r>
        <w:rPr>
          <w:spacing w:val="1"/>
          <w:u w:val="none"/>
        </w:rPr>
        <w:t>b</w:t>
      </w:r>
      <w:r>
        <w:rPr>
          <w:u w:val="none"/>
        </w:rPr>
        <w:t>le</w:t>
      </w:r>
      <w:r>
        <w:rPr>
          <w:spacing w:val="4"/>
          <w:u w:val="none"/>
        </w:rPr>
        <w:t xml:space="preserve"> </w:t>
      </w:r>
      <w:r>
        <w:rPr>
          <w:u w:val="none"/>
        </w:rPr>
        <w:t>to</w:t>
      </w:r>
      <w:r>
        <w:rPr>
          <w:spacing w:val="4"/>
          <w:u w:val="none"/>
        </w:rPr>
        <w:t xml:space="preserve"> </w:t>
      </w:r>
      <w:r>
        <w:rPr>
          <w:u w:val="none"/>
        </w:rPr>
        <w:t>a</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Non</w:t>
      </w:r>
      <w:r>
        <w:rPr>
          <w:u w:val="none"/>
        </w:rPr>
        <w:t>rec</w:t>
      </w:r>
      <w:r>
        <w:rPr>
          <w:spacing w:val="1"/>
          <w:u w:val="none"/>
        </w:rPr>
        <w:t>o</w:t>
      </w:r>
      <w:r>
        <w:rPr>
          <w:u w:val="none"/>
        </w:rPr>
        <w:t>urse</w:t>
      </w:r>
      <w:r>
        <w:rPr>
          <w:spacing w:val="42"/>
          <w:u w:val="none"/>
        </w:rPr>
        <w:t xml:space="preserve"> </w:t>
      </w:r>
      <w:r>
        <w:rPr>
          <w:spacing w:val="1"/>
          <w:u w:val="none"/>
        </w:rPr>
        <w:t>D</w:t>
      </w:r>
      <w:r>
        <w:rPr>
          <w:u w:val="none"/>
        </w:rPr>
        <w:t>e</w:t>
      </w:r>
      <w:r>
        <w:rPr>
          <w:spacing w:val="1"/>
          <w:u w:val="none"/>
        </w:rPr>
        <w:t>b</w:t>
      </w:r>
      <w:r>
        <w:rPr>
          <w:u w:val="none"/>
        </w:rPr>
        <w:t>t</w:t>
      </w:r>
      <w:r>
        <w:rPr>
          <w:spacing w:val="42"/>
          <w:u w:val="none"/>
        </w:rPr>
        <w:t xml:space="preserve"> </w:t>
      </w:r>
      <w:r>
        <w:rPr>
          <w:u w:val="none"/>
        </w:rPr>
        <w:t>during</w:t>
      </w:r>
      <w:r>
        <w:rPr>
          <w:spacing w:val="43"/>
          <w:u w:val="none"/>
        </w:rPr>
        <w:t xml:space="preserve"> </w:t>
      </w:r>
      <w:r>
        <w:rPr>
          <w:u w:val="none"/>
        </w:rPr>
        <w:t>a</w:t>
      </w:r>
      <w:r>
        <w:rPr>
          <w:spacing w:val="1"/>
          <w:u w:val="none"/>
        </w:rPr>
        <w:t>n</w:t>
      </w:r>
      <w:r>
        <w:rPr>
          <w:u w:val="none"/>
        </w:rPr>
        <w:t>y</w:t>
      </w:r>
      <w:r>
        <w:rPr>
          <w:spacing w:val="43"/>
          <w:u w:val="none"/>
        </w:rPr>
        <w:t xml:space="preserve"> </w:t>
      </w:r>
      <w:r>
        <w:rPr>
          <w:spacing w:val="1"/>
          <w:u w:val="none"/>
        </w:rPr>
        <w:t>F</w:t>
      </w:r>
      <w:r>
        <w:rPr>
          <w:u w:val="none"/>
        </w:rPr>
        <w:t>iscal</w:t>
      </w:r>
      <w:r>
        <w:rPr>
          <w:spacing w:val="42"/>
          <w:u w:val="none"/>
        </w:rPr>
        <w:t xml:space="preserve"> </w:t>
      </w:r>
      <w:r>
        <w:rPr>
          <w:spacing w:val="1"/>
          <w:u w:val="none"/>
        </w:rPr>
        <w:t>Y</w:t>
      </w:r>
      <w:r>
        <w:rPr>
          <w:u w:val="none"/>
        </w:rPr>
        <w:t>ear,</w:t>
      </w:r>
      <w:r>
        <w:rPr>
          <w:spacing w:val="42"/>
          <w:u w:val="none"/>
        </w:rPr>
        <w:t xml:space="preserve"> </w:t>
      </w:r>
      <w:r>
        <w:rPr>
          <w:u w:val="none"/>
        </w:rPr>
        <w:t>each</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1"/>
          <w:u w:val="none"/>
        </w:rPr>
        <w:t>wh</w:t>
      </w:r>
      <w:r>
        <w:rPr>
          <w:u w:val="none"/>
        </w:rPr>
        <w:t>o</w:t>
      </w:r>
      <w:r>
        <w:rPr>
          <w:spacing w:val="43"/>
          <w:u w:val="none"/>
        </w:rPr>
        <w:t xml:space="preserve"> </w:t>
      </w:r>
      <w:r>
        <w:rPr>
          <w:spacing w:val="1"/>
          <w:u w:val="none"/>
        </w:rPr>
        <w:t>h</w:t>
      </w:r>
      <w:r>
        <w:rPr>
          <w:u w:val="none"/>
        </w:rPr>
        <w:t>as</w:t>
      </w:r>
      <w:r>
        <w:rPr>
          <w:spacing w:val="42"/>
          <w:u w:val="none"/>
        </w:rPr>
        <w:t xml:space="preserve"> </w:t>
      </w:r>
      <w:r>
        <w:rPr>
          <w:u w:val="none"/>
        </w:rPr>
        <w:t>a</w:t>
      </w:r>
      <w:r>
        <w:rPr>
          <w:spacing w:val="43"/>
          <w:u w:val="none"/>
        </w:rPr>
        <w:t xml:space="preserve"> </w:t>
      </w:r>
      <w:r>
        <w:rPr>
          <w:u w:val="none"/>
        </w:rPr>
        <w:t>s</w:t>
      </w:r>
      <w:r>
        <w:rPr>
          <w:spacing w:val="1"/>
          <w:u w:val="none"/>
        </w:rPr>
        <w:t>h</w:t>
      </w:r>
      <w:r>
        <w:rPr>
          <w:u w:val="none"/>
        </w:rPr>
        <w:t>are</w:t>
      </w:r>
      <w:r>
        <w:rPr>
          <w:spacing w:val="43"/>
          <w:u w:val="none"/>
        </w:rPr>
        <w:t xml:space="preserve"> </w:t>
      </w:r>
      <w:r>
        <w:rPr>
          <w:spacing w:val="1"/>
          <w:u w:val="none"/>
        </w:rPr>
        <w:t>o</w:t>
      </w:r>
      <w:r>
        <w:rPr>
          <w:u w:val="none"/>
        </w:rPr>
        <w:t>f</w:t>
      </w:r>
      <w:r>
        <w:rPr>
          <w:spacing w:val="42"/>
          <w:u w:val="none"/>
        </w:rPr>
        <w:t xml:space="preserve"> </w:t>
      </w:r>
      <w:r>
        <w:rPr>
          <w:u w:val="none"/>
        </w:rPr>
        <w:t>t</w:t>
      </w:r>
      <w:r>
        <w:rPr>
          <w:spacing w:val="1"/>
          <w:u w:val="none"/>
        </w:rPr>
        <w:t>h</w:t>
      </w:r>
      <w:r>
        <w:rPr>
          <w:u w:val="none"/>
        </w:rPr>
        <w:t>e</w:t>
      </w:r>
      <w:r>
        <w:rPr>
          <w:spacing w:val="4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1"/>
          <w:u w:val="none"/>
        </w:rPr>
        <w:t xml:space="preserve"> </w:t>
      </w:r>
      <w:r>
        <w:rPr>
          <w:spacing w:val="1"/>
          <w:u w:val="none"/>
        </w:rPr>
        <w:t>Non</w:t>
      </w:r>
      <w:r>
        <w:rPr>
          <w:u w:val="none"/>
        </w:rPr>
        <w:t>rec</w:t>
      </w:r>
      <w:r>
        <w:rPr>
          <w:spacing w:val="1"/>
          <w:u w:val="none"/>
        </w:rPr>
        <w:t>ou</w:t>
      </w:r>
      <w:r>
        <w:rPr>
          <w:u w:val="none"/>
        </w:rPr>
        <w:t>rse</w:t>
      </w:r>
      <w:r>
        <w:rPr>
          <w:w w:val="102"/>
          <w:u w:val="none"/>
        </w:rPr>
        <w:t xml:space="preserve"> </w:t>
      </w:r>
      <w:r>
        <w:rPr>
          <w:spacing w:val="1"/>
          <w:u w:val="none"/>
        </w:rPr>
        <w:t>D</w:t>
      </w:r>
      <w:r>
        <w:rPr>
          <w:u w:val="none"/>
        </w:rPr>
        <w:t>e</w:t>
      </w:r>
      <w:r>
        <w:rPr>
          <w:spacing w:val="1"/>
          <w:u w:val="none"/>
        </w:rPr>
        <w:t>b</w:t>
      </w:r>
      <w:r>
        <w:rPr>
          <w:u w:val="none"/>
        </w:rPr>
        <w:t>t</w:t>
      </w:r>
      <w:r>
        <w:rPr>
          <w:spacing w:val="11"/>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13"/>
          <w:u w:val="none"/>
        </w:rPr>
        <w:t xml:space="preserve"> </w:t>
      </w:r>
      <w:r>
        <w:rPr>
          <w:spacing w:val="1"/>
          <w:u w:val="none"/>
        </w:rPr>
        <w:t>G</w:t>
      </w:r>
      <w:r>
        <w:rPr>
          <w:u w:val="none"/>
        </w:rPr>
        <w:t>ain</w:t>
      </w:r>
      <w:r>
        <w:rPr>
          <w:spacing w:val="12"/>
          <w:u w:val="none"/>
        </w:rPr>
        <w:t xml:space="preserve"> </w:t>
      </w:r>
      <w:r>
        <w:rPr>
          <w:u w:val="none"/>
        </w:rPr>
        <w:t>attri</w:t>
      </w:r>
      <w:r>
        <w:rPr>
          <w:spacing w:val="1"/>
          <w:u w:val="none"/>
        </w:rPr>
        <w:t>bu</w:t>
      </w:r>
      <w:r>
        <w:rPr>
          <w:u w:val="none"/>
        </w:rPr>
        <w:t>ta</w:t>
      </w:r>
      <w:r>
        <w:rPr>
          <w:spacing w:val="1"/>
          <w:u w:val="none"/>
        </w:rPr>
        <w:t>b</w:t>
      </w:r>
      <w:r>
        <w:rPr>
          <w:u w:val="none"/>
        </w:rPr>
        <w:t>le</w:t>
      </w:r>
      <w:r>
        <w:rPr>
          <w:spacing w:val="13"/>
          <w:u w:val="none"/>
        </w:rPr>
        <w:t xml:space="preserve"> </w:t>
      </w:r>
      <w:r>
        <w:rPr>
          <w:u w:val="none"/>
        </w:rPr>
        <w:t>to</w:t>
      </w:r>
      <w:r>
        <w:rPr>
          <w:spacing w:val="12"/>
          <w:u w:val="none"/>
        </w:rPr>
        <w:t xml:space="preserve"> </w:t>
      </w:r>
      <w:r>
        <w:rPr>
          <w:u w:val="none"/>
        </w:rPr>
        <w:t>s</w:t>
      </w:r>
      <w:r>
        <w:rPr>
          <w:spacing w:val="1"/>
          <w:u w:val="none"/>
        </w:rPr>
        <w:t>u</w:t>
      </w:r>
      <w:r>
        <w:rPr>
          <w:u w:val="none"/>
        </w:rPr>
        <w:t>ch</w:t>
      </w:r>
      <w:r>
        <w:rPr>
          <w:spacing w:val="11"/>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1"/>
          <w:u w:val="none"/>
        </w:rPr>
        <w:t xml:space="preserve"> </w:t>
      </w:r>
      <w:r>
        <w:rPr>
          <w:spacing w:val="1"/>
          <w:u w:val="none"/>
        </w:rPr>
        <w:t>Non</w:t>
      </w:r>
      <w:r>
        <w:rPr>
          <w:u w:val="none"/>
        </w:rPr>
        <w:t>rec</w:t>
      </w:r>
      <w:r>
        <w:rPr>
          <w:spacing w:val="1"/>
          <w:u w:val="none"/>
        </w:rPr>
        <w:t>ou</w:t>
      </w:r>
      <w:r>
        <w:rPr>
          <w:u w:val="none"/>
        </w:rPr>
        <w:t>rse</w:t>
      </w:r>
      <w:r>
        <w:rPr>
          <w:spacing w:val="13"/>
          <w:u w:val="none"/>
        </w:rPr>
        <w:t xml:space="preserve"> </w:t>
      </w:r>
      <w:r>
        <w:rPr>
          <w:spacing w:val="1"/>
          <w:u w:val="none"/>
        </w:rPr>
        <w:t>D</w:t>
      </w:r>
      <w:r>
        <w:rPr>
          <w:u w:val="none"/>
        </w:rPr>
        <w:t>e</w:t>
      </w:r>
      <w:r>
        <w:rPr>
          <w:spacing w:val="1"/>
          <w:u w:val="none"/>
        </w:rPr>
        <w:t>b</w:t>
      </w:r>
      <w:r>
        <w:rPr>
          <w:u w:val="none"/>
        </w:rPr>
        <w:t>t,</w:t>
      </w:r>
      <w:r>
        <w:rPr>
          <w:spacing w:val="11"/>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12"/>
          <w:u w:val="none"/>
        </w:rPr>
        <w:t xml:space="preserve"> </w:t>
      </w:r>
      <w:r>
        <w:rPr>
          <w:u w:val="none"/>
        </w:rPr>
        <w:t>in</w:t>
      </w:r>
      <w:r>
        <w:rPr>
          <w:spacing w:val="12"/>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13"/>
          <w:u w:val="none"/>
        </w:rPr>
        <w:t xml:space="preserve"> </w:t>
      </w:r>
      <w:r>
        <w:rPr>
          <w:spacing w:val="1"/>
          <w:u w:val="none"/>
        </w:rPr>
        <w:t>w</w:t>
      </w:r>
      <w:r>
        <w:rPr>
          <w:u w:val="none"/>
        </w:rPr>
        <w:t>ith</w:t>
      </w:r>
      <w:r>
        <w:rPr>
          <w:w w:val="102"/>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51"/>
          <w:u w:val="none"/>
        </w:rPr>
        <w:t xml:space="preserve"> </w:t>
      </w:r>
      <w:r>
        <w:rPr>
          <w:spacing w:val="1"/>
          <w:u w:val="none"/>
        </w:rPr>
        <w:t>S</w:t>
      </w:r>
      <w:r>
        <w:rPr>
          <w:u w:val="none"/>
        </w:rPr>
        <w:t>ecti</w:t>
      </w:r>
      <w:r>
        <w:rPr>
          <w:spacing w:val="1"/>
          <w:u w:val="none"/>
        </w:rPr>
        <w:t>o</w:t>
      </w:r>
      <w:r>
        <w:rPr>
          <w:u w:val="none"/>
        </w:rPr>
        <w:t>n</w:t>
      </w:r>
      <w:r>
        <w:rPr>
          <w:spacing w:val="52"/>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5</w:t>
      </w:r>
      <w:r>
        <w:rPr>
          <w:u w:val="none"/>
        </w:rPr>
        <w:t>),</w:t>
      </w:r>
      <w:r>
        <w:rPr>
          <w:spacing w:val="49"/>
          <w:u w:val="none"/>
        </w:rPr>
        <w:t xml:space="preserve"> </w:t>
      </w:r>
      <w:r>
        <w:rPr>
          <w:u w:val="none"/>
        </w:rPr>
        <w:t>s</w:t>
      </w:r>
      <w:r>
        <w:rPr>
          <w:spacing w:val="1"/>
          <w:u w:val="none"/>
        </w:rPr>
        <w:t>h</w:t>
      </w:r>
      <w:r>
        <w:rPr>
          <w:u w:val="none"/>
        </w:rPr>
        <w:t>all</w:t>
      </w:r>
      <w:r>
        <w:rPr>
          <w:spacing w:val="51"/>
          <w:u w:val="none"/>
        </w:rPr>
        <w:t xml:space="preserve"> </w:t>
      </w:r>
      <w:r>
        <w:rPr>
          <w:spacing w:val="1"/>
          <w:u w:val="none"/>
        </w:rPr>
        <w:t>b</w:t>
      </w:r>
      <w:r>
        <w:rPr>
          <w:u w:val="none"/>
        </w:rPr>
        <w:t>e</w:t>
      </w:r>
      <w:r>
        <w:rPr>
          <w:spacing w:val="50"/>
          <w:u w:val="none"/>
        </w:rPr>
        <w:t xml:space="preserve"> </w:t>
      </w:r>
      <w:r>
        <w:rPr>
          <w:u w:val="none"/>
        </w:rPr>
        <w:t>s</w:t>
      </w:r>
      <w:r>
        <w:rPr>
          <w:spacing w:val="1"/>
          <w:u w:val="none"/>
        </w:rPr>
        <w:t>p</w:t>
      </w:r>
      <w:r>
        <w:rPr>
          <w:u w:val="none"/>
        </w:rPr>
        <w:t>ecially</w:t>
      </w:r>
      <w:r>
        <w:rPr>
          <w:spacing w:val="51"/>
          <w:u w:val="none"/>
        </w:rPr>
        <w:t xml:space="preserve"> </w:t>
      </w:r>
      <w:r>
        <w:rPr>
          <w:u w:val="none"/>
        </w:rPr>
        <w:t>allocated</w:t>
      </w:r>
      <w:r>
        <w:rPr>
          <w:spacing w:val="52"/>
          <w:u w:val="none"/>
        </w:rPr>
        <w:t xml:space="preserve"> </w:t>
      </w:r>
      <w:r>
        <w:rPr>
          <w:u w:val="none"/>
        </w:rPr>
        <w:t>ite</w:t>
      </w:r>
      <w:r>
        <w:rPr>
          <w:spacing w:val="2"/>
          <w:u w:val="none"/>
        </w:rPr>
        <w:t>m</w:t>
      </w:r>
      <w:r>
        <w:rPr>
          <w:u w:val="none"/>
        </w:rPr>
        <w:t>s</w:t>
      </w:r>
      <w:r>
        <w:rPr>
          <w:spacing w:val="50"/>
          <w:u w:val="none"/>
        </w:rPr>
        <w:t xml:space="preserve"> </w:t>
      </w:r>
      <w:r>
        <w:rPr>
          <w:spacing w:val="1"/>
          <w:u w:val="none"/>
        </w:rPr>
        <w:t>o</w:t>
      </w:r>
      <w:r>
        <w:rPr>
          <w:u w:val="none"/>
        </w:rPr>
        <w:t>f</w:t>
      </w:r>
      <w:r>
        <w:rPr>
          <w:spacing w:val="51"/>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50"/>
          <w:u w:val="none"/>
        </w:rPr>
        <w:t xml:space="preserve"> </w:t>
      </w:r>
      <w:r>
        <w:rPr>
          <w:u w:val="none"/>
        </w:rPr>
        <w:t>i</w:t>
      </w:r>
      <w:r>
        <w:rPr>
          <w:spacing w:val="1"/>
          <w:u w:val="none"/>
        </w:rPr>
        <w:t>n</w:t>
      </w:r>
      <w:r>
        <w:rPr>
          <w:u w:val="none"/>
        </w:rPr>
        <w:t>co</w:t>
      </w:r>
      <w:r>
        <w:rPr>
          <w:spacing w:val="2"/>
          <w:u w:val="none"/>
        </w:rPr>
        <w:t>m</w:t>
      </w:r>
      <w:r>
        <w:rPr>
          <w:u w:val="none"/>
        </w:rPr>
        <w:t>e</w:t>
      </w:r>
      <w:r>
        <w:rPr>
          <w:spacing w:val="51"/>
          <w:u w:val="none"/>
        </w:rPr>
        <w:t xml:space="preserve"> </w:t>
      </w:r>
      <w:r>
        <w:rPr>
          <w:u w:val="none"/>
        </w:rPr>
        <w:t>and</w:t>
      </w:r>
      <w:r>
        <w:rPr>
          <w:spacing w:val="51"/>
          <w:u w:val="none"/>
        </w:rPr>
        <w:t xml:space="preserve"> </w:t>
      </w:r>
      <w:r>
        <w:rPr>
          <w:u w:val="none"/>
        </w:rPr>
        <w:t>gain</w:t>
      </w:r>
      <w:r>
        <w:rPr>
          <w:spacing w:val="50"/>
          <w:u w:val="none"/>
        </w:rPr>
        <w:t xml:space="preserve"> </w:t>
      </w:r>
      <w:r>
        <w:rPr>
          <w:u w:val="none"/>
        </w:rPr>
        <w:t>for</w:t>
      </w:r>
      <w:r>
        <w:rPr>
          <w:w w:val="102"/>
          <w:u w:val="none"/>
        </w:rPr>
        <w:t xml:space="preserve"> </w:t>
      </w:r>
      <w:r>
        <w:rPr>
          <w:u w:val="none"/>
        </w:rPr>
        <w:t>s</w:t>
      </w:r>
      <w:r>
        <w:rPr>
          <w:spacing w:val="1"/>
          <w:u w:val="none"/>
        </w:rPr>
        <w:t>u</w:t>
      </w:r>
      <w:r>
        <w:rPr>
          <w:u w:val="none"/>
        </w:rPr>
        <w:t>ch</w:t>
      </w:r>
      <w:r>
        <w:rPr>
          <w:spacing w:val="25"/>
          <w:u w:val="none"/>
        </w:rPr>
        <w:t xml:space="preserve"> </w:t>
      </w:r>
      <w:r>
        <w:rPr>
          <w:spacing w:val="1"/>
          <w:u w:val="none"/>
        </w:rPr>
        <w:t>F</w:t>
      </w:r>
      <w:r>
        <w:rPr>
          <w:u w:val="none"/>
        </w:rPr>
        <w:t>iscal</w:t>
      </w:r>
      <w:r>
        <w:rPr>
          <w:spacing w:val="25"/>
          <w:u w:val="none"/>
        </w:rPr>
        <w:t xml:space="preserve"> </w:t>
      </w:r>
      <w:r>
        <w:rPr>
          <w:spacing w:val="1"/>
          <w:u w:val="none"/>
        </w:rPr>
        <w:t>Y</w:t>
      </w:r>
      <w:r>
        <w:rPr>
          <w:u w:val="none"/>
        </w:rPr>
        <w:t>ear</w:t>
      </w:r>
      <w:r>
        <w:rPr>
          <w:spacing w:val="25"/>
          <w:u w:val="none"/>
        </w:rPr>
        <w:t xml:space="preserve"> </w:t>
      </w:r>
      <w:r>
        <w:rPr>
          <w:u w:val="none"/>
        </w:rPr>
        <w:t>(a</w:t>
      </w:r>
      <w:r>
        <w:rPr>
          <w:spacing w:val="1"/>
          <w:u w:val="none"/>
        </w:rPr>
        <w:t>nd</w:t>
      </w:r>
      <w:r>
        <w:rPr>
          <w:u w:val="none"/>
        </w:rPr>
        <w:t>,</w:t>
      </w:r>
      <w:r>
        <w:rPr>
          <w:spacing w:val="25"/>
          <w:u w:val="none"/>
        </w:rPr>
        <w:t xml:space="preserve"> </w:t>
      </w:r>
      <w:r>
        <w:rPr>
          <w:u w:val="none"/>
        </w:rPr>
        <w:t>if</w:t>
      </w:r>
      <w:r>
        <w:rPr>
          <w:spacing w:val="25"/>
          <w:u w:val="none"/>
        </w:rPr>
        <w:t xml:space="preserve"> </w:t>
      </w:r>
      <w:r>
        <w:rPr>
          <w:spacing w:val="1"/>
          <w:u w:val="none"/>
        </w:rPr>
        <w:t>n</w:t>
      </w:r>
      <w:r>
        <w:rPr>
          <w:u w:val="none"/>
        </w:rPr>
        <w:t>ecessary</w:t>
      </w:r>
      <w:r>
        <w:rPr>
          <w:spacing w:val="26"/>
          <w:u w:val="none"/>
        </w:rPr>
        <w:t xml:space="preserve"> </w:t>
      </w:r>
      <w:r>
        <w:rPr>
          <w:u w:val="none"/>
        </w:rPr>
        <w:t>s</w:t>
      </w:r>
      <w:r>
        <w:rPr>
          <w:spacing w:val="1"/>
          <w:u w:val="none"/>
        </w:rPr>
        <w:t>ub</w:t>
      </w:r>
      <w:r>
        <w:rPr>
          <w:u w:val="none"/>
        </w:rPr>
        <w:t>se</w:t>
      </w:r>
      <w:r>
        <w:rPr>
          <w:spacing w:val="1"/>
          <w:u w:val="none"/>
        </w:rPr>
        <w:t>qu</w:t>
      </w:r>
      <w:r>
        <w:rPr>
          <w:u w:val="none"/>
        </w:rPr>
        <w:t>e</w:t>
      </w:r>
      <w:r>
        <w:rPr>
          <w:spacing w:val="1"/>
          <w:u w:val="none"/>
        </w:rPr>
        <w:t>n</w:t>
      </w:r>
      <w:r>
        <w:rPr>
          <w:u w:val="none"/>
        </w:rPr>
        <w:t>t</w:t>
      </w:r>
      <w:r>
        <w:rPr>
          <w:spacing w:val="24"/>
          <w:u w:val="none"/>
        </w:rPr>
        <w:t xml:space="preserve"> </w:t>
      </w:r>
      <w:r>
        <w:rPr>
          <w:spacing w:val="1"/>
          <w:u w:val="none"/>
        </w:rPr>
        <w:t>F</w:t>
      </w:r>
      <w:r>
        <w:rPr>
          <w:u w:val="none"/>
        </w:rPr>
        <w:t>iscal</w:t>
      </w:r>
      <w:r>
        <w:rPr>
          <w:spacing w:val="25"/>
          <w:u w:val="none"/>
        </w:rPr>
        <w:t xml:space="preserve"> </w:t>
      </w:r>
      <w:r>
        <w:rPr>
          <w:spacing w:val="1"/>
          <w:u w:val="none"/>
        </w:rPr>
        <w:t>Y</w:t>
      </w:r>
      <w:r>
        <w:rPr>
          <w:u w:val="none"/>
        </w:rPr>
        <w:t>ears)</w:t>
      </w:r>
      <w:r>
        <w:rPr>
          <w:spacing w:val="25"/>
          <w:u w:val="none"/>
        </w:rPr>
        <w:t xml:space="preserve"> </w:t>
      </w:r>
      <w:r>
        <w:rPr>
          <w:u w:val="none"/>
        </w:rPr>
        <w:t>in</w:t>
      </w:r>
      <w:r>
        <w:rPr>
          <w:spacing w:val="26"/>
          <w:u w:val="none"/>
        </w:rPr>
        <w:t xml:space="preserve"> </w:t>
      </w:r>
      <w:r>
        <w:rPr>
          <w:u w:val="none"/>
        </w:rPr>
        <w:t>an</w:t>
      </w:r>
      <w:r>
        <w:rPr>
          <w:spacing w:val="23"/>
          <w:u w:val="none"/>
        </w:rPr>
        <w:t xml:space="preserve"> </w:t>
      </w:r>
      <w:r>
        <w:rPr>
          <w:u w:val="none"/>
        </w:rPr>
        <w:t>a</w:t>
      </w:r>
      <w:r>
        <w:rPr>
          <w:spacing w:val="2"/>
          <w:u w:val="none"/>
        </w:rPr>
        <w:t>m</w:t>
      </w:r>
      <w:r>
        <w:rPr>
          <w:u w:val="none"/>
        </w:rPr>
        <w:t>ount</w:t>
      </w:r>
      <w:r>
        <w:rPr>
          <w:spacing w:val="25"/>
          <w:u w:val="none"/>
        </w:rPr>
        <w:t xml:space="preserve"> </w:t>
      </w:r>
      <w:r>
        <w:rPr>
          <w:u w:val="none"/>
        </w:rPr>
        <w:t>e</w:t>
      </w:r>
      <w:r>
        <w:rPr>
          <w:spacing w:val="1"/>
          <w:u w:val="none"/>
        </w:rPr>
        <w:t>q</w:t>
      </w:r>
      <w:r>
        <w:rPr>
          <w:u w:val="none"/>
        </w:rPr>
        <w:t>ual</w:t>
      </w:r>
      <w:r>
        <w:rPr>
          <w:spacing w:val="25"/>
          <w:u w:val="none"/>
        </w:rPr>
        <w:t xml:space="preserve"> </w:t>
      </w:r>
      <w:r>
        <w:rPr>
          <w:u w:val="none"/>
        </w:rPr>
        <w:t>to</w:t>
      </w:r>
      <w:r>
        <w:rPr>
          <w:spacing w:val="26"/>
          <w:u w:val="none"/>
        </w:rPr>
        <w:t xml:space="preserve"> </w:t>
      </w:r>
      <w:r>
        <w:rPr>
          <w:u w:val="none"/>
        </w:rPr>
        <w:t>such</w:t>
      </w:r>
      <w:r>
        <w:rPr>
          <w:spacing w:val="26"/>
          <w:u w:val="none"/>
        </w:rPr>
        <w:t xml:space="preserve"> </w:t>
      </w:r>
      <w:r>
        <w:rPr>
          <w:spacing w:val="2"/>
          <w:u w:val="none"/>
        </w:rPr>
        <w:t>M</w:t>
      </w:r>
      <w:r>
        <w:rPr>
          <w:u w:val="none"/>
        </w:rPr>
        <w:t>e</w:t>
      </w:r>
      <w:r>
        <w:rPr>
          <w:spacing w:val="2"/>
          <w:u w:val="none"/>
        </w:rPr>
        <w:t>m</w:t>
      </w:r>
      <w:r>
        <w:rPr>
          <w:u w:val="none"/>
        </w:rPr>
        <w:t>ber’s</w:t>
      </w:r>
      <w:r>
        <w:rPr>
          <w:spacing w:val="25"/>
          <w:u w:val="none"/>
        </w:rPr>
        <w:t xml:space="preserve"> </w:t>
      </w:r>
      <w:r>
        <w:rPr>
          <w:u w:val="none"/>
        </w:rPr>
        <w:t>s</w:t>
      </w:r>
      <w:r>
        <w:rPr>
          <w:spacing w:val="1"/>
          <w:u w:val="none"/>
        </w:rPr>
        <w:t>h</w:t>
      </w:r>
      <w:r>
        <w:rPr>
          <w:u w:val="none"/>
        </w:rPr>
        <w:t>are</w:t>
      </w:r>
      <w:r>
        <w:rPr>
          <w:w w:val="102"/>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9"/>
          <w:u w:val="none"/>
        </w:rPr>
        <w:t xml:space="preserve"> </w:t>
      </w:r>
      <w:r>
        <w:rPr>
          <w:spacing w:val="1"/>
          <w:u w:val="none"/>
        </w:rPr>
        <w:t>n</w:t>
      </w:r>
      <w:r>
        <w:rPr>
          <w:u w:val="none"/>
        </w:rPr>
        <w:t>et</w:t>
      </w:r>
      <w:r>
        <w:rPr>
          <w:spacing w:val="47"/>
          <w:u w:val="none"/>
        </w:rPr>
        <w:t xml:space="preserve"> </w:t>
      </w:r>
      <w:r>
        <w:rPr>
          <w:spacing w:val="1"/>
          <w:u w:val="none"/>
        </w:rPr>
        <w:t>d</w:t>
      </w:r>
      <w:r>
        <w:rPr>
          <w:u w:val="none"/>
        </w:rPr>
        <w:t>ecrease</w:t>
      </w:r>
      <w:r>
        <w:rPr>
          <w:spacing w:val="48"/>
          <w:u w:val="none"/>
        </w:rPr>
        <w:t xml:space="preserve"> </w:t>
      </w:r>
      <w:r>
        <w:rPr>
          <w:u w:val="none"/>
        </w:rPr>
        <w:t>in</w:t>
      </w:r>
      <w:r>
        <w:rPr>
          <w:spacing w:val="4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9"/>
          <w:u w:val="none"/>
        </w:rPr>
        <w:t xml:space="preserve"> </w:t>
      </w:r>
      <w:r>
        <w:rPr>
          <w:spacing w:val="1"/>
          <w:u w:val="none"/>
        </w:rPr>
        <w:t>Non</w:t>
      </w:r>
      <w:r>
        <w:rPr>
          <w:u w:val="none"/>
        </w:rPr>
        <w:t>rec</w:t>
      </w:r>
      <w:r>
        <w:rPr>
          <w:spacing w:val="1"/>
          <w:u w:val="none"/>
        </w:rPr>
        <w:t>ou</w:t>
      </w:r>
      <w:r>
        <w:rPr>
          <w:u w:val="none"/>
        </w:rPr>
        <w:t>rse</w:t>
      </w:r>
      <w:r>
        <w:rPr>
          <w:spacing w:val="48"/>
          <w:u w:val="none"/>
        </w:rPr>
        <w:t xml:space="preserve"> </w:t>
      </w:r>
      <w:r>
        <w:rPr>
          <w:spacing w:val="1"/>
          <w:u w:val="none"/>
        </w:rPr>
        <w:t>D</w:t>
      </w:r>
      <w:r>
        <w:rPr>
          <w:u w:val="none"/>
        </w:rPr>
        <w:t>e</w:t>
      </w:r>
      <w:r>
        <w:rPr>
          <w:spacing w:val="1"/>
          <w:u w:val="none"/>
        </w:rPr>
        <w:t>b</w:t>
      </w:r>
      <w:r>
        <w:rPr>
          <w:u w:val="none"/>
        </w:rPr>
        <w:t>t</w:t>
      </w:r>
      <w:r>
        <w:rPr>
          <w:spacing w:val="47"/>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50"/>
          <w:u w:val="none"/>
        </w:rPr>
        <w:t xml:space="preserve"> </w:t>
      </w:r>
      <w:r>
        <w:rPr>
          <w:spacing w:val="1"/>
          <w:u w:val="none"/>
        </w:rPr>
        <w:t>G</w:t>
      </w:r>
      <w:r>
        <w:rPr>
          <w:u w:val="none"/>
        </w:rPr>
        <w:t>ain</w:t>
      </w:r>
      <w:r>
        <w:rPr>
          <w:spacing w:val="49"/>
          <w:u w:val="none"/>
        </w:rPr>
        <w:t xml:space="preserve"> </w:t>
      </w:r>
      <w:r>
        <w:rPr>
          <w:u w:val="none"/>
        </w:rPr>
        <w:t>attributa</w:t>
      </w:r>
      <w:r>
        <w:rPr>
          <w:spacing w:val="1"/>
          <w:u w:val="none"/>
        </w:rPr>
        <w:t>b</w:t>
      </w:r>
      <w:r>
        <w:rPr>
          <w:u w:val="none"/>
        </w:rPr>
        <w:t>le</w:t>
      </w:r>
      <w:r>
        <w:rPr>
          <w:spacing w:val="48"/>
          <w:u w:val="none"/>
        </w:rPr>
        <w:t xml:space="preserve"> </w:t>
      </w:r>
      <w:r>
        <w:rPr>
          <w:u w:val="none"/>
        </w:rPr>
        <w:t>to</w:t>
      </w:r>
      <w:r>
        <w:rPr>
          <w:spacing w:val="49"/>
          <w:u w:val="none"/>
        </w:rPr>
        <w:t xml:space="preserve"> </w:t>
      </w:r>
      <w:r>
        <w:rPr>
          <w:u w:val="none"/>
        </w:rPr>
        <w:t>such</w:t>
      </w:r>
      <w:r>
        <w:rPr>
          <w:spacing w:val="48"/>
          <w:u w:val="none"/>
        </w:rPr>
        <w:t xml:space="preserve"> </w:t>
      </w:r>
      <w:r>
        <w:rPr>
          <w:spacing w:val="2"/>
          <w:u w:val="none"/>
        </w:rPr>
        <w:t>M</w:t>
      </w:r>
      <w:r>
        <w:rPr>
          <w:u w:val="none"/>
        </w:rPr>
        <w:t>e</w:t>
      </w:r>
      <w:r>
        <w:rPr>
          <w:spacing w:val="2"/>
          <w:u w:val="none"/>
        </w:rPr>
        <w:t>m</w:t>
      </w:r>
      <w:r>
        <w:rPr>
          <w:u w:val="none"/>
        </w:rPr>
        <w:t>ber</w:t>
      </w:r>
      <w:r>
        <w:rPr>
          <w:spacing w:val="1"/>
          <w:w w:val="102"/>
          <w:u w:val="none"/>
        </w:rPr>
        <w:t xml:space="preserve"> </w:t>
      </w:r>
      <w:r>
        <w:rPr>
          <w:spacing w:val="1"/>
          <w:u w:val="none"/>
        </w:rPr>
        <w:t>Non</w:t>
      </w:r>
      <w:r>
        <w:rPr>
          <w:u w:val="none"/>
        </w:rPr>
        <w:t>rec</w:t>
      </w:r>
      <w:r>
        <w:rPr>
          <w:spacing w:val="1"/>
          <w:u w:val="none"/>
        </w:rPr>
        <w:t>ou</w:t>
      </w:r>
      <w:r>
        <w:rPr>
          <w:u w:val="none"/>
        </w:rPr>
        <w:t>rse</w:t>
      </w:r>
      <w:r>
        <w:rPr>
          <w:spacing w:val="30"/>
          <w:u w:val="none"/>
        </w:rPr>
        <w:t xml:space="preserve"> </w:t>
      </w:r>
      <w:r>
        <w:rPr>
          <w:spacing w:val="1"/>
          <w:u w:val="none"/>
        </w:rPr>
        <w:t>D</w:t>
      </w:r>
      <w:r>
        <w:rPr>
          <w:u w:val="none"/>
        </w:rPr>
        <w:t>e</w:t>
      </w:r>
      <w:r>
        <w:rPr>
          <w:spacing w:val="1"/>
          <w:u w:val="none"/>
        </w:rPr>
        <w:t>b</w:t>
      </w:r>
      <w:r>
        <w:rPr>
          <w:u w:val="none"/>
        </w:rPr>
        <w:t>t,</w:t>
      </w:r>
      <w:r>
        <w:rPr>
          <w:spacing w:val="2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ed</w:t>
      </w:r>
      <w:r>
        <w:rPr>
          <w:spacing w:val="31"/>
          <w:u w:val="none"/>
        </w:rPr>
        <w:t xml:space="preserve"> </w:t>
      </w:r>
      <w:r>
        <w:rPr>
          <w:u w:val="none"/>
        </w:rPr>
        <w:t>in</w:t>
      </w:r>
      <w:r>
        <w:rPr>
          <w:spacing w:val="3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30"/>
          <w:u w:val="none"/>
        </w:rPr>
        <w:t xml:space="preserve"> </w:t>
      </w:r>
      <w:r>
        <w:rPr>
          <w:spacing w:val="1"/>
          <w:u w:val="none"/>
        </w:rPr>
        <w:t>w</w:t>
      </w:r>
      <w:r>
        <w:rPr>
          <w:u w:val="none"/>
        </w:rPr>
        <w:t>ith</w:t>
      </w:r>
      <w:r>
        <w:rPr>
          <w:spacing w:val="31"/>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31"/>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r>
        <w:rPr>
          <w:u w:val="none"/>
        </w:rPr>
        <w:t>)(</w:t>
      </w:r>
      <w:r>
        <w:rPr>
          <w:spacing w:val="1"/>
          <w:u w:val="none"/>
        </w:rPr>
        <w:t>4</w:t>
      </w:r>
      <w:r>
        <w:rPr>
          <w:u w:val="none"/>
        </w:rPr>
        <w:t>).</w:t>
      </w:r>
      <w:r>
        <w:rPr>
          <w:spacing w:val="30"/>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3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p>
    <w:p w14:paraId="6B3D77AC" w14:textId="77777777" w:rsidR="000C19C9" w:rsidRDefault="000C19C9">
      <w:pPr>
        <w:spacing w:line="251" w:lineRule="auto"/>
        <w:jc w:val="both"/>
        <w:sectPr w:rsidR="000C19C9">
          <w:pgSz w:w="12240" w:h="15840"/>
          <w:pgMar w:top="1380" w:right="1320" w:bottom="940" w:left="1340" w:header="0" w:footer="742" w:gutter="0"/>
          <w:cols w:space="720"/>
        </w:sectPr>
      </w:pPr>
    </w:p>
    <w:p w14:paraId="3024FD58" w14:textId="77777777" w:rsidR="000C19C9" w:rsidRDefault="00D3642A">
      <w:pPr>
        <w:pStyle w:val="BodyText"/>
        <w:spacing w:before="70" w:line="251" w:lineRule="auto"/>
        <w:ind w:right="113" w:firstLine="0"/>
        <w:jc w:val="both"/>
        <w:rPr>
          <w:u w:val="none"/>
        </w:rPr>
      </w:pPr>
      <w:r>
        <w:rPr>
          <w:u w:val="none"/>
        </w:rPr>
        <w:lastRenderedPageBreak/>
        <w:t>to</w:t>
      </w:r>
      <w:r>
        <w:rPr>
          <w:spacing w:val="23"/>
          <w:u w:val="none"/>
        </w:rPr>
        <w:t xml:space="preserve"> </w:t>
      </w:r>
      <w:r>
        <w:rPr>
          <w:u w:val="none"/>
        </w:rPr>
        <w:t>t</w:t>
      </w:r>
      <w:r>
        <w:rPr>
          <w:spacing w:val="1"/>
          <w:u w:val="none"/>
        </w:rPr>
        <w:t>h</w:t>
      </w:r>
      <w:r>
        <w:rPr>
          <w:u w:val="none"/>
        </w:rPr>
        <w:t>e</w:t>
      </w:r>
      <w:r>
        <w:rPr>
          <w:spacing w:val="23"/>
          <w:u w:val="none"/>
        </w:rPr>
        <w:t xml:space="preserve"> </w:t>
      </w:r>
      <w:r>
        <w:rPr>
          <w:u w:val="none"/>
        </w:rPr>
        <w:t>previ</w:t>
      </w:r>
      <w:r>
        <w:rPr>
          <w:spacing w:val="1"/>
          <w:u w:val="none"/>
        </w:rPr>
        <w:t>o</w:t>
      </w:r>
      <w:r>
        <w:rPr>
          <w:u w:val="none"/>
        </w:rPr>
        <w:t>us</w:t>
      </w:r>
      <w:r>
        <w:rPr>
          <w:spacing w:val="22"/>
          <w:u w:val="none"/>
        </w:rPr>
        <w:t xml:space="preserve"> </w:t>
      </w:r>
      <w:r>
        <w:rPr>
          <w:u w:val="none"/>
        </w:rPr>
        <w:t>sentence</w:t>
      </w:r>
      <w:r>
        <w:rPr>
          <w:spacing w:val="23"/>
          <w:u w:val="none"/>
        </w:rPr>
        <w:t xml:space="preserve"> </w:t>
      </w:r>
      <w:r>
        <w:rPr>
          <w:u w:val="none"/>
        </w:rPr>
        <w:t>shall</w:t>
      </w:r>
      <w:r>
        <w:rPr>
          <w:spacing w:val="22"/>
          <w:u w:val="none"/>
        </w:rPr>
        <w:t xml:space="preserve"> </w:t>
      </w:r>
      <w:r>
        <w:rPr>
          <w:u w:val="none"/>
        </w:rPr>
        <w:t>be</w:t>
      </w:r>
      <w:r>
        <w:rPr>
          <w:spacing w:val="24"/>
          <w:u w:val="none"/>
        </w:rPr>
        <w:t xml:space="preserve"> </w:t>
      </w:r>
      <w:r>
        <w:rPr>
          <w:spacing w:val="2"/>
          <w:u w:val="none"/>
        </w:rPr>
        <w:t>m</w:t>
      </w:r>
      <w:r>
        <w:rPr>
          <w:u w:val="none"/>
        </w:rPr>
        <w:t>ade</w:t>
      </w:r>
      <w:r>
        <w:rPr>
          <w:spacing w:val="23"/>
          <w:u w:val="none"/>
        </w:rPr>
        <w:t xml:space="preserve"> </w:t>
      </w:r>
      <w:r>
        <w:rPr>
          <w:u w:val="none"/>
        </w:rPr>
        <w:t>in</w:t>
      </w:r>
      <w:r>
        <w:rPr>
          <w:spacing w:val="23"/>
          <w:u w:val="none"/>
        </w:rPr>
        <w:t xml:space="preserve"> </w:t>
      </w:r>
      <w:r>
        <w:rPr>
          <w:u w:val="none"/>
        </w:rPr>
        <w:t>proporti</w:t>
      </w:r>
      <w:r>
        <w:rPr>
          <w:spacing w:val="1"/>
          <w:u w:val="none"/>
        </w:rPr>
        <w:t>o</w:t>
      </w:r>
      <w:r>
        <w:rPr>
          <w:u w:val="none"/>
        </w:rPr>
        <w:t>n</w:t>
      </w:r>
      <w:r>
        <w:rPr>
          <w:spacing w:val="23"/>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3"/>
          <w:u w:val="none"/>
        </w:rPr>
        <w:t xml:space="preserve"> </w:t>
      </w:r>
      <w:r>
        <w:rPr>
          <w:u w:val="none"/>
        </w:rPr>
        <w:t>respecti</w:t>
      </w:r>
      <w:r>
        <w:rPr>
          <w:spacing w:val="1"/>
          <w:u w:val="none"/>
        </w:rPr>
        <w:t>v</w:t>
      </w:r>
      <w:r>
        <w:rPr>
          <w:u w:val="none"/>
        </w:rPr>
        <w:t>e</w:t>
      </w:r>
      <w:r>
        <w:rPr>
          <w:spacing w:val="23"/>
          <w:u w:val="none"/>
        </w:rPr>
        <w:t xml:space="preserve"> </w:t>
      </w:r>
      <w:r>
        <w:rPr>
          <w:u w:val="none"/>
        </w:rPr>
        <w:t>a</w:t>
      </w:r>
      <w:r>
        <w:rPr>
          <w:spacing w:val="2"/>
          <w:u w:val="none"/>
        </w:rPr>
        <w:t>m</w:t>
      </w:r>
      <w:r>
        <w:rPr>
          <w:u w:val="none"/>
        </w:rPr>
        <w:t>ounts</w:t>
      </w:r>
      <w:r>
        <w:rPr>
          <w:spacing w:val="22"/>
          <w:u w:val="none"/>
        </w:rPr>
        <w:t xml:space="preserve"> </w:t>
      </w:r>
      <w:r>
        <w:rPr>
          <w:u w:val="none"/>
        </w:rPr>
        <w:t>required</w:t>
      </w:r>
      <w:r>
        <w:rPr>
          <w:spacing w:val="23"/>
          <w:u w:val="none"/>
        </w:rPr>
        <w:t xml:space="preserve"> </w:t>
      </w:r>
      <w:r>
        <w:rPr>
          <w:u w:val="none"/>
        </w:rPr>
        <w:t>to</w:t>
      </w:r>
      <w:r>
        <w:rPr>
          <w:spacing w:val="28"/>
          <w:u w:val="none"/>
        </w:rPr>
        <w:t xml:space="preserve"> </w:t>
      </w:r>
      <w:r>
        <w:rPr>
          <w:spacing w:val="1"/>
          <w:u w:val="none"/>
        </w:rPr>
        <w:t>b</w:t>
      </w:r>
      <w:r>
        <w:rPr>
          <w:u w:val="none"/>
        </w:rPr>
        <w:t>e</w:t>
      </w:r>
      <w:r>
        <w:rPr>
          <w:spacing w:val="24"/>
          <w:u w:val="none"/>
        </w:rPr>
        <w:t xml:space="preserve"> </w:t>
      </w:r>
      <w:r>
        <w:rPr>
          <w:u w:val="none"/>
        </w:rPr>
        <w:t>all</w:t>
      </w:r>
      <w:r>
        <w:rPr>
          <w:spacing w:val="1"/>
          <w:u w:val="none"/>
        </w:rPr>
        <w:t>o</w:t>
      </w:r>
      <w:r>
        <w:rPr>
          <w:u w:val="none"/>
        </w:rPr>
        <w:t>cated</w:t>
      </w:r>
      <w:r>
        <w:rPr>
          <w:spacing w:val="23"/>
          <w:u w:val="none"/>
        </w:rPr>
        <w:t xml:space="preserve"> </w:t>
      </w:r>
      <w:r>
        <w:rPr>
          <w:u w:val="none"/>
        </w:rPr>
        <w:t>to</w:t>
      </w:r>
      <w:r>
        <w:rPr>
          <w:w w:val="102"/>
          <w:u w:val="none"/>
        </w:rPr>
        <w:t xml:space="preserve"> </w:t>
      </w:r>
      <w:r>
        <w:rPr>
          <w:u w:val="none"/>
        </w:rPr>
        <w:t>each</w:t>
      </w:r>
      <w:r>
        <w:rPr>
          <w:spacing w:val="6"/>
          <w:u w:val="none"/>
        </w:rPr>
        <w:t xml:space="preserve"> </w:t>
      </w:r>
      <w:r>
        <w:rPr>
          <w:spacing w:val="2"/>
          <w:u w:val="none"/>
        </w:rPr>
        <w:t>M</w:t>
      </w:r>
      <w:r>
        <w:rPr>
          <w:u w:val="none"/>
        </w:rPr>
        <w:t>e</w:t>
      </w:r>
      <w:r>
        <w:rPr>
          <w:spacing w:val="2"/>
          <w:u w:val="none"/>
        </w:rPr>
        <w:t>m</w:t>
      </w:r>
      <w:r>
        <w:rPr>
          <w:u w:val="none"/>
        </w:rPr>
        <w:t>ber</w:t>
      </w:r>
      <w:r>
        <w:rPr>
          <w:spacing w:val="5"/>
          <w:u w:val="none"/>
        </w:rPr>
        <w:t xml:space="preserve"> </w:t>
      </w:r>
      <w:r>
        <w:rPr>
          <w:u w:val="none"/>
        </w:rPr>
        <w:t>pursua</w:t>
      </w:r>
      <w:r>
        <w:rPr>
          <w:spacing w:val="1"/>
          <w:u w:val="none"/>
        </w:rPr>
        <w:t>n</w:t>
      </w:r>
      <w:r>
        <w:rPr>
          <w:u w:val="none"/>
        </w:rPr>
        <w:t>t</w:t>
      </w:r>
      <w:r>
        <w:rPr>
          <w:spacing w:val="6"/>
          <w:u w:val="none"/>
        </w:rPr>
        <w:t xml:space="preserve"> </w:t>
      </w:r>
      <w:r>
        <w:rPr>
          <w:u w:val="none"/>
        </w:rPr>
        <w:t>thereto.</w:t>
      </w:r>
      <w:r>
        <w:rPr>
          <w:spacing w:val="4"/>
          <w:u w:val="none"/>
        </w:rPr>
        <w:t xml:space="preserve"> </w:t>
      </w:r>
      <w:r>
        <w:rPr>
          <w:spacing w:val="1"/>
          <w:u w:val="none"/>
        </w:rPr>
        <w:t>T</w:t>
      </w:r>
      <w:r>
        <w:rPr>
          <w:u w:val="none"/>
        </w:rPr>
        <w:t>he</w:t>
      </w:r>
      <w:r>
        <w:rPr>
          <w:spacing w:val="5"/>
          <w:u w:val="none"/>
        </w:rPr>
        <w:t xml:space="preserve"> </w:t>
      </w:r>
      <w:r>
        <w:rPr>
          <w:u w:val="none"/>
        </w:rPr>
        <w:t>ite</w:t>
      </w:r>
      <w:r>
        <w:rPr>
          <w:spacing w:val="2"/>
          <w:u w:val="none"/>
        </w:rPr>
        <w:t>m</w:t>
      </w:r>
      <w:r>
        <w:rPr>
          <w:u w:val="none"/>
        </w:rPr>
        <w:t>s</w:t>
      </w:r>
      <w:r>
        <w:rPr>
          <w:spacing w:val="6"/>
          <w:u w:val="none"/>
        </w:rPr>
        <w:t xml:space="preserve"> </w:t>
      </w:r>
      <w:r>
        <w:rPr>
          <w:u w:val="none"/>
        </w:rPr>
        <w:t>to</w:t>
      </w:r>
      <w:r>
        <w:rPr>
          <w:spacing w:val="5"/>
          <w:u w:val="none"/>
        </w:rPr>
        <w:t xml:space="preserve"> </w:t>
      </w:r>
      <w:r>
        <w:rPr>
          <w:u w:val="none"/>
        </w:rPr>
        <w:t>be</w:t>
      </w:r>
      <w:r>
        <w:rPr>
          <w:spacing w:val="5"/>
          <w:u w:val="none"/>
        </w:rPr>
        <w:t xml:space="preserve"> </w:t>
      </w:r>
      <w:r>
        <w:rPr>
          <w:u w:val="none"/>
        </w:rPr>
        <w:t>so</w:t>
      </w:r>
      <w:r>
        <w:rPr>
          <w:spacing w:val="6"/>
          <w:u w:val="none"/>
        </w:rPr>
        <w:t xml:space="preserve"> </w:t>
      </w:r>
      <w:r>
        <w:rPr>
          <w:u w:val="none"/>
        </w:rPr>
        <w:t>allocated</w:t>
      </w:r>
      <w:r>
        <w:rPr>
          <w:spacing w:val="5"/>
          <w:u w:val="none"/>
        </w:rPr>
        <w:t xml:space="preserve"> </w:t>
      </w:r>
      <w:r>
        <w:rPr>
          <w:u w:val="none"/>
        </w:rPr>
        <w:t>shall</w:t>
      </w:r>
      <w:r>
        <w:rPr>
          <w:spacing w:val="6"/>
          <w:u w:val="none"/>
        </w:rPr>
        <w:t xml:space="preserve"> </w:t>
      </w:r>
      <w:r>
        <w:rPr>
          <w:u w:val="none"/>
        </w:rPr>
        <w:t>be</w:t>
      </w:r>
      <w:r>
        <w:rPr>
          <w:spacing w:val="5"/>
          <w:u w:val="none"/>
        </w:rPr>
        <w:t xml:space="preserve"> </w:t>
      </w:r>
      <w:r>
        <w:rPr>
          <w:u w:val="none"/>
        </w:rPr>
        <w:t>deter</w:t>
      </w:r>
      <w:r>
        <w:rPr>
          <w:spacing w:val="2"/>
          <w:u w:val="none"/>
        </w:rPr>
        <w:t>m</w:t>
      </w:r>
      <w:r>
        <w:rPr>
          <w:u w:val="none"/>
        </w:rPr>
        <w:t>ined</w:t>
      </w:r>
      <w:r>
        <w:rPr>
          <w:spacing w:val="5"/>
          <w:u w:val="none"/>
        </w:rPr>
        <w:t xml:space="preserve"> </w:t>
      </w:r>
      <w:r>
        <w:rPr>
          <w:u w:val="none"/>
        </w:rPr>
        <w:t>in</w:t>
      </w:r>
      <w:r>
        <w:rPr>
          <w:spacing w:val="4"/>
          <w:u w:val="none"/>
        </w:rPr>
        <w:t xml:space="preserve"> </w:t>
      </w:r>
      <w:r>
        <w:rPr>
          <w:u w:val="none"/>
        </w:rPr>
        <w:t>acc</w:t>
      </w:r>
      <w:r>
        <w:rPr>
          <w:spacing w:val="1"/>
          <w:u w:val="none"/>
        </w:rPr>
        <w:t>o</w:t>
      </w:r>
      <w:r>
        <w:rPr>
          <w:u w:val="none"/>
        </w:rPr>
        <w:t>rda</w:t>
      </w:r>
      <w:r>
        <w:rPr>
          <w:spacing w:val="1"/>
          <w:u w:val="none"/>
        </w:rPr>
        <w:t>n</w:t>
      </w:r>
      <w:r>
        <w:rPr>
          <w:u w:val="none"/>
        </w:rPr>
        <w:t>ce</w:t>
      </w:r>
      <w:r>
        <w:rPr>
          <w:spacing w:val="6"/>
          <w:u w:val="none"/>
        </w:rPr>
        <w:t xml:space="preserve"> </w:t>
      </w:r>
      <w:r>
        <w:rPr>
          <w:spacing w:val="1"/>
          <w:u w:val="none"/>
        </w:rPr>
        <w:t>w</w:t>
      </w:r>
      <w:r>
        <w:rPr>
          <w:u w:val="none"/>
        </w:rPr>
        <w:t>ith</w:t>
      </w:r>
      <w:r>
        <w:rPr>
          <w:w w:val="102"/>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48"/>
          <w:u w:val="none"/>
        </w:rPr>
        <w:t xml:space="preserve"> </w:t>
      </w:r>
      <w:r>
        <w:rPr>
          <w:spacing w:val="1"/>
          <w:u w:val="none"/>
        </w:rPr>
        <w:t>S</w:t>
      </w:r>
      <w:r>
        <w:rPr>
          <w:u w:val="none"/>
        </w:rPr>
        <w:t>ecti</w:t>
      </w:r>
      <w:r>
        <w:rPr>
          <w:spacing w:val="1"/>
          <w:u w:val="none"/>
        </w:rPr>
        <w:t>on</w:t>
      </w:r>
      <w:r>
        <w:rPr>
          <w:u w:val="none"/>
        </w:rPr>
        <w:t>s</w:t>
      </w:r>
      <w:r>
        <w:rPr>
          <w:spacing w:val="48"/>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1</w:t>
      </w:r>
      <w:r>
        <w:rPr>
          <w:u w:val="none"/>
        </w:rPr>
        <w:t>)(</w:t>
      </w:r>
      <w:r>
        <w:rPr>
          <w:spacing w:val="1"/>
          <w:u w:val="none"/>
        </w:rPr>
        <w:t>4</w:t>
      </w:r>
      <w:r>
        <w:rPr>
          <w:u w:val="none"/>
        </w:rPr>
        <w:t>)</w:t>
      </w:r>
      <w:r>
        <w:rPr>
          <w:spacing w:val="48"/>
          <w:u w:val="none"/>
        </w:rPr>
        <w:t xml:space="preserve"> </w:t>
      </w:r>
      <w:r>
        <w:rPr>
          <w:u w:val="none"/>
        </w:rPr>
        <w:t>a</w:t>
      </w:r>
      <w:r>
        <w:rPr>
          <w:spacing w:val="1"/>
          <w:u w:val="none"/>
        </w:rPr>
        <w:t>n</w:t>
      </w:r>
      <w:r>
        <w:rPr>
          <w:u w:val="none"/>
        </w:rPr>
        <w:t>d</w:t>
      </w:r>
      <w:r>
        <w:rPr>
          <w:spacing w:val="48"/>
          <w:u w:val="none"/>
        </w:rPr>
        <w:t xml:space="preserve"> </w:t>
      </w:r>
      <w:r>
        <w:rPr>
          <w:spacing w:val="1"/>
          <w:u w:val="none"/>
        </w:rPr>
        <w:t>1</w:t>
      </w:r>
      <w:r>
        <w:rPr>
          <w:u w:val="none"/>
        </w:rPr>
        <w:t>.</w:t>
      </w:r>
      <w:r>
        <w:rPr>
          <w:spacing w:val="1"/>
          <w:u w:val="none"/>
        </w:rPr>
        <w:t>70</w:t>
      </w:r>
      <w:r>
        <w:rPr>
          <w:u w:val="none"/>
        </w:rPr>
        <w:t>4-</w:t>
      </w:r>
      <w:r>
        <w:rPr>
          <w:spacing w:val="1"/>
          <w:u w:val="none"/>
        </w:rPr>
        <w:t>20</w:t>
      </w:r>
      <w:r>
        <w:rPr>
          <w:u w:val="none"/>
        </w:rPr>
        <w:t>)(</w:t>
      </w:r>
      <w:r>
        <w:rPr>
          <w:spacing w:val="1"/>
          <w:u w:val="none"/>
        </w:rPr>
        <w:t>2</w:t>
      </w:r>
      <w:r>
        <w:rPr>
          <w:u w:val="none"/>
        </w:rPr>
        <w:t>).</w:t>
      </w:r>
      <w:r>
        <w:rPr>
          <w:spacing w:val="48"/>
          <w:u w:val="none"/>
        </w:rPr>
        <w:t xml:space="preserve"> </w:t>
      </w:r>
      <w:r>
        <w:rPr>
          <w:spacing w:val="1"/>
          <w:u w:val="none"/>
        </w:rPr>
        <w:t>Th</w:t>
      </w:r>
      <w:r>
        <w:rPr>
          <w:u w:val="none"/>
        </w:rPr>
        <w:t>is</w:t>
      </w:r>
      <w:r>
        <w:rPr>
          <w:spacing w:val="48"/>
          <w:u w:val="none"/>
        </w:rPr>
        <w:t xml:space="preserve"> </w:t>
      </w:r>
      <w:r>
        <w:rPr>
          <w:spacing w:val="1"/>
          <w:u w:val="none"/>
        </w:rPr>
        <w:t>S</w:t>
      </w:r>
      <w:r>
        <w:rPr>
          <w:u w:val="none"/>
        </w:rPr>
        <w:t>ecti</w:t>
      </w:r>
      <w:r>
        <w:rPr>
          <w:spacing w:val="1"/>
          <w:u w:val="none"/>
        </w:rPr>
        <w:t>o</w:t>
      </w:r>
      <w:r>
        <w:rPr>
          <w:u w:val="none"/>
        </w:rPr>
        <w:t>n</w:t>
      </w:r>
      <w:r>
        <w:rPr>
          <w:spacing w:val="48"/>
          <w:u w:val="none"/>
        </w:rPr>
        <w:t xml:space="preserve"> </w:t>
      </w:r>
      <w:r>
        <w:rPr>
          <w:spacing w:val="1"/>
          <w:u w:val="none"/>
        </w:rPr>
        <w:t>2</w:t>
      </w:r>
      <w:r>
        <w:rPr>
          <w:u w:val="none"/>
        </w:rPr>
        <w:t>.</w:t>
      </w:r>
      <w:r>
        <w:rPr>
          <w:spacing w:val="1"/>
          <w:u w:val="none"/>
        </w:rPr>
        <w:t>9</w:t>
      </w:r>
      <w:r>
        <w:rPr>
          <w:u w:val="none"/>
        </w:rPr>
        <w:t>.2</w:t>
      </w:r>
      <w:r>
        <w:rPr>
          <w:spacing w:val="49"/>
          <w:u w:val="none"/>
        </w:rPr>
        <w:t xml:space="preserve"> </w:t>
      </w:r>
      <w:r>
        <w:rPr>
          <w:u w:val="none"/>
        </w:rPr>
        <w:t>is</w:t>
      </w:r>
      <w:r>
        <w:rPr>
          <w:spacing w:val="48"/>
          <w:u w:val="none"/>
        </w:rPr>
        <w:t xml:space="preserve"> </w:t>
      </w:r>
      <w:r>
        <w:rPr>
          <w:u w:val="none"/>
        </w:rPr>
        <w:t>i</w:t>
      </w:r>
      <w:r>
        <w:rPr>
          <w:spacing w:val="1"/>
          <w:u w:val="none"/>
        </w:rPr>
        <w:t>n</w:t>
      </w:r>
      <w:r>
        <w:rPr>
          <w:u w:val="none"/>
        </w:rPr>
        <w:t>te</w:t>
      </w:r>
      <w:r>
        <w:rPr>
          <w:spacing w:val="1"/>
          <w:u w:val="none"/>
        </w:rPr>
        <w:t>nd</w:t>
      </w:r>
      <w:r>
        <w:rPr>
          <w:u w:val="none"/>
        </w:rPr>
        <w:t>ed</w:t>
      </w:r>
      <w:r>
        <w:rPr>
          <w:spacing w:val="49"/>
          <w:u w:val="none"/>
        </w:rPr>
        <w:t xml:space="preserve"> </w:t>
      </w:r>
      <w:r>
        <w:rPr>
          <w:u w:val="none"/>
        </w:rPr>
        <w:t>to</w:t>
      </w:r>
      <w:r>
        <w:rPr>
          <w:spacing w:val="48"/>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49"/>
          <w:u w:val="none"/>
        </w:rPr>
        <w:t xml:space="preserve"> </w:t>
      </w:r>
      <w:r>
        <w:rPr>
          <w:spacing w:val="1"/>
          <w:u w:val="none"/>
        </w:rPr>
        <w:t>w</w:t>
      </w:r>
      <w:r>
        <w:rPr>
          <w:u w:val="none"/>
        </w:rPr>
        <w:t>ith</w:t>
      </w:r>
      <w:r>
        <w:rPr>
          <w:spacing w:val="49"/>
          <w:u w:val="none"/>
        </w:rPr>
        <w:t xml:space="preserve"> </w:t>
      </w:r>
      <w:r>
        <w:rPr>
          <w:u w:val="none"/>
        </w:rPr>
        <w:t>t</w:t>
      </w:r>
      <w:r>
        <w:rPr>
          <w:spacing w:val="1"/>
          <w:u w:val="none"/>
        </w:rPr>
        <w:t>he</w:t>
      </w:r>
      <w:r>
        <w:rPr>
          <w:spacing w:val="2"/>
          <w:w w:val="102"/>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24"/>
          <w:u w:val="none"/>
        </w:rPr>
        <w:t xml:space="preserve"> </w:t>
      </w:r>
      <w:r>
        <w:rPr>
          <w:spacing w:val="1"/>
          <w:u w:val="none"/>
        </w:rPr>
        <w:t>g</w:t>
      </w:r>
      <w:r>
        <w:rPr>
          <w:u w:val="none"/>
        </w:rPr>
        <w:t>ain</w:t>
      </w:r>
      <w:r>
        <w:rPr>
          <w:spacing w:val="23"/>
          <w:u w:val="none"/>
        </w:rPr>
        <w:t xml:space="preserve"> </w:t>
      </w:r>
      <w:r>
        <w:rPr>
          <w:u w:val="none"/>
        </w:rPr>
        <w:t>c</w:t>
      </w:r>
      <w:r>
        <w:rPr>
          <w:spacing w:val="1"/>
          <w:u w:val="none"/>
        </w:rPr>
        <w:t>h</w:t>
      </w:r>
      <w:r>
        <w:rPr>
          <w:u w:val="none"/>
        </w:rPr>
        <w:t>ar</w:t>
      </w:r>
      <w:r>
        <w:rPr>
          <w:spacing w:val="1"/>
          <w:u w:val="none"/>
        </w:rPr>
        <w:t>g</w:t>
      </w:r>
      <w:r>
        <w:rPr>
          <w:u w:val="none"/>
        </w:rPr>
        <w:t>e</w:t>
      </w:r>
      <w:r>
        <w:rPr>
          <w:spacing w:val="1"/>
          <w:u w:val="none"/>
        </w:rPr>
        <w:t>b</w:t>
      </w:r>
      <w:r>
        <w:rPr>
          <w:u w:val="none"/>
        </w:rPr>
        <w:t>ack</w:t>
      </w:r>
      <w:r>
        <w:rPr>
          <w:spacing w:val="23"/>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w:t>
      </w:r>
      <w:r>
        <w:rPr>
          <w:spacing w:val="23"/>
          <w:u w:val="none"/>
        </w:rPr>
        <w:t xml:space="preserve"> </w:t>
      </w:r>
      <w:r>
        <w:rPr>
          <w:u w:val="none"/>
        </w:rPr>
        <w:t>in</w:t>
      </w:r>
      <w:r>
        <w:rPr>
          <w:spacing w:val="23"/>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3"/>
          <w:u w:val="none"/>
        </w:rPr>
        <w:t xml:space="preserve"> </w:t>
      </w:r>
      <w:r>
        <w:rPr>
          <w:spacing w:val="1"/>
          <w:u w:val="none"/>
        </w:rPr>
        <w:t>S</w:t>
      </w:r>
      <w:r>
        <w:rPr>
          <w:u w:val="none"/>
        </w:rPr>
        <w:t>ecti</w:t>
      </w:r>
      <w:r>
        <w:rPr>
          <w:spacing w:val="1"/>
          <w:u w:val="none"/>
        </w:rPr>
        <w:t>o</w:t>
      </w:r>
      <w:r>
        <w:rPr>
          <w:u w:val="none"/>
        </w:rPr>
        <w:t>n</w:t>
      </w:r>
      <w:r>
        <w:rPr>
          <w:spacing w:val="23"/>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4</w:t>
      </w:r>
      <w:r>
        <w:rPr>
          <w:u w:val="none"/>
        </w:rPr>
        <w:t>)</w:t>
      </w:r>
      <w:r>
        <w:rPr>
          <w:spacing w:val="22"/>
          <w:u w:val="none"/>
        </w:rPr>
        <w:t xml:space="preserve"> </w:t>
      </w:r>
      <w:r>
        <w:rPr>
          <w:u w:val="none"/>
        </w:rPr>
        <w:t>a</w:t>
      </w:r>
      <w:r>
        <w:rPr>
          <w:spacing w:val="1"/>
          <w:u w:val="none"/>
        </w:rPr>
        <w:t>n</w:t>
      </w:r>
      <w:r>
        <w:rPr>
          <w:u w:val="none"/>
        </w:rPr>
        <w:t>d</w:t>
      </w:r>
      <w:r>
        <w:rPr>
          <w:spacing w:val="24"/>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3"/>
          <w:u w:val="none"/>
        </w:rPr>
        <w:t xml:space="preserve"> </w:t>
      </w:r>
      <w:r>
        <w:rPr>
          <w:u w:val="none"/>
        </w:rPr>
        <w:t>i</w:t>
      </w:r>
      <w:r>
        <w:rPr>
          <w:spacing w:val="1"/>
          <w:u w:val="none"/>
        </w:rPr>
        <w:t>n</w:t>
      </w:r>
      <w:r>
        <w:rPr>
          <w:u w:val="none"/>
        </w:rPr>
        <w:t>ter</w:t>
      </w:r>
      <w:r>
        <w:rPr>
          <w:spacing w:val="1"/>
          <w:u w:val="none"/>
        </w:rPr>
        <w:t>p</w:t>
      </w:r>
      <w:r>
        <w:rPr>
          <w:u w:val="none"/>
        </w:rPr>
        <w:t>reted</w:t>
      </w:r>
      <w:r>
        <w:rPr>
          <w:w w:val="102"/>
          <w:u w:val="none"/>
        </w:rPr>
        <w:t xml:space="preserve"> </w:t>
      </w:r>
      <w:r>
        <w:rPr>
          <w:u w:val="none"/>
        </w:rPr>
        <w:t>c</w:t>
      </w:r>
      <w:r>
        <w:rPr>
          <w:spacing w:val="1"/>
          <w:u w:val="none"/>
        </w:rPr>
        <w:t>o</w:t>
      </w:r>
      <w:r>
        <w:rPr>
          <w:u w:val="none"/>
        </w:rPr>
        <w:t>nsiste</w:t>
      </w:r>
      <w:r>
        <w:rPr>
          <w:spacing w:val="1"/>
          <w:u w:val="none"/>
        </w:rPr>
        <w:t>n</w:t>
      </w:r>
      <w:r>
        <w:rPr>
          <w:u w:val="none"/>
        </w:rPr>
        <w:t xml:space="preserve">tly </w:t>
      </w:r>
      <w:r>
        <w:rPr>
          <w:spacing w:val="8"/>
          <w:u w:val="none"/>
        </w:rPr>
        <w:t xml:space="preserve"> </w:t>
      </w:r>
      <w:r>
        <w:rPr>
          <w:u w:val="none"/>
        </w:rPr>
        <w:t>t</w:t>
      </w:r>
      <w:r>
        <w:rPr>
          <w:spacing w:val="1"/>
          <w:u w:val="none"/>
        </w:rPr>
        <w:t>h</w:t>
      </w:r>
      <w:r>
        <w:rPr>
          <w:u w:val="none"/>
        </w:rPr>
        <w:t>ere</w:t>
      </w:r>
      <w:r>
        <w:rPr>
          <w:spacing w:val="2"/>
          <w:u w:val="none"/>
        </w:rPr>
        <w:t>w</w:t>
      </w:r>
      <w:r>
        <w:rPr>
          <w:u w:val="none"/>
        </w:rPr>
        <w:t>it</w:t>
      </w:r>
      <w:r>
        <w:rPr>
          <w:spacing w:val="1"/>
          <w:u w:val="none"/>
        </w:rPr>
        <w:t>h</w:t>
      </w:r>
      <w:r>
        <w:rPr>
          <w:u w:val="none"/>
        </w:rPr>
        <w:t>.</w:t>
      </w:r>
    </w:p>
    <w:p w14:paraId="1617D630" w14:textId="77777777" w:rsidR="000C19C9" w:rsidRDefault="000C19C9">
      <w:pPr>
        <w:spacing w:before="2" w:line="240" w:lineRule="exact"/>
        <w:rPr>
          <w:sz w:val="24"/>
          <w:szCs w:val="24"/>
        </w:rPr>
      </w:pPr>
    </w:p>
    <w:p w14:paraId="2B80B246" w14:textId="77777777" w:rsidR="000C19C9" w:rsidRDefault="00D3642A">
      <w:pPr>
        <w:pStyle w:val="BodyText"/>
        <w:numPr>
          <w:ilvl w:val="2"/>
          <w:numId w:val="1"/>
        </w:numPr>
        <w:tabs>
          <w:tab w:val="left" w:pos="2264"/>
        </w:tabs>
        <w:spacing w:line="251" w:lineRule="auto"/>
        <w:ind w:right="113" w:firstLine="1440"/>
        <w:jc w:val="both"/>
        <w:rPr>
          <w:u w:val="none"/>
        </w:rPr>
      </w:pPr>
      <w:r>
        <w:rPr>
          <w:spacing w:val="1"/>
          <w:u w:color="000000"/>
        </w:rPr>
        <w:t>Qu</w:t>
      </w:r>
      <w:r>
        <w:rPr>
          <w:u w:color="000000"/>
        </w:rPr>
        <w:t>alified</w:t>
      </w:r>
      <w:r>
        <w:rPr>
          <w:spacing w:val="1"/>
          <w:u w:color="000000"/>
        </w:rPr>
        <w:t xml:space="preserve"> </w:t>
      </w:r>
      <w:r>
        <w:rPr>
          <w:u w:color="000000"/>
        </w:rPr>
        <w:t>I</w:t>
      </w:r>
      <w:r>
        <w:rPr>
          <w:spacing w:val="1"/>
          <w:u w:color="000000"/>
        </w:rPr>
        <w:t>n</w:t>
      </w:r>
      <w:r>
        <w:rPr>
          <w:u w:color="000000"/>
        </w:rPr>
        <w:t>c</w:t>
      </w:r>
      <w:r>
        <w:rPr>
          <w:spacing w:val="1"/>
          <w:u w:color="000000"/>
        </w:rPr>
        <w:t>o</w:t>
      </w:r>
      <w:r>
        <w:rPr>
          <w:spacing w:val="2"/>
          <w:u w:color="000000"/>
        </w:rPr>
        <w:t>m</w:t>
      </w:r>
      <w:r>
        <w:rPr>
          <w:u w:color="000000"/>
        </w:rPr>
        <w:t>e</w:t>
      </w:r>
      <w:r>
        <w:rPr>
          <w:spacing w:val="2"/>
          <w:u w:color="000000"/>
        </w:rPr>
        <w:t xml:space="preserve"> </w:t>
      </w:r>
      <w:r>
        <w:rPr>
          <w:spacing w:val="1"/>
          <w:u w:color="000000"/>
        </w:rPr>
        <w:t>O</w:t>
      </w:r>
      <w:r>
        <w:rPr>
          <w:u w:color="000000"/>
        </w:rPr>
        <w:t>ffset</w:t>
      </w:r>
      <w:r>
        <w:rPr>
          <w:u w:val="none"/>
        </w:rPr>
        <w:t>.</w:t>
      </w:r>
      <w:r>
        <w:rPr>
          <w:spacing w:val="2"/>
          <w:u w:val="none"/>
        </w:rPr>
        <w:t xml:space="preserve"> </w:t>
      </w:r>
      <w:r>
        <w:rPr>
          <w:u w:val="none"/>
        </w:rPr>
        <w:t>In</w:t>
      </w:r>
      <w:r>
        <w:rPr>
          <w:spacing w:val="3"/>
          <w:u w:val="none"/>
        </w:rPr>
        <w:t xml:space="preserve"> </w:t>
      </w:r>
      <w:r>
        <w:rPr>
          <w:u w:val="none"/>
        </w:rPr>
        <w:t>t</w:t>
      </w:r>
      <w:r>
        <w:rPr>
          <w:spacing w:val="1"/>
          <w:u w:val="none"/>
        </w:rPr>
        <w:t>h</w:t>
      </w:r>
      <w:r>
        <w:rPr>
          <w:u w:val="none"/>
        </w:rPr>
        <w:t>e</w:t>
      </w:r>
      <w:r>
        <w:rPr>
          <w:spacing w:val="2"/>
          <w:u w:val="none"/>
        </w:rPr>
        <w:t xml:space="preserve"> </w:t>
      </w:r>
      <w:r>
        <w:rPr>
          <w:u w:val="none"/>
        </w:rPr>
        <w:t>event</w:t>
      </w:r>
      <w:r>
        <w:rPr>
          <w:spacing w:val="2"/>
          <w:u w:val="none"/>
        </w:rPr>
        <w:t xml:space="preserve"> </w:t>
      </w:r>
      <w:r>
        <w:rPr>
          <w:u w:val="none"/>
        </w:rPr>
        <w:t>any</w:t>
      </w:r>
      <w:r>
        <w:rPr>
          <w:spacing w:val="3"/>
          <w:u w:val="none"/>
        </w:rPr>
        <w:t xml:space="preserve"> </w:t>
      </w:r>
      <w:r>
        <w:rPr>
          <w:spacing w:val="2"/>
          <w:u w:val="none"/>
        </w:rPr>
        <w:t>M</w:t>
      </w:r>
      <w:r>
        <w:rPr>
          <w:u w:val="none"/>
        </w:rPr>
        <w:t>e</w:t>
      </w:r>
      <w:r>
        <w:rPr>
          <w:spacing w:val="2"/>
          <w:u w:val="none"/>
        </w:rPr>
        <w:t>m</w:t>
      </w:r>
      <w:r>
        <w:rPr>
          <w:u w:val="none"/>
        </w:rPr>
        <w:t>ber</w:t>
      </w:r>
      <w:r>
        <w:rPr>
          <w:spacing w:val="2"/>
          <w:u w:val="none"/>
        </w:rPr>
        <w:t xml:space="preserve"> </w:t>
      </w:r>
      <w:r>
        <w:rPr>
          <w:u w:val="none"/>
        </w:rPr>
        <w:t>unexpectedly</w:t>
      </w:r>
      <w:r>
        <w:rPr>
          <w:spacing w:val="3"/>
          <w:u w:val="none"/>
        </w:rPr>
        <w:t xml:space="preserve"> </w:t>
      </w:r>
      <w:r>
        <w:rPr>
          <w:u w:val="none"/>
        </w:rPr>
        <w:t>recei</w:t>
      </w:r>
      <w:r>
        <w:rPr>
          <w:spacing w:val="1"/>
          <w:u w:val="none"/>
        </w:rPr>
        <w:t>v</w:t>
      </w:r>
      <w:r>
        <w:rPr>
          <w:u w:val="none"/>
        </w:rPr>
        <w:t>es</w:t>
      </w:r>
      <w:r>
        <w:rPr>
          <w:spacing w:val="1"/>
          <w:u w:val="none"/>
        </w:rPr>
        <w:t xml:space="preserve"> </w:t>
      </w:r>
      <w:r>
        <w:rPr>
          <w:u w:val="none"/>
        </w:rPr>
        <w:t>any</w:t>
      </w:r>
      <w:r>
        <w:rPr>
          <w:w w:val="102"/>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ts,</w:t>
      </w:r>
      <w:r>
        <w:rPr>
          <w:spacing w:val="41"/>
          <w:u w:val="none"/>
        </w:rPr>
        <w:t xml:space="preserve"> </w:t>
      </w:r>
      <w:r>
        <w:rPr>
          <w:u w:val="none"/>
        </w:rPr>
        <w:t>allocations,</w:t>
      </w:r>
      <w:r>
        <w:rPr>
          <w:spacing w:val="42"/>
          <w:u w:val="none"/>
        </w:rPr>
        <w:t xml:space="preserve"> </w:t>
      </w:r>
      <w:r>
        <w:rPr>
          <w:u w:val="none"/>
        </w:rPr>
        <w:t>or</w:t>
      </w:r>
      <w:r>
        <w:rPr>
          <w:spacing w:val="42"/>
          <w:u w:val="none"/>
        </w:rPr>
        <w:t xml:space="preserve"> </w:t>
      </w:r>
      <w:r>
        <w:rPr>
          <w:u w:val="none"/>
        </w:rPr>
        <w:t>distributions</w:t>
      </w:r>
      <w:r>
        <w:rPr>
          <w:spacing w:val="43"/>
          <w:u w:val="none"/>
        </w:rPr>
        <w:t xml:space="preserve"> </w:t>
      </w:r>
      <w:r>
        <w:rPr>
          <w:u w:val="none"/>
        </w:rPr>
        <w:t>described</w:t>
      </w:r>
      <w:r>
        <w:rPr>
          <w:spacing w:val="44"/>
          <w:u w:val="none"/>
        </w:rPr>
        <w:t xml:space="preserve"> </w:t>
      </w:r>
      <w:r>
        <w:rPr>
          <w:u w:val="none"/>
        </w:rPr>
        <w:t>in</w:t>
      </w:r>
      <w:r>
        <w:rPr>
          <w:spacing w:val="43"/>
          <w:u w:val="none"/>
        </w:rPr>
        <w:t xml:space="preserve"> </w:t>
      </w:r>
      <w:r>
        <w:rPr>
          <w:spacing w:val="1"/>
          <w:u w:val="none"/>
        </w:rPr>
        <w:t>S</w:t>
      </w:r>
      <w:r>
        <w:rPr>
          <w:u w:val="none"/>
        </w:rPr>
        <w:t>ections</w:t>
      </w:r>
      <w:r>
        <w:rPr>
          <w:spacing w:val="43"/>
          <w:u w:val="none"/>
        </w:rPr>
        <w:t xml:space="preserve"> </w:t>
      </w:r>
      <w:r>
        <w:rPr>
          <w:spacing w:val="1"/>
          <w:u w:val="none"/>
        </w:rPr>
        <w:t>1</w:t>
      </w:r>
      <w:r>
        <w:rPr>
          <w:u w:val="none"/>
        </w:rPr>
        <w:t>-</w:t>
      </w:r>
      <w:r>
        <w:rPr>
          <w:spacing w:val="1"/>
          <w:u w:val="none"/>
        </w:rPr>
        <w:t>704</w:t>
      </w:r>
      <w:r>
        <w:rPr>
          <w:u w:val="none"/>
        </w:rPr>
        <w:t>-1</w:t>
      </w:r>
      <w:r>
        <w:rPr>
          <w:spacing w:val="44"/>
          <w:u w:val="none"/>
        </w:rPr>
        <w:t xml:space="preserve"> </w:t>
      </w:r>
      <w:r>
        <w:rPr>
          <w:u w:val="none"/>
        </w:rPr>
        <w:t>(</w:t>
      </w:r>
      <w:r>
        <w:rPr>
          <w:spacing w:val="1"/>
          <w:u w:val="none"/>
        </w:rPr>
        <w:t>b</w:t>
      </w:r>
      <w:r>
        <w:rPr>
          <w:u w:val="none"/>
        </w:rPr>
        <w:t>)(</w:t>
      </w:r>
      <w:r>
        <w:rPr>
          <w:spacing w:val="1"/>
          <w:u w:val="none"/>
        </w:rPr>
        <w:t>2</w:t>
      </w:r>
      <w:r>
        <w:rPr>
          <w:u w:val="none"/>
        </w:rPr>
        <w:t>)(ii)(</w:t>
      </w:r>
      <w:r>
        <w:rPr>
          <w:spacing w:val="1"/>
          <w:u w:val="none"/>
        </w:rPr>
        <w:t>d</w:t>
      </w:r>
      <w:r>
        <w:rPr>
          <w:u w:val="none"/>
        </w:rPr>
        <w:t>)(</w:t>
      </w:r>
      <w:r>
        <w:rPr>
          <w:spacing w:val="1"/>
          <w:u w:val="none"/>
        </w:rPr>
        <w:t>4</w:t>
      </w:r>
      <w:r>
        <w:rPr>
          <w:u w:val="none"/>
        </w:rPr>
        <w:t>),</w:t>
      </w:r>
      <w:r>
        <w:rPr>
          <w:spacing w:val="43"/>
          <w:u w:val="none"/>
        </w:rPr>
        <w:t xml:space="preserve"> </w:t>
      </w:r>
      <w:r>
        <w:rPr>
          <w:u w:val="none"/>
        </w:rPr>
        <w:t>(</w:t>
      </w:r>
      <w:r>
        <w:rPr>
          <w:spacing w:val="1"/>
          <w:u w:val="none"/>
        </w:rPr>
        <w:t>5</w:t>
      </w:r>
      <w:r>
        <w:rPr>
          <w:u w:val="none"/>
        </w:rPr>
        <w:t>)</w:t>
      </w:r>
      <w:r>
        <w:rPr>
          <w:spacing w:val="42"/>
          <w:u w:val="none"/>
        </w:rPr>
        <w:t xml:space="preserve"> </w:t>
      </w:r>
      <w:r>
        <w:rPr>
          <w:spacing w:val="1"/>
          <w:u w:val="none"/>
        </w:rPr>
        <w:t>o</w:t>
      </w:r>
      <w:r>
        <w:rPr>
          <w:u w:val="none"/>
        </w:rPr>
        <w:t>r</w:t>
      </w:r>
      <w:r>
        <w:rPr>
          <w:spacing w:val="42"/>
          <w:u w:val="none"/>
        </w:rPr>
        <w:t xml:space="preserve"> </w:t>
      </w:r>
      <w:r>
        <w:rPr>
          <w:u w:val="none"/>
        </w:rPr>
        <w:t>(</w:t>
      </w:r>
      <w:r>
        <w:rPr>
          <w:spacing w:val="1"/>
          <w:u w:val="none"/>
        </w:rPr>
        <w:t>6</w:t>
      </w:r>
      <w:r>
        <w:rPr>
          <w:u w:val="none"/>
        </w:rPr>
        <w:t>)</w:t>
      </w:r>
      <w:r>
        <w:rPr>
          <w:spacing w:val="42"/>
          <w:u w:val="none"/>
        </w:rPr>
        <w:t xml:space="preserve"> </w:t>
      </w:r>
      <w:r>
        <w:rPr>
          <w:spacing w:val="1"/>
          <w:u w:val="none"/>
        </w:rPr>
        <w:t>o</w:t>
      </w:r>
      <w:r>
        <w:rPr>
          <w:u w:val="none"/>
        </w:rPr>
        <w:t>f</w:t>
      </w:r>
      <w:r>
        <w:rPr>
          <w:spacing w:val="42"/>
          <w:u w:val="none"/>
        </w:rPr>
        <w:t xml:space="preserve"> </w:t>
      </w:r>
      <w:r>
        <w:rPr>
          <w:u w:val="none"/>
        </w:rPr>
        <w:t>t</w:t>
      </w:r>
      <w:r>
        <w:rPr>
          <w:spacing w:val="1"/>
          <w:u w:val="none"/>
        </w:rPr>
        <w:t>he</w:t>
      </w:r>
      <w:r>
        <w:rPr>
          <w:spacing w:val="2"/>
          <w:w w:val="10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28"/>
          <w:u w:val="none"/>
        </w:rPr>
        <w:t xml:space="preserve"> </w:t>
      </w:r>
      <w:r>
        <w:rPr>
          <w:spacing w:val="1"/>
          <w:u w:val="none"/>
        </w:rPr>
        <w:t>o</w:t>
      </w:r>
      <w:r>
        <w:rPr>
          <w:u w:val="none"/>
        </w:rPr>
        <w:t>r</w:t>
      </w:r>
      <w:r>
        <w:rPr>
          <w:spacing w:val="30"/>
          <w:u w:val="none"/>
        </w:rPr>
        <w:t xml:space="preserve"> </w:t>
      </w:r>
      <w:r>
        <w:rPr>
          <w:u w:val="none"/>
        </w:rPr>
        <w:t>a</w:t>
      </w:r>
      <w:r>
        <w:rPr>
          <w:spacing w:val="1"/>
          <w:u w:val="none"/>
        </w:rPr>
        <w:t>n</w:t>
      </w:r>
      <w:r>
        <w:rPr>
          <w:u w:val="none"/>
        </w:rPr>
        <w:t>y</w:t>
      </w:r>
      <w:r>
        <w:rPr>
          <w:spacing w:val="31"/>
          <w:u w:val="none"/>
        </w:rPr>
        <w:t xml:space="preserve"> </w:t>
      </w:r>
      <w:r>
        <w:rPr>
          <w:spacing w:val="1"/>
          <w:u w:val="none"/>
        </w:rPr>
        <w:t>o</w:t>
      </w:r>
      <w:r>
        <w:rPr>
          <w:u w:val="none"/>
        </w:rPr>
        <w:t>t</w:t>
      </w:r>
      <w:r>
        <w:rPr>
          <w:spacing w:val="1"/>
          <w:u w:val="none"/>
        </w:rPr>
        <w:t>h</w:t>
      </w:r>
      <w:r>
        <w:rPr>
          <w:u w:val="none"/>
        </w:rPr>
        <w:t>er</w:t>
      </w:r>
      <w:r>
        <w:rPr>
          <w:spacing w:val="30"/>
          <w:u w:val="none"/>
        </w:rPr>
        <w:t xml:space="preserve"> </w:t>
      </w:r>
      <w:r>
        <w:rPr>
          <w:u w:val="none"/>
        </w:rPr>
        <w:t>e</w:t>
      </w:r>
      <w:r>
        <w:rPr>
          <w:spacing w:val="1"/>
          <w:u w:val="none"/>
        </w:rPr>
        <w:t>v</w:t>
      </w:r>
      <w:r>
        <w:rPr>
          <w:u w:val="none"/>
        </w:rPr>
        <w:t>e</w:t>
      </w:r>
      <w:r>
        <w:rPr>
          <w:spacing w:val="1"/>
          <w:u w:val="none"/>
        </w:rPr>
        <w:t>n</w:t>
      </w:r>
      <w:r>
        <w:rPr>
          <w:u w:val="none"/>
        </w:rPr>
        <w:t>t</w:t>
      </w:r>
      <w:r>
        <w:rPr>
          <w:spacing w:val="30"/>
          <w:u w:val="none"/>
        </w:rPr>
        <w:t xml:space="preserve"> </w:t>
      </w:r>
      <w:r>
        <w:rPr>
          <w:u w:val="none"/>
        </w:rPr>
        <w:t>creates</w:t>
      </w:r>
      <w:r>
        <w:rPr>
          <w:spacing w:val="30"/>
          <w:u w:val="none"/>
        </w:rPr>
        <w:t xml:space="preserve"> </w:t>
      </w:r>
      <w:r>
        <w:rPr>
          <w:u w:val="none"/>
        </w:rPr>
        <w:t>a</w:t>
      </w:r>
      <w:r>
        <w:rPr>
          <w:spacing w:val="30"/>
          <w:u w:val="none"/>
        </w:rPr>
        <w:t xml:space="preserve"> </w:t>
      </w:r>
      <w:r>
        <w:rPr>
          <w:spacing w:val="1"/>
          <w:u w:val="none"/>
        </w:rPr>
        <w:t>d</w:t>
      </w:r>
      <w:r>
        <w:rPr>
          <w:u w:val="none"/>
        </w:rPr>
        <w:t>eficit</w:t>
      </w:r>
      <w:r>
        <w:rPr>
          <w:spacing w:val="30"/>
          <w:u w:val="none"/>
        </w:rPr>
        <w:t xml:space="preserve"> </w:t>
      </w:r>
      <w:r>
        <w:rPr>
          <w:spacing w:val="1"/>
          <w:u w:val="none"/>
        </w:rPr>
        <w:t>b</w:t>
      </w:r>
      <w:r>
        <w:rPr>
          <w:u w:val="none"/>
        </w:rPr>
        <w:t>ala</w:t>
      </w:r>
      <w:r>
        <w:rPr>
          <w:spacing w:val="1"/>
          <w:u w:val="none"/>
        </w:rPr>
        <w:t>n</w:t>
      </w:r>
      <w:r>
        <w:rPr>
          <w:u w:val="none"/>
        </w:rPr>
        <w:t>ce</w:t>
      </w:r>
      <w:r>
        <w:rPr>
          <w:spacing w:val="30"/>
          <w:u w:val="none"/>
        </w:rPr>
        <w:t xml:space="preserve"> </w:t>
      </w:r>
      <w:r>
        <w:rPr>
          <w:u w:val="none"/>
        </w:rPr>
        <w:t>in</w:t>
      </w:r>
      <w:r>
        <w:rPr>
          <w:spacing w:val="31"/>
          <w:u w:val="none"/>
        </w:rPr>
        <w:t xml:space="preserve"> </w:t>
      </w:r>
      <w:r>
        <w:rPr>
          <w:u w:val="none"/>
        </w:rPr>
        <w:t>s</w:t>
      </w:r>
      <w:r>
        <w:rPr>
          <w:spacing w:val="1"/>
          <w:u w:val="none"/>
        </w:rPr>
        <w:t>u</w:t>
      </w:r>
      <w:r>
        <w:rPr>
          <w:u w:val="none"/>
        </w:rPr>
        <w:t>ch</w:t>
      </w:r>
      <w:r>
        <w:rPr>
          <w:spacing w:val="31"/>
          <w:u w:val="none"/>
        </w:rPr>
        <w:t xml:space="preserve"> </w:t>
      </w:r>
      <w:r>
        <w:rPr>
          <w:spacing w:val="2"/>
          <w:u w:val="none"/>
        </w:rPr>
        <w:t>M</w:t>
      </w:r>
      <w:r>
        <w:rPr>
          <w:u w:val="none"/>
        </w:rPr>
        <w:t>e</w:t>
      </w:r>
      <w:r>
        <w:rPr>
          <w:spacing w:val="2"/>
          <w:u w:val="none"/>
        </w:rPr>
        <w:t>m</w:t>
      </w:r>
      <w:r>
        <w:rPr>
          <w:spacing w:val="1"/>
          <w:u w:val="none"/>
        </w:rPr>
        <w:t>b</w:t>
      </w:r>
      <w:r>
        <w:rPr>
          <w:u w:val="none"/>
        </w:rPr>
        <w:t>e</w:t>
      </w:r>
      <w:r>
        <w:rPr>
          <w:spacing w:val="-2"/>
          <w:u w:val="none"/>
        </w:rPr>
        <w:t>r</w:t>
      </w:r>
      <w:r>
        <w:rPr>
          <w:u w:val="none"/>
        </w:rPr>
        <w:t>’s</w:t>
      </w:r>
      <w:r>
        <w:rPr>
          <w:spacing w:val="30"/>
          <w:u w:val="none"/>
        </w:rPr>
        <w:t xml:space="preserve"> </w:t>
      </w:r>
      <w:r>
        <w:rPr>
          <w:spacing w:val="1"/>
          <w:u w:val="none"/>
        </w:rPr>
        <w:t>C</w:t>
      </w:r>
      <w:r>
        <w:rPr>
          <w:u w:val="none"/>
        </w:rPr>
        <w:t>a</w:t>
      </w:r>
      <w:r>
        <w:rPr>
          <w:spacing w:val="1"/>
          <w:u w:val="none"/>
        </w:rPr>
        <w:t>p</w:t>
      </w:r>
      <w:r>
        <w:rPr>
          <w:u w:val="none"/>
        </w:rPr>
        <w:t>ital</w:t>
      </w:r>
      <w:r>
        <w:rPr>
          <w:spacing w:val="29"/>
          <w:u w:val="none"/>
        </w:rPr>
        <w:t xml:space="preserve"> </w:t>
      </w:r>
      <w:r>
        <w:rPr>
          <w:spacing w:val="1"/>
          <w:u w:val="none"/>
        </w:rPr>
        <w:t>A</w:t>
      </w:r>
      <w:r>
        <w:rPr>
          <w:u w:val="none"/>
        </w:rPr>
        <w:t>cc</w:t>
      </w:r>
      <w:r>
        <w:rPr>
          <w:spacing w:val="1"/>
          <w:u w:val="none"/>
        </w:rPr>
        <w:t>oun</w:t>
      </w:r>
      <w:r>
        <w:rPr>
          <w:u w:val="none"/>
        </w:rPr>
        <w:t>t</w:t>
      </w:r>
      <w:r>
        <w:rPr>
          <w:spacing w:val="28"/>
          <w:u w:val="none"/>
        </w:rPr>
        <w:t xml:space="preserve"> </w:t>
      </w:r>
      <w:r>
        <w:rPr>
          <w:u w:val="none"/>
        </w:rPr>
        <w:t>in</w:t>
      </w:r>
      <w:r>
        <w:rPr>
          <w:spacing w:val="30"/>
          <w:u w:val="none"/>
        </w:rPr>
        <w:t xml:space="preserve"> </w:t>
      </w:r>
      <w:r>
        <w:rPr>
          <w:u w:val="none"/>
        </w:rPr>
        <w:t>e</w:t>
      </w:r>
      <w:r>
        <w:rPr>
          <w:spacing w:val="1"/>
          <w:u w:val="none"/>
        </w:rPr>
        <w:t>x</w:t>
      </w:r>
      <w:r>
        <w:rPr>
          <w:u w:val="none"/>
        </w:rPr>
        <w:t>cess</w:t>
      </w:r>
      <w:r>
        <w:rPr>
          <w:spacing w:val="30"/>
          <w:u w:val="none"/>
        </w:rPr>
        <w:t xml:space="preserve"> </w:t>
      </w:r>
      <w:r>
        <w:rPr>
          <w:spacing w:val="1"/>
          <w:u w:val="none"/>
        </w:rPr>
        <w:t>o</w:t>
      </w:r>
      <w:r>
        <w:rPr>
          <w:u w:val="none"/>
        </w:rPr>
        <w:t>f</w:t>
      </w:r>
      <w:r>
        <w:rPr>
          <w:w w:val="102"/>
          <w:u w:val="none"/>
        </w:rPr>
        <w:t xml:space="preserve"> </w:t>
      </w:r>
      <w:r>
        <w:rPr>
          <w:u w:val="none"/>
        </w:rPr>
        <w:t>s</w:t>
      </w:r>
      <w:r>
        <w:rPr>
          <w:spacing w:val="1"/>
          <w:u w:val="none"/>
        </w:rPr>
        <w:t>u</w:t>
      </w:r>
      <w:r>
        <w:rPr>
          <w:u w:val="none"/>
        </w:rPr>
        <w:t>ch</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8"/>
          <w:u w:val="none"/>
        </w:rPr>
        <w:t xml:space="preserve"> </w:t>
      </w:r>
      <w:r>
        <w:rPr>
          <w:u w:val="none"/>
        </w:rPr>
        <w:t>s</w:t>
      </w:r>
      <w:r>
        <w:rPr>
          <w:spacing w:val="1"/>
          <w:u w:val="none"/>
        </w:rPr>
        <w:t>h</w:t>
      </w:r>
      <w:r>
        <w:rPr>
          <w:u w:val="none"/>
        </w:rPr>
        <w:t>are</w:t>
      </w:r>
      <w:r>
        <w:rPr>
          <w:spacing w:val="27"/>
          <w:u w:val="none"/>
        </w:rPr>
        <w:t xml:space="preserve"> </w:t>
      </w:r>
      <w:r>
        <w:rPr>
          <w:spacing w:val="1"/>
          <w:u w:val="none"/>
        </w:rPr>
        <w:t>o</w:t>
      </w:r>
      <w:r>
        <w:rPr>
          <w:u w:val="none"/>
        </w:rPr>
        <w:t>f</w:t>
      </w:r>
      <w:r>
        <w:rPr>
          <w:spacing w:val="28"/>
          <w:u w:val="none"/>
        </w:rPr>
        <w:t xml:space="preserve"> </w:t>
      </w:r>
      <w:r>
        <w:rPr>
          <w:spacing w:val="2"/>
          <w:u w:val="none"/>
        </w:rPr>
        <w:t>M</w:t>
      </w:r>
      <w:r>
        <w:rPr>
          <w:u w:val="none"/>
        </w:rPr>
        <w:t>i</w:t>
      </w:r>
      <w:r>
        <w:rPr>
          <w:spacing w:val="1"/>
          <w:u w:val="none"/>
        </w:rPr>
        <w:t>n</w:t>
      </w:r>
      <w:r>
        <w:rPr>
          <w:u w:val="none"/>
        </w:rPr>
        <w:t>i</w:t>
      </w:r>
      <w:r>
        <w:rPr>
          <w:spacing w:val="2"/>
          <w:u w:val="none"/>
        </w:rPr>
        <w:t>m</w:t>
      </w:r>
      <w:r>
        <w:rPr>
          <w:spacing w:val="1"/>
          <w:u w:val="none"/>
        </w:rPr>
        <w:t>u</w:t>
      </w:r>
      <w:r>
        <w:rPr>
          <w:u w:val="none"/>
        </w:rPr>
        <w:t>m</w:t>
      </w:r>
      <w:r>
        <w:rPr>
          <w:spacing w:val="30"/>
          <w:u w:val="none"/>
        </w:rPr>
        <w:t xml:space="preserve"> </w:t>
      </w:r>
      <w:r>
        <w:rPr>
          <w:spacing w:val="1"/>
          <w:u w:val="none"/>
        </w:rPr>
        <w:t>G</w:t>
      </w:r>
      <w:r>
        <w:rPr>
          <w:u w:val="none"/>
        </w:rPr>
        <w:t>ai</w:t>
      </w:r>
      <w:r>
        <w:rPr>
          <w:spacing w:val="1"/>
          <w:u w:val="none"/>
        </w:rPr>
        <w:t>n</w:t>
      </w:r>
      <w:r>
        <w:rPr>
          <w:u w:val="none"/>
        </w:rPr>
        <w:t>,</w:t>
      </w:r>
      <w:r>
        <w:rPr>
          <w:spacing w:val="26"/>
          <w:u w:val="none"/>
        </w:rPr>
        <w:t xml:space="preserve"> </w:t>
      </w:r>
      <w:r>
        <w:rPr>
          <w:u w:val="none"/>
        </w:rPr>
        <w:t>ite</w:t>
      </w:r>
      <w:r>
        <w:rPr>
          <w:spacing w:val="2"/>
          <w:u w:val="none"/>
        </w:rPr>
        <w:t>m</w:t>
      </w:r>
      <w:r>
        <w:rPr>
          <w:u w:val="none"/>
        </w:rPr>
        <w:t>s</w:t>
      </w:r>
      <w:r>
        <w:rPr>
          <w:spacing w:val="28"/>
          <w:u w:val="none"/>
        </w:rPr>
        <w:t xml:space="preserve"> </w:t>
      </w:r>
      <w:r>
        <w:rPr>
          <w:spacing w:val="1"/>
          <w:u w:val="none"/>
        </w:rPr>
        <w:t>o</w:t>
      </w:r>
      <w:r>
        <w:rPr>
          <w:u w:val="none"/>
        </w:rPr>
        <w:t>f</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8"/>
          <w:u w:val="none"/>
        </w:rPr>
        <w:t xml:space="preserve"> </w:t>
      </w:r>
      <w:r>
        <w:rPr>
          <w:u w:val="none"/>
        </w:rPr>
        <w:t>i</w:t>
      </w:r>
      <w:r>
        <w:rPr>
          <w:spacing w:val="1"/>
          <w:u w:val="none"/>
        </w:rPr>
        <w:t>n</w:t>
      </w:r>
      <w:r>
        <w:rPr>
          <w:u w:val="none"/>
        </w:rPr>
        <w:t>co</w:t>
      </w:r>
      <w:r>
        <w:rPr>
          <w:spacing w:val="2"/>
          <w:u w:val="none"/>
        </w:rPr>
        <w:t>m</w:t>
      </w:r>
      <w:r>
        <w:rPr>
          <w:u w:val="none"/>
        </w:rPr>
        <w:t>e</w:t>
      </w:r>
      <w:r>
        <w:rPr>
          <w:spacing w:val="28"/>
          <w:u w:val="none"/>
        </w:rPr>
        <w:t xml:space="preserve"> </w:t>
      </w:r>
      <w:r>
        <w:rPr>
          <w:u w:val="none"/>
        </w:rPr>
        <w:t>and</w:t>
      </w:r>
      <w:r>
        <w:rPr>
          <w:spacing w:val="29"/>
          <w:u w:val="none"/>
        </w:rPr>
        <w:t xml:space="preserve"> </w:t>
      </w:r>
      <w:r>
        <w:rPr>
          <w:u w:val="none"/>
        </w:rPr>
        <w:t>gain</w:t>
      </w:r>
      <w:r>
        <w:rPr>
          <w:spacing w:val="29"/>
          <w:u w:val="none"/>
        </w:rPr>
        <w:t xml:space="preserve"> </w:t>
      </w:r>
      <w:r>
        <w:rPr>
          <w:u w:val="none"/>
        </w:rPr>
        <w:t>shall</w:t>
      </w:r>
      <w:r>
        <w:rPr>
          <w:spacing w:val="27"/>
          <w:u w:val="none"/>
        </w:rPr>
        <w:t xml:space="preserve"> </w:t>
      </w:r>
      <w:r>
        <w:rPr>
          <w:u w:val="none"/>
        </w:rPr>
        <w:t>be</w:t>
      </w:r>
      <w:r>
        <w:rPr>
          <w:spacing w:val="28"/>
          <w:u w:val="none"/>
        </w:rPr>
        <w:t xml:space="preserve"> </w:t>
      </w:r>
      <w:r>
        <w:rPr>
          <w:u w:val="none"/>
        </w:rPr>
        <w:t>specially</w:t>
      </w:r>
      <w:r>
        <w:rPr>
          <w:spacing w:val="29"/>
          <w:u w:val="none"/>
        </w:rPr>
        <w:t xml:space="preserve"> </w:t>
      </w:r>
      <w:r>
        <w:rPr>
          <w:u w:val="none"/>
        </w:rPr>
        <w:t>all</w:t>
      </w:r>
      <w:r>
        <w:rPr>
          <w:spacing w:val="1"/>
          <w:u w:val="none"/>
        </w:rPr>
        <w:t>o</w:t>
      </w:r>
      <w:r>
        <w:rPr>
          <w:u w:val="none"/>
        </w:rPr>
        <w:t>cated</w:t>
      </w:r>
      <w:r>
        <w:rPr>
          <w:w w:val="102"/>
          <w:u w:val="none"/>
        </w:rPr>
        <w:t xml:space="preserve"> </w:t>
      </w:r>
      <w:r>
        <w:rPr>
          <w:u w:val="none"/>
        </w:rPr>
        <w:t>to</w:t>
      </w:r>
      <w:r>
        <w:rPr>
          <w:spacing w:val="51"/>
          <w:u w:val="none"/>
        </w:rPr>
        <w:t xml:space="preserve"> </w:t>
      </w:r>
      <w:r>
        <w:rPr>
          <w:u w:val="none"/>
        </w:rPr>
        <w:t>each</w:t>
      </w:r>
      <w:r>
        <w:rPr>
          <w:spacing w:val="51"/>
          <w:u w:val="none"/>
        </w:rPr>
        <w:t xml:space="preserve"> </w:t>
      </w:r>
      <w:r>
        <w:rPr>
          <w:u w:val="none"/>
        </w:rPr>
        <w:t>such</w:t>
      </w:r>
      <w:r>
        <w:rPr>
          <w:spacing w:val="51"/>
          <w:u w:val="none"/>
        </w:rPr>
        <w:t xml:space="preserve"> </w:t>
      </w:r>
      <w:r>
        <w:rPr>
          <w:spacing w:val="2"/>
          <w:u w:val="none"/>
        </w:rPr>
        <w:t>M</w:t>
      </w:r>
      <w:r>
        <w:rPr>
          <w:u w:val="none"/>
        </w:rPr>
        <w:t>e</w:t>
      </w:r>
      <w:r>
        <w:rPr>
          <w:spacing w:val="2"/>
          <w:u w:val="none"/>
        </w:rPr>
        <w:t>m</w:t>
      </w:r>
      <w:r>
        <w:rPr>
          <w:u w:val="none"/>
        </w:rPr>
        <w:t>ber</w:t>
      </w:r>
      <w:r>
        <w:rPr>
          <w:spacing w:val="51"/>
          <w:u w:val="none"/>
        </w:rPr>
        <w:t xml:space="preserve"> </w:t>
      </w:r>
      <w:r>
        <w:rPr>
          <w:u w:val="none"/>
        </w:rPr>
        <w:t>in</w:t>
      </w:r>
      <w:r>
        <w:rPr>
          <w:spacing w:val="51"/>
          <w:u w:val="none"/>
        </w:rPr>
        <w:t xml:space="preserve"> </w:t>
      </w:r>
      <w:r>
        <w:rPr>
          <w:u w:val="none"/>
        </w:rPr>
        <w:t>an  a</w:t>
      </w:r>
      <w:r>
        <w:rPr>
          <w:spacing w:val="2"/>
          <w:u w:val="none"/>
        </w:rPr>
        <w:t>m</w:t>
      </w:r>
      <w:r>
        <w:rPr>
          <w:u w:val="none"/>
        </w:rPr>
        <w:t>ount</w:t>
      </w:r>
      <w:r>
        <w:rPr>
          <w:spacing w:val="51"/>
          <w:u w:val="none"/>
        </w:rPr>
        <w:t xml:space="preserve"> </w:t>
      </w:r>
      <w:r>
        <w:rPr>
          <w:u w:val="none"/>
        </w:rPr>
        <w:t>a</w:t>
      </w:r>
      <w:r>
        <w:rPr>
          <w:spacing w:val="1"/>
          <w:u w:val="none"/>
        </w:rPr>
        <w:t>n</w:t>
      </w:r>
      <w:r>
        <w:rPr>
          <w:u w:val="none"/>
        </w:rPr>
        <w:t>d</w:t>
      </w:r>
      <w:r>
        <w:rPr>
          <w:spacing w:val="51"/>
          <w:u w:val="none"/>
        </w:rPr>
        <w:t xml:space="preserve"> </w:t>
      </w:r>
      <w:r>
        <w:rPr>
          <w:spacing w:val="2"/>
          <w:u w:val="none"/>
        </w:rPr>
        <w:t>m</w:t>
      </w:r>
      <w:r>
        <w:rPr>
          <w:u w:val="none"/>
        </w:rPr>
        <w:t>a</w:t>
      </w:r>
      <w:r>
        <w:rPr>
          <w:spacing w:val="1"/>
          <w:u w:val="none"/>
        </w:rPr>
        <w:t>n</w:t>
      </w:r>
      <w:r>
        <w:rPr>
          <w:u w:val="none"/>
        </w:rPr>
        <w:t>ner</w:t>
      </w:r>
      <w:r>
        <w:rPr>
          <w:spacing w:val="52"/>
          <w:u w:val="none"/>
        </w:rPr>
        <w:t xml:space="preserve"> </w:t>
      </w:r>
      <w:r>
        <w:rPr>
          <w:u w:val="none"/>
        </w:rPr>
        <w:t>sufficie</w:t>
      </w:r>
      <w:r>
        <w:rPr>
          <w:spacing w:val="1"/>
          <w:u w:val="none"/>
        </w:rPr>
        <w:t>n</w:t>
      </w:r>
      <w:r>
        <w:rPr>
          <w:u w:val="none"/>
        </w:rPr>
        <w:t>t</w:t>
      </w:r>
      <w:r>
        <w:rPr>
          <w:spacing w:val="51"/>
          <w:u w:val="none"/>
        </w:rPr>
        <w:t xml:space="preserve"> </w:t>
      </w:r>
      <w:r>
        <w:rPr>
          <w:u w:val="none"/>
        </w:rPr>
        <w:t>to</w:t>
      </w:r>
      <w:r>
        <w:rPr>
          <w:spacing w:val="51"/>
          <w:u w:val="none"/>
        </w:rPr>
        <w:t xml:space="preserve"> </w:t>
      </w:r>
      <w:r>
        <w:rPr>
          <w:u w:val="none"/>
        </w:rPr>
        <w:t>eli</w:t>
      </w:r>
      <w:r>
        <w:rPr>
          <w:spacing w:val="2"/>
          <w:u w:val="none"/>
        </w:rPr>
        <w:t>m</w:t>
      </w:r>
      <w:r>
        <w:rPr>
          <w:u w:val="none"/>
        </w:rPr>
        <w:t>inate,</w:t>
      </w:r>
      <w:r>
        <w:rPr>
          <w:spacing w:val="50"/>
          <w:u w:val="none"/>
        </w:rPr>
        <w:t xml:space="preserve"> </w:t>
      </w:r>
      <w:r>
        <w:rPr>
          <w:u w:val="none"/>
        </w:rPr>
        <w:t>to</w:t>
      </w:r>
      <w:r>
        <w:rPr>
          <w:spacing w:val="51"/>
          <w:u w:val="none"/>
        </w:rPr>
        <w:t xml:space="preserve"> </w:t>
      </w:r>
      <w:r>
        <w:rPr>
          <w:u w:val="none"/>
        </w:rPr>
        <w:t>the</w:t>
      </w:r>
      <w:r>
        <w:rPr>
          <w:spacing w:val="51"/>
          <w:u w:val="none"/>
        </w:rPr>
        <w:t xml:space="preserve"> </w:t>
      </w:r>
      <w:r>
        <w:rPr>
          <w:u w:val="none"/>
        </w:rPr>
        <w:t>e</w:t>
      </w:r>
      <w:r>
        <w:rPr>
          <w:spacing w:val="1"/>
          <w:u w:val="none"/>
        </w:rPr>
        <w:t>x</w:t>
      </w:r>
      <w:r>
        <w:rPr>
          <w:u w:val="none"/>
        </w:rPr>
        <w:t>te</w:t>
      </w:r>
      <w:r>
        <w:rPr>
          <w:spacing w:val="1"/>
          <w:u w:val="none"/>
        </w:rPr>
        <w:t>n</w:t>
      </w:r>
      <w:r>
        <w:rPr>
          <w:u w:val="none"/>
        </w:rPr>
        <w:t>t</w:t>
      </w:r>
      <w:r>
        <w:rPr>
          <w:spacing w:val="51"/>
          <w:u w:val="none"/>
        </w:rPr>
        <w:t xml:space="preserve"> </w:t>
      </w:r>
      <w:r>
        <w:rPr>
          <w:u w:val="none"/>
        </w:rPr>
        <w:t>re</w:t>
      </w:r>
      <w:r>
        <w:rPr>
          <w:spacing w:val="1"/>
          <w:u w:val="none"/>
        </w:rPr>
        <w:t>q</w:t>
      </w:r>
      <w:r>
        <w:rPr>
          <w:u w:val="none"/>
        </w:rPr>
        <w:t>uired</w:t>
      </w:r>
      <w:r>
        <w:rPr>
          <w:spacing w:val="51"/>
          <w:u w:val="none"/>
        </w:rPr>
        <w:t xml:space="preserve"> </w:t>
      </w:r>
      <w:r>
        <w:rPr>
          <w:u w:val="none"/>
        </w:rPr>
        <w:t>by</w:t>
      </w:r>
      <w:r>
        <w:rPr>
          <w:spacing w:val="52"/>
          <w:u w:val="none"/>
        </w:rPr>
        <w:t xml:space="preserve"> </w:t>
      </w:r>
      <w:r>
        <w:rPr>
          <w:u w:val="none"/>
        </w:rPr>
        <w:t>the</w:t>
      </w:r>
      <w:r>
        <w:rPr>
          <w:w w:val="102"/>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0"/>
          <w:u w:val="none"/>
        </w:rPr>
        <w:t xml:space="preserve"> </w:t>
      </w:r>
      <w:r>
        <w:rPr>
          <w:u w:val="none"/>
        </w:rPr>
        <w:t>t</w:t>
      </w:r>
      <w:r>
        <w:rPr>
          <w:spacing w:val="1"/>
          <w:u w:val="none"/>
        </w:rPr>
        <w:t>h</w:t>
      </w:r>
      <w:r>
        <w:rPr>
          <w:u w:val="none"/>
        </w:rPr>
        <w:t>e</w:t>
      </w:r>
      <w:r>
        <w:rPr>
          <w:spacing w:val="33"/>
          <w:u w:val="none"/>
        </w:rPr>
        <w:t xml:space="preserve"> </w:t>
      </w:r>
      <w:r>
        <w:rPr>
          <w:spacing w:val="1"/>
          <w:u w:val="none"/>
        </w:rPr>
        <w:t>Ad</w:t>
      </w:r>
      <w:r>
        <w:rPr>
          <w:u w:val="none"/>
        </w:rPr>
        <w:t>j</w:t>
      </w:r>
      <w:r>
        <w:rPr>
          <w:spacing w:val="1"/>
          <w:u w:val="none"/>
        </w:rPr>
        <w:t>u</w:t>
      </w:r>
      <w:r>
        <w:rPr>
          <w:u w:val="none"/>
        </w:rPr>
        <w:t>sted</w:t>
      </w:r>
      <w:r>
        <w:rPr>
          <w:spacing w:val="32"/>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A</w:t>
      </w:r>
      <w:r>
        <w:rPr>
          <w:u w:val="none"/>
        </w:rPr>
        <w:t>cc</w:t>
      </w:r>
      <w:r>
        <w:rPr>
          <w:spacing w:val="1"/>
          <w:u w:val="none"/>
        </w:rPr>
        <w:t>oun</w:t>
      </w:r>
      <w:r>
        <w:rPr>
          <w:u w:val="none"/>
        </w:rPr>
        <w:t>t</w:t>
      </w:r>
      <w:r>
        <w:rPr>
          <w:spacing w:val="31"/>
          <w:u w:val="none"/>
        </w:rPr>
        <w:t xml:space="preserve"> </w:t>
      </w:r>
      <w:r>
        <w:rPr>
          <w:spacing w:val="1"/>
          <w:u w:val="none"/>
        </w:rPr>
        <w:t>D</w:t>
      </w:r>
      <w:r>
        <w:rPr>
          <w:u w:val="none"/>
        </w:rPr>
        <w:t>eficit</w:t>
      </w:r>
      <w:r>
        <w:rPr>
          <w:spacing w:val="30"/>
          <w:u w:val="none"/>
        </w:rPr>
        <w:t xml:space="preserve"> </w:t>
      </w:r>
      <w:r>
        <w:rPr>
          <w:spacing w:val="1"/>
          <w:u w:val="none"/>
        </w:rPr>
        <w:t>o</w:t>
      </w:r>
      <w:r>
        <w:rPr>
          <w:u w:val="none"/>
        </w:rPr>
        <w:t>f</w:t>
      </w:r>
      <w:r>
        <w:rPr>
          <w:spacing w:val="31"/>
          <w:u w:val="none"/>
        </w:rPr>
        <w:t xml:space="preserve"> </w:t>
      </w:r>
      <w:r>
        <w:rPr>
          <w:u w:val="none"/>
        </w:rPr>
        <w:t>s</w:t>
      </w:r>
      <w:r>
        <w:rPr>
          <w:spacing w:val="1"/>
          <w:u w:val="none"/>
        </w:rPr>
        <w:t>u</w:t>
      </w:r>
      <w:r>
        <w:rPr>
          <w:u w:val="none"/>
        </w:rPr>
        <w:t>ch</w:t>
      </w:r>
      <w:r>
        <w:rPr>
          <w:spacing w:val="3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1"/>
          <w:u w:val="none"/>
        </w:rPr>
        <w:t xml:space="preserve"> </w:t>
      </w:r>
      <w:r>
        <w:rPr>
          <w:u w:val="none"/>
        </w:rPr>
        <w:t>as</w:t>
      </w:r>
      <w:r>
        <w:rPr>
          <w:spacing w:val="32"/>
          <w:u w:val="none"/>
        </w:rPr>
        <w:t xml:space="preserve"> </w:t>
      </w:r>
      <w:r>
        <w:rPr>
          <w:spacing w:val="1"/>
          <w:u w:val="none"/>
        </w:rPr>
        <w:t>qu</w:t>
      </w:r>
      <w:r>
        <w:rPr>
          <w:u w:val="none"/>
        </w:rPr>
        <w:t>ic</w:t>
      </w:r>
      <w:r>
        <w:rPr>
          <w:spacing w:val="1"/>
          <w:u w:val="none"/>
        </w:rPr>
        <w:t>k</w:t>
      </w:r>
      <w:r>
        <w:rPr>
          <w:u w:val="none"/>
        </w:rPr>
        <w:t>ly</w:t>
      </w:r>
      <w:r>
        <w:rPr>
          <w:spacing w:val="32"/>
          <w:u w:val="none"/>
        </w:rPr>
        <w:t xml:space="preserve"> </w:t>
      </w:r>
      <w:r>
        <w:rPr>
          <w:u w:val="none"/>
        </w:rPr>
        <w:t>as</w:t>
      </w:r>
      <w:r>
        <w:rPr>
          <w:spacing w:val="32"/>
          <w:u w:val="none"/>
        </w:rPr>
        <w:t xml:space="preserve"> </w:t>
      </w:r>
      <w:r>
        <w:rPr>
          <w:spacing w:val="1"/>
          <w:u w:val="none"/>
        </w:rPr>
        <w:t>po</w:t>
      </w:r>
      <w:r>
        <w:rPr>
          <w:u w:val="none"/>
        </w:rPr>
        <w:t>ssi</w:t>
      </w:r>
      <w:r>
        <w:rPr>
          <w:spacing w:val="1"/>
          <w:u w:val="none"/>
        </w:rPr>
        <w:t>b</w:t>
      </w:r>
      <w:r>
        <w:rPr>
          <w:u w:val="none"/>
        </w:rPr>
        <w:t>le,</w:t>
      </w:r>
      <w:r>
        <w:rPr>
          <w:spacing w:val="31"/>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2"/>
          <w:u w:val="none"/>
        </w:rPr>
        <w:t xml:space="preserve"> </w:t>
      </w:r>
      <w:r>
        <w:rPr>
          <w:u w:val="none"/>
        </w:rPr>
        <w:t>t</w:t>
      </w:r>
      <w:r>
        <w:rPr>
          <w:spacing w:val="1"/>
          <w:u w:val="none"/>
        </w:rPr>
        <w:t>h</w:t>
      </w:r>
      <w:r>
        <w:rPr>
          <w:u w:val="none"/>
        </w:rPr>
        <w:t>at</w:t>
      </w:r>
      <w:r>
        <w:rPr>
          <w:w w:val="102"/>
          <w:u w:val="none"/>
        </w:rPr>
        <w:t xml:space="preserve"> </w:t>
      </w:r>
      <w:r>
        <w:rPr>
          <w:u w:val="none"/>
        </w:rPr>
        <w:t>an</w:t>
      </w:r>
      <w:r>
        <w:rPr>
          <w:spacing w:val="45"/>
          <w:u w:val="none"/>
        </w:rPr>
        <w:t xml:space="preserve"> </w:t>
      </w:r>
      <w:r>
        <w:rPr>
          <w:u w:val="none"/>
        </w:rPr>
        <w:t>allocation</w:t>
      </w:r>
      <w:r>
        <w:rPr>
          <w:spacing w:val="46"/>
          <w:u w:val="none"/>
        </w:rPr>
        <w:t xml:space="preserve"> </w:t>
      </w:r>
      <w:r>
        <w:rPr>
          <w:u w:val="none"/>
        </w:rPr>
        <w:t>pursua</w:t>
      </w:r>
      <w:r>
        <w:rPr>
          <w:spacing w:val="1"/>
          <w:u w:val="none"/>
        </w:rPr>
        <w:t>n</w:t>
      </w:r>
      <w:r>
        <w:rPr>
          <w:u w:val="none"/>
        </w:rPr>
        <w:t>t</w:t>
      </w:r>
      <w:r>
        <w:rPr>
          <w:spacing w:val="44"/>
          <w:u w:val="none"/>
        </w:rPr>
        <w:t xml:space="preserve"> </w:t>
      </w:r>
      <w:r>
        <w:rPr>
          <w:u w:val="none"/>
        </w:rPr>
        <w:t>to</w:t>
      </w:r>
      <w:r>
        <w:rPr>
          <w:spacing w:val="46"/>
          <w:u w:val="none"/>
        </w:rPr>
        <w:t xml:space="preserve"> </w:t>
      </w:r>
      <w:r>
        <w:rPr>
          <w:u w:val="none"/>
        </w:rPr>
        <w:t>this</w:t>
      </w:r>
      <w:r>
        <w:rPr>
          <w:spacing w:val="45"/>
          <w:u w:val="none"/>
        </w:rPr>
        <w:t xml:space="preserve"> </w:t>
      </w:r>
      <w:r>
        <w:rPr>
          <w:spacing w:val="1"/>
          <w:u w:val="none"/>
        </w:rPr>
        <w:t>S</w:t>
      </w:r>
      <w:r>
        <w:rPr>
          <w:u w:val="none"/>
        </w:rPr>
        <w:t>ection</w:t>
      </w:r>
      <w:r>
        <w:rPr>
          <w:spacing w:val="46"/>
          <w:u w:val="none"/>
        </w:rPr>
        <w:t xml:space="preserve"> </w:t>
      </w:r>
      <w:r>
        <w:rPr>
          <w:u w:val="none"/>
        </w:rPr>
        <w:t>2.9.3</w:t>
      </w:r>
      <w:r>
        <w:rPr>
          <w:spacing w:val="46"/>
          <w:u w:val="none"/>
        </w:rPr>
        <w:t xml:space="preserve"> </w:t>
      </w:r>
      <w:r>
        <w:rPr>
          <w:u w:val="none"/>
        </w:rPr>
        <w:t>s</w:t>
      </w:r>
      <w:r>
        <w:rPr>
          <w:spacing w:val="1"/>
          <w:u w:val="none"/>
        </w:rPr>
        <w:t>h</w:t>
      </w:r>
      <w:r>
        <w:rPr>
          <w:u w:val="none"/>
        </w:rPr>
        <w:t>all</w:t>
      </w:r>
      <w:r>
        <w:rPr>
          <w:spacing w:val="45"/>
          <w:u w:val="none"/>
        </w:rPr>
        <w:t xml:space="preserve"> </w:t>
      </w:r>
      <w:r>
        <w:rPr>
          <w:spacing w:val="1"/>
          <w:u w:val="none"/>
        </w:rPr>
        <w:t>b</w:t>
      </w:r>
      <w:r>
        <w:rPr>
          <w:u w:val="none"/>
        </w:rPr>
        <w:t>e</w:t>
      </w:r>
      <w:r>
        <w:rPr>
          <w:spacing w:val="45"/>
          <w:u w:val="none"/>
        </w:rPr>
        <w:t xml:space="preserve"> </w:t>
      </w:r>
      <w:r>
        <w:rPr>
          <w:spacing w:val="2"/>
          <w:u w:val="none"/>
        </w:rPr>
        <w:t>m</w:t>
      </w:r>
      <w:r>
        <w:rPr>
          <w:u w:val="none"/>
        </w:rPr>
        <w:t>a</w:t>
      </w:r>
      <w:r>
        <w:rPr>
          <w:spacing w:val="1"/>
          <w:u w:val="none"/>
        </w:rPr>
        <w:t>d</w:t>
      </w:r>
      <w:r>
        <w:rPr>
          <w:u w:val="none"/>
        </w:rPr>
        <w:t>e</w:t>
      </w:r>
      <w:r>
        <w:rPr>
          <w:spacing w:val="46"/>
          <w:u w:val="none"/>
        </w:rPr>
        <w:t xml:space="preserve"> </w:t>
      </w:r>
      <w:r>
        <w:rPr>
          <w:spacing w:val="1"/>
          <w:u w:val="none"/>
        </w:rPr>
        <w:t>on</w:t>
      </w:r>
      <w:r>
        <w:rPr>
          <w:u w:val="none"/>
        </w:rPr>
        <w:t>ly</w:t>
      </w:r>
      <w:r>
        <w:rPr>
          <w:spacing w:val="45"/>
          <w:u w:val="none"/>
        </w:rPr>
        <w:t xml:space="preserve"> </w:t>
      </w:r>
      <w:r>
        <w:rPr>
          <w:u w:val="none"/>
        </w:rPr>
        <w:t>if</w:t>
      </w:r>
      <w:r>
        <w:rPr>
          <w:spacing w:val="46"/>
          <w:u w:val="none"/>
        </w:rPr>
        <w:t xml:space="preserve"> </w:t>
      </w:r>
      <w:r>
        <w:rPr>
          <w:u w:val="none"/>
        </w:rPr>
        <w:t>a</w:t>
      </w:r>
      <w:r>
        <w:rPr>
          <w:spacing w:val="1"/>
          <w:u w:val="none"/>
        </w:rPr>
        <w:t>n</w:t>
      </w:r>
      <w:r>
        <w:rPr>
          <w:u w:val="none"/>
        </w:rPr>
        <w:t>d</w:t>
      </w:r>
      <w:r>
        <w:rPr>
          <w:spacing w:val="45"/>
          <w:u w:val="none"/>
        </w:rPr>
        <w:t xml:space="preserve"> </w:t>
      </w:r>
      <w:r>
        <w:rPr>
          <w:u w:val="none"/>
        </w:rPr>
        <w:t>to</w:t>
      </w:r>
      <w:r>
        <w:rPr>
          <w:spacing w:val="46"/>
          <w:u w:val="none"/>
        </w:rPr>
        <w:t xml:space="preserve"> </w:t>
      </w:r>
      <w:r>
        <w:rPr>
          <w:u w:val="none"/>
        </w:rPr>
        <w:t>t</w:t>
      </w:r>
      <w:r>
        <w:rPr>
          <w:spacing w:val="1"/>
          <w:u w:val="none"/>
        </w:rPr>
        <w:t>h</w:t>
      </w:r>
      <w:r>
        <w:rPr>
          <w:u w:val="none"/>
        </w:rPr>
        <w:t>e</w:t>
      </w:r>
      <w:r>
        <w:rPr>
          <w:spacing w:val="45"/>
          <w:u w:val="none"/>
        </w:rPr>
        <w:t xml:space="preserve"> </w:t>
      </w:r>
      <w:r>
        <w:rPr>
          <w:u w:val="none"/>
        </w:rPr>
        <w:t>e</w:t>
      </w:r>
      <w:r>
        <w:rPr>
          <w:spacing w:val="1"/>
          <w:u w:val="none"/>
        </w:rPr>
        <w:t>x</w:t>
      </w:r>
      <w:r>
        <w:rPr>
          <w:u w:val="none"/>
        </w:rPr>
        <w:t>te</w:t>
      </w:r>
      <w:r>
        <w:rPr>
          <w:spacing w:val="1"/>
          <w:u w:val="none"/>
        </w:rPr>
        <w:t>n</w:t>
      </w:r>
      <w:r>
        <w:rPr>
          <w:u w:val="none"/>
        </w:rPr>
        <w:t>t</w:t>
      </w:r>
      <w:r>
        <w:rPr>
          <w:spacing w:val="45"/>
          <w:u w:val="none"/>
        </w:rPr>
        <w:t xml:space="preserve"> </w:t>
      </w:r>
      <w:r>
        <w:rPr>
          <w:u w:val="none"/>
        </w:rPr>
        <w:t>t</w:t>
      </w:r>
      <w:r>
        <w:rPr>
          <w:spacing w:val="1"/>
          <w:u w:val="none"/>
        </w:rPr>
        <w:t>h</w:t>
      </w:r>
      <w:r>
        <w:rPr>
          <w:u w:val="none"/>
        </w:rPr>
        <w:t>at</w:t>
      </w:r>
      <w:r>
        <w:rPr>
          <w:spacing w:val="44"/>
          <w:u w:val="none"/>
        </w:rPr>
        <w:t xml:space="preserve"> </w:t>
      </w:r>
      <w:r>
        <w:rPr>
          <w:u w:val="none"/>
        </w:rPr>
        <w:t>s</w:t>
      </w:r>
      <w:r>
        <w:rPr>
          <w:spacing w:val="1"/>
          <w:u w:val="none"/>
        </w:rPr>
        <w:t>u</w:t>
      </w:r>
      <w:r>
        <w:rPr>
          <w:u w:val="none"/>
        </w:rPr>
        <w:t>ch</w:t>
      </w:r>
      <w:r>
        <w:rPr>
          <w:spacing w:val="46"/>
          <w:u w:val="none"/>
        </w:rPr>
        <w:t xml:space="preserve"> </w:t>
      </w:r>
      <w:r>
        <w:rPr>
          <w:spacing w:val="2"/>
          <w:u w:val="none"/>
        </w:rPr>
        <w:t>M</w:t>
      </w:r>
      <w:r>
        <w:rPr>
          <w:u w:val="none"/>
        </w:rPr>
        <w:t>e</w:t>
      </w:r>
      <w:r>
        <w:rPr>
          <w:spacing w:val="2"/>
          <w:u w:val="none"/>
        </w:rPr>
        <w:t>m</w:t>
      </w:r>
      <w:r>
        <w:rPr>
          <w:spacing w:val="1"/>
          <w:u w:val="none"/>
        </w:rPr>
        <w:t>b</w:t>
      </w:r>
      <w:r>
        <w:rPr>
          <w:u w:val="none"/>
        </w:rPr>
        <w:t>er</w:t>
      </w:r>
      <w:r>
        <w:rPr>
          <w:w w:val="102"/>
          <w:u w:val="none"/>
        </w:rPr>
        <w:t xml:space="preserve"> </w:t>
      </w:r>
      <w:r>
        <w:rPr>
          <w:spacing w:val="1"/>
          <w:u w:val="none"/>
        </w:rPr>
        <w:t>wou</w:t>
      </w:r>
      <w:r>
        <w:rPr>
          <w:u w:val="none"/>
        </w:rPr>
        <w:t>ld</w:t>
      </w:r>
      <w:r>
        <w:rPr>
          <w:spacing w:val="29"/>
          <w:u w:val="none"/>
        </w:rPr>
        <w:t xml:space="preserve"> </w:t>
      </w:r>
      <w:r>
        <w:rPr>
          <w:spacing w:val="1"/>
          <w:u w:val="none"/>
        </w:rPr>
        <w:t>h</w:t>
      </w:r>
      <w:r>
        <w:rPr>
          <w:u w:val="none"/>
        </w:rPr>
        <w:t>a</w:t>
      </w:r>
      <w:r>
        <w:rPr>
          <w:spacing w:val="1"/>
          <w:u w:val="none"/>
        </w:rPr>
        <w:t>v</w:t>
      </w:r>
      <w:r>
        <w:rPr>
          <w:u w:val="none"/>
        </w:rPr>
        <w:t>e</w:t>
      </w:r>
      <w:r>
        <w:rPr>
          <w:spacing w:val="29"/>
          <w:u w:val="none"/>
        </w:rPr>
        <w:t xml:space="preserve"> </w:t>
      </w:r>
      <w:r>
        <w:rPr>
          <w:u w:val="none"/>
        </w:rPr>
        <w:t>an</w:t>
      </w:r>
      <w:r>
        <w:rPr>
          <w:spacing w:val="29"/>
          <w:u w:val="none"/>
        </w:rPr>
        <w:t xml:space="preserve"> </w:t>
      </w:r>
      <w:r>
        <w:rPr>
          <w:spacing w:val="1"/>
          <w:u w:val="none"/>
        </w:rPr>
        <w:t>Ad</w:t>
      </w:r>
      <w:r>
        <w:rPr>
          <w:u w:val="none"/>
        </w:rPr>
        <w:t>j</w:t>
      </w:r>
      <w:r>
        <w:rPr>
          <w:spacing w:val="1"/>
          <w:u w:val="none"/>
        </w:rPr>
        <w:t>u</w:t>
      </w:r>
      <w:r>
        <w:rPr>
          <w:u w:val="none"/>
        </w:rPr>
        <w:t>sted</w:t>
      </w:r>
      <w:r>
        <w:rPr>
          <w:spacing w:val="29"/>
          <w:u w:val="none"/>
        </w:rPr>
        <w:t xml:space="preserve"> </w:t>
      </w:r>
      <w:r>
        <w:rPr>
          <w:spacing w:val="1"/>
          <w:u w:val="none"/>
        </w:rPr>
        <w:t>C</w:t>
      </w:r>
      <w:r>
        <w:rPr>
          <w:u w:val="none"/>
        </w:rPr>
        <w:t>a</w:t>
      </w:r>
      <w:r>
        <w:rPr>
          <w:spacing w:val="1"/>
          <w:u w:val="none"/>
        </w:rPr>
        <w:t>p</w:t>
      </w:r>
      <w:r>
        <w:rPr>
          <w:u w:val="none"/>
        </w:rPr>
        <w:t>ital</w:t>
      </w:r>
      <w:r>
        <w:rPr>
          <w:spacing w:val="28"/>
          <w:u w:val="none"/>
        </w:rPr>
        <w:t xml:space="preserve"> </w:t>
      </w:r>
      <w:r>
        <w:rPr>
          <w:spacing w:val="1"/>
          <w:u w:val="none"/>
        </w:rPr>
        <w:t>A</w:t>
      </w:r>
      <w:r>
        <w:rPr>
          <w:u w:val="none"/>
        </w:rPr>
        <w:t>cc</w:t>
      </w:r>
      <w:r>
        <w:rPr>
          <w:spacing w:val="1"/>
          <w:u w:val="none"/>
        </w:rPr>
        <w:t>oun</w:t>
      </w:r>
      <w:r>
        <w:rPr>
          <w:u w:val="none"/>
        </w:rPr>
        <w:t>t</w:t>
      </w:r>
      <w:r>
        <w:rPr>
          <w:spacing w:val="28"/>
          <w:u w:val="none"/>
        </w:rPr>
        <w:t xml:space="preserve"> </w:t>
      </w:r>
      <w:r>
        <w:rPr>
          <w:spacing w:val="1"/>
          <w:u w:val="none"/>
        </w:rPr>
        <w:t>D</w:t>
      </w:r>
      <w:r>
        <w:rPr>
          <w:u w:val="none"/>
        </w:rPr>
        <w:t>eficit</w:t>
      </w:r>
      <w:r>
        <w:rPr>
          <w:spacing w:val="28"/>
          <w:u w:val="none"/>
        </w:rPr>
        <w:t xml:space="preserve"> </w:t>
      </w:r>
      <w:r>
        <w:rPr>
          <w:u w:val="none"/>
        </w:rPr>
        <w:t>after</w:t>
      </w:r>
      <w:r>
        <w:rPr>
          <w:spacing w:val="29"/>
          <w:u w:val="none"/>
        </w:rPr>
        <w:t xml:space="preserve"> </w:t>
      </w:r>
      <w:r>
        <w:rPr>
          <w:u w:val="none"/>
        </w:rPr>
        <w:t>all</w:t>
      </w:r>
      <w:r>
        <w:rPr>
          <w:spacing w:val="27"/>
          <w:u w:val="none"/>
        </w:rPr>
        <w:t xml:space="preserve"> </w:t>
      </w:r>
      <w:r>
        <w:rPr>
          <w:spacing w:val="1"/>
          <w:u w:val="none"/>
        </w:rPr>
        <w:t>o</w:t>
      </w:r>
      <w:r>
        <w:rPr>
          <w:u w:val="none"/>
        </w:rPr>
        <w:t>t</w:t>
      </w:r>
      <w:r>
        <w:rPr>
          <w:spacing w:val="1"/>
          <w:u w:val="none"/>
        </w:rPr>
        <w:t>h</w:t>
      </w:r>
      <w:r>
        <w:rPr>
          <w:u w:val="none"/>
        </w:rPr>
        <w:t>er</w:t>
      </w:r>
      <w:r>
        <w:rPr>
          <w:spacing w:val="29"/>
          <w:u w:val="none"/>
        </w:rPr>
        <w:t xml:space="preserve"> </w:t>
      </w:r>
      <w:r>
        <w:rPr>
          <w:u w:val="none"/>
        </w:rPr>
        <w:t>all</w:t>
      </w:r>
      <w:r>
        <w:rPr>
          <w:spacing w:val="1"/>
          <w:u w:val="none"/>
        </w:rPr>
        <w:t>o</w:t>
      </w:r>
      <w:r>
        <w:rPr>
          <w:u w:val="none"/>
        </w:rPr>
        <w:t>cati</w:t>
      </w:r>
      <w:r>
        <w:rPr>
          <w:spacing w:val="1"/>
          <w:u w:val="none"/>
        </w:rPr>
        <w:t>on</w:t>
      </w:r>
      <w:r>
        <w:rPr>
          <w:u w:val="none"/>
        </w:rPr>
        <w:t>s</w:t>
      </w:r>
      <w:r>
        <w:rPr>
          <w:spacing w:val="30"/>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29"/>
          <w:u w:val="none"/>
        </w:rPr>
        <w:t xml:space="preserve"> </w:t>
      </w:r>
      <w:r>
        <w:rPr>
          <w:u w:val="none"/>
        </w:rPr>
        <w:t>f</w:t>
      </w:r>
      <w:r>
        <w:rPr>
          <w:spacing w:val="1"/>
          <w:u w:val="none"/>
        </w:rPr>
        <w:t>o</w:t>
      </w:r>
      <w:r>
        <w:rPr>
          <w:u w:val="none"/>
        </w:rPr>
        <w:t>r</w:t>
      </w:r>
      <w:r>
        <w:rPr>
          <w:spacing w:val="28"/>
          <w:u w:val="none"/>
        </w:rPr>
        <w:t xml:space="preserve"> </w:t>
      </w:r>
      <w:r>
        <w:rPr>
          <w:u w:val="none"/>
        </w:rPr>
        <w:t>in</w:t>
      </w:r>
      <w:r>
        <w:rPr>
          <w:spacing w:val="29"/>
          <w:u w:val="none"/>
        </w:rPr>
        <w:t xml:space="preserve"> </w:t>
      </w:r>
      <w:r>
        <w:rPr>
          <w:u w:val="none"/>
        </w:rPr>
        <w:t>t</w:t>
      </w:r>
      <w:r>
        <w:rPr>
          <w:spacing w:val="1"/>
          <w:u w:val="none"/>
        </w:rPr>
        <w:t>h</w:t>
      </w:r>
      <w:r>
        <w:rPr>
          <w:u w:val="none"/>
        </w:rPr>
        <w:t>is</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u w:val="none"/>
        </w:rPr>
        <w:t>2</w:t>
      </w:r>
      <w:r>
        <w:rPr>
          <w:w w:val="102"/>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is</w:t>
      </w:r>
      <w:r>
        <w:rPr>
          <w:spacing w:val="17"/>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6"/>
          <w:u w:val="none"/>
        </w:rPr>
        <w:t xml:space="preserve"> </w:t>
      </w:r>
      <w:r>
        <w:rPr>
          <w:rFonts w:cs="Times New Roman"/>
          <w:b/>
          <w:bCs/>
          <w:i/>
          <w:u w:val="none"/>
        </w:rPr>
        <w:t>A</w:t>
      </w:r>
      <w:r>
        <w:rPr>
          <w:rFonts w:cs="Times New Roman"/>
          <w:b/>
          <w:bCs/>
          <w:i/>
          <w:spacing w:val="16"/>
          <w:u w:val="none"/>
        </w:rPr>
        <w:t xml:space="preserve"> </w:t>
      </w:r>
      <w:r>
        <w:rPr>
          <w:spacing w:val="1"/>
          <w:u w:val="none"/>
        </w:rPr>
        <w:t>h</w:t>
      </w:r>
      <w:r>
        <w:rPr>
          <w:u w:val="none"/>
        </w:rPr>
        <w:t>a</w:t>
      </w:r>
      <w:r>
        <w:rPr>
          <w:spacing w:val="1"/>
          <w:u w:val="none"/>
        </w:rPr>
        <w:t>v</w:t>
      </w:r>
      <w:r>
        <w:rPr>
          <w:u w:val="none"/>
        </w:rPr>
        <w:t>e</w:t>
      </w:r>
      <w:r>
        <w:rPr>
          <w:spacing w:val="16"/>
          <w:u w:val="none"/>
        </w:rPr>
        <w:t xml:space="preserve"> </w:t>
      </w:r>
      <w:r>
        <w:rPr>
          <w:spacing w:val="1"/>
          <w:u w:val="none"/>
        </w:rPr>
        <w:t>b</w:t>
      </w:r>
      <w:r>
        <w:rPr>
          <w:u w:val="none"/>
        </w:rPr>
        <w:t>een</w:t>
      </w:r>
      <w:r>
        <w:rPr>
          <w:spacing w:val="16"/>
          <w:u w:val="none"/>
        </w:rPr>
        <w:t xml:space="preserve"> </w:t>
      </w:r>
      <w:r>
        <w:rPr>
          <w:u w:val="none"/>
        </w:rPr>
        <w:t>te</w:t>
      </w:r>
      <w:r>
        <w:rPr>
          <w:spacing w:val="1"/>
          <w:u w:val="none"/>
        </w:rPr>
        <w:t>n</w:t>
      </w:r>
      <w:r>
        <w:rPr>
          <w:u w:val="none"/>
        </w:rPr>
        <w:t>tati</w:t>
      </w:r>
      <w:r>
        <w:rPr>
          <w:spacing w:val="1"/>
          <w:u w:val="none"/>
        </w:rPr>
        <w:t>v</w:t>
      </w:r>
      <w:r>
        <w:rPr>
          <w:u w:val="none"/>
        </w:rPr>
        <w:t>ely</w:t>
      </w:r>
      <w:r>
        <w:rPr>
          <w:spacing w:val="16"/>
          <w:u w:val="none"/>
        </w:rPr>
        <w:t xml:space="preserve"> </w:t>
      </w:r>
      <w:r>
        <w:rPr>
          <w:spacing w:val="2"/>
          <w:u w:val="none"/>
        </w:rPr>
        <w:t>m</w:t>
      </w:r>
      <w:r>
        <w:rPr>
          <w:u w:val="none"/>
        </w:rPr>
        <w:t>a</w:t>
      </w:r>
      <w:r>
        <w:rPr>
          <w:spacing w:val="1"/>
          <w:u w:val="none"/>
        </w:rPr>
        <w:t>d</w:t>
      </w:r>
      <w:r>
        <w:rPr>
          <w:u w:val="none"/>
        </w:rPr>
        <w:t>e</w:t>
      </w:r>
      <w:r>
        <w:rPr>
          <w:spacing w:val="16"/>
          <w:u w:val="none"/>
        </w:rPr>
        <w:t xml:space="preserve"> </w:t>
      </w:r>
      <w:r>
        <w:rPr>
          <w:u w:val="none"/>
        </w:rPr>
        <w:t>as</w:t>
      </w:r>
      <w:r>
        <w:rPr>
          <w:spacing w:val="15"/>
          <w:u w:val="none"/>
        </w:rPr>
        <w:t xml:space="preserve"> </w:t>
      </w:r>
      <w:r>
        <w:rPr>
          <w:u w:val="none"/>
        </w:rPr>
        <w:t>if</w:t>
      </w:r>
      <w:r>
        <w:rPr>
          <w:spacing w:val="15"/>
          <w:u w:val="none"/>
        </w:rPr>
        <w:t xml:space="preserve"> </w:t>
      </w:r>
      <w:r>
        <w:rPr>
          <w:u w:val="none"/>
        </w:rPr>
        <w:t>t</w:t>
      </w:r>
      <w:r>
        <w:rPr>
          <w:spacing w:val="1"/>
          <w:u w:val="none"/>
        </w:rPr>
        <w:t>h</w:t>
      </w:r>
      <w:r>
        <w:rPr>
          <w:u w:val="none"/>
        </w:rPr>
        <w:t>is</w:t>
      </w:r>
      <w:r>
        <w:rPr>
          <w:spacing w:val="15"/>
          <w:u w:val="none"/>
        </w:rPr>
        <w:t xml:space="preserve"> </w:t>
      </w:r>
      <w:r>
        <w:rPr>
          <w:spacing w:val="1"/>
          <w:u w:val="none"/>
        </w:rPr>
        <w:t>S</w:t>
      </w:r>
      <w:r>
        <w:rPr>
          <w:u w:val="none"/>
        </w:rPr>
        <w:t>ecti</w:t>
      </w:r>
      <w:r>
        <w:rPr>
          <w:spacing w:val="1"/>
          <w:u w:val="none"/>
        </w:rPr>
        <w:t>o</w:t>
      </w:r>
      <w:r>
        <w:rPr>
          <w:u w:val="none"/>
        </w:rPr>
        <w:t>n</w:t>
      </w:r>
      <w:r>
        <w:rPr>
          <w:spacing w:val="15"/>
          <w:u w:val="none"/>
        </w:rPr>
        <w:t xml:space="preserve"> </w:t>
      </w:r>
      <w:r>
        <w:rPr>
          <w:spacing w:val="1"/>
          <w:u w:val="none"/>
        </w:rPr>
        <w:t>2</w:t>
      </w:r>
      <w:r>
        <w:rPr>
          <w:u w:val="none"/>
        </w:rPr>
        <w:t>.</w:t>
      </w:r>
      <w:r>
        <w:rPr>
          <w:spacing w:val="1"/>
          <w:u w:val="none"/>
        </w:rPr>
        <w:t>9</w:t>
      </w:r>
      <w:r>
        <w:rPr>
          <w:u w:val="none"/>
        </w:rPr>
        <w:t>.3</w:t>
      </w:r>
      <w:r>
        <w:rPr>
          <w:spacing w:val="16"/>
          <w:u w:val="none"/>
        </w:rPr>
        <w:t xml:space="preserve"> </w:t>
      </w:r>
      <w:r>
        <w:rPr>
          <w:spacing w:val="1"/>
          <w:u w:val="none"/>
        </w:rPr>
        <w:t>w</w:t>
      </w:r>
      <w:r>
        <w:rPr>
          <w:u w:val="none"/>
        </w:rPr>
        <w:t>ere</w:t>
      </w:r>
      <w:r>
        <w:rPr>
          <w:spacing w:val="16"/>
          <w:u w:val="none"/>
        </w:rPr>
        <w:t xml:space="preserve"> </w:t>
      </w:r>
      <w:r>
        <w:rPr>
          <w:spacing w:val="1"/>
          <w:u w:val="none"/>
        </w:rPr>
        <w:t>no</w:t>
      </w:r>
      <w:r>
        <w:rPr>
          <w:u w:val="none"/>
        </w:rPr>
        <w:t>t</w:t>
      </w:r>
      <w:r>
        <w:rPr>
          <w:spacing w:val="15"/>
          <w:u w:val="none"/>
        </w:rPr>
        <w:t xml:space="preserve"> </w:t>
      </w:r>
      <w:r>
        <w:rPr>
          <w:u w:val="none"/>
        </w:rPr>
        <w:t>in</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0344022C" w14:textId="77777777" w:rsidR="000C19C9" w:rsidRDefault="000C19C9">
      <w:pPr>
        <w:spacing w:before="2" w:line="240" w:lineRule="exact"/>
        <w:rPr>
          <w:sz w:val="24"/>
          <w:szCs w:val="24"/>
        </w:rPr>
      </w:pPr>
    </w:p>
    <w:p w14:paraId="6314042F" w14:textId="77777777" w:rsidR="000C19C9" w:rsidRDefault="00D3642A">
      <w:pPr>
        <w:pStyle w:val="BodyText"/>
        <w:numPr>
          <w:ilvl w:val="2"/>
          <w:numId w:val="1"/>
        </w:numPr>
        <w:tabs>
          <w:tab w:val="left" w:pos="2264"/>
        </w:tabs>
        <w:spacing w:line="251" w:lineRule="auto"/>
        <w:ind w:right="111" w:firstLine="1440"/>
        <w:jc w:val="both"/>
        <w:rPr>
          <w:u w:val="none"/>
        </w:rPr>
      </w:pPr>
      <w:r>
        <w:rPr>
          <w:spacing w:val="1"/>
          <w:u w:color="000000"/>
        </w:rPr>
        <w:t>G</w:t>
      </w:r>
      <w:r>
        <w:rPr>
          <w:u w:color="000000"/>
        </w:rPr>
        <w:t>r</w:t>
      </w:r>
      <w:r>
        <w:rPr>
          <w:spacing w:val="1"/>
          <w:u w:color="000000"/>
        </w:rPr>
        <w:t>o</w:t>
      </w:r>
      <w:r>
        <w:rPr>
          <w:u w:color="000000"/>
        </w:rPr>
        <w:t>ss</w:t>
      </w:r>
      <w:r>
        <w:rPr>
          <w:spacing w:val="14"/>
          <w:u w:color="000000"/>
        </w:rPr>
        <w:t xml:space="preserve"> </w:t>
      </w:r>
      <w:r>
        <w:rPr>
          <w:u w:color="000000"/>
        </w:rPr>
        <w:t>I</w:t>
      </w:r>
      <w:r>
        <w:rPr>
          <w:spacing w:val="1"/>
          <w:u w:color="000000"/>
        </w:rPr>
        <w:t>n</w:t>
      </w:r>
      <w:r>
        <w:rPr>
          <w:u w:color="000000"/>
        </w:rPr>
        <w:t>c</w:t>
      </w:r>
      <w:r>
        <w:rPr>
          <w:spacing w:val="1"/>
          <w:u w:color="000000"/>
        </w:rPr>
        <w:t>o</w:t>
      </w:r>
      <w:r>
        <w:rPr>
          <w:spacing w:val="2"/>
          <w:u w:color="000000"/>
        </w:rPr>
        <w:t>m</w:t>
      </w:r>
      <w:r>
        <w:rPr>
          <w:u w:color="000000"/>
        </w:rPr>
        <w:t>e</w:t>
      </w:r>
      <w:r>
        <w:rPr>
          <w:spacing w:val="17"/>
          <w:u w:color="000000"/>
        </w:rPr>
        <w:t xml:space="preserve"> </w:t>
      </w:r>
      <w:r>
        <w:rPr>
          <w:spacing w:val="1"/>
          <w:u w:color="000000"/>
        </w:rPr>
        <w:t>A</w:t>
      </w:r>
      <w:r>
        <w:rPr>
          <w:u w:color="000000"/>
        </w:rPr>
        <w:t>ll</w:t>
      </w:r>
      <w:r>
        <w:rPr>
          <w:spacing w:val="1"/>
          <w:u w:color="000000"/>
        </w:rPr>
        <w:t>o</w:t>
      </w:r>
      <w:r>
        <w:rPr>
          <w:u w:color="000000"/>
        </w:rPr>
        <w:t>cati</w:t>
      </w:r>
      <w:r>
        <w:rPr>
          <w:spacing w:val="1"/>
          <w:u w:color="000000"/>
        </w:rPr>
        <w:t>o</w:t>
      </w:r>
      <w:r>
        <w:rPr>
          <w:u w:color="000000"/>
        </w:rPr>
        <w:t>n</w:t>
      </w:r>
      <w:r>
        <w:rPr>
          <w:u w:val="none"/>
        </w:rPr>
        <w:t xml:space="preserve">. </w:t>
      </w:r>
      <w:r>
        <w:rPr>
          <w:spacing w:val="29"/>
          <w:u w:val="none"/>
        </w:rPr>
        <w:t xml:space="preserve"> </w:t>
      </w:r>
      <w:r>
        <w:rPr>
          <w:u w:val="none"/>
        </w:rPr>
        <w:t>In</w:t>
      </w:r>
      <w:r>
        <w:rPr>
          <w:spacing w:val="16"/>
          <w:u w:val="none"/>
        </w:rPr>
        <w:t xml:space="preserve"> </w:t>
      </w:r>
      <w:r>
        <w:rPr>
          <w:u w:val="none"/>
        </w:rPr>
        <w:t>t</w:t>
      </w:r>
      <w:r>
        <w:rPr>
          <w:spacing w:val="1"/>
          <w:u w:val="none"/>
        </w:rPr>
        <w:t>h</w:t>
      </w:r>
      <w:r>
        <w:rPr>
          <w:u w:val="none"/>
        </w:rPr>
        <w:t>e</w:t>
      </w:r>
      <w:r>
        <w:rPr>
          <w:spacing w:val="16"/>
          <w:u w:val="none"/>
        </w:rPr>
        <w:t xml:space="preserve"> </w:t>
      </w:r>
      <w:r>
        <w:rPr>
          <w:u w:val="none"/>
        </w:rPr>
        <w:t>event</w:t>
      </w:r>
      <w:r>
        <w:rPr>
          <w:spacing w:val="15"/>
          <w:u w:val="none"/>
        </w:rPr>
        <w:t xml:space="preserve"> </w:t>
      </w:r>
      <w:r>
        <w:rPr>
          <w:u w:val="none"/>
        </w:rPr>
        <w:t>any</w:t>
      </w:r>
      <w:r>
        <w:rPr>
          <w:spacing w:val="16"/>
          <w:u w:val="none"/>
        </w:rPr>
        <w:t xml:space="preserve"> </w:t>
      </w:r>
      <w:r>
        <w:rPr>
          <w:spacing w:val="2"/>
          <w:u w:val="none"/>
        </w:rPr>
        <w:t>M</w:t>
      </w:r>
      <w:r>
        <w:rPr>
          <w:u w:val="none"/>
        </w:rPr>
        <w:t>e</w:t>
      </w:r>
      <w:r>
        <w:rPr>
          <w:spacing w:val="2"/>
          <w:u w:val="none"/>
        </w:rPr>
        <w:t>m</w:t>
      </w:r>
      <w:r>
        <w:rPr>
          <w:u w:val="none"/>
        </w:rPr>
        <w:t>ber</w:t>
      </w:r>
      <w:r>
        <w:rPr>
          <w:spacing w:val="16"/>
          <w:u w:val="none"/>
        </w:rPr>
        <w:t xml:space="preserve"> </w:t>
      </w:r>
      <w:r>
        <w:rPr>
          <w:u w:val="none"/>
        </w:rPr>
        <w:t>has</w:t>
      </w:r>
      <w:r>
        <w:rPr>
          <w:spacing w:val="16"/>
          <w:u w:val="none"/>
        </w:rPr>
        <w:t xml:space="preserve"> </w:t>
      </w:r>
      <w:r>
        <w:rPr>
          <w:u w:val="none"/>
        </w:rPr>
        <w:t>a</w:t>
      </w:r>
      <w:r>
        <w:rPr>
          <w:spacing w:val="16"/>
          <w:u w:val="none"/>
        </w:rPr>
        <w:t xml:space="preserve"> </w:t>
      </w:r>
      <w:r>
        <w:rPr>
          <w:u w:val="none"/>
        </w:rPr>
        <w:t>deficit</w:t>
      </w:r>
      <w:r>
        <w:rPr>
          <w:spacing w:val="15"/>
          <w:u w:val="none"/>
        </w:rPr>
        <w:t xml:space="preserve"> </w:t>
      </w:r>
      <w:r>
        <w:rPr>
          <w:spacing w:val="1"/>
          <w:u w:val="none"/>
        </w:rPr>
        <w:t>C</w:t>
      </w:r>
      <w:r>
        <w:rPr>
          <w:u w:val="none"/>
        </w:rPr>
        <w:t>apital</w:t>
      </w:r>
      <w:r>
        <w:rPr>
          <w:spacing w:val="15"/>
          <w:u w:val="none"/>
        </w:rPr>
        <w:t xml:space="preserve"> </w:t>
      </w:r>
      <w:r>
        <w:rPr>
          <w:spacing w:val="2"/>
          <w:u w:val="none"/>
        </w:rPr>
        <w:t>A</w:t>
      </w:r>
      <w:r>
        <w:rPr>
          <w:u w:val="none"/>
        </w:rPr>
        <w:t>ccount</w:t>
      </w:r>
      <w:r>
        <w:rPr>
          <w:w w:val="102"/>
          <w:u w:val="none"/>
        </w:rPr>
        <w:t xml:space="preserve"> </w:t>
      </w:r>
      <w:r>
        <w:rPr>
          <w:u w:val="none"/>
        </w:rPr>
        <w:t>at</w:t>
      </w:r>
      <w:r>
        <w:rPr>
          <w:spacing w:val="15"/>
          <w:u w:val="none"/>
        </w:rPr>
        <w:t xml:space="preserve"> </w:t>
      </w:r>
      <w:r>
        <w:rPr>
          <w:u w:val="none"/>
        </w:rPr>
        <w:t>the</w:t>
      </w:r>
      <w:r>
        <w:rPr>
          <w:spacing w:val="17"/>
          <w:u w:val="none"/>
        </w:rPr>
        <w:t xml:space="preserve"> </w:t>
      </w:r>
      <w:r>
        <w:rPr>
          <w:u w:val="none"/>
        </w:rPr>
        <w:t>e</w:t>
      </w:r>
      <w:r>
        <w:rPr>
          <w:spacing w:val="1"/>
          <w:u w:val="none"/>
        </w:rPr>
        <w:t>n</w:t>
      </w:r>
      <w:r>
        <w:rPr>
          <w:u w:val="none"/>
        </w:rPr>
        <w:t>d</w:t>
      </w:r>
      <w:r>
        <w:rPr>
          <w:spacing w:val="18"/>
          <w:u w:val="none"/>
        </w:rPr>
        <w:t xml:space="preserve"> </w:t>
      </w:r>
      <w:r>
        <w:rPr>
          <w:u w:val="none"/>
        </w:rPr>
        <w:t>of</w:t>
      </w:r>
      <w:r>
        <w:rPr>
          <w:spacing w:val="17"/>
          <w:u w:val="none"/>
        </w:rPr>
        <w:t xml:space="preserve"> </w:t>
      </w:r>
      <w:r>
        <w:rPr>
          <w:u w:val="none"/>
        </w:rPr>
        <w:t>a</w:t>
      </w:r>
      <w:r>
        <w:rPr>
          <w:spacing w:val="1"/>
          <w:u w:val="none"/>
        </w:rPr>
        <w:t>n</w:t>
      </w:r>
      <w:r>
        <w:rPr>
          <w:u w:val="none"/>
        </w:rPr>
        <w:t>y</w:t>
      </w:r>
      <w:r>
        <w:rPr>
          <w:spacing w:val="17"/>
          <w:u w:val="none"/>
        </w:rPr>
        <w:t xml:space="preserve"> </w:t>
      </w:r>
      <w:r>
        <w:rPr>
          <w:spacing w:val="1"/>
          <w:u w:val="none"/>
        </w:rPr>
        <w:t>F</w:t>
      </w:r>
      <w:r>
        <w:rPr>
          <w:u w:val="none"/>
        </w:rPr>
        <w:t>iscal</w:t>
      </w:r>
      <w:r>
        <w:rPr>
          <w:spacing w:val="16"/>
          <w:u w:val="none"/>
        </w:rPr>
        <w:t xml:space="preserve"> </w:t>
      </w:r>
      <w:r>
        <w:rPr>
          <w:spacing w:val="1"/>
          <w:u w:val="none"/>
        </w:rPr>
        <w:t>Y</w:t>
      </w:r>
      <w:r>
        <w:rPr>
          <w:u w:val="none"/>
        </w:rPr>
        <w:t>ear</w:t>
      </w:r>
      <w:r>
        <w:rPr>
          <w:spacing w:val="15"/>
          <w:u w:val="none"/>
        </w:rPr>
        <w:t xml:space="preserve"> </w:t>
      </w:r>
      <w:r>
        <w:rPr>
          <w:spacing w:val="1"/>
          <w:u w:val="none"/>
        </w:rPr>
        <w:t>w</w:t>
      </w:r>
      <w:r>
        <w:rPr>
          <w:u w:val="none"/>
        </w:rPr>
        <w:t>hich</w:t>
      </w:r>
      <w:r>
        <w:rPr>
          <w:spacing w:val="17"/>
          <w:u w:val="none"/>
        </w:rPr>
        <w:t xml:space="preserve"> </w:t>
      </w:r>
      <w:r>
        <w:rPr>
          <w:u w:val="none"/>
        </w:rPr>
        <w:t>is</w:t>
      </w:r>
      <w:r>
        <w:rPr>
          <w:spacing w:val="18"/>
          <w:u w:val="none"/>
        </w:rPr>
        <w:t xml:space="preserve"> </w:t>
      </w:r>
      <w:r>
        <w:rPr>
          <w:u w:val="none"/>
        </w:rPr>
        <w:t>in</w:t>
      </w:r>
      <w:r>
        <w:rPr>
          <w:spacing w:val="17"/>
          <w:u w:val="none"/>
        </w:rPr>
        <w:t xml:space="preserve"> </w:t>
      </w:r>
      <w:r>
        <w:rPr>
          <w:u w:val="none"/>
        </w:rPr>
        <w:t>e</w:t>
      </w:r>
      <w:r>
        <w:rPr>
          <w:spacing w:val="1"/>
          <w:u w:val="none"/>
        </w:rPr>
        <w:t>x</w:t>
      </w:r>
      <w:r>
        <w:rPr>
          <w:u w:val="none"/>
        </w:rPr>
        <w:t>cess</w:t>
      </w:r>
      <w:r>
        <w:rPr>
          <w:spacing w:val="17"/>
          <w:u w:val="none"/>
        </w:rPr>
        <w:t xml:space="preserve"> </w:t>
      </w:r>
      <w:r>
        <w:rPr>
          <w:u w:val="none"/>
        </w:rPr>
        <w:t>of</w:t>
      </w:r>
      <w:r>
        <w:rPr>
          <w:spacing w:val="17"/>
          <w:u w:val="none"/>
        </w:rPr>
        <w:t xml:space="preserve"> </w:t>
      </w:r>
      <w:r>
        <w:rPr>
          <w:u w:val="none"/>
        </w:rPr>
        <w:t>the</w:t>
      </w:r>
      <w:r>
        <w:rPr>
          <w:spacing w:val="17"/>
          <w:u w:val="none"/>
        </w:rPr>
        <w:t xml:space="preserve"> </w:t>
      </w:r>
      <w:r>
        <w:rPr>
          <w:u w:val="none"/>
        </w:rPr>
        <w:t>sum</w:t>
      </w:r>
      <w:r>
        <w:rPr>
          <w:spacing w:val="17"/>
          <w:u w:val="none"/>
        </w:rPr>
        <w:t xml:space="preserve"> </w:t>
      </w:r>
      <w:r>
        <w:rPr>
          <w:spacing w:val="1"/>
          <w:u w:val="none"/>
        </w:rPr>
        <w:t>o</w:t>
      </w:r>
      <w:r>
        <w:rPr>
          <w:u w:val="none"/>
        </w:rPr>
        <w:t>f</w:t>
      </w:r>
      <w:r>
        <w:rPr>
          <w:spacing w:val="16"/>
          <w:u w:val="none"/>
        </w:rPr>
        <w:t xml:space="preserve"> </w:t>
      </w:r>
      <w:r>
        <w:rPr>
          <w:u w:val="none"/>
        </w:rPr>
        <w:t>(I)</w:t>
      </w:r>
      <w:r>
        <w:rPr>
          <w:spacing w:val="16"/>
          <w:u w:val="none"/>
        </w:rPr>
        <w:t xml:space="preserve"> </w:t>
      </w:r>
      <w:r>
        <w:rPr>
          <w:u w:val="none"/>
        </w:rPr>
        <w:t>t</w:t>
      </w:r>
      <w:r>
        <w:rPr>
          <w:spacing w:val="1"/>
          <w:u w:val="none"/>
        </w:rPr>
        <w:t>h</w:t>
      </w:r>
      <w:r>
        <w:rPr>
          <w:u w:val="none"/>
        </w:rPr>
        <w:t>e</w:t>
      </w:r>
      <w:r>
        <w:rPr>
          <w:spacing w:val="17"/>
          <w:u w:val="none"/>
        </w:rPr>
        <w:t xml:space="preserve"> </w:t>
      </w:r>
      <w:r>
        <w:rPr>
          <w:u w:val="none"/>
        </w:rPr>
        <w:t>a</w:t>
      </w:r>
      <w:r>
        <w:rPr>
          <w:spacing w:val="2"/>
          <w:u w:val="none"/>
        </w:rPr>
        <w:t>m</w:t>
      </w:r>
      <w:r>
        <w:rPr>
          <w:spacing w:val="1"/>
          <w:u w:val="none"/>
        </w:rPr>
        <w:t>oun</w:t>
      </w:r>
      <w:r>
        <w:rPr>
          <w:u w:val="none"/>
        </w:rPr>
        <w:t>t</w:t>
      </w:r>
      <w:r>
        <w:rPr>
          <w:spacing w:val="16"/>
          <w:u w:val="none"/>
        </w:rPr>
        <w:t xml:space="preserve"> </w:t>
      </w:r>
      <w:r>
        <w:rPr>
          <w:u w:val="none"/>
        </w:rPr>
        <w:t>s</w:t>
      </w:r>
      <w:r>
        <w:rPr>
          <w:spacing w:val="1"/>
          <w:u w:val="none"/>
        </w:rPr>
        <w:t>u</w:t>
      </w:r>
      <w:r>
        <w:rPr>
          <w:u w:val="none"/>
        </w:rPr>
        <w:t>ch</w:t>
      </w:r>
      <w:r>
        <w:rPr>
          <w:spacing w:val="1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15"/>
          <w:u w:val="none"/>
        </w:rPr>
        <w:t xml:space="preserve"> </w:t>
      </w:r>
      <w:r>
        <w:rPr>
          <w:u w:val="none"/>
        </w:rPr>
        <w:t>is</w:t>
      </w:r>
      <w:r>
        <w:rPr>
          <w:spacing w:val="16"/>
          <w:u w:val="none"/>
        </w:rPr>
        <w:t xml:space="preserve"> </w:t>
      </w:r>
      <w:r>
        <w:rPr>
          <w:spacing w:val="1"/>
          <w:u w:val="none"/>
        </w:rPr>
        <w:t>ob</w:t>
      </w:r>
      <w:r>
        <w:rPr>
          <w:u w:val="none"/>
        </w:rPr>
        <w:t>li</w:t>
      </w:r>
      <w:r>
        <w:rPr>
          <w:spacing w:val="1"/>
          <w:u w:val="none"/>
        </w:rPr>
        <w:t>g</w:t>
      </w:r>
      <w:r>
        <w:rPr>
          <w:u w:val="none"/>
        </w:rPr>
        <w:t>ated</w:t>
      </w:r>
      <w:r>
        <w:rPr>
          <w:spacing w:val="17"/>
          <w:u w:val="none"/>
        </w:rPr>
        <w:t xml:space="preserve"> </w:t>
      </w:r>
      <w:r>
        <w:rPr>
          <w:u w:val="none"/>
        </w:rPr>
        <w:t>to</w:t>
      </w:r>
      <w:r>
        <w:rPr>
          <w:w w:val="102"/>
          <w:u w:val="none"/>
        </w:rPr>
        <w:t xml:space="preserve"> </w:t>
      </w:r>
      <w:r>
        <w:rPr>
          <w:u w:val="none"/>
        </w:rPr>
        <w:t>rest</w:t>
      </w:r>
      <w:r>
        <w:rPr>
          <w:spacing w:val="1"/>
          <w:u w:val="none"/>
        </w:rPr>
        <w:t>o</w:t>
      </w:r>
      <w:r>
        <w:rPr>
          <w:u w:val="none"/>
        </w:rPr>
        <w:t>re</w:t>
      </w:r>
      <w:r>
        <w:rPr>
          <w:spacing w:val="36"/>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5"/>
          <w:u w:val="none"/>
        </w:rPr>
        <w:t xml:space="preserve"> </w:t>
      </w:r>
      <w:r>
        <w:rPr>
          <w:u w:val="none"/>
        </w:rPr>
        <w:t>to</w:t>
      </w:r>
      <w:r>
        <w:rPr>
          <w:spacing w:val="36"/>
          <w:u w:val="none"/>
        </w:rPr>
        <w:t xml:space="preserve"> </w:t>
      </w:r>
      <w:r>
        <w:rPr>
          <w:u w:val="none"/>
        </w:rPr>
        <w:t>a</w:t>
      </w:r>
      <w:r>
        <w:rPr>
          <w:spacing w:val="1"/>
          <w:u w:val="none"/>
        </w:rPr>
        <w:t>n</w:t>
      </w:r>
      <w:r>
        <w:rPr>
          <w:u w:val="none"/>
        </w:rPr>
        <w:t>y</w:t>
      </w:r>
      <w:r>
        <w:rPr>
          <w:spacing w:val="36"/>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36"/>
          <w:u w:val="none"/>
        </w:rPr>
        <w:t xml:space="preserve"> </w:t>
      </w:r>
      <w:r>
        <w:rPr>
          <w:spacing w:val="1"/>
          <w:u w:val="none"/>
        </w:rPr>
        <w:t>o</w:t>
      </w:r>
      <w:r>
        <w:rPr>
          <w:u w:val="none"/>
        </w:rPr>
        <w:t>f</w:t>
      </w:r>
      <w:r>
        <w:rPr>
          <w:spacing w:val="36"/>
          <w:u w:val="none"/>
        </w:rPr>
        <w:t xml:space="preserve"> </w:t>
      </w:r>
      <w:r>
        <w:rPr>
          <w:u w:val="none"/>
        </w:rPr>
        <w:t>t</w:t>
      </w:r>
      <w:r>
        <w:rPr>
          <w:spacing w:val="1"/>
          <w:u w:val="none"/>
        </w:rPr>
        <w:t>h</w:t>
      </w:r>
      <w:r>
        <w:rPr>
          <w:u w:val="none"/>
        </w:rPr>
        <w:t>is</w:t>
      </w:r>
      <w:r>
        <w:rPr>
          <w:spacing w:val="3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35"/>
          <w:u w:val="none"/>
        </w:rPr>
        <w:t xml:space="preserve"> </w:t>
      </w:r>
      <w:r>
        <w:rPr>
          <w:u w:val="none"/>
        </w:rPr>
        <w:t>a</w:t>
      </w:r>
      <w:r>
        <w:rPr>
          <w:spacing w:val="1"/>
          <w:u w:val="none"/>
        </w:rPr>
        <w:t>n</w:t>
      </w:r>
      <w:r>
        <w:rPr>
          <w:u w:val="none"/>
        </w:rPr>
        <w:t>d</w:t>
      </w:r>
      <w:r>
        <w:rPr>
          <w:spacing w:val="36"/>
          <w:u w:val="none"/>
        </w:rPr>
        <w:t xml:space="preserve"> </w:t>
      </w:r>
      <w:r>
        <w:rPr>
          <w:u w:val="none"/>
        </w:rPr>
        <w:t>(ii)</w:t>
      </w:r>
      <w:r>
        <w:rPr>
          <w:spacing w:val="36"/>
          <w:u w:val="none"/>
        </w:rPr>
        <w:t xml:space="preserve"> </w:t>
      </w:r>
      <w:r>
        <w:rPr>
          <w:u w:val="none"/>
        </w:rPr>
        <w:t>t</w:t>
      </w:r>
      <w:r>
        <w:rPr>
          <w:spacing w:val="1"/>
          <w:u w:val="none"/>
        </w:rPr>
        <w:t>h</w:t>
      </w:r>
      <w:r>
        <w:rPr>
          <w:u w:val="none"/>
        </w:rPr>
        <w:t>e</w:t>
      </w:r>
      <w:r>
        <w:rPr>
          <w:spacing w:val="36"/>
          <w:u w:val="none"/>
        </w:rPr>
        <w:t xml:space="preserve"> </w:t>
      </w:r>
      <w:r>
        <w:rPr>
          <w:u w:val="none"/>
        </w:rPr>
        <w:t>a</w:t>
      </w:r>
      <w:r>
        <w:rPr>
          <w:spacing w:val="2"/>
          <w:u w:val="none"/>
        </w:rPr>
        <w:t>m</w:t>
      </w:r>
      <w:r>
        <w:rPr>
          <w:spacing w:val="1"/>
          <w:u w:val="none"/>
        </w:rPr>
        <w:t>oun</w:t>
      </w:r>
      <w:r>
        <w:rPr>
          <w:u w:val="none"/>
        </w:rPr>
        <w:t>t</w:t>
      </w:r>
      <w:r>
        <w:rPr>
          <w:spacing w:val="35"/>
          <w:u w:val="none"/>
        </w:rPr>
        <w:t xml:space="preserve"> </w:t>
      </w:r>
      <w:r>
        <w:rPr>
          <w:u w:val="none"/>
        </w:rPr>
        <w:t>s</w:t>
      </w:r>
      <w:r>
        <w:rPr>
          <w:spacing w:val="1"/>
          <w:u w:val="none"/>
        </w:rPr>
        <w:t>u</w:t>
      </w:r>
      <w:r>
        <w:rPr>
          <w:u w:val="none"/>
        </w:rPr>
        <w:t>ch</w:t>
      </w:r>
      <w:r>
        <w:rPr>
          <w:spacing w:val="3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6"/>
          <w:u w:val="none"/>
        </w:rPr>
        <w:t xml:space="preserve"> </w:t>
      </w:r>
      <w:r>
        <w:rPr>
          <w:u w:val="none"/>
        </w:rPr>
        <w:t>is</w:t>
      </w:r>
      <w:r>
        <w:rPr>
          <w:spacing w:val="36"/>
          <w:u w:val="none"/>
        </w:rPr>
        <w:t xml:space="preserve"> </w:t>
      </w:r>
      <w:r>
        <w:rPr>
          <w:spacing w:val="1"/>
          <w:u w:val="none"/>
        </w:rPr>
        <w:t>d</w:t>
      </w:r>
      <w:r>
        <w:rPr>
          <w:u w:val="none"/>
        </w:rPr>
        <w:t>ee</w:t>
      </w:r>
      <w:r>
        <w:rPr>
          <w:spacing w:val="2"/>
          <w:u w:val="none"/>
        </w:rPr>
        <w:t>m</w:t>
      </w:r>
      <w:r>
        <w:rPr>
          <w:u w:val="none"/>
        </w:rPr>
        <w:t>ed</w:t>
      </w:r>
      <w:r>
        <w:rPr>
          <w:spacing w:val="37"/>
          <w:u w:val="none"/>
        </w:rPr>
        <w:t xml:space="preserve"> </w:t>
      </w:r>
      <w:r>
        <w:rPr>
          <w:u w:val="none"/>
        </w:rPr>
        <w:t>to</w:t>
      </w:r>
      <w:r>
        <w:rPr>
          <w:spacing w:val="36"/>
          <w:u w:val="none"/>
        </w:rPr>
        <w:t xml:space="preserve"> </w:t>
      </w:r>
      <w:r>
        <w:rPr>
          <w:spacing w:val="1"/>
          <w:u w:val="none"/>
        </w:rPr>
        <w:t>be</w:t>
      </w:r>
      <w:r>
        <w:rPr>
          <w:spacing w:val="2"/>
          <w:w w:val="102"/>
          <w:u w:val="none"/>
        </w:rPr>
        <w:t xml:space="preserve"> </w:t>
      </w:r>
      <w:r>
        <w:rPr>
          <w:spacing w:val="1"/>
          <w:u w:val="none"/>
        </w:rPr>
        <w:t>ob</w:t>
      </w:r>
      <w:r>
        <w:rPr>
          <w:u w:val="none"/>
        </w:rPr>
        <w:t>li</w:t>
      </w:r>
      <w:r>
        <w:rPr>
          <w:spacing w:val="1"/>
          <w:u w:val="none"/>
        </w:rPr>
        <w:t>g</w:t>
      </w:r>
      <w:r>
        <w:rPr>
          <w:u w:val="none"/>
        </w:rPr>
        <w:t>ated</w:t>
      </w:r>
      <w:r>
        <w:rPr>
          <w:spacing w:val="20"/>
          <w:u w:val="none"/>
        </w:rPr>
        <w:t xml:space="preserve"> </w:t>
      </w:r>
      <w:r>
        <w:rPr>
          <w:u w:val="none"/>
        </w:rPr>
        <w:t>to</w:t>
      </w:r>
      <w:r>
        <w:rPr>
          <w:spacing w:val="20"/>
          <w:u w:val="none"/>
        </w:rPr>
        <w:t xml:space="preserve"> </w:t>
      </w:r>
      <w:r>
        <w:rPr>
          <w:u w:val="none"/>
        </w:rPr>
        <w:t>rest</w:t>
      </w:r>
      <w:r>
        <w:rPr>
          <w:spacing w:val="1"/>
          <w:u w:val="none"/>
        </w:rPr>
        <w:t>o</w:t>
      </w:r>
      <w:r>
        <w:rPr>
          <w:u w:val="none"/>
        </w:rPr>
        <w:t>re</w:t>
      </w:r>
      <w:r>
        <w:rPr>
          <w:spacing w:val="20"/>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0"/>
          <w:u w:val="none"/>
        </w:rPr>
        <w:t xml:space="preserve"> </w:t>
      </w:r>
      <w:r>
        <w:rPr>
          <w:u w:val="none"/>
        </w:rPr>
        <w:t>to</w:t>
      </w:r>
      <w:r>
        <w:rPr>
          <w:spacing w:val="22"/>
          <w:u w:val="none"/>
        </w:rPr>
        <w:t xml:space="preserve"> </w:t>
      </w:r>
      <w:r>
        <w:rPr>
          <w:u w:val="none"/>
        </w:rPr>
        <w:t>t</w:t>
      </w:r>
      <w:r>
        <w:rPr>
          <w:spacing w:val="1"/>
          <w:u w:val="none"/>
        </w:rPr>
        <w:t>h</w:t>
      </w:r>
      <w:r>
        <w:rPr>
          <w:u w:val="none"/>
        </w:rPr>
        <w:t>e</w:t>
      </w:r>
      <w:r>
        <w:rPr>
          <w:spacing w:val="20"/>
          <w:u w:val="none"/>
        </w:rPr>
        <w:t xml:space="preserve"> </w:t>
      </w:r>
      <w:r>
        <w:rPr>
          <w:spacing w:val="1"/>
          <w:u w:val="none"/>
        </w:rPr>
        <w:t>p</w:t>
      </w:r>
      <w:r>
        <w:rPr>
          <w:u w:val="none"/>
        </w:rPr>
        <w:t>e</w:t>
      </w:r>
      <w:r>
        <w:rPr>
          <w:spacing w:val="1"/>
          <w:u w:val="none"/>
        </w:rPr>
        <w:t>nu</w:t>
      </w:r>
      <w:r>
        <w:rPr>
          <w:u w:val="none"/>
        </w:rPr>
        <w:t>lti</w:t>
      </w:r>
      <w:r>
        <w:rPr>
          <w:spacing w:val="2"/>
          <w:u w:val="none"/>
        </w:rPr>
        <w:t>m</w:t>
      </w:r>
      <w:r>
        <w:rPr>
          <w:u w:val="none"/>
        </w:rPr>
        <w:t>ate</w:t>
      </w:r>
      <w:r>
        <w:rPr>
          <w:spacing w:val="20"/>
          <w:u w:val="none"/>
        </w:rPr>
        <w:t xml:space="preserve"> </w:t>
      </w:r>
      <w:r>
        <w:rPr>
          <w:u w:val="none"/>
        </w:rPr>
        <w:t>se</w:t>
      </w:r>
      <w:r>
        <w:rPr>
          <w:spacing w:val="1"/>
          <w:u w:val="none"/>
        </w:rPr>
        <w:t>n</w:t>
      </w:r>
      <w:r>
        <w:rPr>
          <w:u w:val="none"/>
        </w:rPr>
        <w:t>te</w:t>
      </w:r>
      <w:r>
        <w:rPr>
          <w:spacing w:val="1"/>
          <w:u w:val="none"/>
        </w:rPr>
        <w:t>n</w:t>
      </w:r>
      <w:r>
        <w:rPr>
          <w:u w:val="none"/>
        </w:rPr>
        <w:t>ces</w:t>
      </w:r>
      <w:r>
        <w:rPr>
          <w:spacing w:val="20"/>
          <w:u w:val="none"/>
        </w:rPr>
        <w:t xml:space="preserve"> </w:t>
      </w:r>
      <w:r>
        <w:rPr>
          <w:spacing w:val="1"/>
          <w:u w:val="none"/>
        </w:rPr>
        <w:t>o</w:t>
      </w:r>
      <w:r>
        <w:rPr>
          <w:u w:val="none"/>
        </w:rPr>
        <w:t>f</w:t>
      </w:r>
      <w:r>
        <w:rPr>
          <w:spacing w:val="20"/>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2"/>
          <w:u w:val="none"/>
        </w:rPr>
        <w:t xml:space="preserve"> </w:t>
      </w:r>
      <w:r>
        <w:rPr>
          <w:spacing w:val="1"/>
          <w:u w:val="none"/>
        </w:rPr>
        <w:t>S</w:t>
      </w:r>
      <w:r>
        <w:rPr>
          <w:u w:val="none"/>
        </w:rPr>
        <w:t>ecti</w:t>
      </w:r>
      <w:r>
        <w:rPr>
          <w:spacing w:val="1"/>
          <w:u w:val="none"/>
        </w:rPr>
        <w:t>on</w:t>
      </w:r>
      <w:r>
        <w:rPr>
          <w:u w:val="none"/>
        </w:rPr>
        <w:t>s</w:t>
      </w:r>
      <w:r>
        <w:rPr>
          <w:spacing w:val="20"/>
          <w:u w:val="none"/>
        </w:rPr>
        <w:t xml:space="preserve"> </w:t>
      </w:r>
      <w:r>
        <w:rPr>
          <w:spacing w:val="1"/>
          <w:u w:val="none"/>
        </w:rPr>
        <w:t>1</w:t>
      </w:r>
      <w:r>
        <w:rPr>
          <w:u w:val="none"/>
        </w:rPr>
        <w:t>.</w:t>
      </w:r>
      <w:r>
        <w:rPr>
          <w:spacing w:val="1"/>
          <w:u w:val="none"/>
        </w:rPr>
        <w:t>70</w:t>
      </w:r>
      <w:r>
        <w:rPr>
          <w:u w:val="none"/>
        </w:rPr>
        <w:t>4-</w:t>
      </w:r>
      <w:r>
        <w:rPr>
          <w:spacing w:val="1"/>
          <w:u w:val="none"/>
        </w:rPr>
        <w:t>2</w:t>
      </w:r>
      <w:r>
        <w:rPr>
          <w:u w:val="none"/>
        </w:rPr>
        <w:t>(</w:t>
      </w:r>
      <w:r>
        <w:rPr>
          <w:spacing w:val="1"/>
          <w:u w:val="none"/>
        </w:rPr>
        <w:t>g</w:t>
      </w:r>
      <w:r>
        <w:rPr>
          <w:u w:val="none"/>
        </w:rPr>
        <w:t>)(</w:t>
      </w:r>
      <w:r>
        <w:rPr>
          <w:spacing w:val="1"/>
          <w:u w:val="none"/>
        </w:rPr>
        <w:t>1</w:t>
      </w:r>
      <w:r>
        <w:rPr>
          <w:u w:val="none"/>
        </w:rPr>
        <w:t>)</w:t>
      </w:r>
      <w:r>
        <w:rPr>
          <w:spacing w:val="20"/>
          <w:u w:val="none"/>
        </w:rPr>
        <w:t xml:space="preserve"> </w:t>
      </w:r>
      <w:r>
        <w:rPr>
          <w:u w:val="none"/>
        </w:rPr>
        <w:t>a</w:t>
      </w:r>
      <w:r>
        <w:rPr>
          <w:spacing w:val="1"/>
          <w:u w:val="none"/>
        </w:rPr>
        <w:t>n</w:t>
      </w:r>
      <w:r>
        <w:rPr>
          <w:u w:val="none"/>
        </w:rPr>
        <w:t>d</w:t>
      </w:r>
      <w:r>
        <w:rPr>
          <w:spacing w:val="20"/>
          <w:u w:val="none"/>
        </w:rPr>
        <w:t xml:space="preserve"> </w:t>
      </w:r>
      <w:r>
        <w:rPr>
          <w:spacing w:val="1"/>
          <w:u w:val="none"/>
        </w:rPr>
        <w:t>1</w:t>
      </w:r>
      <w:r>
        <w:rPr>
          <w:u w:val="none"/>
        </w:rPr>
        <w:t>.</w:t>
      </w:r>
      <w:r>
        <w:rPr>
          <w:spacing w:val="1"/>
          <w:u w:val="none"/>
        </w:rPr>
        <w:t>704</w:t>
      </w:r>
      <w:r>
        <w:rPr>
          <w:u w:val="none"/>
        </w:rPr>
        <w:t>-</w:t>
      </w:r>
      <w:r>
        <w:rPr>
          <w:w w:val="102"/>
          <w:u w:val="none"/>
        </w:rPr>
        <w:t xml:space="preserve"> </w:t>
      </w:r>
      <w:r>
        <w:rPr>
          <w:spacing w:val="1"/>
          <w:u w:val="none"/>
        </w:rPr>
        <w:t>2</w:t>
      </w:r>
      <w:r>
        <w:rPr>
          <w:u w:val="none"/>
        </w:rPr>
        <w:t>(1)(</w:t>
      </w:r>
      <w:r>
        <w:rPr>
          <w:spacing w:val="1"/>
          <w:u w:val="none"/>
        </w:rPr>
        <w:t>5</w:t>
      </w:r>
      <w:r>
        <w:rPr>
          <w:u w:val="none"/>
        </w:rPr>
        <w:t>),</w:t>
      </w:r>
      <w:r>
        <w:rPr>
          <w:spacing w:val="21"/>
          <w:u w:val="none"/>
        </w:rPr>
        <w:t xml:space="preserve"> </w:t>
      </w:r>
      <w:r>
        <w:rPr>
          <w:u w:val="none"/>
        </w:rPr>
        <w:t>each</w:t>
      </w:r>
      <w:r>
        <w:rPr>
          <w:spacing w:val="23"/>
          <w:u w:val="none"/>
        </w:rPr>
        <w:t xml:space="preserve"> </w:t>
      </w:r>
      <w:r>
        <w:rPr>
          <w:u w:val="none"/>
        </w:rPr>
        <w:t>s</w:t>
      </w:r>
      <w:r>
        <w:rPr>
          <w:spacing w:val="1"/>
          <w:u w:val="none"/>
        </w:rPr>
        <w:t>u</w:t>
      </w:r>
      <w:r>
        <w:rPr>
          <w:u w:val="none"/>
        </w:rPr>
        <w:t>ch</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u w:val="none"/>
        </w:rPr>
        <w:t>s</w:t>
      </w:r>
      <w:r>
        <w:rPr>
          <w:spacing w:val="1"/>
          <w:u w:val="none"/>
        </w:rPr>
        <w:t>h</w:t>
      </w:r>
      <w:r>
        <w:rPr>
          <w:u w:val="none"/>
        </w:rPr>
        <w:t>all</w:t>
      </w:r>
      <w:r>
        <w:rPr>
          <w:spacing w:val="22"/>
          <w:u w:val="none"/>
        </w:rPr>
        <w:t xml:space="preserve"> </w:t>
      </w:r>
      <w:r>
        <w:rPr>
          <w:spacing w:val="1"/>
          <w:u w:val="none"/>
        </w:rPr>
        <w:t>b</w:t>
      </w:r>
      <w:r>
        <w:rPr>
          <w:u w:val="none"/>
        </w:rPr>
        <w:t>e</w:t>
      </w:r>
      <w:r>
        <w:rPr>
          <w:spacing w:val="23"/>
          <w:u w:val="none"/>
        </w:rPr>
        <w:t xml:space="preserve"> </w:t>
      </w:r>
      <w:r>
        <w:rPr>
          <w:u w:val="none"/>
        </w:rPr>
        <w:t>s</w:t>
      </w:r>
      <w:r>
        <w:rPr>
          <w:spacing w:val="1"/>
          <w:u w:val="none"/>
        </w:rPr>
        <w:t>p</w:t>
      </w:r>
      <w:r>
        <w:rPr>
          <w:u w:val="none"/>
        </w:rPr>
        <w:t>ecially</w:t>
      </w:r>
      <w:r>
        <w:rPr>
          <w:spacing w:val="22"/>
          <w:u w:val="none"/>
        </w:rPr>
        <w:t xml:space="preserve"> </w:t>
      </w:r>
      <w:r>
        <w:rPr>
          <w:u w:val="none"/>
        </w:rPr>
        <w:t>all</w:t>
      </w:r>
      <w:r>
        <w:rPr>
          <w:spacing w:val="1"/>
          <w:u w:val="none"/>
        </w:rPr>
        <w:t>o</w:t>
      </w:r>
      <w:r>
        <w:rPr>
          <w:u w:val="none"/>
        </w:rPr>
        <w:t>cated</w:t>
      </w:r>
      <w:r>
        <w:rPr>
          <w:spacing w:val="23"/>
          <w:u w:val="none"/>
        </w:rPr>
        <w:t xml:space="preserve"> </w:t>
      </w:r>
      <w:r>
        <w:rPr>
          <w:u w:val="none"/>
        </w:rPr>
        <w:t>ite</w:t>
      </w:r>
      <w:r>
        <w:rPr>
          <w:spacing w:val="2"/>
          <w:u w:val="none"/>
        </w:rPr>
        <w:t>m</w:t>
      </w:r>
      <w:r>
        <w:rPr>
          <w:u w:val="none"/>
        </w:rPr>
        <w:t>s</w:t>
      </w:r>
      <w:r>
        <w:rPr>
          <w:spacing w:val="22"/>
          <w:u w:val="none"/>
        </w:rPr>
        <w:t xml:space="preserve"> </w:t>
      </w:r>
      <w:r>
        <w:rPr>
          <w:spacing w:val="1"/>
          <w:u w:val="none"/>
        </w:rPr>
        <w:t>o</w:t>
      </w:r>
      <w:r>
        <w:rPr>
          <w:u w:val="none"/>
        </w:rPr>
        <w:t>f</w:t>
      </w:r>
      <w:r>
        <w:rPr>
          <w:spacing w:val="23"/>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3"/>
          <w:u w:val="none"/>
        </w:rPr>
        <w:t xml:space="preserve"> </w:t>
      </w:r>
      <w:r>
        <w:rPr>
          <w:u w:val="none"/>
        </w:rPr>
        <w:t>i</w:t>
      </w:r>
      <w:r>
        <w:rPr>
          <w:spacing w:val="1"/>
          <w:u w:val="none"/>
        </w:rPr>
        <w:t>n</w:t>
      </w:r>
      <w:r>
        <w:rPr>
          <w:u w:val="none"/>
        </w:rPr>
        <w:t>co</w:t>
      </w:r>
      <w:r>
        <w:rPr>
          <w:spacing w:val="2"/>
          <w:u w:val="none"/>
        </w:rPr>
        <w:t>m</w:t>
      </w:r>
      <w:r>
        <w:rPr>
          <w:u w:val="none"/>
        </w:rPr>
        <w:t>e</w:t>
      </w:r>
      <w:r>
        <w:rPr>
          <w:spacing w:val="22"/>
          <w:u w:val="none"/>
        </w:rPr>
        <w:t xml:space="preserve"> </w:t>
      </w:r>
      <w:r>
        <w:rPr>
          <w:u w:val="none"/>
        </w:rPr>
        <w:t>and</w:t>
      </w:r>
      <w:r>
        <w:rPr>
          <w:spacing w:val="23"/>
          <w:u w:val="none"/>
        </w:rPr>
        <w:t xml:space="preserve"> </w:t>
      </w:r>
      <w:r>
        <w:rPr>
          <w:u w:val="none"/>
        </w:rPr>
        <w:t>gain</w:t>
      </w:r>
      <w:r>
        <w:rPr>
          <w:spacing w:val="23"/>
          <w:u w:val="none"/>
        </w:rPr>
        <w:t xml:space="preserve"> </w:t>
      </w:r>
      <w:r>
        <w:rPr>
          <w:u w:val="none"/>
        </w:rPr>
        <w:t>in</w:t>
      </w:r>
      <w:r>
        <w:rPr>
          <w:spacing w:val="23"/>
          <w:u w:val="none"/>
        </w:rPr>
        <w:t xml:space="preserve"> </w:t>
      </w:r>
      <w:r>
        <w:rPr>
          <w:u w:val="none"/>
        </w:rPr>
        <w:t>t</w:t>
      </w:r>
      <w:r>
        <w:rPr>
          <w:spacing w:val="1"/>
          <w:u w:val="none"/>
        </w:rPr>
        <w:t>h</w:t>
      </w:r>
      <w:r>
        <w:rPr>
          <w:u w:val="none"/>
        </w:rPr>
        <w:t>e</w:t>
      </w:r>
      <w:r>
        <w:rPr>
          <w:spacing w:val="21"/>
          <w:u w:val="none"/>
        </w:rPr>
        <w:t xml:space="preserve"> </w:t>
      </w:r>
      <w:r>
        <w:rPr>
          <w:u w:val="none"/>
        </w:rPr>
        <w:t>a</w:t>
      </w:r>
      <w:r>
        <w:rPr>
          <w:spacing w:val="2"/>
          <w:u w:val="none"/>
        </w:rPr>
        <w:t>m</w:t>
      </w:r>
      <w:r>
        <w:rPr>
          <w:u w:val="none"/>
        </w:rPr>
        <w:t>ount</w:t>
      </w:r>
      <w:r>
        <w:rPr>
          <w:w w:val="102"/>
          <w:u w:val="none"/>
        </w:rPr>
        <w:t xml:space="preserve"> </w:t>
      </w:r>
      <w:r>
        <w:rPr>
          <w:spacing w:val="1"/>
          <w:u w:val="none"/>
        </w:rPr>
        <w:t>o</w:t>
      </w:r>
      <w:r>
        <w:rPr>
          <w:u w:val="none"/>
        </w:rPr>
        <w:t>f</w:t>
      </w:r>
      <w:r>
        <w:rPr>
          <w:spacing w:val="33"/>
          <w:u w:val="none"/>
        </w:rPr>
        <w:t xml:space="preserve"> </w:t>
      </w:r>
      <w:r>
        <w:rPr>
          <w:u w:val="none"/>
        </w:rPr>
        <w:t>s</w:t>
      </w:r>
      <w:r>
        <w:rPr>
          <w:spacing w:val="1"/>
          <w:u w:val="none"/>
        </w:rPr>
        <w:t>u</w:t>
      </w:r>
      <w:r>
        <w:rPr>
          <w:u w:val="none"/>
        </w:rPr>
        <w:t>ch</w:t>
      </w:r>
      <w:r>
        <w:rPr>
          <w:spacing w:val="34"/>
          <w:u w:val="none"/>
        </w:rPr>
        <w:t xml:space="preserve"> </w:t>
      </w:r>
      <w:r>
        <w:rPr>
          <w:u w:val="none"/>
        </w:rPr>
        <w:t>e</w:t>
      </w:r>
      <w:r>
        <w:rPr>
          <w:spacing w:val="1"/>
          <w:u w:val="none"/>
        </w:rPr>
        <w:t>x</w:t>
      </w:r>
      <w:r>
        <w:rPr>
          <w:u w:val="none"/>
        </w:rPr>
        <w:t>cess</w:t>
      </w:r>
      <w:r>
        <w:rPr>
          <w:spacing w:val="33"/>
          <w:u w:val="none"/>
        </w:rPr>
        <w:t xml:space="preserve"> </w:t>
      </w:r>
      <w:r>
        <w:rPr>
          <w:u w:val="none"/>
        </w:rPr>
        <w:t>as</w:t>
      </w:r>
      <w:r>
        <w:rPr>
          <w:spacing w:val="33"/>
          <w:u w:val="none"/>
        </w:rPr>
        <w:t xml:space="preserve"> </w:t>
      </w:r>
      <w:r>
        <w:rPr>
          <w:spacing w:val="1"/>
          <w:u w:val="none"/>
        </w:rPr>
        <w:t>qu</w:t>
      </w:r>
      <w:r>
        <w:rPr>
          <w:u w:val="none"/>
        </w:rPr>
        <w:t>ic</w:t>
      </w:r>
      <w:r>
        <w:rPr>
          <w:spacing w:val="1"/>
          <w:u w:val="none"/>
        </w:rPr>
        <w:t>k</w:t>
      </w:r>
      <w:r>
        <w:rPr>
          <w:u w:val="none"/>
        </w:rPr>
        <w:t>ly</w:t>
      </w:r>
      <w:r>
        <w:rPr>
          <w:spacing w:val="35"/>
          <w:u w:val="none"/>
        </w:rPr>
        <w:t xml:space="preserve"> </w:t>
      </w:r>
      <w:r>
        <w:rPr>
          <w:u w:val="none"/>
        </w:rPr>
        <w:t>as</w:t>
      </w:r>
      <w:r>
        <w:rPr>
          <w:spacing w:val="34"/>
          <w:u w:val="none"/>
        </w:rPr>
        <w:t xml:space="preserve"> </w:t>
      </w:r>
      <w:r>
        <w:rPr>
          <w:spacing w:val="1"/>
          <w:u w:val="none"/>
        </w:rPr>
        <w:t>po</w:t>
      </w:r>
      <w:r>
        <w:rPr>
          <w:u w:val="none"/>
        </w:rPr>
        <w:t>ssi</w:t>
      </w:r>
      <w:r>
        <w:rPr>
          <w:spacing w:val="1"/>
          <w:u w:val="none"/>
        </w:rPr>
        <w:t>b</w:t>
      </w:r>
      <w:r>
        <w:rPr>
          <w:u w:val="none"/>
        </w:rPr>
        <w:t>le,</w:t>
      </w:r>
      <w:r>
        <w:rPr>
          <w:spacing w:val="33"/>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34"/>
          <w:u w:val="none"/>
        </w:rPr>
        <w:t xml:space="preserve"> </w:t>
      </w:r>
      <w:r>
        <w:rPr>
          <w:u w:val="none"/>
        </w:rPr>
        <w:t>t</w:t>
      </w:r>
      <w:r>
        <w:rPr>
          <w:spacing w:val="1"/>
          <w:u w:val="none"/>
        </w:rPr>
        <w:t>h</w:t>
      </w:r>
      <w:r>
        <w:rPr>
          <w:u w:val="none"/>
        </w:rPr>
        <w:t>at</w:t>
      </w:r>
      <w:r>
        <w:rPr>
          <w:spacing w:val="34"/>
          <w:u w:val="none"/>
        </w:rPr>
        <w:t xml:space="preserve"> </w:t>
      </w:r>
      <w:r>
        <w:rPr>
          <w:u w:val="none"/>
        </w:rPr>
        <w:t>an</w:t>
      </w:r>
      <w:r>
        <w:rPr>
          <w:spacing w:val="34"/>
          <w:u w:val="none"/>
        </w:rPr>
        <w:t xml:space="preserve"> </w:t>
      </w:r>
      <w:r>
        <w:rPr>
          <w:u w:val="none"/>
        </w:rPr>
        <w:t>all</w:t>
      </w:r>
      <w:r>
        <w:rPr>
          <w:spacing w:val="1"/>
          <w:u w:val="none"/>
        </w:rPr>
        <w:t>o</w:t>
      </w:r>
      <w:r>
        <w:rPr>
          <w:u w:val="none"/>
        </w:rPr>
        <w:t>cati</w:t>
      </w:r>
      <w:r>
        <w:rPr>
          <w:spacing w:val="1"/>
          <w:u w:val="none"/>
        </w:rPr>
        <w:t>o</w:t>
      </w:r>
      <w:r>
        <w:rPr>
          <w:u w:val="none"/>
        </w:rPr>
        <w:t>n</w:t>
      </w:r>
      <w:r>
        <w:rPr>
          <w:spacing w:val="34"/>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3"/>
          <w:u w:val="none"/>
        </w:rPr>
        <w:t xml:space="preserve"> </w:t>
      </w:r>
      <w:r>
        <w:rPr>
          <w:u w:val="none"/>
        </w:rPr>
        <w:t>to</w:t>
      </w:r>
      <w:r>
        <w:rPr>
          <w:spacing w:val="35"/>
          <w:u w:val="none"/>
        </w:rPr>
        <w:t xml:space="preserve"> </w:t>
      </w:r>
      <w:r>
        <w:rPr>
          <w:u w:val="none"/>
        </w:rPr>
        <w:t>t</w:t>
      </w:r>
      <w:r>
        <w:rPr>
          <w:spacing w:val="1"/>
          <w:u w:val="none"/>
        </w:rPr>
        <w:t>h</w:t>
      </w:r>
      <w:r>
        <w:rPr>
          <w:u w:val="none"/>
        </w:rPr>
        <w:t>is</w:t>
      </w:r>
      <w:r>
        <w:rPr>
          <w:spacing w:val="33"/>
          <w:u w:val="none"/>
        </w:rPr>
        <w:t xml:space="preserve"> </w:t>
      </w:r>
      <w:r>
        <w:rPr>
          <w:spacing w:val="1"/>
          <w:u w:val="none"/>
        </w:rPr>
        <w:t>S</w:t>
      </w:r>
      <w:r>
        <w:rPr>
          <w:u w:val="none"/>
        </w:rPr>
        <w:t>ecti</w:t>
      </w:r>
      <w:r>
        <w:rPr>
          <w:spacing w:val="1"/>
          <w:u w:val="none"/>
        </w:rPr>
        <w:t>o</w:t>
      </w:r>
      <w:r>
        <w:rPr>
          <w:u w:val="none"/>
        </w:rPr>
        <w:t>n</w:t>
      </w:r>
      <w:r>
        <w:rPr>
          <w:spacing w:val="34"/>
          <w:u w:val="none"/>
        </w:rPr>
        <w:t xml:space="preserve"> </w:t>
      </w:r>
      <w:r>
        <w:rPr>
          <w:spacing w:val="1"/>
          <w:u w:val="none"/>
        </w:rPr>
        <w:t>2</w:t>
      </w:r>
      <w:r>
        <w:rPr>
          <w:u w:val="none"/>
        </w:rPr>
        <w:t>.</w:t>
      </w:r>
      <w:r>
        <w:rPr>
          <w:spacing w:val="1"/>
          <w:u w:val="none"/>
        </w:rPr>
        <w:t>9</w:t>
      </w:r>
      <w:r>
        <w:rPr>
          <w:u w:val="none"/>
        </w:rPr>
        <w:t>.4</w:t>
      </w:r>
      <w:r>
        <w:rPr>
          <w:spacing w:val="35"/>
          <w:u w:val="none"/>
        </w:rPr>
        <w:t xml:space="preserve"> </w:t>
      </w:r>
      <w:r>
        <w:rPr>
          <w:u w:val="none"/>
        </w:rPr>
        <w:t>s</w:t>
      </w:r>
      <w:r>
        <w:rPr>
          <w:spacing w:val="1"/>
          <w:u w:val="none"/>
        </w:rPr>
        <w:t>h</w:t>
      </w:r>
      <w:r>
        <w:rPr>
          <w:u w:val="none"/>
        </w:rPr>
        <w:t>all</w:t>
      </w:r>
      <w:r>
        <w:rPr>
          <w:spacing w:val="33"/>
          <w:u w:val="none"/>
        </w:rPr>
        <w:t xml:space="preserve"> </w:t>
      </w:r>
      <w:r>
        <w:rPr>
          <w:spacing w:val="1"/>
          <w:u w:val="none"/>
        </w:rPr>
        <w:t>be</w:t>
      </w:r>
      <w:r>
        <w:rPr>
          <w:spacing w:val="2"/>
          <w:w w:val="102"/>
          <w:u w:val="none"/>
        </w:rPr>
        <w:t xml:space="preserve"> </w:t>
      </w:r>
      <w:r>
        <w:rPr>
          <w:spacing w:val="2"/>
          <w:u w:val="none"/>
        </w:rPr>
        <w:t>m</w:t>
      </w:r>
      <w:r>
        <w:rPr>
          <w:u w:val="none"/>
        </w:rPr>
        <w:t>a</w:t>
      </w:r>
      <w:r>
        <w:rPr>
          <w:spacing w:val="1"/>
          <w:u w:val="none"/>
        </w:rPr>
        <w:t>d</w:t>
      </w:r>
      <w:r>
        <w:rPr>
          <w:u w:val="none"/>
        </w:rPr>
        <w:t>e</w:t>
      </w:r>
      <w:r>
        <w:rPr>
          <w:spacing w:val="25"/>
          <w:u w:val="none"/>
        </w:rPr>
        <w:t xml:space="preserve"> </w:t>
      </w:r>
      <w:r>
        <w:rPr>
          <w:spacing w:val="1"/>
          <w:u w:val="none"/>
        </w:rPr>
        <w:t>on</w:t>
      </w:r>
      <w:r>
        <w:rPr>
          <w:u w:val="none"/>
        </w:rPr>
        <w:t>ly</w:t>
      </w:r>
      <w:r>
        <w:rPr>
          <w:spacing w:val="26"/>
          <w:u w:val="none"/>
        </w:rPr>
        <w:t xml:space="preserve"> </w:t>
      </w:r>
      <w:r>
        <w:rPr>
          <w:u w:val="none"/>
        </w:rPr>
        <w:t>if</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to</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e</w:t>
      </w:r>
      <w:r>
        <w:rPr>
          <w:spacing w:val="1"/>
          <w:u w:val="none"/>
        </w:rPr>
        <w:t>x</w:t>
      </w:r>
      <w:r>
        <w:rPr>
          <w:u w:val="none"/>
        </w:rPr>
        <w:t>te</w:t>
      </w:r>
      <w:r>
        <w:rPr>
          <w:spacing w:val="1"/>
          <w:u w:val="none"/>
        </w:rPr>
        <w:t>n</w:t>
      </w:r>
      <w:r>
        <w:rPr>
          <w:u w:val="none"/>
        </w:rPr>
        <w:t>t</w:t>
      </w:r>
      <w:r>
        <w:rPr>
          <w:spacing w:val="24"/>
          <w:u w:val="none"/>
        </w:rPr>
        <w:t xml:space="preserve"> </w:t>
      </w:r>
      <w:r>
        <w:rPr>
          <w:u w:val="none"/>
        </w:rPr>
        <w:t>t</w:t>
      </w:r>
      <w:r>
        <w:rPr>
          <w:spacing w:val="1"/>
          <w:u w:val="none"/>
        </w:rPr>
        <w:t>h</w:t>
      </w:r>
      <w:r>
        <w:rPr>
          <w:u w:val="none"/>
        </w:rPr>
        <w:t>at</w:t>
      </w:r>
      <w:r>
        <w:rPr>
          <w:spacing w:val="24"/>
          <w:u w:val="none"/>
        </w:rPr>
        <w:t xml:space="preserve"> </w:t>
      </w:r>
      <w:r>
        <w:rPr>
          <w:u w:val="none"/>
        </w:rPr>
        <w:t>s</w:t>
      </w:r>
      <w:r>
        <w:rPr>
          <w:spacing w:val="1"/>
          <w:u w:val="none"/>
        </w:rPr>
        <w:t>u</w:t>
      </w:r>
      <w:r>
        <w:rPr>
          <w:u w:val="none"/>
        </w:rPr>
        <w:t>ch</w:t>
      </w:r>
      <w:r>
        <w:rPr>
          <w:spacing w:val="2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spacing w:val="1"/>
          <w:u w:val="none"/>
        </w:rPr>
        <w:t>w</w:t>
      </w:r>
      <w:r>
        <w:rPr>
          <w:u w:val="none"/>
        </w:rPr>
        <w:t>o</w:t>
      </w:r>
      <w:r>
        <w:rPr>
          <w:spacing w:val="1"/>
          <w:u w:val="none"/>
        </w:rPr>
        <w:t>u</w:t>
      </w:r>
      <w:r>
        <w:rPr>
          <w:u w:val="none"/>
        </w:rPr>
        <w:t>ld</w:t>
      </w:r>
      <w:r>
        <w:rPr>
          <w:spacing w:val="26"/>
          <w:u w:val="none"/>
        </w:rPr>
        <w:t xml:space="preserve"> </w:t>
      </w:r>
      <w:r>
        <w:rPr>
          <w:spacing w:val="1"/>
          <w:u w:val="none"/>
        </w:rPr>
        <w:t>h</w:t>
      </w:r>
      <w:r>
        <w:rPr>
          <w:u w:val="none"/>
        </w:rPr>
        <w:t>a</w:t>
      </w:r>
      <w:r>
        <w:rPr>
          <w:spacing w:val="1"/>
          <w:u w:val="none"/>
        </w:rPr>
        <w:t>v</w:t>
      </w:r>
      <w:r>
        <w:rPr>
          <w:u w:val="none"/>
        </w:rPr>
        <w:t>e</w:t>
      </w:r>
      <w:r>
        <w:rPr>
          <w:spacing w:val="25"/>
          <w:u w:val="none"/>
        </w:rPr>
        <w:t xml:space="preserve"> </w:t>
      </w:r>
      <w:r>
        <w:rPr>
          <w:u w:val="none"/>
        </w:rPr>
        <w:t>a</w:t>
      </w:r>
      <w:r>
        <w:rPr>
          <w:spacing w:val="26"/>
          <w:u w:val="none"/>
        </w:rPr>
        <w:t xml:space="preserve"> </w:t>
      </w:r>
      <w:r>
        <w:rPr>
          <w:spacing w:val="1"/>
          <w:u w:val="none"/>
        </w:rPr>
        <w:t>d</w:t>
      </w:r>
      <w:r>
        <w:rPr>
          <w:u w:val="none"/>
        </w:rPr>
        <w:t>eficit</w:t>
      </w:r>
      <w:r>
        <w:rPr>
          <w:spacing w:val="25"/>
          <w:u w:val="none"/>
        </w:rPr>
        <w:t xml:space="preserve"> </w:t>
      </w:r>
      <w:r>
        <w:rPr>
          <w:spacing w:val="1"/>
          <w:u w:val="none"/>
        </w:rPr>
        <w:t>C</w:t>
      </w:r>
      <w:r>
        <w:rPr>
          <w:u w:val="none"/>
        </w:rPr>
        <w:t>a</w:t>
      </w:r>
      <w:r>
        <w:rPr>
          <w:spacing w:val="1"/>
          <w:u w:val="none"/>
        </w:rPr>
        <w:t>p</w:t>
      </w:r>
      <w:r>
        <w:rPr>
          <w:u w:val="none"/>
        </w:rPr>
        <w:t>ital</w:t>
      </w:r>
      <w:r>
        <w:rPr>
          <w:spacing w:val="24"/>
          <w:u w:val="none"/>
        </w:rPr>
        <w:t xml:space="preserve"> </w:t>
      </w:r>
      <w:r>
        <w:rPr>
          <w:spacing w:val="1"/>
          <w:u w:val="none"/>
        </w:rPr>
        <w:t>A</w:t>
      </w:r>
      <w:r>
        <w:rPr>
          <w:u w:val="none"/>
        </w:rPr>
        <w:t>cc</w:t>
      </w:r>
      <w:r>
        <w:rPr>
          <w:spacing w:val="1"/>
          <w:u w:val="none"/>
        </w:rPr>
        <w:t>oun</w:t>
      </w:r>
      <w:r>
        <w:rPr>
          <w:u w:val="none"/>
        </w:rPr>
        <w:t>t</w:t>
      </w:r>
      <w:r>
        <w:rPr>
          <w:spacing w:val="25"/>
          <w:u w:val="none"/>
        </w:rPr>
        <w:t xml:space="preserve"> </w:t>
      </w:r>
      <w:r>
        <w:rPr>
          <w:u w:val="none"/>
        </w:rPr>
        <w:t>in</w:t>
      </w:r>
      <w:r>
        <w:rPr>
          <w:spacing w:val="26"/>
          <w:u w:val="none"/>
        </w:rPr>
        <w:t xml:space="preserve"> </w:t>
      </w:r>
      <w:r>
        <w:rPr>
          <w:u w:val="none"/>
        </w:rPr>
        <w:t>e</w:t>
      </w:r>
      <w:r>
        <w:rPr>
          <w:spacing w:val="1"/>
          <w:u w:val="none"/>
        </w:rPr>
        <w:t>x</w:t>
      </w:r>
      <w:r>
        <w:rPr>
          <w:u w:val="none"/>
        </w:rPr>
        <w:t>cess</w:t>
      </w:r>
      <w:r>
        <w:rPr>
          <w:spacing w:val="24"/>
          <w:u w:val="none"/>
        </w:rPr>
        <w:t xml:space="preserve"> </w:t>
      </w:r>
      <w:r>
        <w:rPr>
          <w:spacing w:val="1"/>
          <w:u w:val="none"/>
        </w:rPr>
        <w:t>o</w:t>
      </w:r>
      <w:r>
        <w:rPr>
          <w:u w:val="none"/>
        </w:rPr>
        <w:t>f</w:t>
      </w:r>
      <w:r>
        <w:rPr>
          <w:spacing w:val="25"/>
          <w:u w:val="none"/>
        </w:rPr>
        <w:t xml:space="preserve"> </w:t>
      </w:r>
      <w:r>
        <w:rPr>
          <w:u w:val="none"/>
        </w:rPr>
        <w:t>s</w:t>
      </w:r>
      <w:r>
        <w:rPr>
          <w:spacing w:val="1"/>
          <w:u w:val="none"/>
        </w:rPr>
        <w:t>u</w:t>
      </w:r>
      <w:r>
        <w:rPr>
          <w:u w:val="none"/>
        </w:rPr>
        <w:t>ch</w:t>
      </w:r>
      <w:r>
        <w:rPr>
          <w:w w:val="102"/>
          <w:u w:val="none"/>
        </w:rPr>
        <w:t xml:space="preserve"> </w:t>
      </w:r>
      <w:r>
        <w:rPr>
          <w:u w:val="none"/>
        </w:rPr>
        <w:t>s</w:t>
      </w:r>
      <w:r>
        <w:rPr>
          <w:spacing w:val="1"/>
          <w:u w:val="none"/>
        </w:rPr>
        <w:t>u</w:t>
      </w:r>
      <w:r>
        <w:rPr>
          <w:u w:val="none"/>
        </w:rPr>
        <w:t>m</w:t>
      </w:r>
      <w:r>
        <w:rPr>
          <w:spacing w:val="43"/>
          <w:u w:val="none"/>
        </w:rPr>
        <w:t xml:space="preserve"> </w:t>
      </w:r>
      <w:r>
        <w:rPr>
          <w:u w:val="none"/>
        </w:rPr>
        <w:t>after</w:t>
      </w:r>
      <w:r>
        <w:rPr>
          <w:spacing w:val="41"/>
          <w:u w:val="none"/>
        </w:rPr>
        <w:t xml:space="preserve"> </w:t>
      </w:r>
      <w:r>
        <w:rPr>
          <w:u w:val="none"/>
        </w:rPr>
        <w:t>all</w:t>
      </w:r>
      <w:r>
        <w:rPr>
          <w:spacing w:val="40"/>
          <w:u w:val="none"/>
        </w:rPr>
        <w:t xml:space="preserve"> </w:t>
      </w:r>
      <w:r>
        <w:rPr>
          <w:spacing w:val="1"/>
          <w:u w:val="none"/>
        </w:rPr>
        <w:t>o</w:t>
      </w:r>
      <w:r>
        <w:rPr>
          <w:u w:val="none"/>
        </w:rPr>
        <w:t>t</w:t>
      </w:r>
      <w:r>
        <w:rPr>
          <w:spacing w:val="1"/>
          <w:u w:val="none"/>
        </w:rPr>
        <w:t>h</w:t>
      </w:r>
      <w:r>
        <w:rPr>
          <w:u w:val="none"/>
        </w:rPr>
        <w:t>er</w:t>
      </w:r>
      <w:r>
        <w:rPr>
          <w:spacing w:val="41"/>
          <w:u w:val="none"/>
        </w:rPr>
        <w:t xml:space="preserve"> </w:t>
      </w:r>
      <w:r>
        <w:rPr>
          <w:u w:val="none"/>
        </w:rPr>
        <w:t>all</w:t>
      </w:r>
      <w:r>
        <w:rPr>
          <w:spacing w:val="1"/>
          <w:u w:val="none"/>
        </w:rPr>
        <w:t>o</w:t>
      </w:r>
      <w:r>
        <w:rPr>
          <w:u w:val="none"/>
        </w:rPr>
        <w:t>cati</w:t>
      </w:r>
      <w:r>
        <w:rPr>
          <w:spacing w:val="1"/>
          <w:u w:val="none"/>
        </w:rPr>
        <w:t>on</w:t>
      </w:r>
      <w:r>
        <w:rPr>
          <w:u w:val="none"/>
        </w:rPr>
        <w:t>s</w:t>
      </w:r>
      <w:r>
        <w:rPr>
          <w:spacing w:val="41"/>
          <w:u w:val="none"/>
        </w:rPr>
        <w:t xml:space="preserve"> </w:t>
      </w:r>
      <w:r>
        <w:rPr>
          <w:spacing w:val="1"/>
          <w:u w:val="none"/>
        </w:rPr>
        <w:t>p</w:t>
      </w:r>
      <w:r>
        <w:rPr>
          <w:u w:val="none"/>
        </w:rPr>
        <w:t>r</w:t>
      </w:r>
      <w:r>
        <w:rPr>
          <w:spacing w:val="1"/>
          <w:u w:val="none"/>
        </w:rPr>
        <w:t>ov</w:t>
      </w:r>
      <w:r>
        <w:rPr>
          <w:u w:val="none"/>
        </w:rPr>
        <w:t>i</w:t>
      </w:r>
      <w:r>
        <w:rPr>
          <w:spacing w:val="1"/>
          <w:u w:val="none"/>
        </w:rPr>
        <w:t>d</w:t>
      </w:r>
      <w:r>
        <w:rPr>
          <w:u w:val="none"/>
        </w:rPr>
        <w:t>ed</w:t>
      </w:r>
      <w:r>
        <w:rPr>
          <w:spacing w:val="42"/>
          <w:u w:val="none"/>
        </w:rPr>
        <w:t xml:space="preserve"> </w:t>
      </w:r>
      <w:r>
        <w:rPr>
          <w:u w:val="none"/>
        </w:rPr>
        <w:t>f</w:t>
      </w:r>
      <w:r>
        <w:rPr>
          <w:spacing w:val="1"/>
          <w:u w:val="none"/>
        </w:rPr>
        <w:t>o</w:t>
      </w:r>
      <w:r>
        <w:rPr>
          <w:u w:val="none"/>
        </w:rPr>
        <w:t>r</w:t>
      </w:r>
      <w:r>
        <w:rPr>
          <w:spacing w:val="41"/>
          <w:u w:val="none"/>
        </w:rPr>
        <w:t xml:space="preserve"> </w:t>
      </w:r>
      <w:r>
        <w:rPr>
          <w:u w:val="none"/>
        </w:rPr>
        <w:t>in</w:t>
      </w:r>
      <w:r>
        <w:rPr>
          <w:spacing w:val="39"/>
          <w:u w:val="none"/>
        </w:rPr>
        <w:t xml:space="preserve"> </w:t>
      </w:r>
      <w:r>
        <w:rPr>
          <w:u w:val="none"/>
        </w:rPr>
        <w:t>t</w:t>
      </w:r>
      <w:r>
        <w:rPr>
          <w:spacing w:val="1"/>
          <w:u w:val="none"/>
        </w:rPr>
        <w:t>h</w:t>
      </w:r>
      <w:r>
        <w:rPr>
          <w:u w:val="none"/>
        </w:rPr>
        <w:t>is</w:t>
      </w:r>
      <w:r>
        <w:rPr>
          <w:spacing w:val="41"/>
          <w:u w:val="none"/>
        </w:rPr>
        <w:t xml:space="preserve"> </w:t>
      </w:r>
      <w:r>
        <w:rPr>
          <w:spacing w:val="1"/>
          <w:u w:val="none"/>
        </w:rPr>
        <w:t>S</w:t>
      </w:r>
      <w:r>
        <w:rPr>
          <w:u w:val="none"/>
        </w:rPr>
        <w:t>ecti</w:t>
      </w:r>
      <w:r>
        <w:rPr>
          <w:spacing w:val="1"/>
          <w:u w:val="none"/>
        </w:rPr>
        <w:t>o</w:t>
      </w:r>
      <w:r>
        <w:rPr>
          <w:u w:val="none"/>
        </w:rPr>
        <w:t>n</w:t>
      </w:r>
      <w:r>
        <w:rPr>
          <w:spacing w:val="42"/>
          <w:u w:val="none"/>
        </w:rPr>
        <w:t xml:space="preserve"> </w:t>
      </w:r>
      <w:r>
        <w:rPr>
          <w:u w:val="none"/>
        </w:rPr>
        <w:t>2</w:t>
      </w:r>
      <w:r>
        <w:rPr>
          <w:spacing w:val="42"/>
          <w:u w:val="none"/>
        </w:rPr>
        <w:t xml:space="preserve"> </w:t>
      </w:r>
      <w:r>
        <w:rPr>
          <w:u w:val="none"/>
        </w:rPr>
        <w:t>of</w:t>
      </w:r>
      <w:r>
        <w:rPr>
          <w:spacing w:val="40"/>
          <w:u w:val="none"/>
        </w:rPr>
        <w:t xml:space="preserve"> </w:t>
      </w:r>
      <w:r>
        <w:rPr>
          <w:u w:val="none"/>
        </w:rPr>
        <w:t>t</w:t>
      </w:r>
      <w:r>
        <w:rPr>
          <w:spacing w:val="1"/>
          <w:u w:val="none"/>
        </w:rPr>
        <w:t>h</w:t>
      </w:r>
      <w:r>
        <w:rPr>
          <w:u w:val="none"/>
        </w:rPr>
        <w:t>is</w:t>
      </w:r>
      <w:r>
        <w:rPr>
          <w:spacing w:val="42"/>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42"/>
          <w:u w:val="none"/>
        </w:rPr>
        <w:t xml:space="preserve"> </w:t>
      </w:r>
      <w:r>
        <w:rPr>
          <w:rFonts w:cs="Times New Roman"/>
          <w:b/>
          <w:bCs/>
          <w:i/>
          <w:u w:val="none"/>
        </w:rPr>
        <w:t>A</w:t>
      </w:r>
      <w:r>
        <w:rPr>
          <w:rFonts w:cs="Times New Roman"/>
          <w:b/>
          <w:bCs/>
          <w:i/>
          <w:spacing w:val="42"/>
          <w:u w:val="none"/>
        </w:rPr>
        <w:t xml:space="preserve"> </w:t>
      </w:r>
      <w:r>
        <w:rPr>
          <w:spacing w:val="1"/>
          <w:u w:val="none"/>
        </w:rPr>
        <w:t>h</w:t>
      </w:r>
      <w:r>
        <w:rPr>
          <w:u w:val="none"/>
        </w:rPr>
        <w:t>a</w:t>
      </w:r>
      <w:r>
        <w:rPr>
          <w:spacing w:val="1"/>
          <w:u w:val="none"/>
        </w:rPr>
        <w:t>v</w:t>
      </w:r>
      <w:r>
        <w:rPr>
          <w:u w:val="none"/>
        </w:rPr>
        <w:t>e</w:t>
      </w:r>
      <w:r>
        <w:rPr>
          <w:spacing w:val="42"/>
          <w:u w:val="none"/>
        </w:rPr>
        <w:t xml:space="preserve"> </w:t>
      </w:r>
      <w:r>
        <w:rPr>
          <w:spacing w:val="1"/>
          <w:u w:val="none"/>
        </w:rPr>
        <w:t>b</w:t>
      </w:r>
      <w:r>
        <w:rPr>
          <w:u w:val="none"/>
        </w:rPr>
        <w:t>een</w:t>
      </w:r>
      <w:r>
        <w:rPr>
          <w:spacing w:val="42"/>
          <w:u w:val="none"/>
        </w:rPr>
        <w:t xml:space="preserve"> </w:t>
      </w:r>
      <w:r>
        <w:rPr>
          <w:spacing w:val="2"/>
          <w:u w:val="none"/>
        </w:rPr>
        <w:t>m</w:t>
      </w:r>
      <w:r>
        <w:rPr>
          <w:u w:val="none"/>
        </w:rPr>
        <w:t>a</w:t>
      </w:r>
      <w:r>
        <w:rPr>
          <w:spacing w:val="1"/>
          <w:u w:val="none"/>
        </w:rPr>
        <w:t>d</w:t>
      </w:r>
      <w:r>
        <w:rPr>
          <w:u w:val="none"/>
        </w:rPr>
        <w:t>e</w:t>
      </w:r>
      <w:r>
        <w:rPr>
          <w:spacing w:val="42"/>
          <w:u w:val="none"/>
        </w:rPr>
        <w:t xml:space="preserve"> </w:t>
      </w:r>
      <w:r>
        <w:rPr>
          <w:u w:val="none"/>
        </w:rPr>
        <w:t>as</w:t>
      </w:r>
      <w:r>
        <w:rPr>
          <w:spacing w:val="41"/>
          <w:u w:val="none"/>
        </w:rPr>
        <w:t xml:space="preserve"> </w:t>
      </w:r>
      <w:r>
        <w:rPr>
          <w:u w:val="none"/>
        </w:rPr>
        <w:t>if</w:t>
      </w:r>
      <w:r>
        <w:rPr>
          <w:w w:val="102"/>
          <w:u w:val="none"/>
        </w:rPr>
        <w:t xml:space="preserve"> </w:t>
      </w:r>
      <w:r>
        <w:rPr>
          <w:spacing w:val="1"/>
          <w:u w:val="none"/>
        </w:rPr>
        <w:t>S</w:t>
      </w:r>
      <w:r>
        <w:rPr>
          <w:u w:val="none"/>
        </w:rPr>
        <w:t>ecti</w:t>
      </w:r>
      <w:r>
        <w:rPr>
          <w:spacing w:val="1"/>
          <w:u w:val="none"/>
        </w:rPr>
        <w:t>o</w:t>
      </w:r>
      <w:r>
        <w:rPr>
          <w:u w:val="none"/>
        </w:rPr>
        <w:t>n</w:t>
      </w:r>
      <w:r>
        <w:rPr>
          <w:spacing w:val="16"/>
          <w:u w:val="none"/>
        </w:rPr>
        <w:t xml:space="preserve"> </w:t>
      </w:r>
      <w:r>
        <w:rPr>
          <w:spacing w:val="1"/>
          <w:u w:val="none"/>
        </w:rPr>
        <w:t>2</w:t>
      </w:r>
      <w:r>
        <w:rPr>
          <w:u w:val="none"/>
        </w:rPr>
        <w:t>.</w:t>
      </w:r>
      <w:r>
        <w:rPr>
          <w:spacing w:val="1"/>
          <w:u w:val="none"/>
        </w:rPr>
        <w:t>9</w:t>
      </w:r>
      <w:r>
        <w:rPr>
          <w:u w:val="none"/>
        </w:rPr>
        <w:t>.3</w:t>
      </w:r>
      <w:r>
        <w:rPr>
          <w:spacing w:val="17"/>
          <w:u w:val="none"/>
        </w:rPr>
        <w:t xml:space="preserve"> </w:t>
      </w:r>
      <w:r>
        <w:rPr>
          <w:spacing w:val="1"/>
          <w:u w:val="none"/>
        </w:rPr>
        <w:t>h</w:t>
      </w:r>
      <w:r>
        <w:rPr>
          <w:u w:val="none"/>
        </w:rPr>
        <w:t>ere</w:t>
      </w:r>
      <w:r>
        <w:rPr>
          <w:spacing w:val="1"/>
          <w:u w:val="none"/>
        </w:rPr>
        <w:t>o</w:t>
      </w:r>
      <w:r>
        <w:rPr>
          <w:u w:val="none"/>
        </w:rPr>
        <w:t>f</w:t>
      </w:r>
      <w:r>
        <w:rPr>
          <w:spacing w:val="15"/>
          <w:u w:val="none"/>
        </w:rPr>
        <w:t xml:space="preserve"> </w:t>
      </w:r>
      <w:r>
        <w:rPr>
          <w:u w:val="none"/>
        </w:rPr>
        <w:t>a</w:t>
      </w:r>
      <w:r>
        <w:rPr>
          <w:spacing w:val="1"/>
          <w:u w:val="none"/>
        </w:rPr>
        <w:t>n</w:t>
      </w:r>
      <w:r>
        <w:rPr>
          <w:u w:val="none"/>
        </w:rPr>
        <w:t>d</w:t>
      </w:r>
      <w:r>
        <w:rPr>
          <w:spacing w:val="17"/>
          <w:u w:val="none"/>
        </w:rPr>
        <w:t xml:space="preserve"> </w:t>
      </w:r>
      <w:r>
        <w:rPr>
          <w:u w:val="none"/>
        </w:rPr>
        <w:t>t</w:t>
      </w:r>
      <w:r>
        <w:rPr>
          <w:spacing w:val="1"/>
          <w:u w:val="none"/>
        </w:rPr>
        <w:t>h</w:t>
      </w:r>
      <w:r>
        <w:rPr>
          <w:u w:val="none"/>
        </w:rPr>
        <w:t>is</w:t>
      </w:r>
      <w:r>
        <w:rPr>
          <w:spacing w:val="16"/>
          <w:u w:val="none"/>
        </w:rPr>
        <w:t xml:space="preserve"> </w:t>
      </w:r>
      <w:r>
        <w:rPr>
          <w:spacing w:val="1"/>
          <w:u w:val="none"/>
        </w:rPr>
        <w:t>S</w:t>
      </w:r>
      <w:r>
        <w:rPr>
          <w:u w:val="none"/>
        </w:rPr>
        <w:t>ecti</w:t>
      </w:r>
      <w:r>
        <w:rPr>
          <w:spacing w:val="1"/>
          <w:u w:val="none"/>
        </w:rPr>
        <w:t>o</w:t>
      </w:r>
      <w:r>
        <w:rPr>
          <w:u w:val="none"/>
        </w:rPr>
        <w:t>n</w:t>
      </w:r>
      <w:r>
        <w:rPr>
          <w:spacing w:val="17"/>
          <w:u w:val="none"/>
        </w:rPr>
        <w:t xml:space="preserve"> </w:t>
      </w:r>
      <w:r>
        <w:rPr>
          <w:spacing w:val="1"/>
          <w:u w:val="none"/>
        </w:rPr>
        <w:t>2</w:t>
      </w:r>
      <w:r>
        <w:rPr>
          <w:u w:val="none"/>
        </w:rPr>
        <w:t>.</w:t>
      </w:r>
      <w:r>
        <w:rPr>
          <w:spacing w:val="1"/>
          <w:u w:val="none"/>
        </w:rPr>
        <w:t>9</w:t>
      </w:r>
      <w:r>
        <w:rPr>
          <w:u w:val="none"/>
        </w:rPr>
        <w:t>.4</w:t>
      </w:r>
      <w:r>
        <w:rPr>
          <w:spacing w:val="16"/>
          <w:u w:val="none"/>
        </w:rPr>
        <w:t xml:space="preserve"> </w:t>
      </w:r>
      <w:r>
        <w:rPr>
          <w:spacing w:val="1"/>
          <w:u w:val="none"/>
        </w:rPr>
        <w:t>w</w:t>
      </w:r>
      <w:r>
        <w:rPr>
          <w:u w:val="none"/>
        </w:rPr>
        <w:t>ere</w:t>
      </w:r>
      <w:r>
        <w:rPr>
          <w:spacing w:val="17"/>
          <w:u w:val="none"/>
        </w:rPr>
        <w:t xml:space="preserve"> </w:t>
      </w:r>
      <w:r>
        <w:rPr>
          <w:spacing w:val="1"/>
          <w:u w:val="none"/>
        </w:rPr>
        <w:t>no</w:t>
      </w:r>
      <w:r>
        <w:rPr>
          <w:u w:val="none"/>
        </w:rPr>
        <w:t>t</w:t>
      </w:r>
      <w:r>
        <w:rPr>
          <w:spacing w:val="15"/>
          <w:u w:val="none"/>
        </w:rPr>
        <w:t xml:space="preserve"> </w:t>
      </w:r>
      <w:r>
        <w:rPr>
          <w:u w:val="none"/>
        </w:rPr>
        <w:t>in</w:t>
      </w:r>
      <w:r>
        <w:rPr>
          <w:spacing w:val="16"/>
          <w:u w:val="none"/>
        </w:rPr>
        <w:t xml:space="preserve"> </w:t>
      </w:r>
      <w:r>
        <w:rPr>
          <w:u w:val="none"/>
        </w:rPr>
        <w:t>t</w:t>
      </w:r>
      <w:r>
        <w:rPr>
          <w:spacing w:val="1"/>
          <w:u w:val="none"/>
        </w:rPr>
        <w:t>h</w:t>
      </w:r>
      <w:r>
        <w:rPr>
          <w:u w:val="none"/>
        </w:rPr>
        <w:t>is</w:t>
      </w:r>
      <w:r>
        <w:rPr>
          <w:spacing w:val="16"/>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17"/>
          <w:u w:val="none"/>
        </w:rPr>
        <w:t xml:space="preserve"> </w:t>
      </w:r>
      <w:r>
        <w:rPr>
          <w:rFonts w:cs="Times New Roman"/>
          <w:b/>
          <w:bCs/>
          <w:i/>
          <w:u w:val="none"/>
        </w:rPr>
        <w:t>A</w:t>
      </w:r>
      <w:r>
        <w:rPr>
          <w:rFonts w:cs="Times New Roman"/>
          <w:b/>
          <w:bCs/>
          <w:i/>
          <w:spacing w:val="16"/>
          <w:u w:val="none"/>
        </w:rPr>
        <w:t xml:space="preserve"> </w:t>
      </w:r>
      <w:r>
        <w:rPr>
          <w:spacing w:val="1"/>
          <w:u w:val="none"/>
        </w:rPr>
        <w:t>o</w:t>
      </w:r>
      <w:r>
        <w:rPr>
          <w:u w:val="none"/>
        </w:rPr>
        <w:t>r</w:t>
      </w:r>
      <w:r>
        <w:rPr>
          <w:spacing w:val="16"/>
          <w:u w:val="none"/>
        </w:rPr>
        <w:t xml:space="preserve"> </w:t>
      </w:r>
      <w:r>
        <w:rPr>
          <w:u w:val="none"/>
        </w:rPr>
        <w:t>t</w:t>
      </w:r>
      <w:r>
        <w:rPr>
          <w:spacing w:val="1"/>
          <w:u w:val="none"/>
        </w:rPr>
        <w:t>h</w:t>
      </w:r>
      <w:r>
        <w:rPr>
          <w:u w:val="none"/>
        </w:rPr>
        <w:t>e</w:t>
      </w:r>
      <w:r>
        <w:rPr>
          <w:spacing w:val="1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11F173BE" w14:textId="77777777" w:rsidR="000C19C9" w:rsidRDefault="000C19C9">
      <w:pPr>
        <w:spacing w:before="2" w:line="240" w:lineRule="exact"/>
        <w:rPr>
          <w:sz w:val="24"/>
          <w:szCs w:val="24"/>
        </w:rPr>
      </w:pPr>
    </w:p>
    <w:p w14:paraId="76F20362" w14:textId="77777777" w:rsidR="000C19C9" w:rsidRDefault="00D3642A">
      <w:pPr>
        <w:pStyle w:val="BodyText"/>
        <w:numPr>
          <w:ilvl w:val="2"/>
          <w:numId w:val="1"/>
        </w:numPr>
        <w:tabs>
          <w:tab w:val="left" w:pos="2264"/>
        </w:tabs>
        <w:spacing w:line="252" w:lineRule="auto"/>
        <w:ind w:right="115" w:firstLine="1440"/>
        <w:jc w:val="both"/>
        <w:rPr>
          <w:u w:val="none"/>
        </w:rPr>
      </w:pPr>
      <w:r>
        <w:rPr>
          <w:spacing w:val="1"/>
          <w:u w:color="000000"/>
        </w:rPr>
        <w:t>Non</w:t>
      </w:r>
      <w:r>
        <w:rPr>
          <w:u w:color="000000"/>
        </w:rPr>
        <w:t>rec</w:t>
      </w:r>
      <w:r>
        <w:rPr>
          <w:spacing w:val="1"/>
          <w:u w:color="000000"/>
        </w:rPr>
        <w:t>ou</w:t>
      </w:r>
      <w:r>
        <w:rPr>
          <w:u w:color="000000"/>
        </w:rPr>
        <w:t>rse</w:t>
      </w:r>
      <w:r>
        <w:rPr>
          <w:spacing w:val="49"/>
          <w:u w:color="000000"/>
        </w:rPr>
        <w:t xml:space="preserve"> </w:t>
      </w:r>
      <w:r>
        <w:rPr>
          <w:spacing w:val="1"/>
          <w:u w:color="000000"/>
        </w:rPr>
        <w:t>D</w:t>
      </w:r>
      <w:r>
        <w:rPr>
          <w:u w:color="000000"/>
        </w:rPr>
        <w:t>e</w:t>
      </w:r>
      <w:r>
        <w:rPr>
          <w:spacing w:val="1"/>
          <w:u w:color="000000"/>
        </w:rPr>
        <w:t>du</w:t>
      </w:r>
      <w:r>
        <w:rPr>
          <w:u w:color="000000"/>
        </w:rPr>
        <w:t>cti</w:t>
      </w:r>
      <w:r>
        <w:rPr>
          <w:spacing w:val="1"/>
          <w:u w:color="000000"/>
        </w:rPr>
        <w:t>on</w:t>
      </w:r>
      <w:r>
        <w:rPr>
          <w:u w:color="000000"/>
        </w:rPr>
        <w:t>s</w:t>
      </w:r>
      <w:r>
        <w:rPr>
          <w:u w:val="none"/>
        </w:rPr>
        <w:t>.</w:t>
      </w:r>
      <w:r>
        <w:rPr>
          <w:spacing w:val="48"/>
          <w:u w:val="none"/>
        </w:rPr>
        <w:t xml:space="preserve"> </w:t>
      </w:r>
      <w:r>
        <w:rPr>
          <w:spacing w:val="1"/>
          <w:u w:val="none"/>
        </w:rPr>
        <w:t>Non</w:t>
      </w:r>
      <w:r>
        <w:rPr>
          <w:u w:val="none"/>
        </w:rPr>
        <w:t>rec</w:t>
      </w:r>
      <w:r>
        <w:rPr>
          <w:spacing w:val="1"/>
          <w:u w:val="none"/>
        </w:rPr>
        <w:t>ou</w:t>
      </w:r>
      <w:r>
        <w:rPr>
          <w:u w:val="none"/>
        </w:rPr>
        <w:t>rse</w:t>
      </w:r>
      <w:r>
        <w:rPr>
          <w:spacing w:val="50"/>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spacing w:val="49"/>
          <w:u w:val="none"/>
        </w:rPr>
        <w:t xml:space="preserve"> </w:t>
      </w:r>
      <w:r>
        <w:rPr>
          <w:u w:val="none"/>
        </w:rPr>
        <w:t>f</w:t>
      </w:r>
      <w:r>
        <w:rPr>
          <w:spacing w:val="1"/>
          <w:u w:val="none"/>
        </w:rPr>
        <w:t>o</w:t>
      </w:r>
      <w:r>
        <w:rPr>
          <w:u w:val="none"/>
        </w:rPr>
        <w:t>r</w:t>
      </w:r>
      <w:r>
        <w:rPr>
          <w:spacing w:val="49"/>
          <w:u w:val="none"/>
        </w:rPr>
        <w:t xml:space="preserve"> </w:t>
      </w:r>
      <w:r>
        <w:rPr>
          <w:u w:val="none"/>
        </w:rPr>
        <w:t>a</w:t>
      </w:r>
      <w:r>
        <w:rPr>
          <w:spacing w:val="1"/>
          <w:u w:val="none"/>
        </w:rPr>
        <w:t>n</w:t>
      </w:r>
      <w:r>
        <w:rPr>
          <w:u w:val="none"/>
        </w:rPr>
        <w:t>y</w:t>
      </w:r>
      <w:r>
        <w:rPr>
          <w:spacing w:val="49"/>
          <w:u w:val="none"/>
        </w:rPr>
        <w:t xml:space="preserve"> </w:t>
      </w:r>
      <w:r>
        <w:rPr>
          <w:spacing w:val="1"/>
          <w:u w:val="none"/>
        </w:rPr>
        <w:t>F</w:t>
      </w:r>
      <w:r>
        <w:rPr>
          <w:u w:val="none"/>
        </w:rPr>
        <w:t>iscal</w:t>
      </w:r>
      <w:r>
        <w:rPr>
          <w:spacing w:val="48"/>
          <w:u w:val="none"/>
        </w:rPr>
        <w:t xml:space="preserve"> </w:t>
      </w:r>
      <w:r>
        <w:rPr>
          <w:spacing w:val="1"/>
          <w:u w:val="none"/>
        </w:rPr>
        <w:t>Y</w:t>
      </w:r>
      <w:r>
        <w:rPr>
          <w:u w:val="none"/>
        </w:rPr>
        <w:t>ear</w:t>
      </w:r>
      <w:r>
        <w:rPr>
          <w:spacing w:val="49"/>
          <w:u w:val="none"/>
        </w:rPr>
        <w:t xml:space="preserve"> </w:t>
      </w:r>
      <w:r>
        <w:rPr>
          <w:u w:val="none"/>
        </w:rPr>
        <w:t>s</w:t>
      </w:r>
      <w:r>
        <w:rPr>
          <w:spacing w:val="1"/>
          <w:u w:val="none"/>
        </w:rPr>
        <w:t>h</w:t>
      </w:r>
      <w:r>
        <w:rPr>
          <w:u w:val="none"/>
        </w:rPr>
        <w:t>all</w:t>
      </w:r>
      <w:r>
        <w:rPr>
          <w:spacing w:val="48"/>
          <w:u w:val="none"/>
        </w:rPr>
        <w:t xml:space="preserve"> </w:t>
      </w:r>
      <w:r>
        <w:rPr>
          <w:spacing w:val="1"/>
          <w:u w:val="none"/>
        </w:rPr>
        <w:t>b</w:t>
      </w:r>
      <w:r>
        <w:rPr>
          <w:u w:val="none"/>
        </w:rPr>
        <w:t>e</w:t>
      </w:r>
      <w:r>
        <w:rPr>
          <w:w w:val="102"/>
          <w:u w:val="none"/>
        </w:rPr>
        <w:t xml:space="preserve"> </w:t>
      </w:r>
      <w:r>
        <w:rPr>
          <w:u w:val="none"/>
        </w:rPr>
        <w:t>s</w:t>
      </w:r>
      <w:r>
        <w:rPr>
          <w:spacing w:val="1"/>
          <w:u w:val="none"/>
        </w:rPr>
        <w:t>p</w:t>
      </w:r>
      <w:r>
        <w:rPr>
          <w:u w:val="none"/>
        </w:rPr>
        <w:t>ecially</w:t>
      </w:r>
      <w:r>
        <w:rPr>
          <w:spacing w:val="21"/>
          <w:u w:val="none"/>
        </w:rPr>
        <w:t xml:space="preserve"> </w:t>
      </w:r>
      <w:r>
        <w:rPr>
          <w:u w:val="none"/>
        </w:rPr>
        <w:t>allocated</w:t>
      </w:r>
      <w:r>
        <w:rPr>
          <w:spacing w:val="23"/>
          <w:u w:val="none"/>
        </w:rPr>
        <w:t xml:space="preserve"> </w:t>
      </w:r>
      <w:r>
        <w:rPr>
          <w:u w:val="none"/>
        </w:rPr>
        <w:t>a</w:t>
      </w:r>
      <w:r>
        <w:rPr>
          <w:spacing w:val="2"/>
          <w:u w:val="none"/>
        </w:rPr>
        <w:t>m</w:t>
      </w:r>
      <w:r>
        <w:rPr>
          <w:u w:val="none"/>
        </w:rPr>
        <w:t>ong</w:t>
      </w:r>
      <w:r>
        <w:rPr>
          <w:spacing w:val="23"/>
          <w:u w:val="none"/>
        </w:rPr>
        <w:t xml:space="preserve"> </w:t>
      </w:r>
      <w:r>
        <w:rPr>
          <w:u w:val="none"/>
        </w:rPr>
        <w:t>the</w:t>
      </w:r>
      <w:r>
        <w:rPr>
          <w:spacing w:val="23"/>
          <w:u w:val="none"/>
        </w:rPr>
        <w:t xml:space="preserve"> </w:t>
      </w:r>
      <w:r>
        <w:rPr>
          <w:spacing w:val="2"/>
          <w:u w:val="none"/>
        </w:rPr>
        <w:t>M</w:t>
      </w:r>
      <w:r>
        <w:rPr>
          <w:u w:val="none"/>
        </w:rPr>
        <w:t>e</w:t>
      </w:r>
      <w:r>
        <w:rPr>
          <w:spacing w:val="2"/>
          <w:u w:val="none"/>
        </w:rPr>
        <w:t>m</w:t>
      </w:r>
      <w:r>
        <w:rPr>
          <w:u w:val="none"/>
        </w:rPr>
        <w:t>bers</w:t>
      </w:r>
      <w:r>
        <w:rPr>
          <w:spacing w:val="22"/>
          <w:u w:val="none"/>
        </w:rPr>
        <w:t xml:space="preserve"> </w:t>
      </w:r>
      <w:r>
        <w:rPr>
          <w:u w:val="none"/>
        </w:rPr>
        <w:t>in</w:t>
      </w:r>
      <w:r>
        <w:rPr>
          <w:spacing w:val="23"/>
          <w:u w:val="none"/>
        </w:rPr>
        <w:t xml:space="preserve"> </w:t>
      </w:r>
      <w:r>
        <w:rPr>
          <w:u w:val="none"/>
        </w:rPr>
        <w:t>proportion</w:t>
      </w:r>
      <w:r>
        <w:rPr>
          <w:spacing w:val="23"/>
          <w:u w:val="none"/>
        </w:rPr>
        <w:t xml:space="preserve"> </w:t>
      </w:r>
      <w:r>
        <w:rPr>
          <w:u w:val="none"/>
        </w:rPr>
        <w:t>to</w:t>
      </w:r>
      <w:r>
        <w:rPr>
          <w:spacing w:val="23"/>
          <w:u w:val="none"/>
        </w:rPr>
        <w:t xml:space="preserve"> </w:t>
      </w:r>
      <w:r>
        <w:rPr>
          <w:u w:val="none"/>
        </w:rPr>
        <w:t>their</w:t>
      </w:r>
      <w:r>
        <w:rPr>
          <w:spacing w:val="22"/>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3"/>
          <w:u w:val="none"/>
        </w:rPr>
        <w:t xml:space="preserve"> </w:t>
      </w:r>
      <w:r>
        <w:rPr>
          <w:u w:val="none"/>
        </w:rPr>
        <w:t>Interests.</w:t>
      </w:r>
    </w:p>
    <w:p w14:paraId="3D78ABC1" w14:textId="77777777" w:rsidR="000C19C9" w:rsidRDefault="000C19C9">
      <w:pPr>
        <w:spacing w:line="240" w:lineRule="exact"/>
        <w:rPr>
          <w:sz w:val="24"/>
          <w:szCs w:val="24"/>
        </w:rPr>
      </w:pPr>
    </w:p>
    <w:p w14:paraId="5961ED58" w14:textId="77777777" w:rsidR="000C19C9" w:rsidRDefault="00D3642A">
      <w:pPr>
        <w:pStyle w:val="BodyText"/>
        <w:numPr>
          <w:ilvl w:val="2"/>
          <w:numId w:val="1"/>
        </w:numPr>
        <w:tabs>
          <w:tab w:val="left" w:pos="2264"/>
        </w:tabs>
        <w:spacing w:line="251" w:lineRule="auto"/>
        <w:ind w:right="115" w:firstLine="1440"/>
        <w:jc w:val="both"/>
        <w:rPr>
          <w:u w:val="none"/>
        </w:rPr>
      </w:pPr>
      <w:r>
        <w:rPr>
          <w:spacing w:val="2"/>
          <w:u w:color="000000"/>
        </w:rPr>
        <w:t>M</w:t>
      </w:r>
      <w:r>
        <w:rPr>
          <w:u w:color="000000"/>
        </w:rPr>
        <w:t>e</w:t>
      </w:r>
      <w:r>
        <w:rPr>
          <w:spacing w:val="2"/>
          <w:u w:color="000000"/>
        </w:rPr>
        <w:t>m</w:t>
      </w:r>
      <w:r>
        <w:rPr>
          <w:spacing w:val="1"/>
          <w:u w:color="000000"/>
        </w:rPr>
        <w:t>b</w:t>
      </w:r>
      <w:r>
        <w:rPr>
          <w:u w:color="000000"/>
        </w:rPr>
        <w:t>er</w:t>
      </w:r>
      <w:r>
        <w:rPr>
          <w:spacing w:val="10"/>
          <w:u w:color="000000"/>
        </w:rPr>
        <w:t xml:space="preserve"> </w:t>
      </w:r>
      <w:r>
        <w:rPr>
          <w:spacing w:val="1"/>
          <w:u w:color="000000"/>
        </w:rPr>
        <w:t>Non</w:t>
      </w:r>
      <w:r>
        <w:rPr>
          <w:u w:color="000000"/>
        </w:rPr>
        <w:t>rec</w:t>
      </w:r>
      <w:r>
        <w:rPr>
          <w:spacing w:val="1"/>
          <w:u w:color="000000"/>
        </w:rPr>
        <w:t>ou</w:t>
      </w:r>
      <w:r>
        <w:rPr>
          <w:u w:color="000000"/>
        </w:rPr>
        <w:t xml:space="preserve">rse </w:t>
      </w:r>
      <w:r>
        <w:rPr>
          <w:spacing w:val="12"/>
          <w:u w:color="000000"/>
        </w:rPr>
        <w:t xml:space="preserve"> </w:t>
      </w:r>
      <w:r>
        <w:rPr>
          <w:spacing w:val="1"/>
          <w:u w:color="000000"/>
        </w:rPr>
        <w:t>D</w:t>
      </w:r>
      <w:r>
        <w:rPr>
          <w:u w:color="000000"/>
        </w:rPr>
        <w:t>e</w:t>
      </w:r>
      <w:r>
        <w:rPr>
          <w:spacing w:val="1"/>
          <w:u w:color="000000"/>
        </w:rPr>
        <w:t>du</w:t>
      </w:r>
      <w:r>
        <w:rPr>
          <w:u w:color="000000"/>
        </w:rPr>
        <w:t>cti</w:t>
      </w:r>
      <w:r>
        <w:rPr>
          <w:spacing w:val="1"/>
          <w:u w:color="000000"/>
        </w:rPr>
        <w:t>on</w:t>
      </w:r>
      <w:r>
        <w:rPr>
          <w:u w:color="000000"/>
        </w:rPr>
        <w:t>s</w:t>
      </w:r>
      <w:r>
        <w:rPr>
          <w:u w:val="none"/>
        </w:rPr>
        <w:t xml:space="preserve">. </w:t>
      </w:r>
      <w:r>
        <w:rPr>
          <w:spacing w:val="22"/>
          <w:u w:val="none"/>
        </w:rPr>
        <w:t xml:space="preserve"> </w:t>
      </w:r>
      <w:r>
        <w:rPr>
          <w:spacing w:val="1"/>
          <w:u w:val="none"/>
        </w:rPr>
        <w:t>An</w:t>
      </w:r>
      <w:r>
        <w:rPr>
          <w:u w:val="none"/>
        </w:rPr>
        <w:t xml:space="preserve">y </w:t>
      </w:r>
      <w:r>
        <w:rPr>
          <w:spacing w:val="12"/>
          <w:u w:val="none"/>
        </w:rPr>
        <w:t xml:space="preserve"> </w:t>
      </w:r>
      <w:r>
        <w:rPr>
          <w:spacing w:val="2"/>
          <w:u w:val="none"/>
        </w:rPr>
        <w:t>M</w:t>
      </w:r>
      <w:r>
        <w:rPr>
          <w:u w:val="none"/>
        </w:rPr>
        <w:t>e</w:t>
      </w:r>
      <w:r>
        <w:rPr>
          <w:spacing w:val="2"/>
          <w:u w:val="none"/>
        </w:rPr>
        <w:t>m</w:t>
      </w:r>
      <w:r>
        <w:rPr>
          <w:spacing w:val="1"/>
          <w:u w:val="none"/>
        </w:rPr>
        <w:t>b</w:t>
      </w:r>
      <w:r>
        <w:rPr>
          <w:u w:val="none"/>
        </w:rPr>
        <w:t xml:space="preserve">er </w:t>
      </w:r>
      <w:r>
        <w:rPr>
          <w:spacing w:val="12"/>
          <w:u w:val="none"/>
        </w:rPr>
        <w:t xml:space="preserve"> </w:t>
      </w:r>
      <w:r>
        <w:rPr>
          <w:spacing w:val="1"/>
          <w:u w:val="none"/>
        </w:rPr>
        <w:t>Non</w:t>
      </w:r>
      <w:r>
        <w:rPr>
          <w:u w:val="none"/>
        </w:rPr>
        <w:t>rec</w:t>
      </w:r>
      <w:r>
        <w:rPr>
          <w:spacing w:val="1"/>
          <w:u w:val="none"/>
        </w:rPr>
        <w:t>ou</w:t>
      </w:r>
      <w:r>
        <w:rPr>
          <w:u w:val="none"/>
        </w:rPr>
        <w:t xml:space="preserve">rse </w:t>
      </w:r>
      <w:r>
        <w:rPr>
          <w:spacing w:val="12"/>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 xml:space="preserve">s </w:t>
      </w:r>
      <w:r>
        <w:rPr>
          <w:spacing w:val="12"/>
          <w:u w:val="none"/>
        </w:rPr>
        <w:t xml:space="preserve"> </w:t>
      </w:r>
      <w:r>
        <w:rPr>
          <w:u w:val="none"/>
        </w:rPr>
        <w:t>f</w:t>
      </w:r>
      <w:r>
        <w:rPr>
          <w:spacing w:val="1"/>
          <w:u w:val="none"/>
        </w:rPr>
        <w:t>o</w:t>
      </w:r>
      <w:r>
        <w:rPr>
          <w:u w:val="none"/>
        </w:rPr>
        <w:t>r</w:t>
      </w:r>
      <w:r>
        <w:rPr>
          <w:w w:val="102"/>
          <w:u w:val="none"/>
        </w:rPr>
        <w:t xml:space="preserve"> </w:t>
      </w:r>
      <w:r>
        <w:rPr>
          <w:u w:val="none"/>
        </w:rPr>
        <w:t>a</w:t>
      </w:r>
      <w:r>
        <w:rPr>
          <w:spacing w:val="1"/>
          <w:u w:val="none"/>
        </w:rPr>
        <w:t>n</w:t>
      </w:r>
      <w:r>
        <w:rPr>
          <w:u w:val="none"/>
        </w:rPr>
        <w:t>y</w:t>
      </w:r>
      <w:r>
        <w:rPr>
          <w:spacing w:val="48"/>
          <w:u w:val="none"/>
        </w:rPr>
        <w:t xml:space="preserve"> </w:t>
      </w:r>
      <w:r>
        <w:rPr>
          <w:spacing w:val="1"/>
          <w:u w:val="none"/>
        </w:rPr>
        <w:t>F</w:t>
      </w:r>
      <w:r>
        <w:rPr>
          <w:u w:val="none"/>
        </w:rPr>
        <w:t>iscal</w:t>
      </w:r>
      <w:r>
        <w:rPr>
          <w:spacing w:val="48"/>
          <w:u w:val="none"/>
        </w:rPr>
        <w:t xml:space="preserve"> </w:t>
      </w:r>
      <w:r>
        <w:rPr>
          <w:spacing w:val="1"/>
          <w:u w:val="none"/>
        </w:rPr>
        <w:t>Y</w:t>
      </w:r>
      <w:r>
        <w:rPr>
          <w:u w:val="none"/>
        </w:rPr>
        <w:t>ear</w:t>
      </w:r>
      <w:r>
        <w:rPr>
          <w:spacing w:val="48"/>
          <w:u w:val="none"/>
        </w:rPr>
        <w:t xml:space="preserve"> </w:t>
      </w:r>
      <w:r>
        <w:rPr>
          <w:u w:val="none"/>
        </w:rPr>
        <w:t>s</w:t>
      </w:r>
      <w:r>
        <w:rPr>
          <w:spacing w:val="1"/>
          <w:u w:val="none"/>
        </w:rPr>
        <w:t>h</w:t>
      </w:r>
      <w:r>
        <w:rPr>
          <w:u w:val="none"/>
        </w:rPr>
        <w:t>all</w:t>
      </w:r>
      <w:r>
        <w:rPr>
          <w:spacing w:val="47"/>
          <w:u w:val="none"/>
        </w:rPr>
        <w:t xml:space="preserve"> </w:t>
      </w:r>
      <w:r>
        <w:rPr>
          <w:spacing w:val="1"/>
          <w:u w:val="none"/>
        </w:rPr>
        <w:t>b</w:t>
      </w:r>
      <w:r>
        <w:rPr>
          <w:u w:val="none"/>
        </w:rPr>
        <w:t>e</w:t>
      </w:r>
      <w:r>
        <w:rPr>
          <w:spacing w:val="49"/>
          <w:u w:val="none"/>
        </w:rPr>
        <w:t xml:space="preserve"> </w:t>
      </w:r>
      <w:r>
        <w:rPr>
          <w:u w:val="none"/>
        </w:rPr>
        <w:t>specially</w:t>
      </w:r>
      <w:r>
        <w:rPr>
          <w:spacing w:val="48"/>
          <w:u w:val="none"/>
        </w:rPr>
        <w:t xml:space="preserve"> </w:t>
      </w:r>
      <w:r>
        <w:rPr>
          <w:u w:val="none"/>
        </w:rPr>
        <w:t>allocated</w:t>
      </w:r>
      <w:r>
        <w:rPr>
          <w:spacing w:val="48"/>
          <w:u w:val="none"/>
        </w:rPr>
        <w:t xml:space="preserve"> </w:t>
      </w:r>
      <w:r>
        <w:rPr>
          <w:u w:val="none"/>
        </w:rPr>
        <w:t>to</w:t>
      </w:r>
      <w:r>
        <w:rPr>
          <w:spacing w:val="48"/>
          <w:u w:val="none"/>
        </w:rPr>
        <w:t xml:space="preserve"> </w:t>
      </w:r>
      <w:r>
        <w:rPr>
          <w:u w:val="none"/>
        </w:rPr>
        <w:t>the</w:t>
      </w:r>
      <w:r>
        <w:rPr>
          <w:spacing w:val="49"/>
          <w:u w:val="none"/>
        </w:rPr>
        <w:t xml:space="preserve"> </w:t>
      </w:r>
      <w:r>
        <w:rPr>
          <w:spacing w:val="2"/>
          <w:u w:val="none"/>
        </w:rPr>
        <w:t>M</w:t>
      </w:r>
      <w:r>
        <w:rPr>
          <w:u w:val="none"/>
        </w:rPr>
        <w:t>e</w:t>
      </w:r>
      <w:r>
        <w:rPr>
          <w:spacing w:val="2"/>
          <w:u w:val="none"/>
        </w:rPr>
        <w:t>m</w:t>
      </w:r>
      <w:r>
        <w:rPr>
          <w:u w:val="none"/>
        </w:rPr>
        <w:t>ber</w:t>
      </w:r>
      <w:r>
        <w:rPr>
          <w:spacing w:val="48"/>
          <w:u w:val="none"/>
        </w:rPr>
        <w:t xml:space="preserve"> </w:t>
      </w:r>
      <w:r>
        <w:rPr>
          <w:spacing w:val="1"/>
          <w:u w:val="none"/>
        </w:rPr>
        <w:t>w</w:t>
      </w:r>
      <w:r>
        <w:rPr>
          <w:u w:val="none"/>
        </w:rPr>
        <w:t>ho</w:t>
      </w:r>
      <w:r>
        <w:rPr>
          <w:spacing w:val="48"/>
          <w:u w:val="none"/>
        </w:rPr>
        <w:t xml:space="preserve"> </w:t>
      </w:r>
      <w:r>
        <w:rPr>
          <w:u w:val="none"/>
        </w:rPr>
        <w:t>bears</w:t>
      </w:r>
      <w:r>
        <w:rPr>
          <w:spacing w:val="49"/>
          <w:u w:val="none"/>
        </w:rPr>
        <w:t xml:space="preserve"> </w:t>
      </w:r>
      <w:r>
        <w:rPr>
          <w:u w:val="none"/>
        </w:rPr>
        <w:t>the</w:t>
      </w:r>
      <w:r>
        <w:rPr>
          <w:spacing w:val="48"/>
          <w:u w:val="none"/>
        </w:rPr>
        <w:t xml:space="preserve"> </w:t>
      </w:r>
      <w:r>
        <w:rPr>
          <w:u w:val="none"/>
        </w:rPr>
        <w:t>ec</w:t>
      </w:r>
      <w:r>
        <w:rPr>
          <w:spacing w:val="1"/>
          <w:u w:val="none"/>
        </w:rPr>
        <w:t>o</w:t>
      </w:r>
      <w:r>
        <w:rPr>
          <w:u w:val="none"/>
        </w:rPr>
        <w:t>no</w:t>
      </w:r>
      <w:r>
        <w:rPr>
          <w:spacing w:val="2"/>
          <w:u w:val="none"/>
        </w:rPr>
        <w:t>m</w:t>
      </w:r>
      <w:r>
        <w:rPr>
          <w:u w:val="none"/>
        </w:rPr>
        <w:t>ic</w:t>
      </w:r>
      <w:r>
        <w:rPr>
          <w:spacing w:val="48"/>
          <w:u w:val="none"/>
        </w:rPr>
        <w:t xml:space="preserve"> </w:t>
      </w:r>
      <w:r>
        <w:rPr>
          <w:u w:val="none"/>
        </w:rPr>
        <w:t>risk</w:t>
      </w:r>
      <w:r>
        <w:rPr>
          <w:spacing w:val="48"/>
          <w:u w:val="none"/>
        </w:rPr>
        <w:t xml:space="preserve"> </w:t>
      </w:r>
      <w:r>
        <w:rPr>
          <w:u w:val="none"/>
        </w:rPr>
        <w:t>of</w:t>
      </w:r>
      <w:r>
        <w:rPr>
          <w:spacing w:val="49"/>
          <w:u w:val="none"/>
        </w:rPr>
        <w:t xml:space="preserve"> </w:t>
      </w:r>
      <w:r>
        <w:rPr>
          <w:u w:val="none"/>
        </w:rPr>
        <w:t>loss</w:t>
      </w:r>
      <w:r>
        <w:rPr>
          <w:spacing w:val="48"/>
          <w:u w:val="none"/>
        </w:rPr>
        <w:t xml:space="preserve"> </w:t>
      </w:r>
      <w:r>
        <w:rPr>
          <w:spacing w:val="1"/>
          <w:u w:val="none"/>
        </w:rPr>
        <w:t>w</w:t>
      </w:r>
      <w:r>
        <w:rPr>
          <w:u w:val="none"/>
        </w:rPr>
        <w:t>ith</w:t>
      </w:r>
      <w:r>
        <w:rPr>
          <w:w w:val="102"/>
          <w:u w:val="none"/>
        </w:rPr>
        <w:t xml:space="preserve"> </w:t>
      </w:r>
      <w:r>
        <w:rPr>
          <w:u w:val="none"/>
        </w:rPr>
        <w:t>res</w:t>
      </w:r>
      <w:r>
        <w:rPr>
          <w:spacing w:val="1"/>
          <w:u w:val="none"/>
        </w:rPr>
        <w:t>p</w:t>
      </w:r>
      <w:r>
        <w:rPr>
          <w:u w:val="none"/>
        </w:rPr>
        <w:t>ect</w:t>
      </w:r>
      <w:r>
        <w:rPr>
          <w:spacing w:val="21"/>
          <w:u w:val="none"/>
        </w:rPr>
        <w:t xml:space="preserve"> </w:t>
      </w:r>
      <w:r>
        <w:rPr>
          <w:u w:val="none"/>
        </w:rPr>
        <w:t>to</w:t>
      </w:r>
      <w:r>
        <w:rPr>
          <w:spacing w:val="24"/>
          <w:u w:val="none"/>
        </w:rPr>
        <w:t xml:space="preserve"> </w:t>
      </w:r>
      <w:r>
        <w:rPr>
          <w:u w:val="none"/>
        </w:rPr>
        <w:t>t</w:t>
      </w:r>
      <w:r>
        <w:rPr>
          <w:spacing w:val="1"/>
          <w:u w:val="none"/>
        </w:rPr>
        <w:t>h</w:t>
      </w:r>
      <w:r>
        <w:rPr>
          <w:u w:val="none"/>
        </w:rPr>
        <w:t>e</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0"/>
          <w:u w:val="none"/>
        </w:rPr>
        <w:t xml:space="preserve"> </w:t>
      </w:r>
      <w:r>
        <w:rPr>
          <w:spacing w:val="1"/>
          <w:u w:val="none"/>
        </w:rPr>
        <w:t>Non</w:t>
      </w:r>
      <w:r>
        <w:rPr>
          <w:u w:val="none"/>
        </w:rPr>
        <w:t>rec</w:t>
      </w:r>
      <w:r>
        <w:rPr>
          <w:spacing w:val="1"/>
          <w:u w:val="none"/>
        </w:rPr>
        <w:t>ou</w:t>
      </w:r>
      <w:r>
        <w:rPr>
          <w:u w:val="none"/>
        </w:rPr>
        <w:t>rse</w:t>
      </w:r>
      <w:r>
        <w:rPr>
          <w:spacing w:val="22"/>
          <w:u w:val="none"/>
        </w:rPr>
        <w:t xml:space="preserve"> </w:t>
      </w:r>
      <w:r>
        <w:rPr>
          <w:spacing w:val="1"/>
          <w:u w:val="none"/>
        </w:rPr>
        <w:t>D</w:t>
      </w:r>
      <w:r>
        <w:rPr>
          <w:u w:val="none"/>
        </w:rPr>
        <w:t>e</w:t>
      </w:r>
      <w:r>
        <w:rPr>
          <w:spacing w:val="1"/>
          <w:u w:val="none"/>
        </w:rPr>
        <w:t>b</w:t>
      </w:r>
      <w:r>
        <w:rPr>
          <w:u w:val="none"/>
        </w:rPr>
        <w:t>t</w:t>
      </w:r>
      <w:r>
        <w:rPr>
          <w:spacing w:val="21"/>
          <w:u w:val="none"/>
        </w:rPr>
        <w:t xml:space="preserve"> </w:t>
      </w:r>
      <w:r>
        <w:rPr>
          <w:u w:val="none"/>
        </w:rPr>
        <w:t>to</w:t>
      </w:r>
      <w:r>
        <w:rPr>
          <w:spacing w:val="22"/>
          <w:u w:val="none"/>
        </w:rPr>
        <w:t xml:space="preserve"> </w:t>
      </w:r>
      <w:r>
        <w:rPr>
          <w:spacing w:val="1"/>
          <w:u w:val="none"/>
        </w:rPr>
        <w:t>wh</w:t>
      </w:r>
      <w:r>
        <w:rPr>
          <w:u w:val="none"/>
        </w:rPr>
        <w:t>ich</w:t>
      </w:r>
      <w:r>
        <w:rPr>
          <w:spacing w:val="22"/>
          <w:u w:val="none"/>
        </w:rPr>
        <w:t xml:space="preserve"> </w:t>
      </w:r>
      <w:r>
        <w:rPr>
          <w:u w:val="none"/>
        </w:rPr>
        <w:t>s</w:t>
      </w:r>
      <w:r>
        <w:rPr>
          <w:spacing w:val="1"/>
          <w:u w:val="none"/>
        </w:rPr>
        <w:t>u</w:t>
      </w:r>
      <w:r>
        <w:rPr>
          <w:u w:val="none"/>
        </w:rPr>
        <w:t>ch</w:t>
      </w:r>
      <w:r>
        <w:rPr>
          <w:spacing w:val="2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2"/>
          <w:u w:val="none"/>
        </w:rPr>
        <w:t xml:space="preserve"> </w:t>
      </w:r>
      <w:r>
        <w:rPr>
          <w:spacing w:val="1"/>
          <w:u w:val="none"/>
        </w:rPr>
        <w:t>Non</w:t>
      </w:r>
      <w:r>
        <w:rPr>
          <w:u w:val="none"/>
        </w:rPr>
        <w:t>rec</w:t>
      </w:r>
      <w:r>
        <w:rPr>
          <w:spacing w:val="1"/>
          <w:u w:val="none"/>
        </w:rPr>
        <w:t>ou</w:t>
      </w:r>
      <w:r>
        <w:rPr>
          <w:u w:val="none"/>
        </w:rPr>
        <w:t>rse</w:t>
      </w:r>
      <w:r>
        <w:rPr>
          <w:spacing w:val="22"/>
          <w:u w:val="none"/>
        </w:rPr>
        <w:t xml:space="preserve"> </w:t>
      </w:r>
      <w:r>
        <w:rPr>
          <w:spacing w:val="1"/>
          <w:u w:val="none"/>
        </w:rPr>
        <w:t>D</w:t>
      </w:r>
      <w:r>
        <w:rPr>
          <w:u w:val="none"/>
        </w:rPr>
        <w:t>e</w:t>
      </w:r>
      <w:r>
        <w:rPr>
          <w:spacing w:val="1"/>
          <w:u w:val="none"/>
        </w:rPr>
        <w:t>du</w:t>
      </w:r>
      <w:r>
        <w:rPr>
          <w:u w:val="none"/>
        </w:rPr>
        <w:t>cti</w:t>
      </w:r>
      <w:r>
        <w:rPr>
          <w:spacing w:val="1"/>
          <w:u w:val="none"/>
        </w:rPr>
        <w:t>on</w:t>
      </w:r>
      <w:r>
        <w:rPr>
          <w:u w:val="none"/>
        </w:rPr>
        <w:t>s</w:t>
      </w:r>
      <w:r>
        <w:rPr>
          <w:spacing w:val="22"/>
          <w:u w:val="none"/>
        </w:rPr>
        <w:t xml:space="preserve"> </w:t>
      </w:r>
      <w:r>
        <w:rPr>
          <w:u w:val="none"/>
        </w:rPr>
        <w:t>are</w:t>
      </w:r>
      <w:r>
        <w:rPr>
          <w:spacing w:val="22"/>
          <w:u w:val="none"/>
        </w:rPr>
        <w:t xml:space="preserve"> </w:t>
      </w:r>
      <w:r>
        <w:rPr>
          <w:u w:val="none"/>
        </w:rPr>
        <w:t>attri</w:t>
      </w:r>
      <w:r>
        <w:rPr>
          <w:spacing w:val="1"/>
          <w:u w:val="none"/>
        </w:rPr>
        <w:t>bu</w:t>
      </w:r>
      <w:r>
        <w:rPr>
          <w:u w:val="none"/>
        </w:rPr>
        <w:t>ta</w:t>
      </w:r>
      <w:r>
        <w:rPr>
          <w:spacing w:val="1"/>
          <w:u w:val="none"/>
        </w:rPr>
        <w:t>b</w:t>
      </w:r>
      <w:r>
        <w:rPr>
          <w:u w:val="none"/>
        </w:rPr>
        <w:t>le</w:t>
      </w:r>
      <w:r>
        <w:rPr>
          <w:w w:val="102"/>
          <w:u w:val="none"/>
        </w:rPr>
        <w:t xml:space="preserve"> </w:t>
      </w:r>
      <w:r>
        <w:rPr>
          <w:u w:val="none"/>
        </w:rPr>
        <w:t>in</w:t>
      </w:r>
      <w:r>
        <w:rPr>
          <w:spacing w:val="28"/>
          <w:u w:val="none"/>
        </w:rPr>
        <w:t xml:space="preserve"> </w:t>
      </w:r>
      <w:r>
        <w:rPr>
          <w:u w:val="none"/>
        </w:rPr>
        <w:t>accordance</w:t>
      </w:r>
      <w:r>
        <w:rPr>
          <w:spacing w:val="29"/>
          <w:u w:val="none"/>
        </w:rPr>
        <w:t xml:space="preserve"> </w:t>
      </w:r>
      <w:r>
        <w:rPr>
          <w:spacing w:val="2"/>
          <w:u w:val="none"/>
        </w:rPr>
        <w:t>w</w:t>
      </w:r>
      <w:r>
        <w:rPr>
          <w:u w:val="none"/>
        </w:rPr>
        <w:t>ith</w:t>
      </w:r>
      <w:r>
        <w:rPr>
          <w:spacing w:val="29"/>
          <w:u w:val="none"/>
        </w:rPr>
        <w:t xml:space="preserve"> </w:t>
      </w:r>
      <w:r>
        <w:rPr>
          <w:spacing w:val="1"/>
          <w:u w:val="none"/>
        </w:rPr>
        <w:t>R</w:t>
      </w:r>
      <w:r>
        <w:rPr>
          <w:u w:val="none"/>
        </w:rPr>
        <w:t>egulati</w:t>
      </w:r>
      <w:r>
        <w:rPr>
          <w:spacing w:val="1"/>
          <w:u w:val="none"/>
        </w:rPr>
        <w:t>o</w:t>
      </w:r>
      <w:r>
        <w:rPr>
          <w:u w:val="none"/>
        </w:rPr>
        <w:t>n</w:t>
      </w:r>
      <w:r>
        <w:rPr>
          <w:spacing w:val="29"/>
          <w:u w:val="none"/>
        </w:rPr>
        <w:t xml:space="preserve"> </w:t>
      </w:r>
      <w:r>
        <w:rPr>
          <w:spacing w:val="1"/>
          <w:u w:val="none"/>
        </w:rPr>
        <w:t>S</w:t>
      </w:r>
      <w:r>
        <w:rPr>
          <w:u w:val="none"/>
        </w:rPr>
        <w:t>ecti</w:t>
      </w:r>
      <w:r>
        <w:rPr>
          <w:spacing w:val="1"/>
          <w:u w:val="none"/>
        </w:rPr>
        <w:t>o</w:t>
      </w:r>
      <w:r>
        <w:rPr>
          <w:u w:val="none"/>
        </w:rPr>
        <w:t>n</w:t>
      </w:r>
      <w:r>
        <w:rPr>
          <w:spacing w:val="29"/>
          <w:u w:val="none"/>
        </w:rPr>
        <w:t xml:space="preserve"> </w:t>
      </w:r>
      <w:r>
        <w:rPr>
          <w:spacing w:val="1"/>
          <w:u w:val="none"/>
        </w:rPr>
        <w:t>1</w:t>
      </w:r>
      <w:r>
        <w:rPr>
          <w:u w:val="none"/>
        </w:rPr>
        <w:t>.</w:t>
      </w:r>
      <w:r>
        <w:rPr>
          <w:spacing w:val="1"/>
          <w:u w:val="none"/>
        </w:rPr>
        <w:t>704</w:t>
      </w:r>
      <w:r>
        <w:rPr>
          <w:u w:val="none"/>
        </w:rPr>
        <w:t>-</w:t>
      </w:r>
      <w:r>
        <w:rPr>
          <w:spacing w:val="1"/>
          <w:u w:val="none"/>
        </w:rPr>
        <w:t>2</w:t>
      </w:r>
      <w:r>
        <w:rPr>
          <w:u w:val="none"/>
        </w:rPr>
        <w:t>(</w:t>
      </w:r>
      <w:r>
        <w:rPr>
          <w:spacing w:val="1"/>
          <w:u w:val="none"/>
        </w:rPr>
        <w:t>1</w:t>
      </w:r>
      <w:r>
        <w:rPr>
          <w:u w:val="none"/>
        </w:rPr>
        <w:t>)(</w:t>
      </w:r>
      <w:r>
        <w:rPr>
          <w:spacing w:val="1"/>
          <w:u w:val="none"/>
        </w:rPr>
        <w:t>1</w:t>
      </w:r>
      <w:r>
        <w:rPr>
          <w:u w:val="none"/>
        </w:rPr>
        <w:t>).</w:t>
      </w:r>
    </w:p>
    <w:p w14:paraId="1CDB27D5" w14:textId="77777777" w:rsidR="000C19C9" w:rsidRDefault="000C19C9">
      <w:pPr>
        <w:spacing w:before="17" w:line="220" w:lineRule="exact"/>
      </w:pPr>
    </w:p>
    <w:p w14:paraId="1E93C835" w14:textId="77777777" w:rsidR="000C19C9" w:rsidRDefault="00D3642A">
      <w:pPr>
        <w:pStyle w:val="BodyText"/>
        <w:numPr>
          <w:ilvl w:val="2"/>
          <w:numId w:val="1"/>
        </w:numPr>
        <w:tabs>
          <w:tab w:val="left" w:pos="2264"/>
        </w:tabs>
        <w:spacing w:line="251" w:lineRule="auto"/>
        <w:ind w:right="114" w:firstLine="1440"/>
        <w:jc w:val="both"/>
        <w:rPr>
          <w:u w:val="none"/>
        </w:rPr>
      </w:pPr>
      <w:r>
        <w:rPr>
          <w:spacing w:val="1"/>
          <w:u w:color="000000"/>
        </w:rPr>
        <w:t>Cod</w:t>
      </w:r>
      <w:r>
        <w:rPr>
          <w:u w:color="000000"/>
        </w:rPr>
        <w:t>e</w:t>
      </w:r>
      <w:r>
        <w:rPr>
          <w:spacing w:val="44"/>
          <w:u w:color="000000"/>
        </w:rPr>
        <w:t xml:space="preserve"> </w:t>
      </w:r>
      <w:r>
        <w:rPr>
          <w:spacing w:val="1"/>
          <w:u w:color="000000"/>
        </w:rPr>
        <w:t>S</w:t>
      </w:r>
      <w:r>
        <w:rPr>
          <w:u w:color="000000"/>
        </w:rPr>
        <w:t>ecti</w:t>
      </w:r>
      <w:r>
        <w:rPr>
          <w:spacing w:val="1"/>
          <w:u w:color="000000"/>
        </w:rPr>
        <w:t>o</w:t>
      </w:r>
      <w:r>
        <w:rPr>
          <w:u w:color="000000"/>
        </w:rPr>
        <w:t>n</w:t>
      </w:r>
      <w:r>
        <w:rPr>
          <w:spacing w:val="45"/>
          <w:u w:color="000000"/>
        </w:rPr>
        <w:t xml:space="preserve"> </w:t>
      </w:r>
      <w:r>
        <w:rPr>
          <w:spacing w:val="1"/>
          <w:u w:color="000000"/>
        </w:rPr>
        <w:t>75</w:t>
      </w:r>
      <w:r>
        <w:rPr>
          <w:u w:color="000000"/>
        </w:rPr>
        <w:t>4</w:t>
      </w:r>
      <w:r>
        <w:rPr>
          <w:spacing w:val="44"/>
          <w:u w:color="000000"/>
        </w:rPr>
        <w:t xml:space="preserve"> </w:t>
      </w:r>
      <w:r>
        <w:rPr>
          <w:spacing w:val="1"/>
          <w:u w:color="000000"/>
        </w:rPr>
        <w:t>Ad</w:t>
      </w:r>
      <w:r>
        <w:rPr>
          <w:u w:color="000000"/>
        </w:rPr>
        <w:t>j</w:t>
      </w:r>
      <w:r>
        <w:rPr>
          <w:spacing w:val="1"/>
          <w:u w:color="000000"/>
        </w:rPr>
        <w:t>u</w:t>
      </w:r>
      <w:r>
        <w:rPr>
          <w:u w:color="000000"/>
        </w:rPr>
        <w:t>st</w:t>
      </w:r>
      <w:r>
        <w:rPr>
          <w:spacing w:val="2"/>
          <w:u w:color="000000"/>
        </w:rPr>
        <w:t>m</w:t>
      </w:r>
      <w:r>
        <w:rPr>
          <w:u w:color="000000"/>
        </w:rPr>
        <w:t>e</w:t>
      </w:r>
      <w:r>
        <w:rPr>
          <w:spacing w:val="1"/>
          <w:u w:color="000000"/>
        </w:rPr>
        <w:t>n</w:t>
      </w:r>
      <w:r>
        <w:rPr>
          <w:u w:color="000000"/>
        </w:rPr>
        <w:t>t</w:t>
      </w:r>
      <w:r>
        <w:rPr>
          <w:u w:val="none"/>
        </w:rPr>
        <w:t>.</w:t>
      </w:r>
      <w:r>
        <w:rPr>
          <w:spacing w:val="45"/>
          <w:u w:val="none"/>
        </w:rPr>
        <w:t xml:space="preserve"> </w:t>
      </w:r>
      <w:r>
        <w:rPr>
          <w:spacing w:val="1"/>
          <w:u w:val="none"/>
        </w:rPr>
        <w:t>T</w:t>
      </w:r>
      <w:r>
        <w:rPr>
          <w:u w:val="none"/>
        </w:rPr>
        <w:t>o</w:t>
      </w:r>
      <w:r>
        <w:rPr>
          <w:spacing w:val="45"/>
          <w:u w:val="none"/>
        </w:rPr>
        <w:t xml:space="preserve"> </w:t>
      </w:r>
      <w:r>
        <w:rPr>
          <w:u w:val="none"/>
        </w:rPr>
        <w:t>t</w:t>
      </w:r>
      <w:r>
        <w:rPr>
          <w:spacing w:val="1"/>
          <w:u w:val="none"/>
        </w:rPr>
        <w:t>h</w:t>
      </w:r>
      <w:r>
        <w:rPr>
          <w:u w:val="none"/>
        </w:rPr>
        <w:t>e</w:t>
      </w:r>
      <w:r>
        <w:rPr>
          <w:spacing w:val="46"/>
          <w:u w:val="none"/>
        </w:rPr>
        <w:t xml:space="preserve"> </w:t>
      </w:r>
      <w:r>
        <w:rPr>
          <w:u w:val="none"/>
        </w:rPr>
        <w:t>e</w:t>
      </w:r>
      <w:r>
        <w:rPr>
          <w:spacing w:val="1"/>
          <w:u w:val="none"/>
        </w:rPr>
        <w:t>x</w:t>
      </w:r>
      <w:r>
        <w:rPr>
          <w:u w:val="none"/>
        </w:rPr>
        <w:t>te</w:t>
      </w:r>
      <w:r>
        <w:rPr>
          <w:spacing w:val="1"/>
          <w:u w:val="none"/>
        </w:rPr>
        <w:t>n</w:t>
      </w:r>
      <w:r>
        <w:rPr>
          <w:u w:val="none"/>
        </w:rPr>
        <w:t>t</w:t>
      </w:r>
      <w:r>
        <w:rPr>
          <w:spacing w:val="45"/>
          <w:u w:val="none"/>
        </w:rPr>
        <w:t xml:space="preserve"> </w:t>
      </w:r>
      <w:r>
        <w:rPr>
          <w:u w:val="none"/>
        </w:rPr>
        <w:t>an</w:t>
      </w:r>
      <w:r>
        <w:rPr>
          <w:spacing w:val="45"/>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spacing w:val="45"/>
          <w:u w:val="none"/>
        </w:rPr>
        <w:t xml:space="preserve"> </w:t>
      </w:r>
      <w:r>
        <w:rPr>
          <w:u w:val="none"/>
        </w:rPr>
        <w:t>to</w:t>
      </w:r>
      <w:r>
        <w:rPr>
          <w:spacing w:val="45"/>
          <w:u w:val="none"/>
        </w:rPr>
        <w:t xml:space="preserve"> </w:t>
      </w:r>
      <w:r>
        <w:rPr>
          <w:u w:val="none"/>
        </w:rPr>
        <w:t>t</w:t>
      </w:r>
      <w:r>
        <w:rPr>
          <w:spacing w:val="1"/>
          <w:u w:val="none"/>
        </w:rPr>
        <w:t>h</w:t>
      </w:r>
      <w:r>
        <w:rPr>
          <w:u w:val="none"/>
        </w:rPr>
        <w:t>e</w:t>
      </w:r>
      <w:r>
        <w:rPr>
          <w:spacing w:val="46"/>
          <w:u w:val="none"/>
        </w:rPr>
        <w:t xml:space="preserve"> </w:t>
      </w:r>
      <w:r>
        <w:rPr>
          <w:u w:val="none"/>
        </w:rPr>
        <w:t>a</w:t>
      </w:r>
      <w:r>
        <w:rPr>
          <w:spacing w:val="1"/>
          <w:u w:val="none"/>
        </w:rPr>
        <w:t>d</w:t>
      </w:r>
      <w:r>
        <w:rPr>
          <w:u w:val="none"/>
        </w:rPr>
        <w:t>j</w:t>
      </w:r>
      <w:r>
        <w:rPr>
          <w:spacing w:val="1"/>
          <w:u w:val="none"/>
        </w:rPr>
        <w:t>u</w:t>
      </w:r>
      <w:r>
        <w:rPr>
          <w:u w:val="none"/>
        </w:rPr>
        <w:t>sted</w:t>
      </w:r>
      <w:r>
        <w:rPr>
          <w:spacing w:val="46"/>
          <w:u w:val="none"/>
        </w:rPr>
        <w:t xml:space="preserve"> </w:t>
      </w:r>
      <w:r>
        <w:rPr>
          <w:u w:val="none"/>
        </w:rPr>
        <w:t>tax</w:t>
      </w:r>
      <w:r>
        <w:rPr>
          <w:w w:val="102"/>
          <w:u w:val="none"/>
        </w:rPr>
        <w:t xml:space="preserve"> </w:t>
      </w:r>
      <w:r>
        <w:rPr>
          <w:spacing w:val="1"/>
          <w:u w:val="none"/>
        </w:rPr>
        <w:t>b</w:t>
      </w:r>
      <w:r>
        <w:rPr>
          <w:u w:val="none"/>
        </w:rPr>
        <w:t>asis</w:t>
      </w:r>
      <w:r>
        <w:rPr>
          <w:spacing w:val="16"/>
          <w:u w:val="none"/>
        </w:rPr>
        <w:t xml:space="preserve"> </w:t>
      </w:r>
      <w:r>
        <w:rPr>
          <w:spacing w:val="1"/>
          <w:u w:val="none"/>
        </w:rPr>
        <w:t>o</w:t>
      </w:r>
      <w:r>
        <w:rPr>
          <w:u w:val="none"/>
        </w:rPr>
        <w:t>f</w:t>
      </w:r>
      <w:r>
        <w:rPr>
          <w:spacing w:val="16"/>
          <w:u w:val="none"/>
        </w:rPr>
        <w:t xml:space="preserve"> </w:t>
      </w:r>
      <w:r>
        <w:rPr>
          <w:u w:val="none"/>
        </w:rPr>
        <w:t>a</w:t>
      </w:r>
      <w:r>
        <w:rPr>
          <w:spacing w:val="1"/>
          <w:u w:val="none"/>
        </w:rPr>
        <w:t>n</w:t>
      </w:r>
      <w:r>
        <w:rPr>
          <w:u w:val="none"/>
        </w:rPr>
        <w:t>y</w:t>
      </w:r>
      <w:r>
        <w:rPr>
          <w:spacing w:val="1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7"/>
          <w:u w:val="none"/>
        </w:rPr>
        <w:t xml:space="preserve"> </w:t>
      </w:r>
      <w:r>
        <w:rPr>
          <w:spacing w:val="1"/>
          <w:u w:val="none"/>
        </w:rPr>
        <w:t>A</w:t>
      </w:r>
      <w:r>
        <w:rPr>
          <w:u w:val="none"/>
        </w:rPr>
        <w:t>sset</w:t>
      </w:r>
      <w:r>
        <w:rPr>
          <w:spacing w:val="16"/>
          <w:u w:val="none"/>
        </w:rPr>
        <w:t xml:space="preserve"> </w:t>
      </w:r>
      <w:r>
        <w:rPr>
          <w:u w:val="none"/>
        </w:rPr>
        <w:t>pursua</w:t>
      </w:r>
      <w:r>
        <w:rPr>
          <w:spacing w:val="1"/>
          <w:u w:val="none"/>
        </w:rPr>
        <w:t>n</w:t>
      </w:r>
      <w:r>
        <w:rPr>
          <w:u w:val="none"/>
        </w:rPr>
        <w:t>t</w:t>
      </w:r>
      <w:r>
        <w:rPr>
          <w:spacing w:val="17"/>
          <w:u w:val="none"/>
        </w:rPr>
        <w:t xml:space="preserve"> </w:t>
      </w:r>
      <w:r>
        <w:rPr>
          <w:u w:val="none"/>
        </w:rPr>
        <w:t>to</w:t>
      </w:r>
      <w:r>
        <w:rPr>
          <w:spacing w:val="17"/>
          <w:u w:val="none"/>
        </w:rPr>
        <w:t xml:space="preserve"> </w:t>
      </w:r>
      <w:r>
        <w:rPr>
          <w:spacing w:val="1"/>
          <w:u w:val="none"/>
        </w:rPr>
        <w:t>C</w:t>
      </w:r>
      <w:r>
        <w:rPr>
          <w:u w:val="none"/>
        </w:rPr>
        <w:t>ode</w:t>
      </w:r>
      <w:r>
        <w:rPr>
          <w:spacing w:val="16"/>
          <w:u w:val="none"/>
        </w:rPr>
        <w:t xml:space="preserve"> </w:t>
      </w:r>
      <w:r>
        <w:rPr>
          <w:spacing w:val="1"/>
          <w:u w:val="none"/>
        </w:rPr>
        <w:t>S</w:t>
      </w:r>
      <w:r>
        <w:rPr>
          <w:u w:val="none"/>
        </w:rPr>
        <w:t>ection</w:t>
      </w:r>
      <w:r>
        <w:rPr>
          <w:spacing w:val="17"/>
          <w:u w:val="none"/>
        </w:rPr>
        <w:t xml:space="preserve"> </w:t>
      </w:r>
      <w:r>
        <w:rPr>
          <w:u w:val="none"/>
        </w:rPr>
        <w:t>734(b)</w:t>
      </w:r>
      <w:r>
        <w:rPr>
          <w:spacing w:val="16"/>
          <w:u w:val="none"/>
        </w:rPr>
        <w:t xml:space="preserve"> </w:t>
      </w:r>
      <w:r>
        <w:rPr>
          <w:u w:val="none"/>
        </w:rPr>
        <w:t>or</w:t>
      </w:r>
      <w:r>
        <w:rPr>
          <w:spacing w:val="17"/>
          <w:u w:val="none"/>
        </w:rPr>
        <w:t xml:space="preserve"> </w:t>
      </w:r>
      <w:r>
        <w:rPr>
          <w:spacing w:val="1"/>
          <w:u w:val="none"/>
        </w:rPr>
        <w:t>C</w:t>
      </w:r>
      <w:r>
        <w:rPr>
          <w:u w:val="none"/>
        </w:rPr>
        <w:t xml:space="preserve">ode </w:t>
      </w:r>
      <w:r>
        <w:rPr>
          <w:spacing w:val="16"/>
          <w:u w:val="none"/>
        </w:rPr>
        <w:t xml:space="preserve"> </w:t>
      </w:r>
      <w:r>
        <w:rPr>
          <w:spacing w:val="1"/>
          <w:u w:val="none"/>
        </w:rPr>
        <w:t>S</w:t>
      </w:r>
      <w:r>
        <w:rPr>
          <w:u w:val="none"/>
        </w:rPr>
        <w:t xml:space="preserve">ection </w:t>
      </w:r>
      <w:r>
        <w:rPr>
          <w:spacing w:val="17"/>
          <w:u w:val="none"/>
        </w:rPr>
        <w:t xml:space="preserve"> </w:t>
      </w:r>
      <w:r>
        <w:rPr>
          <w:u w:val="none"/>
        </w:rPr>
        <w:t xml:space="preserve">743(b) </w:t>
      </w:r>
      <w:r>
        <w:rPr>
          <w:spacing w:val="16"/>
          <w:u w:val="none"/>
        </w:rPr>
        <w:t xml:space="preserve"> </w:t>
      </w:r>
      <w:r>
        <w:rPr>
          <w:u w:val="none"/>
        </w:rPr>
        <w:t xml:space="preserve">is </w:t>
      </w:r>
      <w:r>
        <w:rPr>
          <w:spacing w:val="16"/>
          <w:u w:val="none"/>
        </w:rPr>
        <w:t xml:space="preserve"> </w:t>
      </w:r>
      <w:r>
        <w:rPr>
          <w:u w:val="none"/>
        </w:rPr>
        <w:t>re</w:t>
      </w:r>
      <w:r>
        <w:rPr>
          <w:spacing w:val="1"/>
          <w:u w:val="none"/>
        </w:rPr>
        <w:t>q</w:t>
      </w:r>
      <w:r>
        <w:rPr>
          <w:u w:val="none"/>
        </w:rPr>
        <w:t>uire</w:t>
      </w:r>
      <w:r>
        <w:rPr>
          <w:spacing w:val="1"/>
          <w:u w:val="none"/>
        </w:rPr>
        <w:t>d</w:t>
      </w:r>
      <w:r>
        <w:rPr>
          <w:u w:val="none"/>
        </w:rPr>
        <w:t>,</w:t>
      </w:r>
      <w:r>
        <w:rPr>
          <w:w w:val="10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6"/>
          <w:u w:val="none"/>
        </w:rPr>
        <w:t xml:space="preserve"> </w:t>
      </w:r>
      <w:r>
        <w:rPr>
          <w:u w:val="none"/>
        </w:rPr>
        <w:t>to</w:t>
      </w:r>
      <w:r>
        <w:rPr>
          <w:spacing w:val="8"/>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7"/>
          <w:u w:val="none"/>
        </w:rPr>
        <w:t xml:space="preserve"> </w:t>
      </w:r>
      <w:r>
        <w:rPr>
          <w:spacing w:val="1"/>
          <w:u w:val="none"/>
        </w:rPr>
        <w:t>S</w:t>
      </w:r>
      <w:r>
        <w:rPr>
          <w:u w:val="none"/>
        </w:rPr>
        <w:t>ecti</w:t>
      </w:r>
      <w:r>
        <w:rPr>
          <w:spacing w:val="1"/>
          <w:u w:val="none"/>
        </w:rPr>
        <w:t>on</w:t>
      </w:r>
      <w:r>
        <w:rPr>
          <w:u w:val="none"/>
        </w:rPr>
        <w:t>s</w:t>
      </w:r>
      <w:r>
        <w:rPr>
          <w:spacing w:val="7"/>
          <w:u w:val="none"/>
        </w:rPr>
        <w:t xml:space="preserve"> </w:t>
      </w:r>
      <w:r>
        <w:rPr>
          <w:spacing w:val="1"/>
          <w:u w:val="none"/>
        </w:rPr>
        <w:t>1</w:t>
      </w:r>
      <w:r>
        <w:rPr>
          <w:u w:val="none"/>
        </w:rPr>
        <w:t>.</w:t>
      </w:r>
      <w:r>
        <w:rPr>
          <w:spacing w:val="1"/>
          <w:u w:val="none"/>
        </w:rPr>
        <w:t>70</w:t>
      </w:r>
      <w:r>
        <w:rPr>
          <w:u w:val="none"/>
        </w:rPr>
        <w:t>4-1</w:t>
      </w:r>
      <w:r>
        <w:rPr>
          <w:spacing w:val="8"/>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2</w:t>
      </w:r>
      <w:r>
        <w:rPr>
          <w:u w:val="none"/>
        </w:rPr>
        <w:t>)</w:t>
      </w:r>
      <w:r>
        <w:rPr>
          <w:spacing w:val="7"/>
          <w:u w:val="none"/>
        </w:rPr>
        <w:t xml:space="preserve"> </w:t>
      </w:r>
      <w:r>
        <w:rPr>
          <w:spacing w:val="1"/>
          <w:u w:val="none"/>
        </w:rPr>
        <w:t>o</w:t>
      </w:r>
      <w:r>
        <w:rPr>
          <w:u w:val="none"/>
        </w:rPr>
        <w:t>r</w:t>
      </w:r>
      <w:r>
        <w:rPr>
          <w:spacing w:val="6"/>
          <w:u w:val="none"/>
        </w:rPr>
        <w:t xml:space="preserve"> </w:t>
      </w:r>
      <w:r>
        <w:rPr>
          <w:spacing w:val="1"/>
          <w:u w:val="none"/>
        </w:rPr>
        <w:t>1</w:t>
      </w:r>
      <w:r>
        <w:rPr>
          <w:u w:val="none"/>
        </w:rPr>
        <w:t>.</w:t>
      </w:r>
      <w:r>
        <w:rPr>
          <w:spacing w:val="1"/>
          <w:u w:val="none"/>
        </w:rPr>
        <w:t>70</w:t>
      </w:r>
      <w:r>
        <w:rPr>
          <w:u w:val="none"/>
        </w:rPr>
        <w:t>4-1</w:t>
      </w:r>
      <w:r>
        <w:rPr>
          <w:spacing w:val="8"/>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4</w:t>
      </w:r>
      <w:r>
        <w:rPr>
          <w:u w:val="none"/>
        </w:rPr>
        <w:t>),</w:t>
      </w:r>
      <w:r>
        <w:rPr>
          <w:spacing w:val="7"/>
          <w:u w:val="none"/>
        </w:rPr>
        <w:t xml:space="preserve"> </w:t>
      </w:r>
      <w:r>
        <w:rPr>
          <w:u w:val="none"/>
        </w:rPr>
        <w:t>to</w:t>
      </w:r>
      <w:r>
        <w:rPr>
          <w:spacing w:val="8"/>
          <w:u w:val="none"/>
        </w:rPr>
        <w:t xml:space="preserve"> </w:t>
      </w:r>
      <w:r>
        <w:rPr>
          <w:spacing w:val="1"/>
          <w:u w:val="none"/>
        </w:rPr>
        <w:t>b</w:t>
      </w:r>
      <w:r>
        <w:rPr>
          <w:u w:val="none"/>
        </w:rPr>
        <w:t xml:space="preserve">e </w:t>
      </w:r>
      <w:r>
        <w:rPr>
          <w:spacing w:val="8"/>
          <w:u w:val="none"/>
        </w:rPr>
        <w:t xml:space="preserve"> </w:t>
      </w:r>
      <w:r>
        <w:rPr>
          <w:u w:val="none"/>
        </w:rPr>
        <w:t>ta</w:t>
      </w:r>
      <w:r>
        <w:rPr>
          <w:spacing w:val="1"/>
          <w:u w:val="none"/>
        </w:rPr>
        <w:t>k</w:t>
      </w:r>
      <w:r>
        <w:rPr>
          <w:u w:val="none"/>
        </w:rPr>
        <w:t xml:space="preserve">en </w:t>
      </w:r>
      <w:r>
        <w:rPr>
          <w:spacing w:val="8"/>
          <w:u w:val="none"/>
        </w:rPr>
        <w:t xml:space="preserve"> </w:t>
      </w:r>
      <w:r>
        <w:rPr>
          <w:u w:val="none"/>
        </w:rPr>
        <w:t>i</w:t>
      </w:r>
      <w:r>
        <w:rPr>
          <w:spacing w:val="1"/>
          <w:u w:val="none"/>
        </w:rPr>
        <w:t>n</w:t>
      </w:r>
      <w:r>
        <w:rPr>
          <w:u w:val="none"/>
        </w:rPr>
        <w:t>to</w:t>
      </w:r>
      <w:r>
        <w:rPr>
          <w:w w:val="102"/>
          <w:u w:val="none"/>
        </w:rPr>
        <w:t xml:space="preserve"> </w:t>
      </w:r>
      <w:r>
        <w:rPr>
          <w:u w:val="none"/>
        </w:rPr>
        <w:t>acc</w:t>
      </w:r>
      <w:r>
        <w:rPr>
          <w:spacing w:val="1"/>
          <w:u w:val="none"/>
        </w:rPr>
        <w:t>o</w:t>
      </w:r>
      <w:r>
        <w:rPr>
          <w:u w:val="none"/>
        </w:rPr>
        <w:t>unt</w:t>
      </w:r>
      <w:r>
        <w:rPr>
          <w:spacing w:val="25"/>
          <w:u w:val="none"/>
        </w:rPr>
        <w:t xml:space="preserve"> </w:t>
      </w:r>
      <w:r>
        <w:rPr>
          <w:u w:val="none"/>
        </w:rPr>
        <w:t>in</w:t>
      </w:r>
      <w:r>
        <w:rPr>
          <w:spacing w:val="26"/>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26"/>
          <w:u w:val="none"/>
        </w:rPr>
        <w:t xml:space="preserve"> </w:t>
      </w:r>
      <w:r>
        <w:rPr>
          <w:spacing w:val="1"/>
          <w:u w:val="none"/>
        </w:rPr>
        <w:t>C</w:t>
      </w:r>
      <w:r>
        <w:rPr>
          <w:u w:val="none"/>
        </w:rPr>
        <w:t>a</w:t>
      </w:r>
      <w:r>
        <w:rPr>
          <w:spacing w:val="1"/>
          <w:u w:val="none"/>
        </w:rPr>
        <w:t>p</w:t>
      </w:r>
      <w:r>
        <w:rPr>
          <w:u w:val="none"/>
        </w:rPr>
        <w:t>ital</w:t>
      </w:r>
      <w:r>
        <w:rPr>
          <w:spacing w:val="26"/>
          <w:u w:val="none"/>
        </w:rPr>
        <w:t xml:space="preserve"> </w:t>
      </w:r>
      <w:r>
        <w:rPr>
          <w:spacing w:val="1"/>
          <w:u w:val="none"/>
        </w:rPr>
        <w:t>A</w:t>
      </w:r>
      <w:r>
        <w:rPr>
          <w:u w:val="none"/>
        </w:rPr>
        <w:t>cc</w:t>
      </w:r>
      <w:r>
        <w:rPr>
          <w:spacing w:val="1"/>
          <w:u w:val="none"/>
        </w:rPr>
        <w:t>oun</w:t>
      </w:r>
      <w:r>
        <w:rPr>
          <w:u w:val="none"/>
        </w:rPr>
        <w:t>ts</w:t>
      </w:r>
      <w:r>
        <w:rPr>
          <w:spacing w:val="26"/>
          <w:u w:val="none"/>
        </w:rPr>
        <w:t xml:space="preserve"> </w:t>
      </w:r>
      <w:r>
        <w:rPr>
          <w:u w:val="none"/>
        </w:rPr>
        <w:t>as</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res</w:t>
      </w:r>
      <w:r>
        <w:rPr>
          <w:spacing w:val="1"/>
          <w:u w:val="none"/>
        </w:rPr>
        <w:t>u</w:t>
      </w:r>
      <w:r>
        <w:rPr>
          <w:u w:val="none"/>
        </w:rPr>
        <w:t>lt</w:t>
      </w:r>
      <w:r>
        <w:rPr>
          <w:spacing w:val="26"/>
          <w:u w:val="none"/>
        </w:rPr>
        <w:t xml:space="preserve"> </w:t>
      </w:r>
      <w:r>
        <w:rPr>
          <w:spacing w:val="1"/>
          <w:u w:val="none"/>
        </w:rPr>
        <w:t>o</w:t>
      </w:r>
      <w:r>
        <w:rPr>
          <w:u w:val="none"/>
        </w:rPr>
        <w:t>f</w:t>
      </w:r>
      <w:r>
        <w:rPr>
          <w:spacing w:val="25"/>
          <w:u w:val="none"/>
        </w:rPr>
        <w:t xml:space="preserve"> </w:t>
      </w:r>
      <w:r>
        <w:rPr>
          <w:u w:val="none"/>
        </w:rPr>
        <w:t>a</w:t>
      </w:r>
      <w:r>
        <w:rPr>
          <w:spacing w:val="26"/>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26"/>
          <w:u w:val="none"/>
        </w:rPr>
        <w:t xml:space="preserve"> </w:t>
      </w:r>
      <w:r>
        <w:rPr>
          <w:u w:val="none"/>
        </w:rPr>
        <w:t>to</w:t>
      </w:r>
      <w:r>
        <w:rPr>
          <w:spacing w:val="27"/>
          <w:u w:val="none"/>
        </w:rPr>
        <w:t xml:space="preserve"> </w:t>
      </w:r>
      <w:r>
        <w:rPr>
          <w:u w:val="none"/>
        </w:rPr>
        <w:t>a</w:t>
      </w:r>
      <w:r>
        <w:rPr>
          <w:spacing w:val="26"/>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5"/>
          <w:u w:val="none"/>
        </w:rPr>
        <w:t xml:space="preserve"> </w:t>
      </w:r>
      <w:r>
        <w:rPr>
          <w:u w:val="none"/>
        </w:rPr>
        <w:t>in</w:t>
      </w:r>
      <w:r>
        <w:rPr>
          <w:spacing w:val="26"/>
          <w:u w:val="none"/>
        </w:rPr>
        <w:t xml:space="preserve"> </w:t>
      </w:r>
      <w:r>
        <w:rPr>
          <w:u w:val="none"/>
        </w:rPr>
        <w:t>c</w:t>
      </w:r>
      <w:r>
        <w:rPr>
          <w:spacing w:val="1"/>
          <w:u w:val="none"/>
        </w:rPr>
        <w:t>o</w:t>
      </w:r>
      <w:r>
        <w:rPr>
          <w:spacing w:val="2"/>
          <w:u w:val="none"/>
        </w:rPr>
        <w:t>m</w:t>
      </w:r>
      <w:r>
        <w:rPr>
          <w:spacing w:val="1"/>
          <w:u w:val="none"/>
        </w:rPr>
        <w:t>p</w:t>
      </w:r>
      <w:r>
        <w:rPr>
          <w:u w:val="none"/>
        </w:rPr>
        <w:t>lete</w:t>
      </w:r>
      <w:r>
        <w:rPr>
          <w:w w:val="102"/>
          <w:u w:val="none"/>
        </w:rPr>
        <w:t xml:space="preserve"> </w:t>
      </w:r>
      <w:r>
        <w:rPr>
          <w:u w:val="none"/>
        </w:rPr>
        <w:t>li</w:t>
      </w:r>
      <w:r>
        <w:rPr>
          <w:spacing w:val="1"/>
          <w:u w:val="none"/>
        </w:rPr>
        <w:t>q</w:t>
      </w:r>
      <w:r>
        <w:rPr>
          <w:u w:val="none"/>
        </w:rPr>
        <w:t>ui</w:t>
      </w:r>
      <w:r>
        <w:rPr>
          <w:spacing w:val="1"/>
          <w:u w:val="none"/>
        </w:rPr>
        <w:t>d</w:t>
      </w:r>
      <w:r>
        <w:rPr>
          <w:u w:val="none"/>
        </w:rPr>
        <w:t>ati</w:t>
      </w:r>
      <w:r>
        <w:rPr>
          <w:spacing w:val="1"/>
          <w:u w:val="none"/>
        </w:rPr>
        <w:t>o</w:t>
      </w:r>
      <w:r>
        <w:rPr>
          <w:u w:val="none"/>
        </w:rPr>
        <w:t>n</w:t>
      </w:r>
      <w:r>
        <w:rPr>
          <w:spacing w:val="20"/>
          <w:u w:val="none"/>
        </w:rPr>
        <w:t xml:space="preserve"> </w:t>
      </w:r>
      <w:r>
        <w:rPr>
          <w:u w:val="none"/>
        </w:rPr>
        <w:t>of</w:t>
      </w:r>
      <w:r>
        <w:rPr>
          <w:spacing w:val="20"/>
          <w:u w:val="none"/>
        </w:rPr>
        <w:t xml:space="preserve"> </w:t>
      </w:r>
      <w:r>
        <w:rPr>
          <w:u w:val="none"/>
        </w:rPr>
        <w:t>its</w:t>
      </w:r>
      <w:r>
        <w:rPr>
          <w:spacing w:val="20"/>
          <w:u w:val="none"/>
        </w:rPr>
        <w:t xml:space="preserve"> </w:t>
      </w:r>
      <w:r>
        <w:rPr>
          <w:u w:val="none"/>
        </w:rPr>
        <w:t>i</w:t>
      </w:r>
      <w:r>
        <w:rPr>
          <w:spacing w:val="1"/>
          <w:u w:val="none"/>
        </w:rPr>
        <w:t>n</w:t>
      </w:r>
      <w:r>
        <w:rPr>
          <w:u w:val="none"/>
        </w:rPr>
        <w:t>terest</w:t>
      </w:r>
      <w:r>
        <w:rPr>
          <w:spacing w:val="19"/>
          <w:u w:val="none"/>
        </w:rPr>
        <w:t xml:space="preserve"> </w:t>
      </w:r>
      <w:r>
        <w:rPr>
          <w:u w:val="none"/>
        </w:rPr>
        <w:t>in</w:t>
      </w:r>
      <w:r>
        <w:rPr>
          <w:spacing w:val="21"/>
          <w:u w:val="none"/>
        </w:rPr>
        <w:t xml:space="preserve"> </w:t>
      </w:r>
      <w:r>
        <w:rPr>
          <w:u w:val="none"/>
        </w:rPr>
        <w:t>t</w:t>
      </w:r>
      <w:r>
        <w:rPr>
          <w:spacing w:val="1"/>
          <w:u w:val="none"/>
        </w:rPr>
        <w:t>h</w:t>
      </w:r>
      <w:r>
        <w:rPr>
          <w:u w:val="none"/>
        </w:rPr>
        <w:t>e</w:t>
      </w:r>
      <w:r>
        <w:rPr>
          <w:spacing w:val="20"/>
          <w:u w:val="none"/>
        </w:rPr>
        <w:t xml:space="preserve"> </w:t>
      </w:r>
      <w:r>
        <w:rPr>
          <w:spacing w:val="1"/>
          <w:u w:val="none"/>
        </w:rPr>
        <w:t>C</w:t>
      </w:r>
      <w:r>
        <w:rPr>
          <w:u w:val="none"/>
        </w:rPr>
        <w:t>o</w:t>
      </w:r>
      <w:r>
        <w:rPr>
          <w:spacing w:val="2"/>
          <w:u w:val="none"/>
        </w:rPr>
        <w:t>m</w:t>
      </w:r>
      <w:r>
        <w:rPr>
          <w:u w:val="none"/>
        </w:rPr>
        <w:t>pany,</w:t>
      </w:r>
      <w:r>
        <w:rPr>
          <w:spacing w:val="19"/>
          <w:u w:val="none"/>
        </w:rPr>
        <w:t xml:space="preserve"> </w:t>
      </w:r>
      <w:r>
        <w:rPr>
          <w:u w:val="none"/>
        </w:rPr>
        <w:t>t</w:t>
      </w:r>
      <w:r>
        <w:rPr>
          <w:spacing w:val="1"/>
          <w:u w:val="none"/>
        </w:rPr>
        <w:t>h</w:t>
      </w:r>
      <w:r>
        <w:rPr>
          <w:u w:val="none"/>
        </w:rPr>
        <w:t>e</w:t>
      </w:r>
      <w:r>
        <w:rPr>
          <w:spacing w:val="22"/>
          <w:u w:val="none"/>
        </w:rPr>
        <w:t xml:space="preserve"> </w:t>
      </w:r>
      <w:r>
        <w:rPr>
          <w:u w:val="none"/>
        </w:rPr>
        <w:t>a</w:t>
      </w:r>
      <w:r>
        <w:rPr>
          <w:spacing w:val="2"/>
          <w:u w:val="none"/>
        </w:rPr>
        <w:t>m</w:t>
      </w:r>
      <w:r>
        <w:rPr>
          <w:u w:val="none"/>
        </w:rPr>
        <w:t>ount</w:t>
      </w:r>
      <w:r>
        <w:rPr>
          <w:spacing w:val="20"/>
          <w:u w:val="none"/>
        </w:rPr>
        <w:t xml:space="preserve"> </w:t>
      </w:r>
      <w:r>
        <w:rPr>
          <w:u w:val="none"/>
        </w:rPr>
        <w:t>of</w:t>
      </w:r>
      <w:r>
        <w:rPr>
          <w:spacing w:val="20"/>
          <w:u w:val="none"/>
        </w:rPr>
        <w:t xml:space="preserve"> </w:t>
      </w:r>
      <w:r>
        <w:rPr>
          <w:u w:val="none"/>
        </w:rPr>
        <w:t>such</w:t>
      </w:r>
      <w:r>
        <w:rPr>
          <w:spacing w:val="20"/>
          <w:u w:val="none"/>
        </w:rPr>
        <w:t xml:space="preserve"> </w:t>
      </w:r>
      <w:r>
        <w:rPr>
          <w:u w:val="none"/>
        </w:rPr>
        <w:t>a</w:t>
      </w:r>
      <w:r>
        <w:rPr>
          <w:spacing w:val="1"/>
          <w:u w:val="none"/>
        </w:rPr>
        <w:t>d</w:t>
      </w:r>
      <w:r>
        <w:rPr>
          <w:u w:val="none"/>
        </w:rPr>
        <w:t>just</w:t>
      </w:r>
      <w:r>
        <w:rPr>
          <w:spacing w:val="2"/>
          <w:u w:val="none"/>
        </w:rPr>
        <w:t>m</w:t>
      </w:r>
      <w:r>
        <w:rPr>
          <w:u w:val="none"/>
        </w:rPr>
        <w:t>e</w:t>
      </w:r>
      <w:r>
        <w:rPr>
          <w:spacing w:val="1"/>
          <w:u w:val="none"/>
        </w:rPr>
        <w:t>n</w:t>
      </w:r>
      <w:r>
        <w:rPr>
          <w:u w:val="none"/>
        </w:rPr>
        <w:t>t</w:t>
      </w:r>
      <w:r>
        <w:rPr>
          <w:spacing w:val="19"/>
          <w:u w:val="none"/>
        </w:rPr>
        <w:t xml:space="preserve"> </w:t>
      </w:r>
      <w:r>
        <w:rPr>
          <w:u w:val="none"/>
        </w:rPr>
        <w:t>to</w:t>
      </w:r>
      <w:r>
        <w:rPr>
          <w:spacing w:val="20"/>
          <w:u w:val="none"/>
        </w:rPr>
        <w:t xml:space="preserve"> </w:t>
      </w:r>
      <w:r>
        <w:rPr>
          <w:u w:val="none"/>
        </w:rPr>
        <w:t>the</w:t>
      </w:r>
      <w:r>
        <w:rPr>
          <w:spacing w:val="21"/>
          <w:u w:val="none"/>
        </w:rPr>
        <w:t xml:space="preserve"> </w:t>
      </w:r>
      <w:r>
        <w:rPr>
          <w:spacing w:val="1"/>
          <w:u w:val="none"/>
        </w:rPr>
        <w:t>C</w:t>
      </w:r>
      <w:r>
        <w:rPr>
          <w:u w:val="none"/>
        </w:rPr>
        <w:t>a</w:t>
      </w:r>
      <w:r>
        <w:rPr>
          <w:spacing w:val="1"/>
          <w:u w:val="none"/>
        </w:rPr>
        <w:t>p</w:t>
      </w:r>
      <w:r>
        <w:rPr>
          <w:u w:val="none"/>
        </w:rPr>
        <w:t>ital</w:t>
      </w:r>
      <w:r>
        <w:rPr>
          <w:spacing w:val="19"/>
          <w:u w:val="none"/>
        </w:rPr>
        <w:t xml:space="preserve"> </w:t>
      </w:r>
      <w:r>
        <w:rPr>
          <w:spacing w:val="1"/>
          <w:u w:val="none"/>
        </w:rPr>
        <w:t>A</w:t>
      </w:r>
      <w:r>
        <w:rPr>
          <w:u w:val="none"/>
        </w:rPr>
        <w:t>cc</w:t>
      </w:r>
      <w:r>
        <w:rPr>
          <w:spacing w:val="1"/>
          <w:u w:val="none"/>
        </w:rPr>
        <w:t>o</w:t>
      </w:r>
      <w:r>
        <w:rPr>
          <w:u w:val="none"/>
        </w:rPr>
        <w:t>unts</w:t>
      </w:r>
      <w:r>
        <w:rPr>
          <w:spacing w:val="20"/>
          <w:u w:val="none"/>
        </w:rPr>
        <w:t xml:space="preserve"> </w:t>
      </w:r>
      <w:r>
        <w:rPr>
          <w:u w:val="none"/>
        </w:rPr>
        <w:t>shall</w:t>
      </w:r>
      <w:r>
        <w:rPr>
          <w:spacing w:val="19"/>
          <w:u w:val="none"/>
        </w:rPr>
        <w:t xml:space="preserve"> </w:t>
      </w:r>
      <w:r>
        <w:rPr>
          <w:u w:val="none"/>
        </w:rPr>
        <w:t>be</w:t>
      </w:r>
      <w:r>
        <w:rPr>
          <w:w w:val="102"/>
          <w:u w:val="none"/>
        </w:rPr>
        <w:t xml:space="preserve"> </w:t>
      </w:r>
      <w:r>
        <w:rPr>
          <w:u w:val="none"/>
        </w:rPr>
        <w:t>treated</w:t>
      </w:r>
      <w:r>
        <w:rPr>
          <w:spacing w:val="40"/>
          <w:u w:val="none"/>
        </w:rPr>
        <w:t xml:space="preserve"> </w:t>
      </w:r>
      <w:r>
        <w:rPr>
          <w:u w:val="none"/>
        </w:rPr>
        <w:t>as</w:t>
      </w:r>
      <w:r>
        <w:rPr>
          <w:spacing w:val="40"/>
          <w:u w:val="none"/>
        </w:rPr>
        <w:t xml:space="preserve"> </w:t>
      </w:r>
      <w:r>
        <w:rPr>
          <w:u w:val="none"/>
        </w:rPr>
        <w:t>an</w:t>
      </w:r>
      <w:r>
        <w:rPr>
          <w:spacing w:val="40"/>
          <w:u w:val="none"/>
        </w:rPr>
        <w:t xml:space="preserve"> </w:t>
      </w:r>
      <w:r>
        <w:rPr>
          <w:u w:val="none"/>
        </w:rPr>
        <w:t>item</w:t>
      </w:r>
      <w:r>
        <w:rPr>
          <w:spacing w:val="42"/>
          <w:u w:val="none"/>
        </w:rPr>
        <w:t xml:space="preserve"> </w:t>
      </w:r>
      <w:r>
        <w:rPr>
          <w:u w:val="none"/>
        </w:rPr>
        <w:t>of</w:t>
      </w:r>
      <w:r>
        <w:rPr>
          <w:spacing w:val="41"/>
          <w:u w:val="none"/>
        </w:rPr>
        <w:t xml:space="preserve"> </w:t>
      </w:r>
      <w:r>
        <w:rPr>
          <w:u w:val="none"/>
        </w:rPr>
        <w:t>gain</w:t>
      </w:r>
      <w:r>
        <w:rPr>
          <w:spacing w:val="41"/>
          <w:u w:val="none"/>
        </w:rPr>
        <w:t xml:space="preserve"> </w:t>
      </w:r>
      <w:r>
        <w:rPr>
          <w:u w:val="none"/>
        </w:rPr>
        <w:t>(if</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adjust</w:t>
      </w:r>
      <w:r>
        <w:rPr>
          <w:spacing w:val="2"/>
          <w:u w:val="none"/>
        </w:rPr>
        <w:t>m</w:t>
      </w:r>
      <w:r>
        <w:rPr>
          <w:u w:val="none"/>
        </w:rPr>
        <w:t>ent</w:t>
      </w:r>
      <w:r>
        <w:rPr>
          <w:spacing w:val="40"/>
          <w:u w:val="none"/>
        </w:rPr>
        <w:t xml:space="preserve"> </w:t>
      </w:r>
      <w:r>
        <w:rPr>
          <w:u w:val="none"/>
        </w:rPr>
        <w:t>i</w:t>
      </w:r>
      <w:r>
        <w:rPr>
          <w:spacing w:val="1"/>
          <w:u w:val="none"/>
        </w:rPr>
        <w:t>n</w:t>
      </w:r>
      <w:r>
        <w:rPr>
          <w:u w:val="none"/>
        </w:rPr>
        <w:t>creases</w:t>
      </w:r>
      <w:r>
        <w:rPr>
          <w:spacing w:val="42"/>
          <w:u w:val="none"/>
        </w:rPr>
        <w:t xml:space="preserve"> </w:t>
      </w:r>
      <w:r>
        <w:rPr>
          <w:u w:val="none"/>
        </w:rPr>
        <w:t>t</w:t>
      </w:r>
      <w:r>
        <w:rPr>
          <w:spacing w:val="1"/>
          <w:u w:val="none"/>
        </w:rPr>
        <w:t>h</w:t>
      </w:r>
      <w:r>
        <w:rPr>
          <w:u w:val="none"/>
        </w:rPr>
        <w:t>e</w:t>
      </w:r>
      <w:r>
        <w:rPr>
          <w:spacing w:val="40"/>
          <w:u w:val="none"/>
        </w:rPr>
        <w:t xml:space="preserve"> </w:t>
      </w:r>
      <w:r>
        <w:rPr>
          <w:u w:val="none"/>
        </w:rPr>
        <w:t>basis</w:t>
      </w:r>
      <w:r>
        <w:rPr>
          <w:spacing w:val="40"/>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asset)</w:t>
      </w:r>
      <w:r>
        <w:rPr>
          <w:spacing w:val="40"/>
          <w:u w:val="none"/>
        </w:rPr>
        <w:t xml:space="preserve"> </w:t>
      </w:r>
      <w:r>
        <w:rPr>
          <w:spacing w:val="1"/>
          <w:u w:val="none"/>
        </w:rPr>
        <w:t>o</w:t>
      </w:r>
      <w:r>
        <w:rPr>
          <w:u w:val="none"/>
        </w:rPr>
        <w:t>r</w:t>
      </w:r>
      <w:r>
        <w:rPr>
          <w:spacing w:val="40"/>
          <w:u w:val="none"/>
        </w:rPr>
        <w:t xml:space="preserve"> </w:t>
      </w:r>
      <w:r>
        <w:rPr>
          <w:u w:val="none"/>
        </w:rPr>
        <w:t>l</w:t>
      </w:r>
      <w:r>
        <w:rPr>
          <w:spacing w:val="1"/>
          <w:u w:val="none"/>
        </w:rPr>
        <w:t>o</w:t>
      </w:r>
      <w:r>
        <w:rPr>
          <w:u w:val="none"/>
        </w:rPr>
        <w:t>ss</w:t>
      </w:r>
      <w:r>
        <w:rPr>
          <w:spacing w:val="41"/>
          <w:u w:val="none"/>
        </w:rPr>
        <w:t xml:space="preserve"> </w:t>
      </w:r>
      <w:r>
        <w:rPr>
          <w:u w:val="none"/>
        </w:rPr>
        <w:t>(if</w:t>
      </w:r>
      <w:r>
        <w:rPr>
          <w:spacing w:val="40"/>
          <w:u w:val="none"/>
        </w:rPr>
        <w:t xml:space="preserve"> </w:t>
      </w:r>
      <w:r>
        <w:rPr>
          <w:u w:val="none"/>
        </w:rPr>
        <w:t>t</w:t>
      </w:r>
      <w:r>
        <w:rPr>
          <w:spacing w:val="1"/>
          <w:u w:val="none"/>
        </w:rPr>
        <w:t>h</w:t>
      </w:r>
      <w:r>
        <w:rPr>
          <w:u w:val="none"/>
        </w:rPr>
        <w:t>e</w:t>
      </w:r>
      <w:r>
        <w:rPr>
          <w:spacing w:val="40"/>
          <w:u w:val="none"/>
        </w:rPr>
        <w:t xml:space="preserve"> </w:t>
      </w:r>
      <w:r>
        <w:rPr>
          <w:u w:val="none"/>
        </w:rPr>
        <w:t>a</w:t>
      </w:r>
      <w:r>
        <w:rPr>
          <w:spacing w:val="1"/>
          <w:u w:val="none"/>
        </w:rPr>
        <w:t>d</w:t>
      </w:r>
      <w:r>
        <w:rPr>
          <w:u w:val="none"/>
        </w:rPr>
        <w:t>j</w:t>
      </w:r>
      <w:r>
        <w:rPr>
          <w:spacing w:val="1"/>
          <w:u w:val="none"/>
        </w:rPr>
        <w:t>u</w:t>
      </w:r>
      <w:r>
        <w:rPr>
          <w:u w:val="none"/>
        </w:rPr>
        <w:t>st</w:t>
      </w:r>
      <w:r>
        <w:rPr>
          <w:spacing w:val="2"/>
          <w:u w:val="none"/>
        </w:rPr>
        <w:t>m</w:t>
      </w:r>
      <w:r>
        <w:rPr>
          <w:u w:val="none"/>
        </w:rPr>
        <w:t>e</w:t>
      </w:r>
      <w:r>
        <w:rPr>
          <w:spacing w:val="1"/>
          <w:u w:val="none"/>
        </w:rPr>
        <w:t>n</w:t>
      </w:r>
      <w:r>
        <w:rPr>
          <w:u w:val="none"/>
        </w:rPr>
        <w:t>t</w:t>
      </w:r>
      <w:r>
        <w:rPr>
          <w:w w:val="102"/>
          <w:u w:val="none"/>
        </w:rPr>
        <w:t xml:space="preserve"> </w:t>
      </w:r>
      <w:r>
        <w:rPr>
          <w:spacing w:val="1"/>
          <w:u w:val="none"/>
        </w:rPr>
        <w:t>d</w:t>
      </w:r>
      <w:r>
        <w:rPr>
          <w:u w:val="none"/>
        </w:rPr>
        <w:t>ecreases</w:t>
      </w:r>
      <w:r>
        <w:rPr>
          <w:spacing w:val="17"/>
          <w:u w:val="none"/>
        </w:rPr>
        <w:t xml:space="preserve"> </w:t>
      </w:r>
      <w:r>
        <w:rPr>
          <w:u w:val="none"/>
        </w:rPr>
        <w:t>s</w:t>
      </w:r>
      <w:r>
        <w:rPr>
          <w:spacing w:val="1"/>
          <w:u w:val="none"/>
        </w:rPr>
        <w:t>u</w:t>
      </w:r>
      <w:r>
        <w:rPr>
          <w:u w:val="none"/>
        </w:rPr>
        <w:t>ch</w:t>
      </w:r>
      <w:r>
        <w:rPr>
          <w:spacing w:val="17"/>
          <w:u w:val="none"/>
        </w:rPr>
        <w:t xml:space="preserve"> </w:t>
      </w:r>
      <w:r>
        <w:rPr>
          <w:spacing w:val="1"/>
          <w:u w:val="none"/>
        </w:rPr>
        <w:t>b</w:t>
      </w:r>
      <w:r>
        <w:rPr>
          <w:u w:val="none"/>
        </w:rPr>
        <w:t>asis)</w:t>
      </w:r>
      <w:r>
        <w:rPr>
          <w:spacing w:val="17"/>
          <w:u w:val="none"/>
        </w:rPr>
        <w:t xml:space="preserve"> </w:t>
      </w:r>
      <w:r>
        <w:rPr>
          <w:u w:val="none"/>
        </w:rPr>
        <w:t>a</w:t>
      </w:r>
      <w:r>
        <w:rPr>
          <w:spacing w:val="1"/>
          <w:u w:val="none"/>
        </w:rPr>
        <w:t>n</w:t>
      </w:r>
      <w:r>
        <w:rPr>
          <w:u w:val="none"/>
        </w:rPr>
        <w:t>d</w:t>
      </w:r>
      <w:r>
        <w:rPr>
          <w:spacing w:val="17"/>
          <w:u w:val="none"/>
        </w:rPr>
        <w:t xml:space="preserve"> </w:t>
      </w:r>
      <w:r>
        <w:rPr>
          <w:u w:val="none"/>
        </w:rPr>
        <w:t>s</w:t>
      </w:r>
      <w:r>
        <w:rPr>
          <w:spacing w:val="1"/>
          <w:u w:val="none"/>
        </w:rPr>
        <w:t>u</w:t>
      </w:r>
      <w:r>
        <w:rPr>
          <w:u w:val="none"/>
        </w:rPr>
        <w:t>ch</w:t>
      </w:r>
      <w:r>
        <w:rPr>
          <w:spacing w:val="18"/>
          <w:u w:val="none"/>
        </w:rPr>
        <w:t xml:space="preserve"> </w:t>
      </w:r>
      <w:r>
        <w:rPr>
          <w:spacing w:val="1"/>
          <w:u w:val="none"/>
        </w:rPr>
        <w:t>g</w:t>
      </w:r>
      <w:r>
        <w:rPr>
          <w:u w:val="none"/>
        </w:rPr>
        <w:t>ain</w:t>
      </w:r>
      <w:r>
        <w:rPr>
          <w:spacing w:val="17"/>
          <w:u w:val="none"/>
        </w:rPr>
        <w:t xml:space="preserve"> </w:t>
      </w:r>
      <w:r>
        <w:rPr>
          <w:spacing w:val="1"/>
          <w:u w:val="none"/>
        </w:rPr>
        <w:t>o</w:t>
      </w:r>
      <w:r>
        <w:rPr>
          <w:u w:val="none"/>
        </w:rPr>
        <w:t>r</w:t>
      </w:r>
      <w:r>
        <w:rPr>
          <w:spacing w:val="17"/>
          <w:u w:val="none"/>
        </w:rPr>
        <w:t xml:space="preserve"> </w:t>
      </w:r>
      <w:r>
        <w:rPr>
          <w:u w:val="none"/>
        </w:rPr>
        <w:t>l</w:t>
      </w:r>
      <w:r>
        <w:rPr>
          <w:spacing w:val="1"/>
          <w:u w:val="none"/>
        </w:rPr>
        <w:t>o</w:t>
      </w:r>
      <w:r>
        <w:rPr>
          <w:u w:val="none"/>
        </w:rPr>
        <w:t>ss</w:t>
      </w:r>
      <w:r>
        <w:rPr>
          <w:spacing w:val="17"/>
          <w:u w:val="none"/>
        </w:rPr>
        <w:t xml:space="preserve"> </w:t>
      </w:r>
      <w:r>
        <w:rPr>
          <w:u w:val="none"/>
        </w:rPr>
        <w:t>s</w:t>
      </w:r>
      <w:r>
        <w:rPr>
          <w:spacing w:val="1"/>
          <w:u w:val="none"/>
        </w:rPr>
        <w:t>h</w:t>
      </w:r>
      <w:r>
        <w:rPr>
          <w:u w:val="none"/>
        </w:rPr>
        <w:t>all</w:t>
      </w:r>
      <w:r>
        <w:rPr>
          <w:spacing w:val="16"/>
          <w:u w:val="none"/>
        </w:rPr>
        <w:t xml:space="preserve"> </w:t>
      </w:r>
      <w:r>
        <w:rPr>
          <w:spacing w:val="1"/>
          <w:u w:val="none"/>
        </w:rPr>
        <w:t>b</w:t>
      </w:r>
      <w:r>
        <w:rPr>
          <w:u w:val="none"/>
        </w:rPr>
        <w:t>e</w:t>
      </w:r>
      <w:r>
        <w:rPr>
          <w:spacing w:val="18"/>
          <w:u w:val="none"/>
        </w:rPr>
        <w:t xml:space="preserve"> </w:t>
      </w:r>
      <w:r>
        <w:rPr>
          <w:u w:val="none"/>
        </w:rPr>
        <w:t>s</w:t>
      </w:r>
      <w:r>
        <w:rPr>
          <w:spacing w:val="1"/>
          <w:u w:val="none"/>
        </w:rPr>
        <w:t>p</w:t>
      </w:r>
      <w:r>
        <w:rPr>
          <w:u w:val="none"/>
        </w:rPr>
        <w:t>ecially</w:t>
      </w:r>
      <w:r>
        <w:rPr>
          <w:spacing w:val="14"/>
          <w:u w:val="none"/>
        </w:rPr>
        <w:t xml:space="preserve"> </w:t>
      </w:r>
      <w:r>
        <w:rPr>
          <w:u w:val="none"/>
        </w:rPr>
        <w:t>allocated</w:t>
      </w:r>
      <w:r>
        <w:rPr>
          <w:spacing w:val="18"/>
          <w:u w:val="none"/>
        </w:rPr>
        <w:t xml:space="preserve"> </w:t>
      </w:r>
      <w:r>
        <w:rPr>
          <w:u w:val="none"/>
        </w:rPr>
        <w:t>to</w:t>
      </w:r>
      <w:r>
        <w:rPr>
          <w:spacing w:val="17"/>
          <w:u w:val="none"/>
        </w:rPr>
        <w:t xml:space="preserve"> </w:t>
      </w:r>
      <w:r>
        <w:rPr>
          <w:u w:val="none"/>
        </w:rPr>
        <w:t>the</w:t>
      </w:r>
      <w:r>
        <w:rPr>
          <w:spacing w:val="17"/>
          <w:u w:val="none"/>
        </w:rPr>
        <w:t xml:space="preserve"> </w:t>
      </w:r>
      <w:r>
        <w:rPr>
          <w:spacing w:val="2"/>
          <w:u w:val="none"/>
        </w:rPr>
        <w:t>M</w:t>
      </w:r>
      <w:r>
        <w:rPr>
          <w:u w:val="none"/>
        </w:rPr>
        <w:t>e</w:t>
      </w:r>
      <w:r>
        <w:rPr>
          <w:spacing w:val="2"/>
          <w:u w:val="none"/>
        </w:rPr>
        <w:t>m</w:t>
      </w:r>
      <w:r>
        <w:rPr>
          <w:u w:val="none"/>
        </w:rPr>
        <w:t>bers</w:t>
      </w:r>
      <w:r>
        <w:rPr>
          <w:spacing w:val="17"/>
          <w:u w:val="none"/>
        </w:rPr>
        <w:t xml:space="preserve"> </w:t>
      </w:r>
      <w:r>
        <w:rPr>
          <w:u w:val="none"/>
        </w:rPr>
        <w:t>in</w:t>
      </w:r>
      <w:r>
        <w:rPr>
          <w:spacing w:val="18"/>
          <w:u w:val="none"/>
        </w:rPr>
        <w:t xml:space="preserve"> </w:t>
      </w:r>
      <w:r>
        <w:rPr>
          <w:u w:val="none"/>
        </w:rPr>
        <w:t>acc</w:t>
      </w:r>
      <w:r>
        <w:rPr>
          <w:spacing w:val="1"/>
          <w:u w:val="none"/>
        </w:rPr>
        <w:t>o</w:t>
      </w:r>
      <w:r>
        <w:rPr>
          <w:u w:val="none"/>
        </w:rPr>
        <w:t>rda</w:t>
      </w:r>
      <w:r>
        <w:rPr>
          <w:spacing w:val="1"/>
          <w:u w:val="none"/>
        </w:rPr>
        <w:t>n</w:t>
      </w:r>
      <w:r>
        <w:rPr>
          <w:u w:val="none"/>
        </w:rPr>
        <w:t>ce</w:t>
      </w:r>
      <w:r>
        <w:rPr>
          <w:spacing w:val="17"/>
          <w:u w:val="none"/>
        </w:rPr>
        <w:t xml:space="preserve"> </w:t>
      </w:r>
      <w:r>
        <w:rPr>
          <w:spacing w:val="1"/>
          <w:u w:val="none"/>
        </w:rPr>
        <w:t>w</w:t>
      </w:r>
      <w:r>
        <w:rPr>
          <w:u w:val="none"/>
        </w:rPr>
        <w:t>ith</w:t>
      </w:r>
      <w:r>
        <w:rPr>
          <w:w w:val="102"/>
          <w:u w:val="none"/>
        </w:rPr>
        <w:t xml:space="preserve"> </w:t>
      </w:r>
      <w:r>
        <w:rPr>
          <w:u w:val="none"/>
        </w:rPr>
        <w:t>t</w:t>
      </w:r>
      <w:r>
        <w:rPr>
          <w:spacing w:val="1"/>
          <w:u w:val="none"/>
        </w:rPr>
        <w:t>h</w:t>
      </w:r>
      <w:r>
        <w:rPr>
          <w:u w:val="none"/>
        </w:rPr>
        <w:t>eir</w:t>
      </w:r>
      <w:r>
        <w:rPr>
          <w:spacing w:val="29"/>
          <w:u w:val="none"/>
        </w:rPr>
        <w:t xml:space="preserve"> </w:t>
      </w:r>
      <w:r>
        <w:rPr>
          <w:u w:val="none"/>
        </w:rPr>
        <w:t>i</w:t>
      </w:r>
      <w:r>
        <w:rPr>
          <w:spacing w:val="1"/>
          <w:u w:val="none"/>
        </w:rPr>
        <w:t>n</w:t>
      </w:r>
      <w:r>
        <w:rPr>
          <w:u w:val="none"/>
        </w:rPr>
        <w:t>terests</w:t>
      </w:r>
      <w:r>
        <w:rPr>
          <w:spacing w:val="29"/>
          <w:u w:val="none"/>
        </w:rPr>
        <w:t xml:space="preserve"> </w:t>
      </w:r>
      <w:r>
        <w:rPr>
          <w:u w:val="none"/>
        </w:rPr>
        <w:t>in</w:t>
      </w:r>
      <w:r>
        <w:rPr>
          <w:spacing w:val="30"/>
          <w:u w:val="none"/>
        </w:rPr>
        <w:t xml:space="preserve"> </w:t>
      </w:r>
      <w:r>
        <w:rPr>
          <w:u w:val="none"/>
        </w:rPr>
        <w:t>t</w:t>
      </w:r>
      <w:r>
        <w:rPr>
          <w:spacing w:val="1"/>
          <w:u w:val="none"/>
        </w:rPr>
        <w:t>h</w:t>
      </w:r>
      <w:r>
        <w:rPr>
          <w:u w:val="none"/>
        </w:rPr>
        <w:t>e</w:t>
      </w:r>
      <w:r>
        <w:rPr>
          <w:spacing w:val="30"/>
          <w:u w:val="none"/>
        </w:rPr>
        <w:t xml:space="preserve"> </w:t>
      </w:r>
      <w:r>
        <w:rPr>
          <w:spacing w:val="1"/>
          <w:u w:val="none"/>
        </w:rPr>
        <w:t>C</w:t>
      </w:r>
      <w:r>
        <w:rPr>
          <w:u w:val="none"/>
        </w:rPr>
        <w:t>o</w:t>
      </w:r>
      <w:r>
        <w:rPr>
          <w:spacing w:val="2"/>
          <w:u w:val="none"/>
        </w:rPr>
        <w:t>m</w:t>
      </w:r>
      <w:r>
        <w:rPr>
          <w:u w:val="none"/>
        </w:rPr>
        <w:t>pany</w:t>
      </w:r>
      <w:r>
        <w:rPr>
          <w:spacing w:val="31"/>
          <w:u w:val="none"/>
        </w:rPr>
        <w:t xml:space="preserve"> </w:t>
      </w:r>
      <w:r>
        <w:rPr>
          <w:u w:val="none"/>
        </w:rPr>
        <w:t>in</w:t>
      </w:r>
      <w:r>
        <w:rPr>
          <w:spacing w:val="30"/>
          <w:u w:val="none"/>
        </w:rPr>
        <w:t xml:space="preserve"> </w:t>
      </w:r>
      <w:r>
        <w:rPr>
          <w:u w:val="none"/>
        </w:rPr>
        <w:t>t</w:t>
      </w:r>
      <w:r>
        <w:rPr>
          <w:spacing w:val="1"/>
          <w:u w:val="none"/>
        </w:rPr>
        <w:t>h</w:t>
      </w:r>
      <w:r>
        <w:rPr>
          <w:u w:val="none"/>
        </w:rPr>
        <w:t>e</w:t>
      </w:r>
      <w:r>
        <w:rPr>
          <w:spacing w:val="30"/>
          <w:u w:val="none"/>
        </w:rPr>
        <w:t xml:space="preserve"> </w:t>
      </w:r>
      <w:r>
        <w:rPr>
          <w:u w:val="none"/>
        </w:rPr>
        <w:t>event</w:t>
      </w:r>
      <w:r>
        <w:rPr>
          <w:spacing w:val="29"/>
          <w:u w:val="none"/>
        </w:rPr>
        <w:t xml:space="preserve"> </w:t>
      </w:r>
      <w:r>
        <w:rPr>
          <w:spacing w:val="1"/>
          <w:u w:val="none"/>
        </w:rPr>
        <w:t>R</w:t>
      </w:r>
      <w:r>
        <w:rPr>
          <w:u w:val="none"/>
        </w:rPr>
        <w:t>egulati</w:t>
      </w:r>
      <w:r>
        <w:rPr>
          <w:spacing w:val="1"/>
          <w:u w:val="none"/>
        </w:rPr>
        <w:t>o</w:t>
      </w:r>
      <w:r>
        <w:rPr>
          <w:u w:val="none"/>
        </w:rPr>
        <w:t>n</w:t>
      </w:r>
      <w:r>
        <w:rPr>
          <w:spacing w:val="31"/>
          <w:u w:val="none"/>
        </w:rPr>
        <w:t xml:space="preserve"> </w:t>
      </w:r>
      <w:r>
        <w:rPr>
          <w:spacing w:val="1"/>
          <w:u w:val="none"/>
        </w:rPr>
        <w:t>S</w:t>
      </w:r>
      <w:r>
        <w:rPr>
          <w:u w:val="none"/>
        </w:rPr>
        <w:t>ecti</w:t>
      </w:r>
      <w:r>
        <w:rPr>
          <w:spacing w:val="1"/>
          <w:u w:val="none"/>
        </w:rPr>
        <w:t>o</w:t>
      </w:r>
      <w:r>
        <w:rPr>
          <w:u w:val="none"/>
        </w:rPr>
        <w:t>n</w:t>
      </w:r>
      <w:r>
        <w:rPr>
          <w:spacing w:val="32"/>
          <w:u w:val="none"/>
        </w:rPr>
        <w:t xml:space="preserve"> </w:t>
      </w:r>
      <w:r>
        <w:rPr>
          <w:spacing w:val="1"/>
          <w:u w:val="none"/>
        </w:rPr>
        <w:t>1</w:t>
      </w:r>
      <w:r>
        <w:rPr>
          <w:u w:val="none"/>
        </w:rPr>
        <w:t>.</w:t>
      </w:r>
      <w:r>
        <w:rPr>
          <w:spacing w:val="1"/>
          <w:u w:val="none"/>
        </w:rPr>
        <w:t>704</w:t>
      </w:r>
      <w:r>
        <w:rPr>
          <w:u w:val="none"/>
        </w:rPr>
        <w:t>-1</w:t>
      </w:r>
      <w:r>
        <w:rPr>
          <w:spacing w:val="31"/>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2</w:t>
      </w:r>
      <w:r>
        <w:rPr>
          <w:u w:val="none"/>
        </w:rPr>
        <w:t>)</w:t>
      </w:r>
      <w:r>
        <w:rPr>
          <w:spacing w:val="29"/>
          <w:u w:val="none"/>
        </w:rPr>
        <w:t xml:space="preserve"> </w:t>
      </w:r>
      <w:r>
        <w:rPr>
          <w:u w:val="none"/>
        </w:rPr>
        <w:t>a</w:t>
      </w:r>
      <w:r>
        <w:rPr>
          <w:spacing w:val="1"/>
          <w:u w:val="none"/>
        </w:rPr>
        <w:t>pp</w:t>
      </w:r>
      <w:r>
        <w:rPr>
          <w:u w:val="none"/>
        </w:rPr>
        <w:t>lies,</w:t>
      </w:r>
      <w:r>
        <w:rPr>
          <w:spacing w:val="29"/>
          <w:u w:val="none"/>
        </w:rPr>
        <w:t xml:space="preserve"> </w:t>
      </w:r>
      <w:r>
        <w:rPr>
          <w:spacing w:val="1"/>
          <w:u w:val="none"/>
        </w:rPr>
        <w:t>o</w:t>
      </w:r>
      <w:r>
        <w:rPr>
          <w:u w:val="none"/>
        </w:rPr>
        <w:t>r</w:t>
      </w:r>
      <w:r>
        <w:rPr>
          <w:spacing w:val="29"/>
          <w:u w:val="none"/>
        </w:rPr>
        <w:t xml:space="preserve"> </w:t>
      </w:r>
      <w:r>
        <w:rPr>
          <w:u w:val="none"/>
        </w:rPr>
        <w:t>to</w:t>
      </w:r>
      <w:r>
        <w:rPr>
          <w:spacing w:val="30"/>
          <w:u w:val="none"/>
        </w:rPr>
        <w:t xml:space="preserve"> </w:t>
      </w:r>
      <w:r>
        <w:rPr>
          <w:u w:val="none"/>
        </w:rPr>
        <w:t>t</w:t>
      </w:r>
      <w:r>
        <w:rPr>
          <w:spacing w:val="1"/>
          <w:u w:val="none"/>
        </w:rPr>
        <w:t>he</w:t>
      </w:r>
      <w:r>
        <w:rPr>
          <w:spacing w:val="2"/>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8"/>
          <w:u w:val="none"/>
        </w:rPr>
        <w:t xml:space="preserve"> </w:t>
      </w:r>
      <w:r>
        <w:rPr>
          <w:u w:val="none"/>
        </w:rPr>
        <w:t>to</w:t>
      </w:r>
      <w:r>
        <w:rPr>
          <w:spacing w:val="38"/>
          <w:u w:val="none"/>
        </w:rPr>
        <w:t xml:space="preserve"> </w:t>
      </w:r>
      <w:r>
        <w:rPr>
          <w:spacing w:val="1"/>
          <w:u w:val="none"/>
        </w:rPr>
        <w:t>who</w:t>
      </w:r>
      <w:r>
        <w:rPr>
          <w:u w:val="none"/>
        </w:rPr>
        <w:t>m</w:t>
      </w:r>
      <w:r>
        <w:rPr>
          <w:spacing w:val="40"/>
          <w:u w:val="none"/>
        </w:rPr>
        <w:t xml:space="preserve"> </w:t>
      </w:r>
      <w:r>
        <w:rPr>
          <w:u w:val="none"/>
        </w:rPr>
        <w:t>s</w:t>
      </w:r>
      <w:r>
        <w:rPr>
          <w:spacing w:val="1"/>
          <w:u w:val="none"/>
        </w:rPr>
        <w:t>u</w:t>
      </w:r>
      <w:r>
        <w:rPr>
          <w:u w:val="none"/>
        </w:rPr>
        <w:t>ch</w:t>
      </w:r>
      <w:r>
        <w:rPr>
          <w:spacing w:val="38"/>
          <w:u w:val="none"/>
        </w:rPr>
        <w:t xml:space="preserve"> </w:t>
      </w:r>
      <w:r>
        <w:rPr>
          <w:spacing w:val="1"/>
          <w:u w:val="none"/>
        </w:rPr>
        <w:t>d</w:t>
      </w:r>
      <w:r>
        <w:rPr>
          <w:u w:val="none"/>
        </w:rPr>
        <w:t>istri</w:t>
      </w:r>
      <w:r>
        <w:rPr>
          <w:spacing w:val="1"/>
          <w:u w:val="none"/>
        </w:rPr>
        <w:t>bu</w:t>
      </w:r>
      <w:r>
        <w:rPr>
          <w:u w:val="none"/>
        </w:rPr>
        <w:t>ti</w:t>
      </w:r>
      <w:r>
        <w:rPr>
          <w:spacing w:val="1"/>
          <w:u w:val="none"/>
        </w:rPr>
        <w:t>o</w:t>
      </w:r>
      <w:r>
        <w:rPr>
          <w:u w:val="none"/>
        </w:rPr>
        <w:t>n</w:t>
      </w:r>
      <w:r>
        <w:rPr>
          <w:spacing w:val="38"/>
          <w:u w:val="none"/>
        </w:rPr>
        <w:t xml:space="preserve"> </w:t>
      </w:r>
      <w:r>
        <w:rPr>
          <w:spacing w:val="1"/>
          <w:u w:val="none"/>
        </w:rPr>
        <w:t>w</w:t>
      </w:r>
      <w:r>
        <w:rPr>
          <w:u w:val="none"/>
        </w:rPr>
        <w:t>as</w:t>
      </w:r>
      <w:r>
        <w:rPr>
          <w:spacing w:val="39"/>
          <w:u w:val="none"/>
        </w:rPr>
        <w:t xml:space="preserve"> </w:t>
      </w:r>
      <w:r>
        <w:rPr>
          <w:spacing w:val="2"/>
          <w:u w:val="none"/>
        </w:rPr>
        <w:t>m</w:t>
      </w:r>
      <w:r>
        <w:rPr>
          <w:u w:val="none"/>
        </w:rPr>
        <w:t>a</w:t>
      </w:r>
      <w:r>
        <w:rPr>
          <w:spacing w:val="1"/>
          <w:u w:val="none"/>
        </w:rPr>
        <w:t>d</w:t>
      </w:r>
      <w:r>
        <w:rPr>
          <w:u w:val="none"/>
        </w:rPr>
        <w:t>e</w:t>
      </w:r>
      <w:r>
        <w:rPr>
          <w:spacing w:val="38"/>
          <w:u w:val="none"/>
        </w:rPr>
        <w:t xml:space="preserve"> </w:t>
      </w:r>
      <w:r>
        <w:rPr>
          <w:u w:val="none"/>
        </w:rPr>
        <w:t>in</w:t>
      </w:r>
      <w:r>
        <w:rPr>
          <w:spacing w:val="38"/>
          <w:u w:val="none"/>
        </w:rPr>
        <w:t xml:space="preserve"> </w:t>
      </w:r>
      <w:r>
        <w:rPr>
          <w:u w:val="none"/>
        </w:rPr>
        <w:t>t</w:t>
      </w:r>
      <w:r>
        <w:rPr>
          <w:spacing w:val="1"/>
          <w:u w:val="none"/>
        </w:rPr>
        <w:t>h</w:t>
      </w:r>
      <w:r>
        <w:rPr>
          <w:u w:val="none"/>
        </w:rPr>
        <w:t>e</w:t>
      </w:r>
      <w:r>
        <w:rPr>
          <w:spacing w:val="39"/>
          <w:u w:val="none"/>
        </w:rPr>
        <w:t xml:space="preserve"> </w:t>
      </w:r>
      <w:r>
        <w:rPr>
          <w:u w:val="none"/>
        </w:rPr>
        <w:t>e</w:t>
      </w:r>
      <w:r>
        <w:rPr>
          <w:spacing w:val="1"/>
          <w:u w:val="none"/>
        </w:rPr>
        <w:t>v</w:t>
      </w:r>
      <w:r>
        <w:rPr>
          <w:u w:val="none"/>
        </w:rPr>
        <w:t>e</w:t>
      </w:r>
      <w:r>
        <w:rPr>
          <w:spacing w:val="1"/>
          <w:u w:val="none"/>
        </w:rPr>
        <w:t>n</w:t>
      </w:r>
      <w:r>
        <w:rPr>
          <w:u w:val="none"/>
        </w:rPr>
        <w:t>t</w:t>
      </w:r>
      <w:r>
        <w:rPr>
          <w:spacing w:val="37"/>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37"/>
          <w:u w:val="none"/>
        </w:rPr>
        <w:t xml:space="preserve"> </w:t>
      </w:r>
      <w:r>
        <w:rPr>
          <w:spacing w:val="1"/>
          <w:u w:val="none"/>
        </w:rPr>
        <w:t>S</w:t>
      </w:r>
      <w:r>
        <w:rPr>
          <w:u w:val="none"/>
        </w:rPr>
        <w:t>ecti</w:t>
      </w:r>
      <w:r>
        <w:rPr>
          <w:spacing w:val="1"/>
          <w:u w:val="none"/>
        </w:rPr>
        <w:t>o</w:t>
      </w:r>
      <w:r>
        <w:rPr>
          <w:u w:val="none"/>
        </w:rPr>
        <w:t>n</w:t>
      </w:r>
      <w:r>
        <w:rPr>
          <w:spacing w:val="38"/>
          <w:u w:val="none"/>
        </w:rPr>
        <w:t xml:space="preserve"> </w:t>
      </w:r>
      <w:r>
        <w:rPr>
          <w:spacing w:val="1"/>
          <w:u w:val="none"/>
        </w:rPr>
        <w:t>1</w:t>
      </w:r>
      <w:r>
        <w:rPr>
          <w:u w:val="none"/>
        </w:rPr>
        <w:t>.</w:t>
      </w:r>
      <w:r>
        <w:rPr>
          <w:spacing w:val="1"/>
          <w:u w:val="none"/>
        </w:rPr>
        <w:t>70</w:t>
      </w:r>
      <w:r>
        <w:rPr>
          <w:u w:val="none"/>
        </w:rPr>
        <w:t>4-1</w:t>
      </w:r>
      <w:r>
        <w:rPr>
          <w:spacing w:val="38"/>
          <w:u w:val="none"/>
        </w:rPr>
        <w:t xml:space="preserve"> </w:t>
      </w:r>
      <w:r>
        <w:rPr>
          <w:u w:val="none"/>
        </w:rPr>
        <w:t>(</w:t>
      </w:r>
      <w:r>
        <w:rPr>
          <w:spacing w:val="1"/>
          <w:u w:val="none"/>
        </w:rPr>
        <w:t>b</w:t>
      </w:r>
      <w:r>
        <w:rPr>
          <w:u w:val="none"/>
        </w:rPr>
        <w:t>)(</w:t>
      </w:r>
      <w:r>
        <w:rPr>
          <w:spacing w:val="1"/>
          <w:u w:val="none"/>
        </w:rPr>
        <w:t>2</w:t>
      </w:r>
      <w:r>
        <w:rPr>
          <w:u w:val="none"/>
        </w:rPr>
        <w:t>)(i</w:t>
      </w:r>
      <w:r>
        <w:rPr>
          <w:spacing w:val="1"/>
          <w:u w:val="none"/>
        </w:rPr>
        <w:t>v</w:t>
      </w:r>
      <w:r>
        <w:rPr>
          <w:u w:val="none"/>
        </w:rPr>
        <w:t>)(</w:t>
      </w:r>
      <w:r>
        <w:rPr>
          <w:spacing w:val="2"/>
          <w:u w:val="none"/>
        </w:rPr>
        <w:t>m</w:t>
      </w:r>
      <w:r>
        <w:rPr>
          <w:u w:val="none"/>
        </w:rPr>
        <w:t>)(</w:t>
      </w:r>
      <w:r>
        <w:rPr>
          <w:spacing w:val="1"/>
          <w:u w:val="none"/>
        </w:rPr>
        <w:t>4)</w:t>
      </w:r>
      <w:r>
        <w:rPr>
          <w:spacing w:val="2"/>
          <w:w w:val="102"/>
          <w:u w:val="none"/>
        </w:rPr>
        <w:t xml:space="preserve"> </w:t>
      </w:r>
      <w:r>
        <w:rPr>
          <w:u w:val="none"/>
        </w:rPr>
        <w:t>a</w:t>
      </w:r>
      <w:r>
        <w:rPr>
          <w:spacing w:val="1"/>
          <w:u w:val="none"/>
        </w:rPr>
        <w:t>p</w:t>
      </w:r>
      <w:r>
        <w:rPr>
          <w:u w:val="none"/>
        </w:rPr>
        <w:t>plies.</w:t>
      </w:r>
    </w:p>
    <w:p w14:paraId="26746B14" w14:textId="77777777" w:rsidR="000C19C9" w:rsidRDefault="000C19C9">
      <w:pPr>
        <w:spacing w:before="17" w:line="220" w:lineRule="exact"/>
      </w:pPr>
    </w:p>
    <w:p w14:paraId="5B3C9F3A" w14:textId="77777777" w:rsidR="000C19C9" w:rsidRDefault="00D3642A">
      <w:pPr>
        <w:pStyle w:val="BodyText"/>
        <w:numPr>
          <w:ilvl w:val="2"/>
          <w:numId w:val="1"/>
        </w:numPr>
        <w:tabs>
          <w:tab w:val="left" w:pos="2264"/>
        </w:tabs>
        <w:spacing w:line="251" w:lineRule="auto"/>
        <w:ind w:right="114" w:firstLine="1440"/>
        <w:jc w:val="both"/>
        <w:rPr>
          <w:u w:val="none"/>
        </w:rPr>
      </w:pPr>
      <w:r>
        <w:rPr>
          <w:spacing w:val="1"/>
          <w:u w:color="000000"/>
        </w:rPr>
        <w:t>P</w:t>
      </w:r>
      <w:r>
        <w:rPr>
          <w:u w:color="000000"/>
        </w:rPr>
        <w:t>ri</w:t>
      </w:r>
      <w:r>
        <w:rPr>
          <w:spacing w:val="1"/>
          <w:u w:color="000000"/>
        </w:rPr>
        <w:t>o</w:t>
      </w:r>
      <w:r>
        <w:rPr>
          <w:u w:color="000000"/>
        </w:rPr>
        <w:t>rity</w:t>
      </w:r>
      <w:r>
        <w:rPr>
          <w:spacing w:val="31"/>
          <w:u w:color="000000"/>
        </w:rPr>
        <w:t xml:space="preserve"> </w:t>
      </w:r>
      <w:r>
        <w:rPr>
          <w:spacing w:val="1"/>
          <w:u w:color="000000"/>
        </w:rPr>
        <w:t>A</w:t>
      </w:r>
      <w:r>
        <w:rPr>
          <w:u w:color="000000"/>
        </w:rPr>
        <w:t>ll</w:t>
      </w:r>
      <w:r>
        <w:rPr>
          <w:spacing w:val="1"/>
          <w:u w:color="000000"/>
        </w:rPr>
        <w:t>o</w:t>
      </w:r>
      <w:r>
        <w:rPr>
          <w:u w:color="000000"/>
        </w:rPr>
        <w:t>cati</w:t>
      </w:r>
      <w:r>
        <w:rPr>
          <w:spacing w:val="1"/>
          <w:u w:color="000000"/>
        </w:rPr>
        <w:t>on</w:t>
      </w:r>
      <w:r>
        <w:rPr>
          <w:u w:val="none"/>
        </w:rPr>
        <w:t>.</w:t>
      </w:r>
      <w:r>
        <w:rPr>
          <w:spacing w:val="31"/>
          <w:u w:val="none"/>
        </w:rPr>
        <w:t xml:space="preserve"> </w:t>
      </w:r>
      <w:r>
        <w:rPr>
          <w:spacing w:val="1"/>
          <w:u w:val="none"/>
        </w:rPr>
        <w:t>A</w:t>
      </w:r>
      <w:r>
        <w:rPr>
          <w:u w:val="none"/>
        </w:rPr>
        <w:t>ll</w:t>
      </w:r>
      <w:r>
        <w:rPr>
          <w:spacing w:val="31"/>
          <w:u w:val="none"/>
        </w:rPr>
        <w:t xml:space="preserve"> </w:t>
      </w:r>
      <w:r>
        <w:rPr>
          <w:spacing w:val="1"/>
          <w:u w:val="none"/>
        </w:rPr>
        <w:t>o</w:t>
      </w:r>
      <w:r>
        <w:rPr>
          <w:u w:val="none"/>
        </w:rPr>
        <w:t>r</w:t>
      </w:r>
      <w:r>
        <w:rPr>
          <w:spacing w:val="32"/>
          <w:u w:val="none"/>
        </w:rPr>
        <w:t xml:space="preserve"> </w:t>
      </w:r>
      <w:r>
        <w:rPr>
          <w:u w:val="none"/>
        </w:rPr>
        <w:t>a</w:t>
      </w:r>
      <w:r>
        <w:rPr>
          <w:spacing w:val="32"/>
          <w:u w:val="none"/>
        </w:rPr>
        <w:t xml:space="preserve"> </w:t>
      </w:r>
      <w:r>
        <w:rPr>
          <w:spacing w:val="1"/>
          <w:u w:val="none"/>
        </w:rPr>
        <w:t>po</w:t>
      </w:r>
      <w:r>
        <w:rPr>
          <w:u w:val="none"/>
        </w:rPr>
        <w:t>rti</w:t>
      </w:r>
      <w:r>
        <w:rPr>
          <w:spacing w:val="1"/>
          <w:u w:val="none"/>
        </w:rPr>
        <w:t>o</w:t>
      </w:r>
      <w:r>
        <w:rPr>
          <w:u w:val="none"/>
        </w:rPr>
        <w:t>n</w:t>
      </w:r>
      <w:r>
        <w:rPr>
          <w:spacing w:val="33"/>
          <w:u w:val="none"/>
        </w:rPr>
        <w:t xml:space="preserve"> </w:t>
      </w:r>
      <w:r>
        <w:rPr>
          <w:spacing w:val="1"/>
          <w:u w:val="none"/>
        </w:rPr>
        <w:t>o</w:t>
      </w:r>
      <w:r>
        <w:rPr>
          <w:u w:val="none"/>
        </w:rPr>
        <w:t>f</w:t>
      </w:r>
      <w:r>
        <w:rPr>
          <w:spacing w:val="31"/>
          <w:u w:val="none"/>
        </w:rPr>
        <w:t xml:space="preserve"> </w:t>
      </w:r>
      <w:r>
        <w:rPr>
          <w:u w:val="none"/>
        </w:rPr>
        <w:t>t</w:t>
      </w:r>
      <w:r>
        <w:rPr>
          <w:spacing w:val="1"/>
          <w:u w:val="none"/>
        </w:rPr>
        <w:t>h</w:t>
      </w:r>
      <w:r>
        <w:rPr>
          <w:u w:val="none"/>
        </w:rPr>
        <w:t>e</w:t>
      </w:r>
      <w:r>
        <w:rPr>
          <w:spacing w:val="32"/>
          <w:u w:val="none"/>
        </w:rPr>
        <w:t xml:space="preserve"> </w:t>
      </w:r>
      <w:r>
        <w:rPr>
          <w:u w:val="none"/>
        </w:rPr>
        <w:t>re</w:t>
      </w:r>
      <w:r>
        <w:rPr>
          <w:spacing w:val="2"/>
          <w:u w:val="none"/>
        </w:rPr>
        <w:t>m</w:t>
      </w:r>
      <w:r>
        <w:rPr>
          <w:u w:val="none"/>
        </w:rPr>
        <w:t>ai</w:t>
      </w:r>
      <w:r>
        <w:rPr>
          <w:spacing w:val="1"/>
          <w:u w:val="none"/>
        </w:rPr>
        <w:t>n</w:t>
      </w:r>
      <w:r>
        <w:rPr>
          <w:u w:val="none"/>
        </w:rPr>
        <w:t>i</w:t>
      </w:r>
      <w:r>
        <w:rPr>
          <w:spacing w:val="1"/>
          <w:u w:val="none"/>
        </w:rPr>
        <w:t>n</w:t>
      </w:r>
      <w:r>
        <w:rPr>
          <w:u w:val="none"/>
        </w:rPr>
        <w:t>g</w:t>
      </w:r>
      <w:r>
        <w:rPr>
          <w:spacing w:val="33"/>
          <w:u w:val="none"/>
        </w:rPr>
        <w:t xml:space="preserve"> </w:t>
      </w:r>
      <w:r>
        <w:rPr>
          <w:u w:val="none"/>
        </w:rPr>
        <w:t>ite</w:t>
      </w:r>
      <w:r>
        <w:rPr>
          <w:spacing w:val="2"/>
          <w:u w:val="none"/>
        </w:rPr>
        <w:t>m</w:t>
      </w:r>
      <w:r>
        <w:rPr>
          <w:u w:val="none"/>
        </w:rPr>
        <w:t>s</w:t>
      </w:r>
      <w:r>
        <w:rPr>
          <w:spacing w:val="32"/>
          <w:u w:val="none"/>
        </w:rPr>
        <w:t xml:space="preserve"> </w:t>
      </w:r>
      <w:r>
        <w:rPr>
          <w:spacing w:val="1"/>
          <w:u w:val="none"/>
        </w:rPr>
        <w:t>o</w:t>
      </w:r>
      <w:r>
        <w:rPr>
          <w:u w:val="none"/>
        </w:rPr>
        <w:t>f</w:t>
      </w:r>
      <w:r>
        <w:rPr>
          <w:spacing w:val="3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3"/>
          <w:u w:val="none"/>
        </w:rPr>
        <w:t xml:space="preserve"> </w:t>
      </w:r>
      <w:r>
        <w:rPr>
          <w:u w:val="none"/>
        </w:rPr>
        <w:t>i</w:t>
      </w:r>
      <w:r>
        <w:rPr>
          <w:spacing w:val="1"/>
          <w:u w:val="none"/>
        </w:rPr>
        <w:t>n</w:t>
      </w:r>
      <w:r>
        <w:rPr>
          <w:u w:val="none"/>
        </w:rPr>
        <w:t>co</w:t>
      </w:r>
      <w:r>
        <w:rPr>
          <w:spacing w:val="2"/>
          <w:u w:val="none"/>
        </w:rPr>
        <w:t>m</w:t>
      </w:r>
      <w:r>
        <w:rPr>
          <w:u w:val="none"/>
        </w:rPr>
        <w:t>e</w:t>
      </w:r>
      <w:r>
        <w:rPr>
          <w:w w:val="102"/>
          <w:u w:val="none"/>
        </w:rPr>
        <w:t xml:space="preserve"> </w:t>
      </w:r>
      <w:r>
        <w:rPr>
          <w:spacing w:val="1"/>
          <w:u w:val="none"/>
        </w:rPr>
        <w:t>o</w:t>
      </w:r>
      <w:r>
        <w:rPr>
          <w:u w:val="none"/>
        </w:rPr>
        <w:t>r</w:t>
      </w:r>
      <w:r>
        <w:rPr>
          <w:spacing w:val="21"/>
          <w:u w:val="none"/>
        </w:rPr>
        <w:t xml:space="preserve"> </w:t>
      </w:r>
      <w:r>
        <w:rPr>
          <w:spacing w:val="1"/>
          <w:u w:val="none"/>
        </w:rPr>
        <w:t>g</w:t>
      </w:r>
      <w:r>
        <w:rPr>
          <w:u w:val="none"/>
        </w:rPr>
        <w:t>ain</w:t>
      </w:r>
      <w:r>
        <w:rPr>
          <w:spacing w:val="22"/>
          <w:u w:val="none"/>
        </w:rPr>
        <w:t xml:space="preserve"> </w:t>
      </w:r>
      <w:r>
        <w:rPr>
          <w:u w:val="none"/>
        </w:rPr>
        <w:t>f</w:t>
      </w:r>
      <w:r>
        <w:rPr>
          <w:spacing w:val="1"/>
          <w:u w:val="none"/>
        </w:rPr>
        <w:t>o</w:t>
      </w:r>
      <w:r>
        <w:rPr>
          <w:u w:val="none"/>
        </w:rPr>
        <w:t>r</w:t>
      </w:r>
      <w:r>
        <w:rPr>
          <w:spacing w:val="21"/>
          <w:u w:val="none"/>
        </w:rPr>
        <w:t xml:space="preserve"> </w:t>
      </w:r>
      <w:r>
        <w:rPr>
          <w:u w:val="none"/>
        </w:rPr>
        <w:t>t</w:t>
      </w:r>
      <w:r>
        <w:rPr>
          <w:spacing w:val="1"/>
          <w:u w:val="none"/>
        </w:rPr>
        <w:t>h</w:t>
      </w:r>
      <w:r>
        <w:rPr>
          <w:u w:val="none"/>
        </w:rPr>
        <w:t>e</w:t>
      </w:r>
      <w:r>
        <w:rPr>
          <w:spacing w:val="22"/>
          <w:u w:val="none"/>
        </w:rPr>
        <w:t xml:space="preserve"> </w:t>
      </w:r>
      <w:r>
        <w:rPr>
          <w:spacing w:val="1"/>
          <w:u w:val="none"/>
        </w:rPr>
        <w:t>F</w:t>
      </w:r>
      <w:r>
        <w:rPr>
          <w:u w:val="none"/>
        </w:rPr>
        <w:t>iscal</w:t>
      </w:r>
      <w:r>
        <w:rPr>
          <w:spacing w:val="22"/>
          <w:u w:val="none"/>
        </w:rPr>
        <w:t xml:space="preserve"> </w:t>
      </w:r>
      <w:r>
        <w:rPr>
          <w:spacing w:val="1"/>
          <w:u w:val="none"/>
        </w:rPr>
        <w:t>Y</w:t>
      </w:r>
      <w:r>
        <w:rPr>
          <w:u w:val="none"/>
        </w:rPr>
        <w:t>ear,</w:t>
      </w:r>
      <w:r>
        <w:rPr>
          <w:spacing w:val="21"/>
          <w:u w:val="none"/>
        </w:rPr>
        <w:t xml:space="preserve"> </w:t>
      </w:r>
      <w:r>
        <w:rPr>
          <w:u w:val="none"/>
        </w:rPr>
        <w:t>if</w:t>
      </w:r>
      <w:r>
        <w:rPr>
          <w:spacing w:val="21"/>
          <w:u w:val="none"/>
        </w:rPr>
        <w:t xml:space="preserve"> </w:t>
      </w:r>
      <w:r>
        <w:rPr>
          <w:u w:val="none"/>
        </w:rPr>
        <w:t>a</w:t>
      </w:r>
      <w:r>
        <w:rPr>
          <w:spacing w:val="1"/>
          <w:u w:val="none"/>
        </w:rPr>
        <w:t>ny</w:t>
      </w:r>
      <w:r>
        <w:rPr>
          <w:u w:val="none"/>
        </w:rPr>
        <w:t>,</w:t>
      </w:r>
      <w:r>
        <w:rPr>
          <w:spacing w:val="21"/>
          <w:u w:val="none"/>
        </w:rPr>
        <w:t xml:space="preserve"> </w:t>
      </w:r>
      <w:r>
        <w:rPr>
          <w:u w:val="none"/>
        </w:rPr>
        <w:t>s</w:t>
      </w:r>
      <w:r>
        <w:rPr>
          <w:spacing w:val="1"/>
          <w:u w:val="none"/>
        </w:rPr>
        <w:t>h</w:t>
      </w:r>
      <w:r>
        <w:rPr>
          <w:u w:val="none"/>
        </w:rPr>
        <w:t>all</w:t>
      </w:r>
      <w:r>
        <w:rPr>
          <w:spacing w:val="21"/>
          <w:u w:val="none"/>
        </w:rPr>
        <w:t xml:space="preserve"> </w:t>
      </w:r>
      <w:r>
        <w:rPr>
          <w:spacing w:val="1"/>
          <w:u w:val="none"/>
        </w:rPr>
        <w:t>b</w:t>
      </w:r>
      <w:r>
        <w:rPr>
          <w:u w:val="none"/>
        </w:rPr>
        <w:t>e</w:t>
      </w:r>
      <w:r>
        <w:rPr>
          <w:spacing w:val="22"/>
          <w:u w:val="none"/>
        </w:rPr>
        <w:t xml:space="preserve"> </w:t>
      </w:r>
      <w:r>
        <w:rPr>
          <w:u w:val="none"/>
        </w:rPr>
        <w:t>s</w:t>
      </w:r>
      <w:r>
        <w:rPr>
          <w:spacing w:val="1"/>
          <w:u w:val="none"/>
        </w:rPr>
        <w:t>p</w:t>
      </w:r>
      <w:r>
        <w:rPr>
          <w:u w:val="none"/>
        </w:rPr>
        <w:t>ecially</w:t>
      </w:r>
      <w:r>
        <w:rPr>
          <w:spacing w:val="23"/>
          <w:u w:val="none"/>
        </w:rPr>
        <w:t xml:space="preserve"> </w:t>
      </w:r>
      <w:r>
        <w:rPr>
          <w:u w:val="none"/>
        </w:rPr>
        <w:t>all</w:t>
      </w:r>
      <w:r>
        <w:rPr>
          <w:spacing w:val="1"/>
          <w:u w:val="none"/>
        </w:rPr>
        <w:t>o</w:t>
      </w:r>
      <w:r>
        <w:rPr>
          <w:u w:val="none"/>
        </w:rPr>
        <w:t>cated</w:t>
      </w:r>
      <w:r>
        <w:rPr>
          <w:spacing w:val="22"/>
          <w:u w:val="none"/>
        </w:rPr>
        <w:t xml:space="preserve"> </w:t>
      </w:r>
      <w:r>
        <w:rPr>
          <w:u w:val="none"/>
        </w:rPr>
        <w:t>to</w:t>
      </w:r>
      <w:r>
        <w:rPr>
          <w:spacing w:val="22"/>
          <w:u w:val="none"/>
        </w:rPr>
        <w:t xml:space="preserve"> </w:t>
      </w:r>
      <w:r>
        <w:rPr>
          <w:u w:val="none"/>
        </w:rPr>
        <w:t>t</w:t>
      </w:r>
      <w:r>
        <w:rPr>
          <w:spacing w:val="1"/>
          <w:u w:val="none"/>
        </w:rPr>
        <w:t>h</w:t>
      </w:r>
      <w:r>
        <w:rPr>
          <w:u w:val="none"/>
        </w:rPr>
        <w:t>e</w:t>
      </w:r>
      <w:r>
        <w:rPr>
          <w:spacing w:val="23"/>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1"/>
          <w:u w:val="none"/>
        </w:rPr>
        <w:t xml:space="preserve"> </w:t>
      </w:r>
      <w:r>
        <w:rPr>
          <w:u w:val="none"/>
        </w:rPr>
        <w:t>in</w:t>
      </w:r>
      <w:r>
        <w:rPr>
          <w:spacing w:val="22"/>
          <w:u w:val="none"/>
        </w:rPr>
        <w:t xml:space="preserve"> </w:t>
      </w:r>
      <w:r>
        <w:rPr>
          <w:spacing w:val="1"/>
          <w:u w:val="none"/>
        </w:rPr>
        <w:t>p</w:t>
      </w:r>
      <w:r>
        <w:rPr>
          <w:u w:val="none"/>
        </w:rPr>
        <w:t>r</w:t>
      </w:r>
      <w:r>
        <w:rPr>
          <w:spacing w:val="1"/>
          <w:u w:val="none"/>
        </w:rPr>
        <w:t>opo</w:t>
      </w:r>
      <w:r>
        <w:rPr>
          <w:u w:val="none"/>
        </w:rPr>
        <w:t>rti</w:t>
      </w:r>
      <w:r>
        <w:rPr>
          <w:spacing w:val="1"/>
          <w:u w:val="none"/>
        </w:rPr>
        <w:t>o</w:t>
      </w:r>
      <w:r>
        <w:rPr>
          <w:u w:val="none"/>
        </w:rPr>
        <w:t>n</w:t>
      </w:r>
      <w:r>
        <w:rPr>
          <w:spacing w:val="22"/>
          <w:u w:val="none"/>
        </w:rPr>
        <w:t xml:space="preserve"> </w:t>
      </w:r>
      <w:r>
        <w:rPr>
          <w:u w:val="none"/>
        </w:rPr>
        <w:t>to</w:t>
      </w:r>
      <w:r>
        <w:rPr>
          <w:spacing w:val="23"/>
          <w:u w:val="none"/>
        </w:rPr>
        <w:t xml:space="preserve"> </w:t>
      </w:r>
      <w:r>
        <w:rPr>
          <w:u w:val="none"/>
        </w:rPr>
        <w:t>a</w:t>
      </w:r>
      <w:r>
        <w:rPr>
          <w:spacing w:val="1"/>
          <w:u w:val="none"/>
        </w:rPr>
        <w:t>n</w:t>
      </w:r>
      <w:r>
        <w:rPr>
          <w:u w:val="none"/>
        </w:rPr>
        <w:t>d</w:t>
      </w:r>
      <w:r>
        <w:rPr>
          <w:spacing w:val="22"/>
          <w:u w:val="none"/>
        </w:rPr>
        <w:t xml:space="preserve"> </w:t>
      </w:r>
      <w:r>
        <w:rPr>
          <w:u w:val="none"/>
        </w:rPr>
        <w:t>to</w:t>
      </w:r>
      <w:r>
        <w:rPr>
          <w:spacing w:val="22"/>
          <w:u w:val="none"/>
        </w:rPr>
        <w:t xml:space="preserve"> </w:t>
      </w:r>
      <w:r>
        <w:rPr>
          <w:u w:val="none"/>
        </w:rPr>
        <w:t>t</w:t>
      </w:r>
      <w:r>
        <w:rPr>
          <w:spacing w:val="1"/>
          <w:u w:val="none"/>
        </w:rPr>
        <w:t>he</w:t>
      </w:r>
      <w:r>
        <w:rPr>
          <w:spacing w:val="2"/>
          <w:w w:val="102"/>
          <w:u w:val="none"/>
        </w:rPr>
        <w:t xml:space="preserve"> </w:t>
      </w:r>
      <w:r>
        <w:rPr>
          <w:u w:val="none"/>
        </w:rPr>
        <w:t>e</w:t>
      </w:r>
      <w:r>
        <w:rPr>
          <w:spacing w:val="1"/>
          <w:u w:val="none"/>
        </w:rPr>
        <w:t>x</w:t>
      </w:r>
      <w:r>
        <w:rPr>
          <w:u w:val="none"/>
        </w:rPr>
        <w:t>te</w:t>
      </w:r>
      <w:r>
        <w:rPr>
          <w:spacing w:val="1"/>
          <w:u w:val="none"/>
        </w:rPr>
        <w:t>n</w:t>
      </w:r>
      <w:r>
        <w:rPr>
          <w:u w:val="none"/>
        </w:rPr>
        <w:t>t</w:t>
      </w:r>
      <w:r>
        <w:rPr>
          <w:spacing w:val="26"/>
          <w:u w:val="none"/>
        </w:rPr>
        <w:t xml:space="preserve"> </w:t>
      </w:r>
      <w:r>
        <w:rPr>
          <w:u w:val="none"/>
        </w:rPr>
        <w:t>of</w:t>
      </w:r>
      <w:r>
        <w:rPr>
          <w:spacing w:val="26"/>
          <w:u w:val="none"/>
        </w:rPr>
        <w:t xml:space="preserve"> </w:t>
      </w:r>
      <w:r>
        <w:rPr>
          <w:u w:val="none"/>
        </w:rPr>
        <w:t>the</w:t>
      </w:r>
      <w:r>
        <w:rPr>
          <w:spacing w:val="26"/>
          <w:u w:val="none"/>
        </w:rPr>
        <w:t xml:space="preserve"> </w:t>
      </w:r>
      <w:r>
        <w:rPr>
          <w:u w:val="none"/>
        </w:rPr>
        <w:t>e</w:t>
      </w:r>
      <w:r>
        <w:rPr>
          <w:spacing w:val="1"/>
          <w:u w:val="none"/>
        </w:rPr>
        <w:t>x</w:t>
      </w:r>
      <w:r>
        <w:rPr>
          <w:u w:val="none"/>
        </w:rPr>
        <w:t>cess,</w:t>
      </w:r>
      <w:r>
        <w:rPr>
          <w:spacing w:val="25"/>
          <w:u w:val="none"/>
        </w:rPr>
        <w:t xml:space="preserve"> </w:t>
      </w:r>
      <w:r>
        <w:rPr>
          <w:u w:val="none"/>
        </w:rPr>
        <w:t>if</w:t>
      </w:r>
      <w:r>
        <w:rPr>
          <w:spacing w:val="26"/>
          <w:u w:val="none"/>
        </w:rPr>
        <w:t xml:space="preserve"> </w:t>
      </w:r>
      <w:r>
        <w:rPr>
          <w:u w:val="none"/>
        </w:rPr>
        <w:t>a</w:t>
      </w:r>
      <w:r>
        <w:rPr>
          <w:spacing w:val="1"/>
          <w:u w:val="none"/>
        </w:rPr>
        <w:t>n</w:t>
      </w:r>
      <w:r>
        <w:rPr>
          <w:u w:val="none"/>
        </w:rPr>
        <w:t>y,</w:t>
      </w:r>
      <w:r>
        <w:rPr>
          <w:spacing w:val="25"/>
          <w:u w:val="none"/>
        </w:rPr>
        <w:t xml:space="preserve"> </w:t>
      </w:r>
      <w:r>
        <w:rPr>
          <w:u w:val="none"/>
        </w:rPr>
        <w:t>of</w:t>
      </w:r>
      <w:r>
        <w:rPr>
          <w:spacing w:val="26"/>
          <w:u w:val="none"/>
        </w:rPr>
        <w:t xml:space="preserve"> </w:t>
      </w:r>
      <w:r>
        <w:rPr>
          <w:u w:val="none"/>
        </w:rPr>
        <w:t>(i)</w:t>
      </w:r>
      <w:r>
        <w:rPr>
          <w:spacing w:val="27"/>
          <w:u w:val="none"/>
        </w:rPr>
        <w:t xml:space="preserve"> </w:t>
      </w:r>
      <w:r>
        <w:rPr>
          <w:u w:val="none"/>
        </w:rPr>
        <w:t>the</w:t>
      </w:r>
      <w:r>
        <w:rPr>
          <w:spacing w:val="26"/>
          <w:u w:val="none"/>
        </w:rPr>
        <w:t xml:space="preserve"> </w:t>
      </w:r>
      <w:r>
        <w:rPr>
          <w:u w:val="none"/>
        </w:rPr>
        <w:t>c</w:t>
      </w:r>
      <w:r>
        <w:rPr>
          <w:spacing w:val="1"/>
          <w:u w:val="none"/>
        </w:rPr>
        <w:t>u</w:t>
      </w:r>
      <w:r>
        <w:rPr>
          <w:spacing w:val="2"/>
          <w:u w:val="none"/>
        </w:rPr>
        <w:t>m</w:t>
      </w:r>
      <w:r>
        <w:rPr>
          <w:u w:val="none"/>
        </w:rPr>
        <w:t>ulative</w:t>
      </w:r>
      <w:r>
        <w:rPr>
          <w:spacing w:val="26"/>
          <w:u w:val="none"/>
        </w:rPr>
        <w:t xml:space="preserve"> </w:t>
      </w:r>
      <w:r>
        <w:rPr>
          <w:u w:val="none"/>
        </w:rPr>
        <w:t>distributions</w:t>
      </w:r>
      <w:r>
        <w:rPr>
          <w:spacing w:val="26"/>
          <w:u w:val="none"/>
        </w:rPr>
        <w:t xml:space="preserve"> </w:t>
      </w:r>
      <w:r>
        <w:rPr>
          <w:u w:val="none"/>
        </w:rPr>
        <w:t>each</w:t>
      </w:r>
      <w:r>
        <w:rPr>
          <w:spacing w:val="27"/>
          <w:u w:val="none"/>
        </w:rPr>
        <w:t xml:space="preserve"> </w:t>
      </w:r>
      <w:r>
        <w:rPr>
          <w:spacing w:val="2"/>
          <w:u w:val="none"/>
        </w:rPr>
        <w:t>M</w:t>
      </w:r>
      <w:r>
        <w:rPr>
          <w:u w:val="none"/>
        </w:rPr>
        <w:t>e</w:t>
      </w:r>
      <w:r>
        <w:rPr>
          <w:spacing w:val="2"/>
          <w:u w:val="none"/>
        </w:rPr>
        <w:t>m</w:t>
      </w:r>
      <w:r>
        <w:rPr>
          <w:u w:val="none"/>
        </w:rPr>
        <w:t>ber</w:t>
      </w:r>
      <w:r>
        <w:rPr>
          <w:spacing w:val="27"/>
          <w:u w:val="none"/>
        </w:rPr>
        <w:t xml:space="preserve"> </w:t>
      </w:r>
      <w:r>
        <w:rPr>
          <w:u w:val="none"/>
        </w:rPr>
        <w:t>has</w:t>
      </w:r>
      <w:r>
        <w:rPr>
          <w:spacing w:val="26"/>
          <w:u w:val="none"/>
        </w:rPr>
        <w:t xml:space="preserve"> </w:t>
      </w:r>
      <w:r>
        <w:rPr>
          <w:u w:val="none"/>
        </w:rPr>
        <w:t>received</w:t>
      </w:r>
      <w:r>
        <w:rPr>
          <w:spacing w:val="26"/>
          <w:u w:val="none"/>
        </w:rPr>
        <w:t xml:space="preserve"> </w:t>
      </w:r>
      <w:r>
        <w:rPr>
          <w:u w:val="none"/>
        </w:rPr>
        <w:t>pursua</w:t>
      </w:r>
      <w:r>
        <w:rPr>
          <w:spacing w:val="1"/>
          <w:u w:val="none"/>
        </w:rPr>
        <w:t>n</w:t>
      </w:r>
      <w:r>
        <w:rPr>
          <w:u w:val="none"/>
        </w:rPr>
        <w:t>t</w:t>
      </w:r>
      <w:r>
        <w:rPr>
          <w:spacing w:val="26"/>
          <w:u w:val="none"/>
        </w:rPr>
        <w:t xml:space="preserve"> </w:t>
      </w:r>
      <w:r>
        <w:rPr>
          <w:u w:val="none"/>
        </w:rPr>
        <w:t>to</w:t>
      </w:r>
      <w:r>
        <w:rPr>
          <w:spacing w:val="26"/>
          <w:u w:val="none"/>
        </w:rPr>
        <w:t xml:space="preserve"> </w:t>
      </w:r>
      <w:r>
        <w:rPr>
          <w:u w:val="none"/>
        </w:rPr>
        <w:t>the</w:t>
      </w:r>
      <w:r>
        <w:rPr>
          <w:w w:val="102"/>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15"/>
          <w:u w:val="none"/>
        </w:rPr>
        <w:t xml:space="preserve"> </w:t>
      </w:r>
      <w:r>
        <w:rPr>
          <w:u w:val="none"/>
        </w:rPr>
        <w:t>fr</w:t>
      </w:r>
      <w:r>
        <w:rPr>
          <w:spacing w:val="1"/>
          <w:u w:val="none"/>
        </w:rPr>
        <w:t>o</w:t>
      </w:r>
      <w:r>
        <w:rPr>
          <w:u w:val="none"/>
        </w:rPr>
        <w:t>m</w:t>
      </w:r>
      <w:r>
        <w:rPr>
          <w:spacing w:val="17"/>
          <w:u w:val="none"/>
        </w:rPr>
        <w:t xml:space="preserve"> </w:t>
      </w:r>
      <w:r>
        <w:rPr>
          <w:u w:val="none"/>
        </w:rPr>
        <w:t>t</w:t>
      </w:r>
      <w:r>
        <w:rPr>
          <w:spacing w:val="1"/>
          <w:u w:val="none"/>
        </w:rPr>
        <w:t>h</w:t>
      </w:r>
      <w:r>
        <w:rPr>
          <w:u w:val="none"/>
        </w:rPr>
        <w:t>e</w:t>
      </w:r>
      <w:r>
        <w:rPr>
          <w:spacing w:val="16"/>
          <w:u w:val="none"/>
        </w:rPr>
        <w:t xml:space="preserve"> </w:t>
      </w:r>
      <w:r>
        <w:rPr>
          <w:u w:val="none"/>
        </w:rPr>
        <w:t>c</w:t>
      </w:r>
      <w:r>
        <w:rPr>
          <w:spacing w:val="1"/>
          <w:u w:val="none"/>
        </w:rPr>
        <w:t>o</w:t>
      </w:r>
      <w:r>
        <w:rPr>
          <w:spacing w:val="2"/>
          <w:u w:val="none"/>
        </w:rPr>
        <w:t>mm</w:t>
      </w:r>
      <w:r>
        <w:rPr>
          <w:u w:val="none"/>
        </w:rPr>
        <w:t>e</w:t>
      </w:r>
      <w:r>
        <w:rPr>
          <w:spacing w:val="1"/>
          <w:u w:val="none"/>
        </w:rPr>
        <w:t>n</w:t>
      </w:r>
      <w:r>
        <w:rPr>
          <w:u w:val="none"/>
        </w:rPr>
        <w:t>ce</w:t>
      </w:r>
      <w:r>
        <w:rPr>
          <w:spacing w:val="2"/>
          <w:u w:val="none"/>
        </w:rPr>
        <w:t>m</w:t>
      </w:r>
      <w:r>
        <w:rPr>
          <w:u w:val="none"/>
        </w:rPr>
        <w:t>e</w:t>
      </w:r>
      <w:r>
        <w:rPr>
          <w:spacing w:val="1"/>
          <w:u w:val="none"/>
        </w:rPr>
        <w:t>n</w:t>
      </w:r>
      <w:r>
        <w:rPr>
          <w:u w:val="none"/>
        </w:rPr>
        <w:t>t</w:t>
      </w:r>
      <w:r>
        <w:rPr>
          <w:spacing w:val="15"/>
          <w:u w:val="none"/>
        </w:rPr>
        <w:t xml:space="preserve"> </w:t>
      </w:r>
      <w:r>
        <w:rPr>
          <w:u w:val="none"/>
        </w:rPr>
        <w:t>of</w:t>
      </w:r>
      <w:r>
        <w:rPr>
          <w:spacing w:val="15"/>
          <w:u w:val="none"/>
        </w:rPr>
        <w:t xml:space="preserve"> </w:t>
      </w:r>
      <w:r>
        <w:rPr>
          <w:u w:val="none"/>
        </w:rPr>
        <w:t>the</w:t>
      </w:r>
      <w:r>
        <w:rPr>
          <w:spacing w:val="16"/>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7"/>
          <w:u w:val="none"/>
        </w:rPr>
        <w:t xml:space="preserve"> </w:t>
      </w:r>
      <w:r>
        <w:rPr>
          <w:u w:val="none"/>
        </w:rPr>
        <w:t>to</w:t>
      </w:r>
      <w:r>
        <w:rPr>
          <w:spacing w:val="16"/>
          <w:u w:val="none"/>
        </w:rPr>
        <w:t xml:space="preserve"> </w:t>
      </w:r>
      <w:r>
        <w:rPr>
          <w:u w:val="none"/>
        </w:rPr>
        <w:t>a</w:t>
      </w:r>
      <w:r>
        <w:rPr>
          <w:spacing w:val="17"/>
          <w:u w:val="none"/>
        </w:rPr>
        <w:t xml:space="preserve"> </w:t>
      </w:r>
      <w:r>
        <w:rPr>
          <w:u w:val="none"/>
        </w:rPr>
        <w:t>date</w:t>
      </w:r>
      <w:r>
        <w:rPr>
          <w:spacing w:val="16"/>
          <w:u w:val="none"/>
        </w:rPr>
        <w:t xml:space="preserve"> </w:t>
      </w:r>
      <w:r>
        <w:rPr>
          <w:u w:val="none"/>
        </w:rPr>
        <w:t>thirty</w:t>
      </w:r>
      <w:r>
        <w:rPr>
          <w:spacing w:val="17"/>
          <w:u w:val="none"/>
        </w:rPr>
        <w:t xml:space="preserve"> </w:t>
      </w:r>
      <w:r>
        <w:rPr>
          <w:u w:val="none"/>
        </w:rPr>
        <w:t>(30)</w:t>
      </w:r>
      <w:r>
        <w:rPr>
          <w:spacing w:val="15"/>
          <w:u w:val="none"/>
        </w:rPr>
        <w:t xml:space="preserve"> </w:t>
      </w:r>
      <w:r>
        <w:rPr>
          <w:u w:val="none"/>
        </w:rPr>
        <w:t>da</w:t>
      </w:r>
      <w:r>
        <w:rPr>
          <w:spacing w:val="1"/>
          <w:u w:val="none"/>
        </w:rPr>
        <w:t>y</w:t>
      </w:r>
      <w:r>
        <w:rPr>
          <w:u w:val="none"/>
        </w:rPr>
        <w:t>s</w:t>
      </w:r>
      <w:r>
        <w:rPr>
          <w:spacing w:val="15"/>
          <w:u w:val="none"/>
        </w:rPr>
        <w:t xml:space="preserve"> </w:t>
      </w:r>
      <w:r>
        <w:rPr>
          <w:u w:val="none"/>
        </w:rPr>
        <w:t>after</w:t>
      </w:r>
      <w:r>
        <w:rPr>
          <w:spacing w:val="15"/>
          <w:u w:val="none"/>
        </w:rPr>
        <w:t xml:space="preserve"> </w:t>
      </w:r>
      <w:r>
        <w:rPr>
          <w:u w:val="none"/>
        </w:rPr>
        <w:t>the</w:t>
      </w:r>
      <w:r>
        <w:rPr>
          <w:spacing w:val="17"/>
          <w:u w:val="none"/>
        </w:rPr>
        <w:t xml:space="preserve"> </w:t>
      </w:r>
      <w:r>
        <w:rPr>
          <w:u w:val="none"/>
        </w:rPr>
        <w:t>e</w:t>
      </w:r>
      <w:r>
        <w:rPr>
          <w:spacing w:val="1"/>
          <w:u w:val="none"/>
        </w:rPr>
        <w:t>n</w:t>
      </w:r>
      <w:r>
        <w:rPr>
          <w:u w:val="none"/>
        </w:rPr>
        <w:t>d</w:t>
      </w:r>
      <w:r>
        <w:rPr>
          <w:spacing w:val="16"/>
          <w:u w:val="none"/>
        </w:rPr>
        <w:t xml:space="preserve"> </w:t>
      </w:r>
      <w:r>
        <w:rPr>
          <w:u w:val="none"/>
        </w:rPr>
        <w:t>of</w:t>
      </w:r>
      <w:r>
        <w:rPr>
          <w:spacing w:val="15"/>
          <w:u w:val="none"/>
        </w:rPr>
        <w:t xml:space="preserve"> </w:t>
      </w:r>
      <w:r>
        <w:rPr>
          <w:u w:val="none"/>
        </w:rPr>
        <w:t>such</w:t>
      </w:r>
      <w:r>
        <w:rPr>
          <w:spacing w:val="17"/>
          <w:u w:val="none"/>
        </w:rPr>
        <w:t xml:space="preserve"> </w:t>
      </w:r>
      <w:r>
        <w:rPr>
          <w:spacing w:val="1"/>
          <w:u w:val="none"/>
        </w:rPr>
        <w:t>F</w:t>
      </w:r>
      <w:r>
        <w:rPr>
          <w:u w:val="none"/>
        </w:rPr>
        <w:t>iscal</w:t>
      </w:r>
      <w:r>
        <w:rPr>
          <w:spacing w:val="1"/>
          <w:w w:val="102"/>
          <w:u w:val="none"/>
        </w:rPr>
        <w:t xml:space="preserve"> </w:t>
      </w:r>
      <w:r>
        <w:rPr>
          <w:spacing w:val="1"/>
          <w:u w:val="none"/>
        </w:rPr>
        <w:t>Y</w:t>
      </w:r>
      <w:r>
        <w:rPr>
          <w:u w:val="none"/>
        </w:rPr>
        <w:t>ear,</w:t>
      </w:r>
      <w:r>
        <w:rPr>
          <w:spacing w:val="17"/>
          <w:u w:val="none"/>
        </w:rPr>
        <w:t xml:space="preserve"> </w:t>
      </w:r>
      <w:r>
        <w:rPr>
          <w:spacing w:val="1"/>
          <w:u w:val="none"/>
        </w:rPr>
        <w:t>ov</w:t>
      </w:r>
      <w:r>
        <w:rPr>
          <w:u w:val="none"/>
        </w:rPr>
        <w:t>er</w:t>
      </w:r>
      <w:r>
        <w:rPr>
          <w:spacing w:val="17"/>
          <w:u w:val="none"/>
        </w:rPr>
        <w:t xml:space="preserve"> </w:t>
      </w:r>
      <w:r>
        <w:rPr>
          <w:u w:val="none"/>
        </w:rPr>
        <w:t>(ii)</w:t>
      </w:r>
      <w:r>
        <w:rPr>
          <w:spacing w:val="18"/>
          <w:u w:val="none"/>
        </w:rPr>
        <w:t xml:space="preserve"> </w:t>
      </w:r>
      <w:r>
        <w:rPr>
          <w:u w:val="none"/>
        </w:rPr>
        <w:t>t</w:t>
      </w:r>
      <w:r>
        <w:rPr>
          <w:spacing w:val="1"/>
          <w:u w:val="none"/>
        </w:rPr>
        <w:t>h</w:t>
      </w:r>
      <w:r>
        <w:rPr>
          <w:u w:val="none"/>
        </w:rPr>
        <w:t>e</w:t>
      </w:r>
      <w:r>
        <w:rPr>
          <w:spacing w:val="17"/>
          <w:u w:val="none"/>
        </w:rPr>
        <w:t xml:space="preserve"> </w:t>
      </w:r>
      <w:r>
        <w:rPr>
          <w:u w:val="none"/>
        </w:rPr>
        <w:t>c</w:t>
      </w:r>
      <w:r>
        <w:rPr>
          <w:spacing w:val="1"/>
          <w:u w:val="none"/>
        </w:rPr>
        <w:t>u</w:t>
      </w:r>
      <w:r>
        <w:rPr>
          <w:spacing w:val="2"/>
          <w:u w:val="none"/>
        </w:rPr>
        <w:t>m</w:t>
      </w:r>
      <w:r>
        <w:rPr>
          <w:u w:val="none"/>
        </w:rPr>
        <w:t>ulative</w:t>
      </w:r>
      <w:r>
        <w:rPr>
          <w:spacing w:val="19"/>
          <w:u w:val="none"/>
        </w:rPr>
        <w:t xml:space="preserve"> </w:t>
      </w:r>
      <w:r>
        <w:rPr>
          <w:u w:val="none"/>
        </w:rPr>
        <w:t>ite</w:t>
      </w:r>
      <w:r>
        <w:rPr>
          <w:spacing w:val="2"/>
          <w:u w:val="none"/>
        </w:rPr>
        <w:t>m</w:t>
      </w:r>
      <w:r>
        <w:rPr>
          <w:u w:val="none"/>
        </w:rPr>
        <w:t>s</w:t>
      </w:r>
      <w:r>
        <w:rPr>
          <w:spacing w:val="17"/>
          <w:u w:val="none"/>
        </w:rPr>
        <w:t xml:space="preserve"> </w:t>
      </w:r>
      <w:r>
        <w:rPr>
          <w:u w:val="none"/>
        </w:rPr>
        <w:t>of</w:t>
      </w:r>
      <w:r>
        <w:rPr>
          <w:spacing w:val="18"/>
          <w:u w:val="none"/>
        </w:rPr>
        <w:t xml:space="preserve"> </w:t>
      </w:r>
      <w:r>
        <w:rPr>
          <w:u w:val="none"/>
        </w:rPr>
        <w:t>inc</w:t>
      </w:r>
      <w:r>
        <w:rPr>
          <w:spacing w:val="1"/>
          <w:u w:val="none"/>
        </w:rPr>
        <w:t>o</w:t>
      </w:r>
      <w:r>
        <w:rPr>
          <w:spacing w:val="2"/>
          <w:u w:val="none"/>
        </w:rPr>
        <w:t>m</w:t>
      </w:r>
      <w:r>
        <w:rPr>
          <w:u w:val="none"/>
        </w:rPr>
        <w:t>e</w:t>
      </w:r>
      <w:r>
        <w:rPr>
          <w:spacing w:val="19"/>
          <w:u w:val="none"/>
        </w:rPr>
        <w:t xml:space="preserve"> </w:t>
      </w:r>
      <w:r>
        <w:rPr>
          <w:u w:val="none"/>
        </w:rPr>
        <w:t>a</w:t>
      </w:r>
      <w:r>
        <w:rPr>
          <w:spacing w:val="1"/>
          <w:u w:val="none"/>
        </w:rPr>
        <w:t>n</w:t>
      </w:r>
      <w:r>
        <w:rPr>
          <w:u w:val="none"/>
        </w:rPr>
        <w:t>d</w:t>
      </w:r>
      <w:r>
        <w:rPr>
          <w:spacing w:val="18"/>
          <w:u w:val="none"/>
        </w:rPr>
        <w:t xml:space="preserve"> </w:t>
      </w:r>
      <w:r>
        <w:rPr>
          <w:u w:val="none"/>
        </w:rPr>
        <w:t>gain</w:t>
      </w:r>
      <w:r>
        <w:rPr>
          <w:spacing w:val="19"/>
          <w:u w:val="none"/>
        </w:rPr>
        <w:t xml:space="preserve"> </w:t>
      </w:r>
      <w:r>
        <w:rPr>
          <w:u w:val="none"/>
        </w:rPr>
        <w:t>allocated</w:t>
      </w:r>
      <w:r>
        <w:rPr>
          <w:spacing w:val="19"/>
          <w:u w:val="none"/>
        </w:rPr>
        <w:t xml:space="preserve"> </w:t>
      </w:r>
      <w:r>
        <w:rPr>
          <w:u w:val="none"/>
        </w:rPr>
        <w:t>to</w:t>
      </w:r>
      <w:r>
        <w:rPr>
          <w:spacing w:val="18"/>
          <w:u w:val="none"/>
        </w:rPr>
        <w:t xml:space="preserve"> </w:t>
      </w:r>
      <w:r>
        <w:rPr>
          <w:u w:val="none"/>
        </w:rPr>
        <w:t>such</w:t>
      </w:r>
      <w:r>
        <w:rPr>
          <w:spacing w:val="19"/>
          <w:u w:val="none"/>
        </w:rPr>
        <w:t xml:space="preserve"> </w:t>
      </w:r>
      <w:r>
        <w:rPr>
          <w:spacing w:val="2"/>
          <w:u w:val="none"/>
        </w:rPr>
        <w:t>M</w:t>
      </w:r>
      <w:r>
        <w:rPr>
          <w:u w:val="none"/>
        </w:rPr>
        <w:t>e</w:t>
      </w:r>
      <w:r>
        <w:rPr>
          <w:spacing w:val="2"/>
          <w:u w:val="none"/>
        </w:rPr>
        <w:t>m</w:t>
      </w:r>
      <w:r>
        <w:rPr>
          <w:u w:val="none"/>
        </w:rPr>
        <w:t>ber</w:t>
      </w:r>
      <w:r>
        <w:rPr>
          <w:spacing w:val="18"/>
          <w:u w:val="none"/>
        </w:rPr>
        <w:t xml:space="preserve"> </w:t>
      </w:r>
      <w:r>
        <w:rPr>
          <w:u w:val="none"/>
        </w:rPr>
        <w:t>pursua</w:t>
      </w:r>
      <w:r>
        <w:rPr>
          <w:spacing w:val="1"/>
          <w:u w:val="none"/>
        </w:rPr>
        <w:t>n</w:t>
      </w:r>
      <w:r>
        <w:rPr>
          <w:u w:val="none"/>
        </w:rPr>
        <w:t>t</w:t>
      </w:r>
      <w:r>
        <w:rPr>
          <w:spacing w:val="17"/>
          <w:u w:val="none"/>
        </w:rPr>
        <w:t xml:space="preserve"> </w:t>
      </w:r>
      <w:r>
        <w:rPr>
          <w:u w:val="none"/>
        </w:rPr>
        <w:t>to</w:t>
      </w:r>
      <w:r>
        <w:rPr>
          <w:spacing w:val="19"/>
          <w:u w:val="none"/>
        </w:rPr>
        <w:t xml:space="preserve"> </w:t>
      </w:r>
      <w:r>
        <w:rPr>
          <w:u w:val="none"/>
        </w:rPr>
        <w:t>this</w:t>
      </w:r>
      <w:r>
        <w:rPr>
          <w:spacing w:val="17"/>
          <w:u w:val="none"/>
        </w:rPr>
        <w:t xml:space="preserve"> </w:t>
      </w:r>
      <w:r>
        <w:rPr>
          <w:spacing w:val="1"/>
          <w:u w:val="none"/>
        </w:rPr>
        <w:t>S</w:t>
      </w:r>
      <w:r>
        <w:rPr>
          <w:u w:val="none"/>
        </w:rPr>
        <w:t>ection</w:t>
      </w:r>
    </w:p>
    <w:p w14:paraId="3FB5606B" w14:textId="77777777" w:rsidR="000C19C9" w:rsidRDefault="00D3642A">
      <w:pPr>
        <w:pStyle w:val="BodyText"/>
        <w:spacing w:before="1"/>
        <w:ind w:right="6763" w:firstLine="0"/>
        <w:jc w:val="both"/>
        <w:rPr>
          <w:u w:val="none"/>
        </w:rPr>
      </w:pPr>
      <w:r>
        <w:rPr>
          <w:spacing w:val="1"/>
          <w:u w:val="none"/>
        </w:rPr>
        <w:t>2</w:t>
      </w:r>
      <w:r>
        <w:rPr>
          <w:u w:val="none"/>
        </w:rPr>
        <w:t>.</w:t>
      </w:r>
      <w:r>
        <w:rPr>
          <w:spacing w:val="1"/>
          <w:u w:val="none"/>
        </w:rPr>
        <w:t>9</w:t>
      </w:r>
      <w:r>
        <w:rPr>
          <w:u w:val="none"/>
        </w:rPr>
        <w:t>.8</w:t>
      </w:r>
      <w:r>
        <w:rPr>
          <w:spacing w:val="17"/>
          <w:u w:val="none"/>
        </w:rPr>
        <w:t xml:space="preserve"> </w:t>
      </w:r>
      <w:r>
        <w:rPr>
          <w:u w:val="none"/>
        </w:rPr>
        <w:t>f</w:t>
      </w:r>
      <w:r>
        <w:rPr>
          <w:spacing w:val="1"/>
          <w:u w:val="none"/>
        </w:rPr>
        <w:t>o</w:t>
      </w:r>
      <w:r>
        <w:rPr>
          <w:u w:val="none"/>
        </w:rPr>
        <w:t>r</w:t>
      </w:r>
      <w:r>
        <w:rPr>
          <w:spacing w:val="16"/>
          <w:u w:val="none"/>
        </w:rPr>
        <w:t xml:space="preserve"> </w:t>
      </w:r>
      <w:r>
        <w:rPr>
          <w:u w:val="none"/>
        </w:rPr>
        <w:t>all</w:t>
      </w:r>
      <w:r>
        <w:rPr>
          <w:spacing w:val="17"/>
          <w:u w:val="none"/>
        </w:rPr>
        <w:t xml:space="preserve"> </w:t>
      </w:r>
      <w:r>
        <w:rPr>
          <w:spacing w:val="1"/>
          <w:u w:val="none"/>
        </w:rPr>
        <w:t>p</w:t>
      </w:r>
      <w:r>
        <w:rPr>
          <w:u w:val="none"/>
        </w:rPr>
        <w:t>ri</w:t>
      </w:r>
      <w:r>
        <w:rPr>
          <w:spacing w:val="1"/>
          <w:u w:val="none"/>
        </w:rPr>
        <w:t>o</w:t>
      </w:r>
      <w:r>
        <w:rPr>
          <w:u w:val="none"/>
        </w:rPr>
        <w:t>r</w:t>
      </w:r>
      <w:r>
        <w:rPr>
          <w:spacing w:val="16"/>
          <w:u w:val="none"/>
        </w:rPr>
        <w:t xml:space="preserve"> </w:t>
      </w:r>
      <w:r>
        <w:rPr>
          <w:spacing w:val="1"/>
          <w:u w:val="none"/>
        </w:rPr>
        <w:t>F</w:t>
      </w:r>
      <w:r>
        <w:rPr>
          <w:u w:val="none"/>
        </w:rPr>
        <w:t>iscal</w:t>
      </w:r>
      <w:r>
        <w:rPr>
          <w:spacing w:val="16"/>
          <w:u w:val="none"/>
        </w:rPr>
        <w:t xml:space="preserve"> </w:t>
      </w:r>
      <w:r>
        <w:rPr>
          <w:spacing w:val="1"/>
          <w:u w:val="none"/>
        </w:rPr>
        <w:t>Y</w:t>
      </w:r>
      <w:r>
        <w:rPr>
          <w:u w:val="none"/>
        </w:rPr>
        <w:t>ears.</w:t>
      </w:r>
    </w:p>
    <w:p w14:paraId="2C40B560" w14:textId="77777777" w:rsidR="000C19C9" w:rsidRDefault="000C19C9">
      <w:pPr>
        <w:jc w:val="both"/>
        <w:sectPr w:rsidR="000C19C9">
          <w:pgSz w:w="12240" w:h="15840"/>
          <w:pgMar w:top="1380" w:right="1320" w:bottom="940" w:left="1340" w:header="0" w:footer="742" w:gutter="0"/>
          <w:cols w:space="720"/>
        </w:sectPr>
      </w:pPr>
    </w:p>
    <w:p w14:paraId="497AE8CF" w14:textId="77777777" w:rsidR="000C19C9" w:rsidRDefault="00D3642A">
      <w:pPr>
        <w:pStyle w:val="BodyText"/>
        <w:numPr>
          <w:ilvl w:val="2"/>
          <w:numId w:val="1"/>
        </w:numPr>
        <w:tabs>
          <w:tab w:val="left" w:pos="2264"/>
        </w:tabs>
        <w:spacing w:before="70" w:line="252" w:lineRule="auto"/>
        <w:ind w:right="115" w:firstLine="1440"/>
        <w:jc w:val="both"/>
        <w:rPr>
          <w:u w:val="none"/>
        </w:rPr>
      </w:pPr>
      <w:r>
        <w:rPr>
          <w:spacing w:val="1"/>
          <w:u w:color="000000"/>
        </w:rPr>
        <w:lastRenderedPageBreak/>
        <w:t>A</w:t>
      </w:r>
      <w:r>
        <w:rPr>
          <w:u w:color="000000"/>
        </w:rPr>
        <w:t>ll</w:t>
      </w:r>
      <w:r>
        <w:rPr>
          <w:spacing w:val="1"/>
          <w:u w:color="000000"/>
        </w:rPr>
        <w:t>o</w:t>
      </w:r>
      <w:r>
        <w:rPr>
          <w:u w:color="000000"/>
        </w:rPr>
        <w:t>cati</w:t>
      </w:r>
      <w:r>
        <w:rPr>
          <w:spacing w:val="1"/>
          <w:u w:color="000000"/>
        </w:rPr>
        <w:t>on</w:t>
      </w:r>
      <w:r>
        <w:rPr>
          <w:u w:color="000000"/>
        </w:rPr>
        <w:t>s</w:t>
      </w:r>
      <w:r>
        <w:rPr>
          <w:spacing w:val="33"/>
          <w:u w:color="000000"/>
        </w:rPr>
        <w:t xml:space="preserve"> </w:t>
      </w:r>
      <w:r>
        <w:rPr>
          <w:spacing w:val="1"/>
          <w:u w:color="000000"/>
        </w:rPr>
        <w:t>R</w:t>
      </w:r>
      <w:r>
        <w:rPr>
          <w:u w:color="000000"/>
        </w:rPr>
        <w:t>elati</w:t>
      </w:r>
      <w:r>
        <w:rPr>
          <w:spacing w:val="1"/>
          <w:u w:color="000000"/>
        </w:rPr>
        <w:t>n</w:t>
      </w:r>
      <w:r>
        <w:rPr>
          <w:u w:color="000000"/>
        </w:rPr>
        <w:t>g</w:t>
      </w:r>
      <w:r>
        <w:rPr>
          <w:spacing w:val="34"/>
          <w:u w:color="000000"/>
        </w:rPr>
        <w:t xml:space="preserve"> </w:t>
      </w:r>
      <w:r>
        <w:rPr>
          <w:u w:color="000000"/>
        </w:rPr>
        <w:t>to</w:t>
      </w:r>
      <w:r>
        <w:rPr>
          <w:spacing w:val="34"/>
          <w:u w:color="000000"/>
        </w:rPr>
        <w:t xml:space="preserve"> </w:t>
      </w:r>
      <w:r>
        <w:rPr>
          <w:spacing w:val="1"/>
          <w:u w:color="000000"/>
        </w:rPr>
        <w:t>T</w:t>
      </w:r>
      <w:r>
        <w:rPr>
          <w:u w:color="000000"/>
        </w:rPr>
        <w:t>a</w:t>
      </w:r>
      <w:r>
        <w:rPr>
          <w:spacing w:val="1"/>
          <w:u w:color="000000"/>
        </w:rPr>
        <w:t>x</w:t>
      </w:r>
      <w:r>
        <w:rPr>
          <w:u w:color="000000"/>
        </w:rPr>
        <w:t>a</w:t>
      </w:r>
      <w:r>
        <w:rPr>
          <w:spacing w:val="1"/>
          <w:u w:color="000000"/>
        </w:rPr>
        <w:t>b</w:t>
      </w:r>
      <w:r>
        <w:rPr>
          <w:u w:color="000000"/>
        </w:rPr>
        <w:t>le</w:t>
      </w:r>
      <w:r>
        <w:rPr>
          <w:spacing w:val="34"/>
          <w:u w:color="000000"/>
        </w:rPr>
        <w:t xml:space="preserve"> </w:t>
      </w:r>
      <w:r>
        <w:rPr>
          <w:u w:color="000000"/>
        </w:rPr>
        <w:t>Iss</w:t>
      </w:r>
      <w:r>
        <w:rPr>
          <w:spacing w:val="1"/>
          <w:u w:color="000000"/>
        </w:rPr>
        <w:t>u</w:t>
      </w:r>
      <w:r>
        <w:rPr>
          <w:u w:color="000000"/>
        </w:rPr>
        <w:t>a</w:t>
      </w:r>
      <w:r>
        <w:rPr>
          <w:spacing w:val="1"/>
          <w:u w:color="000000"/>
        </w:rPr>
        <w:t>n</w:t>
      </w:r>
      <w:r>
        <w:rPr>
          <w:u w:color="000000"/>
        </w:rPr>
        <w:t>ce</w:t>
      </w:r>
      <w:r>
        <w:rPr>
          <w:spacing w:val="35"/>
          <w:u w:color="000000"/>
        </w:rPr>
        <w:t xml:space="preserve"> </w:t>
      </w:r>
      <w:r>
        <w:rPr>
          <w:spacing w:val="1"/>
          <w:u w:color="000000"/>
        </w:rPr>
        <w:t>o</w:t>
      </w:r>
      <w:r>
        <w:rPr>
          <w:u w:color="000000"/>
        </w:rPr>
        <w:t>f</w:t>
      </w:r>
      <w:r>
        <w:rPr>
          <w:spacing w:val="33"/>
          <w:u w:color="000000"/>
        </w:rPr>
        <w:t xml:space="preserve"> </w:t>
      </w:r>
      <w:r>
        <w:rPr>
          <w:u w:color="000000"/>
        </w:rPr>
        <w:t>I</w:t>
      </w:r>
      <w:r>
        <w:rPr>
          <w:spacing w:val="1"/>
          <w:u w:color="000000"/>
        </w:rPr>
        <w:t>n</w:t>
      </w:r>
      <w:r>
        <w:rPr>
          <w:u w:color="000000"/>
        </w:rPr>
        <w:t>terests</w:t>
      </w:r>
      <w:r>
        <w:rPr>
          <w:u w:val="none"/>
        </w:rPr>
        <w:t>.</w:t>
      </w:r>
      <w:r>
        <w:rPr>
          <w:spacing w:val="34"/>
          <w:u w:val="none"/>
        </w:rPr>
        <w:t xml:space="preserve"> </w:t>
      </w:r>
      <w:r>
        <w:rPr>
          <w:spacing w:val="1"/>
          <w:u w:val="none"/>
        </w:rPr>
        <w:t>An</w:t>
      </w:r>
      <w:r>
        <w:rPr>
          <w:u w:val="none"/>
        </w:rPr>
        <w:t>y</w:t>
      </w:r>
      <w:r>
        <w:rPr>
          <w:spacing w:val="35"/>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33"/>
          <w:u w:val="none"/>
        </w:rPr>
        <w:t xml:space="preserve"> </w:t>
      </w:r>
      <w:r>
        <w:rPr>
          <w:spacing w:val="1"/>
          <w:u w:val="none"/>
        </w:rPr>
        <w:t>g</w:t>
      </w:r>
      <w:r>
        <w:rPr>
          <w:u w:val="none"/>
        </w:rPr>
        <w:t>ai</w:t>
      </w:r>
      <w:r>
        <w:rPr>
          <w:spacing w:val="1"/>
          <w:u w:val="none"/>
        </w:rPr>
        <w:t>n</w:t>
      </w:r>
      <w:r>
        <w:rPr>
          <w:u w:val="none"/>
        </w:rPr>
        <w:t>,</w:t>
      </w:r>
      <w:r>
        <w:rPr>
          <w:spacing w:val="34"/>
          <w:u w:val="none"/>
        </w:rPr>
        <w:t xml:space="preserve"> </w:t>
      </w:r>
      <w:r>
        <w:rPr>
          <w:u w:val="none"/>
        </w:rPr>
        <w:t>l</w:t>
      </w:r>
      <w:r>
        <w:rPr>
          <w:spacing w:val="1"/>
          <w:u w:val="none"/>
        </w:rPr>
        <w:t>o</w:t>
      </w:r>
      <w:r>
        <w:rPr>
          <w:u w:val="none"/>
        </w:rPr>
        <w:t>ss</w:t>
      </w:r>
      <w:r>
        <w:rPr>
          <w:spacing w:val="33"/>
          <w:u w:val="none"/>
        </w:rPr>
        <w:t xml:space="preserve"> </w:t>
      </w:r>
      <w:r>
        <w:rPr>
          <w:spacing w:val="1"/>
          <w:u w:val="none"/>
        </w:rPr>
        <w:t>o</w:t>
      </w:r>
      <w:r>
        <w:rPr>
          <w:u w:val="none"/>
        </w:rPr>
        <w:t>r</w:t>
      </w:r>
      <w:r>
        <w:rPr>
          <w:w w:val="102"/>
          <w:u w:val="none"/>
        </w:rPr>
        <w:t xml:space="preserve"> </w:t>
      </w:r>
      <w:r>
        <w:rPr>
          <w:spacing w:val="1"/>
          <w:u w:val="none"/>
        </w:rPr>
        <w:t>d</w:t>
      </w:r>
      <w:r>
        <w:rPr>
          <w:u w:val="none"/>
        </w:rPr>
        <w:t>e</w:t>
      </w:r>
      <w:r>
        <w:rPr>
          <w:spacing w:val="1"/>
          <w:u w:val="none"/>
        </w:rPr>
        <w:t>du</w:t>
      </w:r>
      <w:r>
        <w:rPr>
          <w:u w:val="none"/>
        </w:rPr>
        <w:t>cti</w:t>
      </w:r>
      <w:r>
        <w:rPr>
          <w:spacing w:val="1"/>
          <w:u w:val="none"/>
        </w:rPr>
        <w:t>o</w:t>
      </w:r>
      <w:r>
        <w:rPr>
          <w:u w:val="none"/>
        </w:rPr>
        <w:t>n</w:t>
      </w:r>
      <w:r>
        <w:rPr>
          <w:spacing w:val="16"/>
          <w:u w:val="none"/>
        </w:rPr>
        <w:t xml:space="preserve"> </w:t>
      </w:r>
      <w:r>
        <w:rPr>
          <w:u w:val="none"/>
        </w:rPr>
        <w:t>realized</w:t>
      </w:r>
      <w:r>
        <w:rPr>
          <w:spacing w:val="17"/>
          <w:u w:val="none"/>
        </w:rPr>
        <w:t xml:space="preserve"> </w:t>
      </w:r>
      <w:r>
        <w:rPr>
          <w:u w:val="none"/>
        </w:rPr>
        <w:t>as</w:t>
      </w:r>
      <w:r>
        <w:rPr>
          <w:spacing w:val="16"/>
          <w:u w:val="none"/>
        </w:rPr>
        <w:t xml:space="preserve"> </w:t>
      </w:r>
      <w:r>
        <w:rPr>
          <w:u w:val="none"/>
        </w:rPr>
        <w:t>a</w:t>
      </w:r>
      <w:r>
        <w:rPr>
          <w:spacing w:val="17"/>
          <w:u w:val="none"/>
        </w:rPr>
        <w:t xml:space="preserve"> </w:t>
      </w:r>
      <w:r>
        <w:rPr>
          <w:spacing w:val="1"/>
          <w:u w:val="none"/>
        </w:rPr>
        <w:t>d</w:t>
      </w:r>
      <w:r>
        <w:rPr>
          <w:u w:val="none"/>
        </w:rPr>
        <w:t>irect</w:t>
      </w:r>
      <w:r>
        <w:rPr>
          <w:spacing w:val="16"/>
          <w:u w:val="none"/>
        </w:rPr>
        <w:t xml:space="preserve"> </w:t>
      </w:r>
      <w:r>
        <w:rPr>
          <w:spacing w:val="1"/>
          <w:u w:val="none"/>
        </w:rPr>
        <w:t>o</w:t>
      </w:r>
      <w:r>
        <w:rPr>
          <w:u w:val="none"/>
        </w:rPr>
        <w:t>r</w:t>
      </w:r>
      <w:r>
        <w:rPr>
          <w:spacing w:val="16"/>
          <w:u w:val="none"/>
        </w:rPr>
        <w:t xml:space="preserve"> </w:t>
      </w:r>
      <w:r>
        <w:rPr>
          <w:u w:val="none"/>
        </w:rPr>
        <w:t>i</w:t>
      </w:r>
      <w:r>
        <w:rPr>
          <w:spacing w:val="1"/>
          <w:u w:val="none"/>
        </w:rPr>
        <w:t>nd</w:t>
      </w:r>
      <w:r>
        <w:rPr>
          <w:u w:val="none"/>
        </w:rPr>
        <w:t>irect</w:t>
      </w:r>
      <w:r>
        <w:rPr>
          <w:spacing w:val="15"/>
          <w:u w:val="none"/>
        </w:rPr>
        <w:t xml:space="preserve"> </w:t>
      </w:r>
      <w:r>
        <w:rPr>
          <w:u w:val="none"/>
        </w:rPr>
        <w:t>result</w:t>
      </w:r>
      <w:r>
        <w:rPr>
          <w:spacing w:val="16"/>
          <w:u w:val="none"/>
        </w:rPr>
        <w:t xml:space="preserve"> </w:t>
      </w:r>
      <w:r>
        <w:rPr>
          <w:u w:val="none"/>
        </w:rPr>
        <w:t>of</w:t>
      </w:r>
      <w:r>
        <w:rPr>
          <w:spacing w:val="16"/>
          <w:u w:val="none"/>
        </w:rPr>
        <w:t xml:space="preserve"> </w:t>
      </w:r>
      <w:r>
        <w:rPr>
          <w:u w:val="none"/>
        </w:rPr>
        <w:t>the</w:t>
      </w:r>
      <w:r>
        <w:rPr>
          <w:spacing w:val="16"/>
          <w:u w:val="none"/>
        </w:rPr>
        <w:t xml:space="preserve"> </w:t>
      </w:r>
      <w:r>
        <w:rPr>
          <w:u w:val="none"/>
        </w:rPr>
        <w:t>issua</w:t>
      </w:r>
      <w:r>
        <w:rPr>
          <w:spacing w:val="1"/>
          <w:u w:val="none"/>
        </w:rPr>
        <w:t>n</w:t>
      </w:r>
      <w:r>
        <w:rPr>
          <w:u w:val="none"/>
        </w:rPr>
        <w:t>ce</w:t>
      </w:r>
      <w:r>
        <w:rPr>
          <w:spacing w:val="15"/>
          <w:u w:val="none"/>
        </w:rPr>
        <w:t xml:space="preserve"> </w:t>
      </w:r>
      <w:r>
        <w:rPr>
          <w:u w:val="none"/>
        </w:rPr>
        <w:t>of</w:t>
      </w:r>
      <w:r>
        <w:rPr>
          <w:spacing w:val="16"/>
          <w:u w:val="none"/>
        </w:rPr>
        <w:t xml:space="preserve"> </w:t>
      </w:r>
      <w:r>
        <w:rPr>
          <w:u w:val="none"/>
        </w:rPr>
        <w:t>an</w:t>
      </w:r>
      <w:r>
        <w:rPr>
          <w:spacing w:val="17"/>
          <w:u w:val="none"/>
        </w:rPr>
        <w:t xml:space="preserve"> </w:t>
      </w:r>
      <w:r>
        <w:rPr>
          <w:u w:val="none"/>
        </w:rPr>
        <w:t>interest</w:t>
      </w:r>
      <w:r>
        <w:rPr>
          <w:spacing w:val="16"/>
          <w:u w:val="none"/>
        </w:rPr>
        <w:t xml:space="preserve"> </w:t>
      </w:r>
      <w:r>
        <w:rPr>
          <w:u w:val="none"/>
        </w:rPr>
        <w:t>on</w:t>
      </w:r>
      <w:r>
        <w:rPr>
          <w:spacing w:val="17"/>
          <w:u w:val="none"/>
        </w:rPr>
        <w:t xml:space="preserve"> </w:t>
      </w:r>
      <w:r>
        <w:rPr>
          <w:u w:val="none"/>
        </w:rPr>
        <w:t>the</w:t>
      </w:r>
      <w:r>
        <w:rPr>
          <w:spacing w:val="15"/>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r>
        <w:rPr>
          <w:spacing w:val="17"/>
          <w:u w:val="none"/>
        </w:rPr>
        <w:t xml:space="preserve"> </w:t>
      </w:r>
      <w:r>
        <w:rPr>
          <w:u w:val="none"/>
        </w:rPr>
        <w:t>to</w:t>
      </w:r>
      <w:r>
        <w:rPr>
          <w:spacing w:val="17"/>
          <w:u w:val="none"/>
        </w:rPr>
        <w:t xml:space="preserve"> </w:t>
      </w:r>
      <w:r>
        <w:rPr>
          <w:u w:val="none"/>
        </w:rPr>
        <w:t>a</w:t>
      </w:r>
      <w:r>
        <w:rPr>
          <w:spacing w:val="16"/>
          <w:u w:val="none"/>
        </w:rPr>
        <w:t xml:space="preserve"> </w:t>
      </w:r>
      <w:r>
        <w:rPr>
          <w:spacing w:val="2"/>
          <w:u w:val="none"/>
        </w:rPr>
        <w:t>M</w:t>
      </w:r>
      <w:r>
        <w:rPr>
          <w:u w:val="none"/>
        </w:rPr>
        <w:t>e</w:t>
      </w:r>
      <w:r>
        <w:rPr>
          <w:spacing w:val="2"/>
          <w:u w:val="none"/>
        </w:rPr>
        <w:t>m</w:t>
      </w:r>
      <w:r>
        <w:rPr>
          <w:u w:val="none"/>
        </w:rPr>
        <w:t>ber</w:t>
      </w:r>
      <w:r>
        <w:rPr>
          <w:spacing w:val="1"/>
          <w:w w:val="102"/>
          <w:u w:val="none"/>
        </w:rPr>
        <w:t xml:space="preserve"> </w:t>
      </w:r>
      <w:r>
        <w:rPr>
          <w:u w:val="none"/>
        </w:rPr>
        <w:t>(t</w:t>
      </w:r>
      <w:r>
        <w:rPr>
          <w:spacing w:val="1"/>
          <w:u w:val="none"/>
        </w:rPr>
        <w:t>h</w:t>
      </w:r>
      <w:r>
        <w:rPr>
          <w:u w:val="none"/>
        </w:rPr>
        <w:t>e</w:t>
      </w:r>
      <w:r>
        <w:rPr>
          <w:spacing w:val="3"/>
          <w:u w:val="none"/>
        </w:rPr>
        <w:t xml:space="preserve"> </w:t>
      </w:r>
      <w:r>
        <w:rPr>
          <w:u w:val="none"/>
        </w:rPr>
        <w:t>“Iss</w:t>
      </w:r>
      <w:r>
        <w:rPr>
          <w:spacing w:val="1"/>
          <w:u w:val="none"/>
        </w:rPr>
        <w:t>u</w:t>
      </w:r>
      <w:r>
        <w:rPr>
          <w:u w:val="none"/>
        </w:rPr>
        <w:t>a</w:t>
      </w:r>
      <w:r>
        <w:rPr>
          <w:spacing w:val="1"/>
          <w:u w:val="none"/>
        </w:rPr>
        <w:t>n</w:t>
      </w:r>
      <w:r>
        <w:rPr>
          <w:u w:val="none"/>
        </w:rPr>
        <w:t>ce</w:t>
      </w:r>
      <w:r>
        <w:rPr>
          <w:spacing w:val="4"/>
          <w:u w:val="none"/>
        </w:rPr>
        <w:t xml:space="preserve"> </w:t>
      </w:r>
      <w:r>
        <w:rPr>
          <w:u w:val="none"/>
        </w:rPr>
        <w:t>Ite</w:t>
      </w:r>
      <w:r>
        <w:rPr>
          <w:spacing w:val="2"/>
          <w:u w:val="none"/>
        </w:rPr>
        <w:t>m</w:t>
      </w:r>
      <w:r>
        <w:rPr>
          <w:u w:val="none"/>
        </w:rPr>
        <w:t>s”)</w:t>
      </w:r>
      <w:r>
        <w:rPr>
          <w:spacing w:val="4"/>
          <w:u w:val="none"/>
        </w:rPr>
        <w:t xml:space="preserve"> </w:t>
      </w:r>
      <w:r>
        <w:rPr>
          <w:u w:val="none"/>
        </w:rPr>
        <w:t>s</w:t>
      </w:r>
      <w:r>
        <w:rPr>
          <w:spacing w:val="1"/>
          <w:u w:val="none"/>
        </w:rPr>
        <w:t>h</w:t>
      </w:r>
      <w:r>
        <w:rPr>
          <w:u w:val="none"/>
        </w:rPr>
        <w:t>all</w:t>
      </w:r>
      <w:r>
        <w:rPr>
          <w:spacing w:val="2"/>
          <w:u w:val="none"/>
        </w:rPr>
        <w:t xml:space="preserve"> </w:t>
      </w:r>
      <w:r>
        <w:rPr>
          <w:spacing w:val="1"/>
          <w:u w:val="none"/>
        </w:rPr>
        <w:t>b</w:t>
      </w:r>
      <w:r>
        <w:rPr>
          <w:u w:val="none"/>
        </w:rPr>
        <w:t>e</w:t>
      </w:r>
      <w:r>
        <w:rPr>
          <w:spacing w:val="4"/>
          <w:u w:val="none"/>
        </w:rPr>
        <w:t xml:space="preserve"> </w:t>
      </w:r>
      <w:r>
        <w:rPr>
          <w:u w:val="none"/>
        </w:rPr>
        <w:t>all</w:t>
      </w:r>
      <w:r>
        <w:rPr>
          <w:spacing w:val="1"/>
          <w:u w:val="none"/>
        </w:rPr>
        <w:t>o</w:t>
      </w:r>
      <w:r>
        <w:rPr>
          <w:u w:val="none"/>
        </w:rPr>
        <w:t>cated</w:t>
      </w:r>
      <w:r>
        <w:rPr>
          <w:spacing w:val="4"/>
          <w:u w:val="none"/>
        </w:rPr>
        <w:t xml:space="preserve"> </w:t>
      </w:r>
      <w:r>
        <w:rPr>
          <w:u w:val="none"/>
        </w:rPr>
        <w:t>a</w:t>
      </w:r>
      <w:r>
        <w:rPr>
          <w:spacing w:val="2"/>
          <w:u w:val="none"/>
        </w:rPr>
        <w:t>m</w:t>
      </w:r>
      <w:r>
        <w:rPr>
          <w:spacing w:val="1"/>
          <w:u w:val="none"/>
        </w:rPr>
        <w:t>on</w:t>
      </w:r>
      <w:r>
        <w:rPr>
          <w:u w:val="none"/>
        </w:rPr>
        <w:t>g</w:t>
      </w:r>
      <w:r>
        <w:rPr>
          <w:spacing w:val="4"/>
          <w:u w:val="none"/>
        </w:rPr>
        <w:t xml:space="preserve"> </w:t>
      </w:r>
      <w:r>
        <w:rPr>
          <w:u w:val="none"/>
        </w:rPr>
        <w:t>t</w:t>
      </w:r>
      <w:r>
        <w:rPr>
          <w:spacing w:val="1"/>
          <w:u w:val="none"/>
        </w:rPr>
        <w:t>h</w:t>
      </w:r>
      <w:r>
        <w:rPr>
          <w:u w:val="none"/>
        </w:rPr>
        <w:t>e</w:t>
      </w:r>
      <w:r>
        <w:rPr>
          <w:spacing w:val="4"/>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
          <w:u w:val="none"/>
        </w:rPr>
        <w:t xml:space="preserve"> </w:t>
      </w:r>
      <w:r>
        <w:rPr>
          <w:u w:val="none"/>
        </w:rPr>
        <w:t xml:space="preserve">so </w:t>
      </w:r>
      <w:r>
        <w:rPr>
          <w:spacing w:val="4"/>
          <w:u w:val="none"/>
        </w:rPr>
        <w:t xml:space="preserve"> </w:t>
      </w:r>
      <w:r>
        <w:rPr>
          <w:u w:val="none"/>
        </w:rPr>
        <w:t>t</w:t>
      </w:r>
      <w:r>
        <w:rPr>
          <w:spacing w:val="1"/>
          <w:u w:val="none"/>
        </w:rPr>
        <w:t>h</w:t>
      </w:r>
      <w:r>
        <w:rPr>
          <w:u w:val="none"/>
        </w:rPr>
        <w:t xml:space="preserve">at, </w:t>
      </w:r>
      <w:r>
        <w:rPr>
          <w:spacing w:val="3"/>
          <w:u w:val="none"/>
        </w:rPr>
        <w:t xml:space="preserve"> </w:t>
      </w:r>
      <w:r>
        <w:rPr>
          <w:u w:val="none"/>
        </w:rPr>
        <w:t xml:space="preserve">to </w:t>
      </w:r>
      <w:r>
        <w:rPr>
          <w:spacing w:val="4"/>
          <w:u w:val="none"/>
        </w:rPr>
        <w:t xml:space="preserve"> </w:t>
      </w:r>
      <w:r>
        <w:rPr>
          <w:u w:val="none"/>
        </w:rPr>
        <w:t>t</w:t>
      </w:r>
      <w:r>
        <w:rPr>
          <w:spacing w:val="1"/>
          <w:u w:val="none"/>
        </w:rPr>
        <w:t>h</w:t>
      </w:r>
      <w:r>
        <w:rPr>
          <w:u w:val="none"/>
        </w:rPr>
        <w:t xml:space="preserve">e </w:t>
      </w:r>
      <w:r>
        <w:rPr>
          <w:spacing w:val="3"/>
          <w:u w:val="none"/>
        </w:rPr>
        <w:t xml:space="preserve"> </w:t>
      </w:r>
      <w:r>
        <w:rPr>
          <w:u w:val="none"/>
        </w:rPr>
        <w:t>e</w:t>
      </w:r>
      <w:r>
        <w:rPr>
          <w:spacing w:val="1"/>
          <w:u w:val="none"/>
        </w:rPr>
        <w:t>x</w:t>
      </w:r>
      <w:r>
        <w:rPr>
          <w:u w:val="none"/>
        </w:rPr>
        <w:t>te</w:t>
      </w:r>
      <w:r>
        <w:rPr>
          <w:spacing w:val="1"/>
          <w:u w:val="none"/>
        </w:rPr>
        <w:t>n</w:t>
      </w:r>
      <w:r>
        <w:rPr>
          <w:u w:val="none"/>
        </w:rPr>
        <w:t xml:space="preserve">t </w:t>
      </w:r>
      <w:r>
        <w:rPr>
          <w:spacing w:val="3"/>
          <w:u w:val="none"/>
        </w:rPr>
        <w:t xml:space="preserve"> </w:t>
      </w:r>
      <w:r>
        <w:rPr>
          <w:spacing w:val="1"/>
          <w:u w:val="none"/>
        </w:rPr>
        <w:t>po</w:t>
      </w:r>
      <w:r>
        <w:rPr>
          <w:u w:val="none"/>
        </w:rPr>
        <w:t>ssi</w:t>
      </w:r>
      <w:r>
        <w:rPr>
          <w:spacing w:val="1"/>
          <w:u w:val="none"/>
        </w:rPr>
        <w:t>b</w:t>
      </w:r>
      <w:r>
        <w:rPr>
          <w:u w:val="none"/>
        </w:rPr>
        <w:t xml:space="preserve">le, </w:t>
      </w:r>
      <w:r>
        <w:rPr>
          <w:spacing w:val="3"/>
          <w:u w:val="none"/>
        </w:rPr>
        <w:t xml:space="preserve"> </w:t>
      </w:r>
      <w:r>
        <w:rPr>
          <w:u w:val="none"/>
        </w:rPr>
        <w:t>t</w:t>
      </w:r>
      <w:r>
        <w:rPr>
          <w:spacing w:val="1"/>
          <w:u w:val="none"/>
        </w:rPr>
        <w:t>h</w:t>
      </w:r>
      <w:r>
        <w:rPr>
          <w:u w:val="none"/>
        </w:rPr>
        <w:t xml:space="preserve">e </w:t>
      </w:r>
      <w:r>
        <w:rPr>
          <w:spacing w:val="3"/>
          <w:u w:val="none"/>
        </w:rPr>
        <w:t xml:space="preserve"> </w:t>
      </w:r>
      <w:r>
        <w:rPr>
          <w:spacing w:val="1"/>
          <w:u w:val="none"/>
        </w:rPr>
        <w:t>n</w:t>
      </w:r>
      <w:r>
        <w:rPr>
          <w:u w:val="none"/>
        </w:rPr>
        <w:t>et</w:t>
      </w:r>
      <w:r>
        <w:rPr>
          <w:w w:val="102"/>
          <w:u w:val="none"/>
        </w:rPr>
        <w:t xml:space="preserve"> </w:t>
      </w:r>
      <w:r>
        <w:rPr>
          <w:u w:val="none"/>
        </w:rPr>
        <w:t>a</w:t>
      </w:r>
      <w:r>
        <w:rPr>
          <w:spacing w:val="2"/>
          <w:u w:val="none"/>
        </w:rPr>
        <w:t>m</w:t>
      </w:r>
      <w:r>
        <w:rPr>
          <w:u w:val="none"/>
        </w:rPr>
        <w:t>ount</w:t>
      </w:r>
      <w:r>
        <w:rPr>
          <w:spacing w:val="21"/>
          <w:u w:val="none"/>
        </w:rPr>
        <w:t xml:space="preserve"> </w:t>
      </w:r>
      <w:r>
        <w:rPr>
          <w:u w:val="none"/>
        </w:rPr>
        <w:t>of</w:t>
      </w:r>
      <w:r>
        <w:rPr>
          <w:spacing w:val="23"/>
          <w:u w:val="none"/>
        </w:rPr>
        <w:t xml:space="preserve"> </w:t>
      </w:r>
      <w:r>
        <w:rPr>
          <w:u w:val="none"/>
        </w:rPr>
        <w:t>such</w:t>
      </w:r>
      <w:r>
        <w:rPr>
          <w:spacing w:val="24"/>
          <w:u w:val="none"/>
        </w:rPr>
        <w:t xml:space="preserve"> </w:t>
      </w:r>
      <w:r>
        <w:rPr>
          <w:u w:val="none"/>
        </w:rPr>
        <w:t>Iss</w:t>
      </w:r>
      <w:r>
        <w:rPr>
          <w:spacing w:val="1"/>
          <w:u w:val="none"/>
        </w:rPr>
        <w:t>u</w:t>
      </w:r>
      <w:r>
        <w:rPr>
          <w:u w:val="none"/>
        </w:rPr>
        <w:t>a</w:t>
      </w:r>
      <w:r>
        <w:rPr>
          <w:spacing w:val="1"/>
          <w:u w:val="none"/>
        </w:rPr>
        <w:t>n</w:t>
      </w:r>
      <w:r>
        <w:rPr>
          <w:u w:val="none"/>
        </w:rPr>
        <w:t>ce</w:t>
      </w:r>
      <w:r>
        <w:rPr>
          <w:spacing w:val="23"/>
          <w:u w:val="none"/>
        </w:rPr>
        <w:t xml:space="preserve"> </w:t>
      </w:r>
      <w:r>
        <w:rPr>
          <w:u w:val="none"/>
        </w:rPr>
        <w:t>Ite</w:t>
      </w:r>
      <w:r>
        <w:rPr>
          <w:spacing w:val="2"/>
          <w:u w:val="none"/>
        </w:rPr>
        <w:t>m</w:t>
      </w:r>
      <w:r>
        <w:rPr>
          <w:u w:val="none"/>
        </w:rPr>
        <w:t>s,</w:t>
      </w:r>
      <w:r>
        <w:rPr>
          <w:spacing w:val="22"/>
          <w:u w:val="none"/>
        </w:rPr>
        <w:t xml:space="preserve"> </w:t>
      </w:r>
      <w:r>
        <w:rPr>
          <w:u w:val="none"/>
        </w:rPr>
        <w:t>t</w:t>
      </w:r>
      <w:r>
        <w:rPr>
          <w:spacing w:val="1"/>
          <w:u w:val="none"/>
        </w:rPr>
        <w:t>og</w:t>
      </w:r>
      <w:r>
        <w:rPr>
          <w:u w:val="none"/>
        </w:rPr>
        <w:t>et</w:t>
      </w:r>
      <w:r>
        <w:rPr>
          <w:spacing w:val="1"/>
          <w:u w:val="none"/>
        </w:rPr>
        <w:t>h</w:t>
      </w:r>
      <w:r>
        <w:rPr>
          <w:u w:val="none"/>
        </w:rPr>
        <w:t>er</w:t>
      </w:r>
      <w:r>
        <w:rPr>
          <w:spacing w:val="23"/>
          <w:u w:val="none"/>
        </w:rPr>
        <w:t xml:space="preserve"> </w:t>
      </w:r>
      <w:r>
        <w:rPr>
          <w:spacing w:val="1"/>
          <w:u w:val="none"/>
        </w:rPr>
        <w:t>w</w:t>
      </w:r>
      <w:r>
        <w:rPr>
          <w:u w:val="none"/>
        </w:rPr>
        <w:t>ith</w:t>
      </w:r>
      <w:r>
        <w:rPr>
          <w:spacing w:val="23"/>
          <w:u w:val="none"/>
        </w:rPr>
        <w:t xml:space="preserve"> </w:t>
      </w:r>
      <w:r>
        <w:rPr>
          <w:u w:val="none"/>
        </w:rPr>
        <w:t>all</w:t>
      </w:r>
      <w:r>
        <w:rPr>
          <w:spacing w:val="22"/>
          <w:u w:val="none"/>
        </w:rPr>
        <w:t xml:space="preserve"> </w:t>
      </w:r>
      <w:r>
        <w:rPr>
          <w:spacing w:val="1"/>
          <w:u w:val="none"/>
        </w:rPr>
        <w:t>o</w:t>
      </w:r>
      <w:r>
        <w:rPr>
          <w:u w:val="none"/>
        </w:rPr>
        <w:t>t</w:t>
      </w:r>
      <w:r>
        <w:rPr>
          <w:spacing w:val="1"/>
          <w:u w:val="none"/>
        </w:rPr>
        <w:t>h</w:t>
      </w:r>
      <w:r>
        <w:rPr>
          <w:u w:val="none"/>
        </w:rPr>
        <w:t>er</w:t>
      </w:r>
      <w:r>
        <w:rPr>
          <w:spacing w:val="23"/>
          <w:u w:val="none"/>
        </w:rPr>
        <w:t xml:space="preserve"> </w:t>
      </w:r>
      <w:r>
        <w:rPr>
          <w:u w:val="none"/>
        </w:rPr>
        <w:t>all</w:t>
      </w:r>
      <w:r>
        <w:rPr>
          <w:spacing w:val="1"/>
          <w:u w:val="none"/>
        </w:rPr>
        <w:t>o</w:t>
      </w:r>
      <w:r>
        <w:rPr>
          <w:u w:val="none"/>
        </w:rPr>
        <w:t>cati</w:t>
      </w:r>
      <w:r>
        <w:rPr>
          <w:spacing w:val="1"/>
          <w:u w:val="none"/>
        </w:rPr>
        <w:t>on</w:t>
      </w:r>
      <w:r>
        <w:rPr>
          <w:u w:val="none"/>
        </w:rPr>
        <w:t>s</w:t>
      </w:r>
      <w:r>
        <w:rPr>
          <w:spacing w:val="23"/>
          <w:u w:val="none"/>
        </w:rPr>
        <w:t xml:space="preserve"> </w:t>
      </w:r>
      <w:r>
        <w:rPr>
          <w:spacing w:val="1"/>
          <w:u w:val="none"/>
        </w:rPr>
        <w:t>und</w:t>
      </w:r>
      <w:r>
        <w:rPr>
          <w:u w:val="none"/>
        </w:rPr>
        <w:t>er</w:t>
      </w:r>
      <w:r>
        <w:rPr>
          <w:spacing w:val="23"/>
          <w:u w:val="none"/>
        </w:rPr>
        <w:t xml:space="preserve"> </w:t>
      </w:r>
      <w:r>
        <w:rPr>
          <w:u w:val="none"/>
        </w:rPr>
        <w:t>t</w:t>
      </w:r>
      <w:r>
        <w:rPr>
          <w:spacing w:val="1"/>
          <w:u w:val="none"/>
        </w:rPr>
        <w:t>h</w:t>
      </w:r>
      <w:r>
        <w:rPr>
          <w:u w:val="none"/>
        </w:rPr>
        <w:t>is</w:t>
      </w:r>
      <w:r>
        <w:rPr>
          <w:spacing w:val="23"/>
          <w:u w:val="none"/>
        </w:rPr>
        <w:t xml:space="preserve"> </w:t>
      </w:r>
      <w:r>
        <w:rPr>
          <w:spacing w:val="1"/>
          <w:u w:val="none"/>
        </w:rPr>
        <w:t>Ag</w:t>
      </w:r>
      <w:r>
        <w:rPr>
          <w:u w:val="none"/>
        </w:rPr>
        <w:t>ree</w:t>
      </w:r>
      <w:r>
        <w:rPr>
          <w:spacing w:val="2"/>
          <w:u w:val="none"/>
        </w:rPr>
        <w:t>m</w:t>
      </w:r>
      <w:r>
        <w:rPr>
          <w:u w:val="none"/>
        </w:rPr>
        <w:t>ent</w:t>
      </w:r>
      <w:r>
        <w:rPr>
          <w:spacing w:val="21"/>
          <w:u w:val="none"/>
        </w:rPr>
        <w:t xml:space="preserve"> </w:t>
      </w:r>
      <w:r>
        <w:rPr>
          <w:u w:val="none"/>
        </w:rPr>
        <w:t>to</w:t>
      </w:r>
      <w:r>
        <w:rPr>
          <w:spacing w:val="23"/>
          <w:u w:val="none"/>
        </w:rPr>
        <w:t xml:space="preserve"> </w:t>
      </w:r>
      <w:r>
        <w:rPr>
          <w:u w:val="none"/>
        </w:rPr>
        <w:t>each</w:t>
      </w:r>
      <w:r>
        <w:rPr>
          <w:spacing w:val="23"/>
          <w:u w:val="none"/>
        </w:rPr>
        <w:t xml:space="preserve"> </w:t>
      </w:r>
      <w:r>
        <w:rPr>
          <w:spacing w:val="2"/>
          <w:u w:val="none"/>
        </w:rPr>
        <w:t>M</w:t>
      </w:r>
      <w:r>
        <w:rPr>
          <w:u w:val="none"/>
        </w:rPr>
        <w:t>e</w:t>
      </w:r>
      <w:r>
        <w:rPr>
          <w:spacing w:val="2"/>
          <w:u w:val="none"/>
        </w:rPr>
        <w:t>m</w:t>
      </w:r>
      <w:r>
        <w:rPr>
          <w:u w:val="none"/>
        </w:rPr>
        <w:t>ber,</w:t>
      </w:r>
      <w:r>
        <w:rPr>
          <w:w w:val="102"/>
          <w:u w:val="none"/>
        </w:rPr>
        <w:t xml:space="preserve"> </w:t>
      </w:r>
      <w:r>
        <w:rPr>
          <w:u w:val="none"/>
        </w:rPr>
        <w:t>s</w:t>
      </w:r>
      <w:r>
        <w:rPr>
          <w:spacing w:val="1"/>
          <w:u w:val="none"/>
        </w:rPr>
        <w:t>h</w:t>
      </w:r>
      <w:r>
        <w:rPr>
          <w:u w:val="none"/>
        </w:rPr>
        <w:t>all</w:t>
      </w:r>
      <w:r>
        <w:rPr>
          <w:spacing w:val="42"/>
          <w:u w:val="none"/>
        </w:rPr>
        <w:t xml:space="preserve"> </w:t>
      </w:r>
      <w:r>
        <w:rPr>
          <w:spacing w:val="1"/>
          <w:u w:val="none"/>
        </w:rPr>
        <w:t>b</w:t>
      </w:r>
      <w:r>
        <w:rPr>
          <w:u w:val="none"/>
        </w:rPr>
        <w:t>e</w:t>
      </w:r>
      <w:r>
        <w:rPr>
          <w:spacing w:val="44"/>
          <w:u w:val="none"/>
        </w:rPr>
        <w:t xml:space="preserve"> </w:t>
      </w:r>
      <w:r>
        <w:rPr>
          <w:u w:val="none"/>
        </w:rPr>
        <w:t>e</w:t>
      </w:r>
      <w:r>
        <w:rPr>
          <w:spacing w:val="1"/>
          <w:u w:val="none"/>
        </w:rPr>
        <w:t>qu</w:t>
      </w:r>
      <w:r>
        <w:rPr>
          <w:u w:val="none"/>
        </w:rPr>
        <w:t>al</w:t>
      </w:r>
      <w:r>
        <w:rPr>
          <w:spacing w:val="42"/>
          <w:u w:val="none"/>
        </w:rPr>
        <w:t xml:space="preserve"> </w:t>
      </w:r>
      <w:r>
        <w:rPr>
          <w:u w:val="none"/>
        </w:rPr>
        <w:t>to</w:t>
      </w:r>
      <w:r>
        <w:rPr>
          <w:spacing w:val="44"/>
          <w:u w:val="none"/>
        </w:rPr>
        <w:t xml:space="preserve"> </w:t>
      </w:r>
      <w:r>
        <w:rPr>
          <w:u w:val="none"/>
        </w:rPr>
        <w:t>t</w:t>
      </w:r>
      <w:r>
        <w:rPr>
          <w:spacing w:val="1"/>
          <w:u w:val="none"/>
        </w:rPr>
        <w:t>h</w:t>
      </w:r>
      <w:r>
        <w:rPr>
          <w:u w:val="none"/>
        </w:rPr>
        <w:t>e</w:t>
      </w:r>
      <w:r>
        <w:rPr>
          <w:spacing w:val="43"/>
          <w:u w:val="none"/>
        </w:rPr>
        <w:t xml:space="preserve"> </w:t>
      </w:r>
      <w:r>
        <w:rPr>
          <w:spacing w:val="1"/>
          <w:u w:val="none"/>
        </w:rPr>
        <w:t>n</w:t>
      </w:r>
      <w:r>
        <w:rPr>
          <w:u w:val="none"/>
        </w:rPr>
        <w:t>et</w:t>
      </w:r>
      <w:r>
        <w:rPr>
          <w:spacing w:val="42"/>
          <w:u w:val="none"/>
        </w:rPr>
        <w:t xml:space="preserve"> </w:t>
      </w:r>
      <w:r>
        <w:rPr>
          <w:u w:val="none"/>
        </w:rPr>
        <w:t>a</w:t>
      </w:r>
      <w:r>
        <w:rPr>
          <w:spacing w:val="2"/>
          <w:u w:val="none"/>
        </w:rPr>
        <w:t>m</w:t>
      </w:r>
      <w:r>
        <w:rPr>
          <w:u w:val="none"/>
        </w:rPr>
        <w:t>ount</w:t>
      </w:r>
      <w:r>
        <w:rPr>
          <w:spacing w:val="42"/>
          <w:u w:val="none"/>
        </w:rPr>
        <w:t xml:space="preserve"> </w:t>
      </w:r>
      <w:r>
        <w:rPr>
          <w:u w:val="none"/>
        </w:rPr>
        <w:t>that</w:t>
      </w:r>
      <w:r>
        <w:rPr>
          <w:spacing w:val="42"/>
          <w:u w:val="none"/>
        </w:rPr>
        <w:t xml:space="preserve"> </w:t>
      </w:r>
      <w:r>
        <w:rPr>
          <w:spacing w:val="1"/>
          <w:u w:val="none"/>
        </w:rPr>
        <w:t>w</w:t>
      </w:r>
      <w:r>
        <w:rPr>
          <w:u w:val="none"/>
        </w:rPr>
        <w:t>ould</w:t>
      </w:r>
      <w:r>
        <w:rPr>
          <w:spacing w:val="44"/>
          <w:u w:val="none"/>
        </w:rPr>
        <w:t xml:space="preserve"> </w:t>
      </w:r>
      <w:r>
        <w:rPr>
          <w:u w:val="none"/>
        </w:rPr>
        <w:t>ha</w:t>
      </w:r>
      <w:r>
        <w:rPr>
          <w:spacing w:val="1"/>
          <w:u w:val="none"/>
        </w:rPr>
        <w:t>v</w:t>
      </w:r>
      <w:r>
        <w:rPr>
          <w:u w:val="none"/>
        </w:rPr>
        <w:t>e</w:t>
      </w:r>
      <w:r>
        <w:rPr>
          <w:spacing w:val="44"/>
          <w:u w:val="none"/>
        </w:rPr>
        <w:t xml:space="preserve"> </w:t>
      </w:r>
      <w:r>
        <w:rPr>
          <w:u w:val="none"/>
        </w:rPr>
        <w:t>been</w:t>
      </w:r>
      <w:r>
        <w:rPr>
          <w:spacing w:val="43"/>
          <w:u w:val="none"/>
        </w:rPr>
        <w:t xml:space="preserve"> </w:t>
      </w:r>
      <w:r>
        <w:rPr>
          <w:u w:val="none"/>
        </w:rPr>
        <w:t>allocated</w:t>
      </w:r>
      <w:r>
        <w:rPr>
          <w:spacing w:val="44"/>
          <w:u w:val="none"/>
        </w:rPr>
        <w:t xml:space="preserve"> </w:t>
      </w:r>
      <w:r>
        <w:rPr>
          <w:u w:val="none"/>
        </w:rPr>
        <w:t>to</w:t>
      </w:r>
      <w:r>
        <w:rPr>
          <w:spacing w:val="43"/>
          <w:u w:val="none"/>
        </w:rPr>
        <w:t xml:space="preserve"> </w:t>
      </w:r>
      <w:r>
        <w:rPr>
          <w:u w:val="none"/>
        </w:rPr>
        <w:t>each</w:t>
      </w:r>
      <w:r>
        <w:rPr>
          <w:spacing w:val="44"/>
          <w:u w:val="none"/>
        </w:rPr>
        <w:t xml:space="preserve"> </w:t>
      </w:r>
      <w:r>
        <w:rPr>
          <w:u w:val="none"/>
        </w:rPr>
        <w:t>such</w:t>
      </w:r>
      <w:r>
        <w:rPr>
          <w:spacing w:val="44"/>
          <w:u w:val="none"/>
        </w:rPr>
        <w:t xml:space="preserve"> </w:t>
      </w:r>
      <w:r>
        <w:rPr>
          <w:spacing w:val="2"/>
          <w:u w:val="none"/>
        </w:rPr>
        <w:t>M</w:t>
      </w:r>
      <w:r>
        <w:rPr>
          <w:u w:val="none"/>
        </w:rPr>
        <w:t>e</w:t>
      </w:r>
      <w:r>
        <w:rPr>
          <w:spacing w:val="2"/>
          <w:u w:val="none"/>
        </w:rPr>
        <w:t>m</w:t>
      </w:r>
      <w:r>
        <w:rPr>
          <w:u w:val="none"/>
        </w:rPr>
        <w:t>ber</w:t>
      </w:r>
      <w:r>
        <w:rPr>
          <w:spacing w:val="42"/>
          <w:u w:val="none"/>
        </w:rPr>
        <w:t xml:space="preserve"> </w:t>
      </w:r>
      <w:r>
        <w:rPr>
          <w:u w:val="none"/>
        </w:rPr>
        <w:t>if</w:t>
      </w:r>
      <w:r>
        <w:rPr>
          <w:spacing w:val="44"/>
          <w:u w:val="none"/>
        </w:rPr>
        <w:t xml:space="preserve"> </w:t>
      </w:r>
      <w:r>
        <w:rPr>
          <w:u w:val="none"/>
        </w:rPr>
        <w:t>the</w:t>
      </w:r>
      <w:r>
        <w:rPr>
          <w:spacing w:val="43"/>
          <w:u w:val="none"/>
        </w:rPr>
        <w:t xml:space="preserve"> </w:t>
      </w:r>
      <w:r>
        <w:rPr>
          <w:u w:val="none"/>
        </w:rPr>
        <w:t>Issua</w:t>
      </w:r>
      <w:r>
        <w:rPr>
          <w:spacing w:val="1"/>
          <w:u w:val="none"/>
        </w:rPr>
        <w:t>n</w:t>
      </w:r>
      <w:r>
        <w:rPr>
          <w:u w:val="none"/>
        </w:rPr>
        <w:t>ce</w:t>
      </w:r>
      <w:r>
        <w:rPr>
          <w:spacing w:val="1"/>
          <w:w w:val="102"/>
          <w:u w:val="none"/>
        </w:rPr>
        <w:t xml:space="preserve"> </w:t>
      </w:r>
      <w:r>
        <w:rPr>
          <w:u w:val="none"/>
        </w:rPr>
        <w:t>Ite</w:t>
      </w:r>
      <w:r>
        <w:rPr>
          <w:spacing w:val="2"/>
          <w:u w:val="none"/>
        </w:rPr>
        <w:t>m</w:t>
      </w:r>
      <w:r>
        <w:rPr>
          <w:u w:val="none"/>
        </w:rPr>
        <w:t>s</w:t>
      </w:r>
      <w:r>
        <w:rPr>
          <w:spacing w:val="18"/>
          <w:u w:val="none"/>
        </w:rPr>
        <w:t xml:space="preserve"> </w:t>
      </w:r>
      <w:r>
        <w:rPr>
          <w:spacing w:val="1"/>
          <w:u w:val="none"/>
        </w:rPr>
        <w:t>h</w:t>
      </w:r>
      <w:r>
        <w:rPr>
          <w:u w:val="none"/>
        </w:rPr>
        <w:t>ad</w:t>
      </w:r>
      <w:r>
        <w:rPr>
          <w:spacing w:val="20"/>
          <w:u w:val="none"/>
        </w:rPr>
        <w:t xml:space="preserve"> </w:t>
      </w:r>
      <w:r>
        <w:rPr>
          <w:spacing w:val="1"/>
          <w:u w:val="none"/>
        </w:rPr>
        <w:t>no</w:t>
      </w:r>
      <w:r>
        <w:rPr>
          <w:u w:val="none"/>
        </w:rPr>
        <w:t>t</w:t>
      </w:r>
      <w:r>
        <w:rPr>
          <w:spacing w:val="18"/>
          <w:u w:val="none"/>
        </w:rPr>
        <w:t xml:space="preserve"> </w:t>
      </w:r>
      <w:r>
        <w:rPr>
          <w:spacing w:val="1"/>
          <w:u w:val="none"/>
        </w:rPr>
        <w:t>b</w:t>
      </w:r>
      <w:r>
        <w:rPr>
          <w:u w:val="none"/>
        </w:rPr>
        <w:t>een</w:t>
      </w:r>
      <w:r>
        <w:rPr>
          <w:spacing w:val="20"/>
          <w:u w:val="none"/>
        </w:rPr>
        <w:t xml:space="preserve"> </w:t>
      </w:r>
      <w:r>
        <w:rPr>
          <w:u w:val="none"/>
        </w:rPr>
        <w:t>realize</w:t>
      </w:r>
      <w:r>
        <w:rPr>
          <w:spacing w:val="1"/>
          <w:u w:val="none"/>
        </w:rPr>
        <w:t>d</w:t>
      </w:r>
      <w:r>
        <w:rPr>
          <w:u w:val="none"/>
        </w:rPr>
        <w:t>.</w:t>
      </w:r>
    </w:p>
    <w:p w14:paraId="0B422B3D" w14:textId="77777777" w:rsidR="000C19C9" w:rsidRDefault="000C19C9">
      <w:pPr>
        <w:spacing w:before="16" w:line="220" w:lineRule="exact"/>
      </w:pPr>
    </w:p>
    <w:p w14:paraId="04817511" w14:textId="77777777" w:rsidR="000C19C9" w:rsidRDefault="00D3642A">
      <w:pPr>
        <w:pStyle w:val="BodyText"/>
        <w:numPr>
          <w:ilvl w:val="2"/>
          <w:numId w:val="1"/>
        </w:numPr>
        <w:tabs>
          <w:tab w:val="left" w:pos="2264"/>
        </w:tabs>
        <w:spacing w:line="251" w:lineRule="auto"/>
        <w:ind w:right="114" w:firstLine="1440"/>
        <w:jc w:val="both"/>
        <w:rPr>
          <w:u w:val="none"/>
        </w:rPr>
      </w:pPr>
      <w:r>
        <w:rPr>
          <w:spacing w:val="1"/>
          <w:u w:color="000000"/>
        </w:rPr>
        <w:t>D</w:t>
      </w:r>
      <w:r>
        <w:rPr>
          <w:u w:color="000000"/>
        </w:rPr>
        <w:t>ee</w:t>
      </w:r>
      <w:r>
        <w:rPr>
          <w:spacing w:val="2"/>
          <w:u w:color="000000"/>
        </w:rPr>
        <w:t>m</w:t>
      </w:r>
      <w:r>
        <w:rPr>
          <w:u w:color="000000"/>
        </w:rPr>
        <w:t>ed</w:t>
      </w:r>
      <w:r>
        <w:rPr>
          <w:spacing w:val="17"/>
          <w:u w:color="000000"/>
        </w:rPr>
        <w:t xml:space="preserve"> </w:t>
      </w:r>
      <w:r>
        <w:rPr>
          <w:u w:color="000000"/>
        </w:rPr>
        <w:t>I</w:t>
      </w:r>
      <w:r>
        <w:rPr>
          <w:spacing w:val="1"/>
          <w:u w:color="000000"/>
        </w:rPr>
        <w:t>n</w:t>
      </w:r>
      <w:r>
        <w:rPr>
          <w:u w:color="000000"/>
        </w:rPr>
        <w:t>terests</w:t>
      </w:r>
      <w:r>
        <w:rPr>
          <w:spacing w:val="17"/>
          <w:u w:color="000000"/>
        </w:rPr>
        <w:t xml:space="preserve"> </w:t>
      </w:r>
      <w:r>
        <w:rPr>
          <w:u w:color="000000"/>
        </w:rPr>
        <w:t>f</w:t>
      </w:r>
      <w:r>
        <w:rPr>
          <w:spacing w:val="1"/>
          <w:u w:color="000000"/>
        </w:rPr>
        <w:t>o</w:t>
      </w:r>
      <w:r>
        <w:rPr>
          <w:u w:color="000000"/>
        </w:rPr>
        <w:t>r</w:t>
      </w:r>
      <w:r>
        <w:rPr>
          <w:spacing w:val="17"/>
          <w:u w:color="000000"/>
        </w:rPr>
        <w:t xml:space="preserve"> </w:t>
      </w:r>
      <w:r>
        <w:rPr>
          <w:spacing w:val="1"/>
          <w:u w:color="000000"/>
        </w:rPr>
        <w:t>D</w:t>
      </w:r>
      <w:r>
        <w:rPr>
          <w:u w:color="000000"/>
        </w:rPr>
        <w:t>eter</w:t>
      </w:r>
      <w:r>
        <w:rPr>
          <w:spacing w:val="2"/>
          <w:u w:color="000000"/>
        </w:rPr>
        <w:t>m</w:t>
      </w:r>
      <w:r>
        <w:rPr>
          <w:u w:color="000000"/>
        </w:rPr>
        <w:t>i</w:t>
      </w:r>
      <w:r>
        <w:rPr>
          <w:spacing w:val="1"/>
          <w:u w:color="000000"/>
        </w:rPr>
        <w:t>n</w:t>
      </w:r>
      <w:r>
        <w:rPr>
          <w:u w:color="000000"/>
        </w:rPr>
        <w:t>i</w:t>
      </w:r>
      <w:r>
        <w:rPr>
          <w:spacing w:val="1"/>
          <w:u w:color="000000"/>
        </w:rPr>
        <w:t>n</w:t>
      </w:r>
      <w:r>
        <w:rPr>
          <w:u w:color="000000"/>
        </w:rPr>
        <w:t>g</w:t>
      </w:r>
      <w:r>
        <w:rPr>
          <w:spacing w:val="17"/>
          <w:u w:color="000000"/>
        </w:rPr>
        <w:t xml:space="preserve"> </w:t>
      </w:r>
      <w:r>
        <w:rPr>
          <w:u w:color="000000"/>
        </w:rPr>
        <w:t>a</w:t>
      </w:r>
      <w:r>
        <w:rPr>
          <w:spacing w:val="17"/>
          <w:u w:color="000000"/>
        </w:rPr>
        <w:t xml:space="preserve"> </w:t>
      </w:r>
      <w:r>
        <w:rPr>
          <w:spacing w:val="2"/>
          <w:u w:color="000000"/>
        </w:rPr>
        <w:t>M</w:t>
      </w:r>
      <w:r>
        <w:rPr>
          <w:u w:color="000000"/>
        </w:rPr>
        <w:t>e</w:t>
      </w:r>
      <w:r>
        <w:rPr>
          <w:spacing w:val="2"/>
          <w:u w:color="000000"/>
        </w:rPr>
        <w:t>m</w:t>
      </w:r>
      <w:r>
        <w:rPr>
          <w:spacing w:val="1"/>
          <w:u w:color="000000"/>
        </w:rPr>
        <w:t>b</w:t>
      </w:r>
      <w:r>
        <w:rPr>
          <w:u w:color="000000"/>
        </w:rPr>
        <w:t>er’s</w:t>
      </w:r>
      <w:r>
        <w:rPr>
          <w:spacing w:val="17"/>
          <w:u w:color="000000"/>
        </w:rPr>
        <w:t xml:space="preserve"> </w:t>
      </w:r>
      <w:r>
        <w:rPr>
          <w:spacing w:val="1"/>
          <w:u w:color="000000"/>
        </w:rPr>
        <w:t>Sh</w:t>
      </w:r>
      <w:r>
        <w:rPr>
          <w:u w:color="000000"/>
        </w:rPr>
        <w:t>are</w:t>
      </w:r>
      <w:r>
        <w:rPr>
          <w:spacing w:val="16"/>
          <w:u w:color="000000"/>
        </w:rPr>
        <w:t xml:space="preserve"> </w:t>
      </w:r>
      <w:r>
        <w:rPr>
          <w:spacing w:val="1"/>
          <w:u w:color="000000"/>
        </w:rPr>
        <w:t>o</w:t>
      </w:r>
      <w:r>
        <w:rPr>
          <w:u w:color="000000"/>
        </w:rPr>
        <w:t>f</w:t>
      </w:r>
      <w:r>
        <w:rPr>
          <w:spacing w:val="17"/>
          <w:u w:color="000000"/>
        </w:rPr>
        <w:t xml:space="preserve"> </w:t>
      </w:r>
      <w:r>
        <w:rPr>
          <w:spacing w:val="1"/>
          <w:u w:color="000000"/>
        </w:rPr>
        <w:t>Ex</w:t>
      </w:r>
      <w:r>
        <w:rPr>
          <w:u w:color="000000"/>
        </w:rPr>
        <w:t>cess</w:t>
      </w:r>
      <w:r>
        <w:rPr>
          <w:spacing w:val="15"/>
          <w:u w:color="000000"/>
        </w:rPr>
        <w:t xml:space="preserve"> </w:t>
      </w:r>
      <w:r>
        <w:rPr>
          <w:spacing w:val="1"/>
          <w:u w:color="000000"/>
        </w:rPr>
        <w:t>Non</w:t>
      </w:r>
      <w:r>
        <w:rPr>
          <w:u w:color="000000"/>
        </w:rPr>
        <w:t>rec</w:t>
      </w:r>
      <w:r>
        <w:rPr>
          <w:spacing w:val="1"/>
          <w:u w:color="000000"/>
        </w:rPr>
        <w:t>ou</w:t>
      </w:r>
      <w:r>
        <w:rPr>
          <w:u w:color="000000"/>
        </w:rPr>
        <w:t>rse</w:t>
      </w:r>
      <w:r>
        <w:rPr>
          <w:spacing w:val="1"/>
          <w:w w:val="102"/>
          <w:u w:val="none"/>
        </w:rPr>
        <w:t xml:space="preserve"> </w:t>
      </w:r>
      <w:r>
        <w:rPr>
          <w:spacing w:val="1"/>
          <w:u w:color="000000"/>
        </w:rPr>
        <w:t>L</w:t>
      </w:r>
      <w:r>
        <w:rPr>
          <w:u w:color="000000"/>
        </w:rPr>
        <w:t>ia</w:t>
      </w:r>
      <w:r>
        <w:rPr>
          <w:spacing w:val="1"/>
          <w:u w:color="000000"/>
        </w:rPr>
        <w:t>b</w:t>
      </w:r>
      <w:r>
        <w:rPr>
          <w:u w:color="000000"/>
        </w:rPr>
        <w:t>ilities</w:t>
      </w:r>
      <w:r>
        <w:rPr>
          <w:u w:val="none"/>
        </w:rPr>
        <w:t>.</w:t>
      </w:r>
      <w:r>
        <w:rPr>
          <w:spacing w:val="19"/>
          <w:u w:val="none"/>
        </w:rPr>
        <w:t xml:space="preserve"> </w:t>
      </w:r>
      <w:r>
        <w:rPr>
          <w:spacing w:val="1"/>
          <w:u w:val="none"/>
        </w:rPr>
        <w:t>So</w:t>
      </w:r>
      <w:r>
        <w:rPr>
          <w:u w:val="none"/>
        </w:rPr>
        <w:t>lely</w:t>
      </w:r>
      <w:r>
        <w:rPr>
          <w:spacing w:val="20"/>
          <w:u w:val="none"/>
        </w:rPr>
        <w:t xml:space="preserve"> </w:t>
      </w:r>
      <w:r>
        <w:rPr>
          <w:u w:val="none"/>
        </w:rPr>
        <w:t>f</w:t>
      </w:r>
      <w:r>
        <w:rPr>
          <w:spacing w:val="1"/>
          <w:u w:val="none"/>
        </w:rPr>
        <w:t>o</w:t>
      </w:r>
      <w:r>
        <w:rPr>
          <w:u w:val="none"/>
        </w:rPr>
        <w:t>r</w:t>
      </w:r>
      <w:r>
        <w:rPr>
          <w:spacing w:val="19"/>
          <w:u w:val="none"/>
        </w:rPr>
        <w:t xml:space="preserve"> </w:t>
      </w:r>
      <w:r>
        <w:rPr>
          <w:spacing w:val="1"/>
          <w:u w:val="none"/>
        </w:rPr>
        <w:t>pu</w:t>
      </w:r>
      <w:r>
        <w:rPr>
          <w:u w:val="none"/>
        </w:rPr>
        <w:t>r</w:t>
      </w:r>
      <w:r>
        <w:rPr>
          <w:spacing w:val="1"/>
          <w:u w:val="none"/>
        </w:rPr>
        <w:t>po</w:t>
      </w:r>
      <w:r>
        <w:rPr>
          <w:u w:val="none"/>
        </w:rPr>
        <w:t>ses</w:t>
      </w:r>
      <w:r>
        <w:rPr>
          <w:spacing w:val="21"/>
          <w:u w:val="none"/>
        </w:rPr>
        <w:t xml:space="preserve"> </w:t>
      </w:r>
      <w:r>
        <w:rPr>
          <w:spacing w:val="1"/>
          <w:u w:val="none"/>
        </w:rPr>
        <w:t>o</w:t>
      </w:r>
      <w:r>
        <w:rPr>
          <w:u w:val="none"/>
        </w:rPr>
        <w:t>f</w:t>
      </w:r>
      <w:r>
        <w:rPr>
          <w:spacing w:val="1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i</w:t>
      </w:r>
      <w:r>
        <w:rPr>
          <w:spacing w:val="1"/>
          <w:u w:val="none"/>
        </w:rPr>
        <w:t>n</w:t>
      </w:r>
      <w:r>
        <w:rPr>
          <w:u w:val="none"/>
        </w:rPr>
        <w:t>g</w:t>
      </w:r>
      <w:r>
        <w:rPr>
          <w:spacing w:val="20"/>
          <w:u w:val="none"/>
        </w:rPr>
        <w:t xml:space="preserve"> </w:t>
      </w:r>
      <w:r>
        <w:rPr>
          <w:u w:val="none"/>
        </w:rPr>
        <w:t>a</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20"/>
          <w:u w:val="none"/>
        </w:rPr>
        <w:t xml:space="preserve"> </w:t>
      </w:r>
      <w:r>
        <w:rPr>
          <w:spacing w:val="1"/>
          <w:u w:val="none"/>
        </w:rPr>
        <w:t>p</w:t>
      </w:r>
      <w:r>
        <w:rPr>
          <w:u w:val="none"/>
        </w:rPr>
        <w:t>r</w:t>
      </w:r>
      <w:r>
        <w:rPr>
          <w:spacing w:val="1"/>
          <w:u w:val="none"/>
        </w:rPr>
        <w:t>opo</w:t>
      </w:r>
      <w:r>
        <w:rPr>
          <w:u w:val="none"/>
        </w:rPr>
        <w:t>rti</w:t>
      </w:r>
      <w:r>
        <w:rPr>
          <w:spacing w:val="1"/>
          <w:u w:val="none"/>
        </w:rPr>
        <w:t>on</w:t>
      </w:r>
      <w:r>
        <w:rPr>
          <w:u w:val="none"/>
        </w:rPr>
        <w:t>ate</w:t>
      </w:r>
      <w:r>
        <w:rPr>
          <w:spacing w:val="21"/>
          <w:u w:val="none"/>
        </w:rPr>
        <w:t xml:space="preserve"> </w:t>
      </w:r>
      <w:r>
        <w:rPr>
          <w:u w:val="none"/>
        </w:rPr>
        <w:t>s</w:t>
      </w:r>
      <w:r>
        <w:rPr>
          <w:spacing w:val="1"/>
          <w:u w:val="none"/>
        </w:rPr>
        <w:t>h</w:t>
      </w:r>
      <w:r>
        <w:rPr>
          <w:u w:val="none"/>
        </w:rPr>
        <w:t>are</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19"/>
          <w:u w:val="none"/>
        </w:rPr>
        <w:t xml:space="preserve"> </w:t>
      </w:r>
      <w:r>
        <w:rPr>
          <w:u w:val="none"/>
        </w:rPr>
        <w:t>“e</w:t>
      </w:r>
      <w:r>
        <w:rPr>
          <w:spacing w:val="1"/>
          <w:u w:val="none"/>
        </w:rPr>
        <w:t>x</w:t>
      </w:r>
      <w:r>
        <w:rPr>
          <w:u w:val="none"/>
        </w:rPr>
        <w:t>cess</w:t>
      </w:r>
      <w:r>
        <w:rPr>
          <w:spacing w:val="21"/>
          <w:u w:val="none"/>
        </w:rPr>
        <w:t xml:space="preserve"> </w:t>
      </w:r>
      <w:r>
        <w:rPr>
          <w:u w:val="none"/>
        </w:rPr>
        <w:t>nonrec</w:t>
      </w:r>
      <w:r>
        <w:rPr>
          <w:spacing w:val="1"/>
          <w:u w:val="none"/>
        </w:rPr>
        <w:t>o</w:t>
      </w:r>
      <w:r>
        <w:rPr>
          <w:u w:val="none"/>
        </w:rPr>
        <w:t>urse</w:t>
      </w:r>
      <w:r>
        <w:rPr>
          <w:w w:val="102"/>
          <w:u w:val="none"/>
        </w:rPr>
        <w:t xml:space="preserve"> </w:t>
      </w:r>
      <w:r>
        <w:rPr>
          <w:u w:val="none"/>
        </w:rPr>
        <w:t>liabilities”</w:t>
      </w:r>
      <w:r>
        <w:rPr>
          <w:spacing w:val="20"/>
          <w:u w:val="none"/>
        </w:rPr>
        <w:t xml:space="preserve"> </w:t>
      </w:r>
      <w:r>
        <w:rPr>
          <w:spacing w:val="1"/>
          <w:u w:val="none"/>
        </w:rPr>
        <w:t>o</w:t>
      </w:r>
      <w:r>
        <w:rPr>
          <w:u w:val="none"/>
        </w:rPr>
        <w:t>f</w:t>
      </w:r>
      <w:r>
        <w:rPr>
          <w:spacing w:val="19"/>
          <w:u w:val="none"/>
        </w:rPr>
        <w:t xml:space="preserve"> </w:t>
      </w:r>
      <w:r>
        <w:rPr>
          <w:u w:val="none"/>
        </w:rPr>
        <w:t>t</w:t>
      </w:r>
      <w:r>
        <w:rPr>
          <w:spacing w:val="1"/>
          <w:u w:val="none"/>
        </w:rPr>
        <w:t>h</w:t>
      </w:r>
      <w:r>
        <w:rPr>
          <w:u w:val="none"/>
        </w:rPr>
        <w:t>e</w:t>
      </w:r>
      <w:r>
        <w:rPr>
          <w:spacing w:val="21"/>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r>
        <w:rPr>
          <w:spacing w:val="19"/>
          <w:u w:val="none"/>
        </w:rPr>
        <w:t xml:space="preserve"> </w:t>
      </w:r>
      <w:r>
        <w:rPr>
          <w:spacing w:val="1"/>
          <w:u w:val="none"/>
        </w:rPr>
        <w:t>w</w:t>
      </w:r>
      <w:r>
        <w:rPr>
          <w:u w:val="none"/>
        </w:rPr>
        <w:t>it</w:t>
      </w:r>
      <w:r>
        <w:rPr>
          <w:spacing w:val="1"/>
          <w:u w:val="none"/>
        </w:rPr>
        <w:t>h</w:t>
      </w:r>
      <w:r>
        <w:rPr>
          <w:u w:val="none"/>
        </w:rPr>
        <w:t>in</w:t>
      </w:r>
      <w:r>
        <w:rPr>
          <w:spacing w:val="21"/>
          <w:u w:val="none"/>
        </w:rPr>
        <w:t xml:space="preserve"> </w:t>
      </w:r>
      <w:r>
        <w:rPr>
          <w:u w:val="none"/>
        </w:rPr>
        <w:t>t</w:t>
      </w:r>
      <w:r>
        <w:rPr>
          <w:spacing w:val="1"/>
          <w:u w:val="none"/>
        </w:rPr>
        <w:t>h</w:t>
      </w:r>
      <w:r>
        <w:rPr>
          <w:u w:val="none"/>
        </w:rPr>
        <w:t>e</w:t>
      </w:r>
      <w:r>
        <w:rPr>
          <w:spacing w:val="21"/>
          <w:u w:val="none"/>
        </w:rPr>
        <w:t xml:space="preserve"> </w:t>
      </w:r>
      <w:r>
        <w:rPr>
          <w:spacing w:val="2"/>
          <w:u w:val="none"/>
        </w:rPr>
        <w:t>m</w:t>
      </w:r>
      <w:r>
        <w:rPr>
          <w:u w:val="none"/>
        </w:rPr>
        <w:t>ea</w:t>
      </w:r>
      <w:r>
        <w:rPr>
          <w:spacing w:val="1"/>
          <w:u w:val="none"/>
        </w:rPr>
        <w:t>n</w:t>
      </w:r>
      <w:r>
        <w:rPr>
          <w:u w:val="none"/>
        </w:rPr>
        <w:t>i</w:t>
      </w:r>
      <w:r>
        <w:rPr>
          <w:spacing w:val="1"/>
          <w:u w:val="none"/>
        </w:rPr>
        <w:t>n</w:t>
      </w:r>
      <w:r>
        <w:rPr>
          <w:u w:val="none"/>
        </w:rPr>
        <w:t>g</w:t>
      </w:r>
      <w:r>
        <w:rPr>
          <w:spacing w:val="20"/>
          <w:u w:val="none"/>
        </w:rPr>
        <w:t xml:space="preserve"> </w:t>
      </w:r>
      <w:r>
        <w:rPr>
          <w:spacing w:val="1"/>
          <w:u w:val="none"/>
        </w:rPr>
        <w:t>o</w:t>
      </w:r>
      <w:r>
        <w:rPr>
          <w:u w:val="none"/>
        </w:rPr>
        <w:t>f</w:t>
      </w:r>
      <w:r>
        <w:rPr>
          <w:spacing w:val="19"/>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w:t>
      </w:r>
      <w:r>
        <w:rPr>
          <w:spacing w:val="21"/>
          <w:u w:val="none"/>
        </w:rPr>
        <w:t xml:space="preserve"> </w:t>
      </w:r>
      <w:r>
        <w:rPr>
          <w:spacing w:val="1"/>
          <w:u w:val="none"/>
        </w:rPr>
        <w:t>S</w:t>
      </w:r>
      <w:r>
        <w:rPr>
          <w:u w:val="none"/>
        </w:rPr>
        <w:t>ecti</w:t>
      </w:r>
      <w:r>
        <w:rPr>
          <w:spacing w:val="1"/>
          <w:u w:val="none"/>
        </w:rPr>
        <w:t>o</w:t>
      </w:r>
      <w:r>
        <w:rPr>
          <w:u w:val="none"/>
        </w:rPr>
        <w:t>n</w:t>
      </w:r>
      <w:r>
        <w:rPr>
          <w:spacing w:val="21"/>
          <w:u w:val="none"/>
        </w:rPr>
        <w:t xml:space="preserve"> </w:t>
      </w:r>
      <w:r>
        <w:rPr>
          <w:spacing w:val="1"/>
          <w:u w:val="none"/>
        </w:rPr>
        <w:t>1</w:t>
      </w:r>
      <w:r>
        <w:rPr>
          <w:u w:val="none"/>
        </w:rPr>
        <w:t>.</w:t>
      </w:r>
      <w:r>
        <w:rPr>
          <w:spacing w:val="1"/>
          <w:u w:val="none"/>
        </w:rPr>
        <w:t>75</w:t>
      </w:r>
      <w:r>
        <w:rPr>
          <w:u w:val="none"/>
        </w:rPr>
        <w:t>2-</w:t>
      </w:r>
      <w:r>
        <w:rPr>
          <w:spacing w:val="1"/>
          <w:u w:val="none"/>
        </w:rPr>
        <w:t>3</w:t>
      </w:r>
      <w:r>
        <w:rPr>
          <w:u w:val="none"/>
        </w:rPr>
        <w:t>(a)(</w:t>
      </w:r>
      <w:r>
        <w:rPr>
          <w:spacing w:val="1"/>
          <w:u w:val="none"/>
        </w:rPr>
        <w:t>3</w:t>
      </w:r>
      <w:r>
        <w:rPr>
          <w:u w:val="none"/>
        </w:rPr>
        <w:t>),</w:t>
      </w:r>
      <w:r>
        <w:rPr>
          <w:spacing w:val="19"/>
          <w:u w:val="none"/>
        </w:rPr>
        <w:t xml:space="preserve"> </w:t>
      </w:r>
      <w:r>
        <w:rPr>
          <w:u w:val="none"/>
        </w:rPr>
        <w:t>t</w:t>
      </w:r>
      <w:r>
        <w:rPr>
          <w:spacing w:val="1"/>
          <w:u w:val="none"/>
        </w:rPr>
        <w:t>h</w:t>
      </w:r>
      <w:r>
        <w:rPr>
          <w:u w:val="none"/>
        </w:rPr>
        <w:t xml:space="preserve">e </w:t>
      </w:r>
      <w:r>
        <w:rPr>
          <w:spacing w:val="21"/>
          <w:u w:val="none"/>
        </w:rPr>
        <w:t xml:space="preserve"> </w:t>
      </w:r>
      <w:r>
        <w:rPr>
          <w:spacing w:val="2"/>
          <w:u w:val="none"/>
        </w:rPr>
        <w:t>M</w:t>
      </w:r>
      <w:r>
        <w:rPr>
          <w:u w:val="none"/>
        </w:rPr>
        <w:t>e</w:t>
      </w:r>
      <w:r>
        <w:rPr>
          <w:spacing w:val="2"/>
          <w:u w:val="none"/>
        </w:rPr>
        <w:t>m</w:t>
      </w:r>
      <w:r>
        <w:rPr>
          <w:spacing w:val="1"/>
          <w:u w:val="none"/>
        </w:rPr>
        <w:t>b</w:t>
      </w:r>
      <w:r>
        <w:rPr>
          <w:u w:val="none"/>
        </w:rPr>
        <w:t>ers’</w:t>
      </w:r>
      <w:r>
        <w:rPr>
          <w:w w:val="102"/>
          <w:u w:val="none"/>
        </w:rPr>
        <w:t xml:space="preserve"> </w:t>
      </w:r>
      <w:r>
        <w:rPr>
          <w:u w:val="none"/>
        </w:rPr>
        <w:t>i</w:t>
      </w:r>
      <w:r>
        <w:rPr>
          <w:spacing w:val="1"/>
          <w:u w:val="none"/>
        </w:rPr>
        <w:t>n</w:t>
      </w:r>
      <w:r>
        <w:rPr>
          <w:u w:val="none"/>
        </w:rPr>
        <w:t>terests</w:t>
      </w:r>
      <w:r>
        <w:rPr>
          <w:spacing w:val="20"/>
          <w:u w:val="none"/>
        </w:rPr>
        <w:t xml:space="preserve"> </w:t>
      </w:r>
      <w:r>
        <w:rPr>
          <w:u w:val="none"/>
        </w:rPr>
        <w:t>in</w:t>
      </w:r>
      <w:r>
        <w:rPr>
          <w:spacing w:val="21"/>
          <w:u w:val="none"/>
        </w:rPr>
        <w:t xml:space="preserve"> </w:t>
      </w:r>
      <w:r>
        <w:rPr>
          <w:spacing w:val="1"/>
          <w:u w:val="none"/>
        </w:rPr>
        <w:t>P</w:t>
      </w:r>
      <w:r>
        <w:rPr>
          <w:u w:val="none"/>
        </w:rPr>
        <w:t>rofits</w:t>
      </w:r>
      <w:r>
        <w:rPr>
          <w:spacing w:val="20"/>
          <w:u w:val="none"/>
        </w:rPr>
        <w:t xml:space="preserve"> </w:t>
      </w:r>
      <w:r>
        <w:rPr>
          <w:u w:val="none"/>
        </w:rPr>
        <w:t>are</w:t>
      </w:r>
      <w:r>
        <w:rPr>
          <w:spacing w:val="21"/>
          <w:u w:val="none"/>
        </w:rPr>
        <w:t xml:space="preserve"> </w:t>
      </w:r>
      <w:r>
        <w:rPr>
          <w:u w:val="none"/>
        </w:rPr>
        <w:t>in</w:t>
      </w:r>
      <w:r>
        <w:rPr>
          <w:spacing w:val="21"/>
          <w:u w:val="none"/>
        </w:rPr>
        <w:t xml:space="preserve"> </w:t>
      </w:r>
      <w:r>
        <w:rPr>
          <w:spacing w:val="1"/>
          <w:u w:val="none"/>
        </w:rPr>
        <w:t>p</w:t>
      </w:r>
      <w:r>
        <w:rPr>
          <w:u w:val="none"/>
        </w:rPr>
        <w:t>r</w:t>
      </w:r>
      <w:r>
        <w:rPr>
          <w:spacing w:val="1"/>
          <w:u w:val="none"/>
        </w:rPr>
        <w:t>opo</w:t>
      </w:r>
      <w:r>
        <w:rPr>
          <w:u w:val="none"/>
        </w:rPr>
        <w:t>rti</w:t>
      </w:r>
      <w:r>
        <w:rPr>
          <w:spacing w:val="1"/>
          <w:u w:val="none"/>
        </w:rPr>
        <w:t>o</w:t>
      </w:r>
      <w:r>
        <w:rPr>
          <w:u w:val="none"/>
        </w:rPr>
        <w:t>n</w:t>
      </w:r>
      <w:r>
        <w:rPr>
          <w:spacing w:val="20"/>
          <w:u w:val="none"/>
        </w:rPr>
        <w:t xml:space="preserve"> </w:t>
      </w:r>
      <w:r>
        <w:rPr>
          <w:u w:val="none"/>
        </w:rPr>
        <w:t>to</w:t>
      </w:r>
      <w:r>
        <w:rPr>
          <w:spacing w:val="21"/>
          <w:u w:val="none"/>
        </w:rPr>
        <w:t xml:space="preserve"> </w:t>
      </w:r>
      <w:r>
        <w:rPr>
          <w:u w:val="none"/>
        </w:rPr>
        <w:t>t</w:t>
      </w:r>
      <w:r>
        <w:rPr>
          <w:spacing w:val="1"/>
          <w:u w:val="none"/>
        </w:rPr>
        <w:t>h</w:t>
      </w:r>
      <w:r>
        <w:rPr>
          <w:u w:val="none"/>
        </w:rPr>
        <w:t>eir</w:t>
      </w:r>
      <w:r>
        <w:rPr>
          <w:spacing w:val="19"/>
          <w:u w:val="none"/>
        </w:rPr>
        <w:t xml:space="preserve"> </w:t>
      </w:r>
      <w:r>
        <w:rPr>
          <w:spacing w:val="1"/>
          <w:u w:val="none"/>
        </w:rPr>
        <w:t>P</w:t>
      </w:r>
      <w:r>
        <w:rPr>
          <w:u w:val="none"/>
        </w:rPr>
        <w:t>erce</w:t>
      </w:r>
      <w:r>
        <w:rPr>
          <w:spacing w:val="1"/>
          <w:u w:val="none"/>
        </w:rPr>
        <w:t>n</w:t>
      </w:r>
      <w:r>
        <w:rPr>
          <w:u w:val="none"/>
        </w:rPr>
        <w:t>ta</w:t>
      </w:r>
      <w:r>
        <w:rPr>
          <w:spacing w:val="1"/>
          <w:u w:val="none"/>
        </w:rPr>
        <w:t>g</w:t>
      </w:r>
      <w:r>
        <w:rPr>
          <w:u w:val="none"/>
        </w:rPr>
        <w:t>e</w:t>
      </w:r>
      <w:r>
        <w:rPr>
          <w:spacing w:val="21"/>
          <w:u w:val="none"/>
        </w:rPr>
        <w:t xml:space="preserve"> </w:t>
      </w:r>
      <w:r>
        <w:rPr>
          <w:u w:val="none"/>
        </w:rPr>
        <w:t>I</w:t>
      </w:r>
      <w:r>
        <w:rPr>
          <w:spacing w:val="1"/>
          <w:u w:val="none"/>
        </w:rPr>
        <w:t>n</w:t>
      </w:r>
      <w:r>
        <w:rPr>
          <w:u w:val="none"/>
        </w:rPr>
        <w:t>terests.</w:t>
      </w:r>
    </w:p>
    <w:p w14:paraId="7574BF99" w14:textId="77777777" w:rsidR="000C19C9" w:rsidRDefault="000C19C9">
      <w:pPr>
        <w:spacing w:before="2" w:line="240" w:lineRule="exact"/>
        <w:rPr>
          <w:sz w:val="24"/>
          <w:szCs w:val="24"/>
        </w:rPr>
      </w:pPr>
    </w:p>
    <w:p w14:paraId="1AE75A27" w14:textId="77777777" w:rsidR="000C19C9" w:rsidRDefault="00D3642A">
      <w:pPr>
        <w:pStyle w:val="BodyText"/>
        <w:numPr>
          <w:ilvl w:val="2"/>
          <w:numId w:val="1"/>
        </w:numPr>
        <w:tabs>
          <w:tab w:val="left" w:pos="2264"/>
        </w:tabs>
        <w:spacing w:line="251" w:lineRule="auto"/>
        <w:ind w:right="115" w:firstLine="1440"/>
        <w:jc w:val="both"/>
        <w:rPr>
          <w:u w:val="none"/>
        </w:rPr>
      </w:pPr>
      <w:r>
        <w:rPr>
          <w:spacing w:val="1"/>
          <w:u w:color="000000"/>
        </w:rPr>
        <w:t>D</w:t>
      </w:r>
      <w:r>
        <w:rPr>
          <w:u w:color="000000"/>
        </w:rPr>
        <w:t>istri</w:t>
      </w:r>
      <w:r>
        <w:rPr>
          <w:spacing w:val="1"/>
          <w:u w:color="000000"/>
        </w:rPr>
        <w:t>bu</w:t>
      </w:r>
      <w:r>
        <w:rPr>
          <w:u w:color="000000"/>
        </w:rPr>
        <w:t>ti</w:t>
      </w:r>
      <w:r>
        <w:rPr>
          <w:spacing w:val="1"/>
          <w:u w:color="000000"/>
        </w:rPr>
        <w:t>on</w:t>
      </w:r>
      <w:r>
        <w:rPr>
          <w:u w:color="000000"/>
        </w:rPr>
        <w:t>s</w:t>
      </w:r>
      <w:r>
        <w:rPr>
          <w:spacing w:val="21"/>
          <w:u w:color="000000"/>
        </w:rPr>
        <w:t xml:space="preserve"> </w:t>
      </w:r>
      <w:r>
        <w:rPr>
          <w:spacing w:val="1"/>
          <w:u w:color="000000"/>
        </w:rPr>
        <w:t>No</w:t>
      </w:r>
      <w:r>
        <w:rPr>
          <w:u w:color="000000"/>
        </w:rPr>
        <w:t>t</w:t>
      </w:r>
      <w:r>
        <w:rPr>
          <w:spacing w:val="21"/>
          <w:u w:color="000000"/>
        </w:rPr>
        <w:t xml:space="preserve"> </w:t>
      </w:r>
      <w:r>
        <w:rPr>
          <w:u w:color="000000"/>
        </w:rPr>
        <w:t>fr</w:t>
      </w:r>
      <w:r>
        <w:rPr>
          <w:spacing w:val="1"/>
          <w:u w:color="000000"/>
        </w:rPr>
        <w:t>o</w:t>
      </w:r>
      <w:r>
        <w:rPr>
          <w:u w:color="000000"/>
        </w:rPr>
        <w:t>m</w:t>
      </w:r>
      <w:r>
        <w:rPr>
          <w:spacing w:val="23"/>
          <w:u w:color="000000"/>
        </w:rPr>
        <w:t xml:space="preserve"> </w:t>
      </w:r>
      <w:r>
        <w:rPr>
          <w:spacing w:val="1"/>
          <w:u w:color="000000"/>
        </w:rPr>
        <w:t>Non</w:t>
      </w:r>
      <w:r>
        <w:rPr>
          <w:u w:color="000000"/>
        </w:rPr>
        <w:t>rec</w:t>
      </w:r>
      <w:r>
        <w:rPr>
          <w:spacing w:val="1"/>
          <w:u w:color="000000"/>
        </w:rPr>
        <w:t>ou</w:t>
      </w:r>
      <w:r>
        <w:rPr>
          <w:u w:color="000000"/>
        </w:rPr>
        <w:t>rse</w:t>
      </w:r>
      <w:r>
        <w:rPr>
          <w:spacing w:val="20"/>
          <w:u w:color="000000"/>
        </w:rPr>
        <w:t xml:space="preserve"> </w:t>
      </w:r>
      <w:r>
        <w:rPr>
          <w:spacing w:val="1"/>
          <w:u w:color="000000"/>
        </w:rPr>
        <w:t>L</w:t>
      </w:r>
      <w:r>
        <w:rPr>
          <w:u w:color="000000"/>
        </w:rPr>
        <w:t>ia</w:t>
      </w:r>
      <w:r>
        <w:rPr>
          <w:spacing w:val="1"/>
          <w:u w:color="000000"/>
        </w:rPr>
        <w:t>b</w:t>
      </w:r>
      <w:r>
        <w:rPr>
          <w:u w:color="000000"/>
        </w:rPr>
        <w:t>ilities</w:t>
      </w:r>
      <w:r>
        <w:rPr>
          <w:spacing w:val="21"/>
          <w:u w:color="000000"/>
        </w:rPr>
        <w:t xml:space="preserve"> </w:t>
      </w:r>
      <w:r>
        <w:rPr>
          <w:spacing w:val="1"/>
          <w:u w:color="000000"/>
        </w:rPr>
        <w:t>o</w:t>
      </w:r>
      <w:r>
        <w:rPr>
          <w:u w:color="000000"/>
        </w:rPr>
        <w:t>r</w:t>
      </w:r>
      <w:r>
        <w:rPr>
          <w:spacing w:val="20"/>
          <w:u w:color="000000"/>
        </w:rPr>
        <w:t xml:space="preserve"> </w:t>
      </w:r>
      <w:r>
        <w:rPr>
          <w:spacing w:val="2"/>
          <w:u w:color="000000"/>
        </w:rPr>
        <w:t>M</w:t>
      </w:r>
      <w:r>
        <w:rPr>
          <w:u w:color="000000"/>
        </w:rPr>
        <w:t>e</w:t>
      </w:r>
      <w:r>
        <w:rPr>
          <w:spacing w:val="2"/>
          <w:u w:color="000000"/>
        </w:rPr>
        <w:t>m</w:t>
      </w:r>
      <w:r>
        <w:rPr>
          <w:spacing w:val="1"/>
          <w:u w:color="000000"/>
        </w:rPr>
        <w:t>b</w:t>
      </w:r>
      <w:r>
        <w:rPr>
          <w:u w:color="000000"/>
        </w:rPr>
        <w:t>er</w:t>
      </w:r>
      <w:r>
        <w:rPr>
          <w:spacing w:val="21"/>
          <w:u w:color="000000"/>
        </w:rPr>
        <w:t xml:space="preserve"> </w:t>
      </w:r>
      <w:r>
        <w:rPr>
          <w:spacing w:val="1"/>
          <w:u w:color="000000"/>
        </w:rPr>
        <w:t>Non</w:t>
      </w:r>
      <w:r>
        <w:rPr>
          <w:u w:color="000000"/>
        </w:rPr>
        <w:t>rec</w:t>
      </w:r>
      <w:r>
        <w:rPr>
          <w:spacing w:val="1"/>
          <w:u w:color="000000"/>
        </w:rPr>
        <w:t>ou</w:t>
      </w:r>
      <w:r>
        <w:rPr>
          <w:u w:color="000000"/>
        </w:rPr>
        <w:t>rse</w:t>
      </w:r>
      <w:r>
        <w:rPr>
          <w:spacing w:val="20"/>
          <w:u w:color="000000"/>
        </w:rPr>
        <w:t xml:space="preserve"> </w:t>
      </w:r>
      <w:r>
        <w:rPr>
          <w:spacing w:val="1"/>
          <w:u w:color="000000"/>
        </w:rPr>
        <w:t>D</w:t>
      </w:r>
      <w:r>
        <w:rPr>
          <w:u w:color="000000"/>
        </w:rPr>
        <w:t>e</w:t>
      </w:r>
      <w:r>
        <w:rPr>
          <w:spacing w:val="1"/>
          <w:u w:color="000000"/>
        </w:rPr>
        <w:t>b</w:t>
      </w:r>
      <w:r>
        <w:rPr>
          <w:u w:color="000000"/>
        </w:rPr>
        <w:t>t</w:t>
      </w:r>
      <w:r>
        <w:rPr>
          <w:u w:val="none"/>
        </w:rPr>
        <w:t>.</w:t>
      </w:r>
      <w:r>
        <w:rPr>
          <w:spacing w:val="21"/>
          <w:u w:val="none"/>
        </w:rPr>
        <w:t xml:space="preserve"> </w:t>
      </w:r>
      <w:r>
        <w:rPr>
          <w:spacing w:val="1"/>
          <w:u w:val="none"/>
        </w:rPr>
        <w:t>T</w:t>
      </w:r>
      <w:r>
        <w:rPr>
          <w:u w:val="none"/>
        </w:rPr>
        <w:t>o</w:t>
      </w:r>
      <w:r>
        <w:rPr>
          <w:w w:val="102"/>
          <w:u w:val="none"/>
        </w:rPr>
        <w:t xml:space="preserve"> </w:t>
      </w:r>
      <w:r>
        <w:rPr>
          <w:u w:val="none"/>
        </w:rPr>
        <w:t>t</w:t>
      </w:r>
      <w:r>
        <w:rPr>
          <w:spacing w:val="1"/>
          <w:u w:val="none"/>
        </w:rPr>
        <w:t>h</w:t>
      </w:r>
      <w:r>
        <w:rPr>
          <w:u w:val="none"/>
        </w:rPr>
        <w:t>e</w:t>
      </w:r>
      <w:r>
        <w:rPr>
          <w:spacing w:val="38"/>
          <w:u w:val="none"/>
        </w:rPr>
        <w:t xml:space="preserve"> </w:t>
      </w:r>
      <w:r>
        <w:rPr>
          <w:u w:val="none"/>
        </w:rPr>
        <w:t>e</w:t>
      </w:r>
      <w:r>
        <w:rPr>
          <w:spacing w:val="1"/>
          <w:u w:val="none"/>
        </w:rPr>
        <w:t>x</w:t>
      </w:r>
      <w:r>
        <w:rPr>
          <w:u w:val="none"/>
        </w:rPr>
        <w:t>te</w:t>
      </w:r>
      <w:r>
        <w:rPr>
          <w:spacing w:val="1"/>
          <w:u w:val="none"/>
        </w:rPr>
        <w:t>n</w:t>
      </w:r>
      <w:r>
        <w:rPr>
          <w:u w:val="none"/>
        </w:rPr>
        <w:t>t</w:t>
      </w:r>
      <w:r>
        <w:rPr>
          <w:spacing w:val="38"/>
          <w:u w:val="none"/>
        </w:rPr>
        <w:t xml:space="preserve"> </w:t>
      </w:r>
      <w:r>
        <w:rPr>
          <w:u w:val="none"/>
        </w:rPr>
        <w:t>per</w:t>
      </w:r>
      <w:r>
        <w:rPr>
          <w:spacing w:val="2"/>
          <w:u w:val="none"/>
        </w:rPr>
        <w:t>m</w:t>
      </w:r>
      <w:r>
        <w:rPr>
          <w:u w:val="none"/>
        </w:rPr>
        <w:t>itted</w:t>
      </w:r>
      <w:r>
        <w:rPr>
          <w:spacing w:val="38"/>
          <w:u w:val="none"/>
        </w:rPr>
        <w:t xml:space="preserve"> </w:t>
      </w:r>
      <w:r>
        <w:rPr>
          <w:u w:val="none"/>
        </w:rPr>
        <w:t>by</w:t>
      </w:r>
      <w:r>
        <w:rPr>
          <w:spacing w:val="38"/>
          <w:u w:val="none"/>
        </w:rPr>
        <w:t xml:space="preserve"> </w:t>
      </w:r>
      <w:r>
        <w:rPr>
          <w:spacing w:val="1"/>
          <w:u w:val="none"/>
        </w:rPr>
        <w:t>S</w:t>
      </w:r>
      <w:r>
        <w:rPr>
          <w:u w:val="none"/>
        </w:rPr>
        <w:t>ection</w:t>
      </w:r>
      <w:r>
        <w:rPr>
          <w:spacing w:val="38"/>
          <w:u w:val="none"/>
        </w:rPr>
        <w:t xml:space="preserve"> </w:t>
      </w:r>
      <w:r>
        <w:rPr>
          <w:u w:val="none"/>
        </w:rPr>
        <w:t>1.704-</w:t>
      </w:r>
      <w:r>
        <w:rPr>
          <w:spacing w:val="1"/>
          <w:u w:val="none"/>
        </w:rPr>
        <w:t>2</w:t>
      </w:r>
      <w:r>
        <w:rPr>
          <w:u w:val="none"/>
        </w:rPr>
        <w:t>(</w:t>
      </w:r>
      <w:r>
        <w:rPr>
          <w:spacing w:val="1"/>
          <w:u w:val="none"/>
        </w:rPr>
        <w:t>h</w:t>
      </w:r>
      <w:r>
        <w:rPr>
          <w:u w:val="none"/>
        </w:rPr>
        <w:t>)(</w:t>
      </w:r>
      <w:r>
        <w:rPr>
          <w:spacing w:val="1"/>
          <w:u w:val="none"/>
        </w:rPr>
        <w:t>3</w:t>
      </w:r>
      <w:r>
        <w:rPr>
          <w:u w:val="none"/>
        </w:rPr>
        <w:t>)</w:t>
      </w:r>
      <w:r>
        <w:rPr>
          <w:spacing w:val="39"/>
          <w:u w:val="none"/>
        </w:rPr>
        <w:t xml:space="preserve"> </w:t>
      </w:r>
      <w:r>
        <w:rPr>
          <w:spacing w:val="1"/>
          <w:u w:val="none"/>
        </w:rPr>
        <w:t>o</w:t>
      </w:r>
      <w:r>
        <w:rPr>
          <w:u w:val="none"/>
        </w:rPr>
        <w:t>f</w:t>
      </w:r>
      <w:r>
        <w:rPr>
          <w:spacing w:val="38"/>
          <w:u w:val="none"/>
        </w:rPr>
        <w:t xml:space="preserve"> </w:t>
      </w:r>
      <w:r>
        <w:rPr>
          <w:u w:val="none"/>
        </w:rPr>
        <w:t>t</w:t>
      </w:r>
      <w:r>
        <w:rPr>
          <w:spacing w:val="1"/>
          <w:u w:val="none"/>
        </w:rPr>
        <w:t>h</w:t>
      </w:r>
      <w:r>
        <w:rPr>
          <w:u w:val="none"/>
        </w:rPr>
        <w:t>e</w:t>
      </w:r>
      <w:r>
        <w:rPr>
          <w:spacing w:val="38"/>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37"/>
          <w:u w:val="none"/>
        </w:rPr>
        <w:t xml:space="preserve"> </w:t>
      </w:r>
      <w:r>
        <w:rPr>
          <w:u w:val="none"/>
        </w:rPr>
        <w:t>t</w:t>
      </w:r>
      <w:r>
        <w:rPr>
          <w:spacing w:val="1"/>
          <w:u w:val="none"/>
        </w:rPr>
        <w:t>h</w:t>
      </w:r>
      <w:r>
        <w:rPr>
          <w:u w:val="none"/>
        </w:rPr>
        <w:t>e</w:t>
      </w:r>
      <w:r>
        <w:rPr>
          <w:spacing w:val="38"/>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8"/>
          <w:u w:val="none"/>
        </w:rPr>
        <w:t xml:space="preserve"> </w:t>
      </w:r>
      <w:r>
        <w:rPr>
          <w:u w:val="none"/>
        </w:rPr>
        <w:t>s</w:t>
      </w:r>
      <w:r>
        <w:rPr>
          <w:spacing w:val="1"/>
          <w:u w:val="none"/>
        </w:rPr>
        <w:t>h</w:t>
      </w:r>
      <w:r>
        <w:rPr>
          <w:u w:val="none"/>
        </w:rPr>
        <w:t>all</w:t>
      </w:r>
      <w:r>
        <w:rPr>
          <w:spacing w:val="39"/>
          <w:u w:val="none"/>
        </w:rPr>
        <w:t xml:space="preserve"> </w:t>
      </w:r>
      <w:r>
        <w:rPr>
          <w:u w:val="none"/>
        </w:rPr>
        <w:t>e</w:t>
      </w:r>
      <w:r>
        <w:rPr>
          <w:spacing w:val="1"/>
          <w:u w:val="none"/>
        </w:rPr>
        <w:t>nd</w:t>
      </w:r>
      <w:r>
        <w:rPr>
          <w:u w:val="none"/>
        </w:rPr>
        <w:t>ea</w:t>
      </w:r>
      <w:r>
        <w:rPr>
          <w:spacing w:val="1"/>
          <w:u w:val="none"/>
        </w:rPr>
        <w:t>vo</w:t>
      </w:r>
      <w:r>
        <w:rPr>
          <w:u w:val="none"/>
        </w:rPr>
        <w:t>r</w:t>
      </w:r>
      <w:r>
        <w:rPr>
          <w:w w:val="102"/>
          <w:u w:val="none"/>
        </w:rPr>
        <w:t xml:space="preserve"> </w:t>
      </w:r>
      <w:r>
        <w:rPr>
          <w:spacing w:val="1"/>
          <w:u w:val="none"/>
        </w:rPr>
        <w:t>no</w:t>
      </w:r>
      <w:r>
        <w:rPr>
          <w:u w:val="none"/>
        </w:rPr>
        <w:t>t</w:t>
      </w:r>
      <w:r>
        <w:rPr>
          <w:spacing w:val="35"/>
          <w:u w:val="none"/>
        </w:rPr>
        <w:t xml:space="preserve"> </w:t>
      </w:r>
      <w:r>
        <w:rPr>
          <w:u w:val="none"/>
        </w:rPr>
        <w:t>to</w:t>
      </w:r>
      <w:r>
        <w:rPr>
          <w:spacing w:val="37"/>
          <w:u w:val="none"/>
        </w:rPr>
        <w:t xml:space="preserve"> </w:t>
      </w:r>
      <w:r>
        <w:rPr>
          <w:u w:val="none"/>
        </w:rPr>
        <w:t>treat</w:t>
      </w:r>
      <w:r>
        <w:rPr>
          <w:spacing w:val="36"/>
          <w:u w:val="none"/>
        </w:rPr>
        <w:t xml:space="preserve"> </w:t>
      </w:r>
      <w:r>
        <w:rPr>
          <w:spacing w:val="1"/>
          <w:u w:val="none"/>
        </w:rPr>
        <w:t>d</w:t>
      </w:r>
      <w:r>
        <w:rPr>
          <w:u w:val="none"/>
        </w:rPr>
        <w:t>istri</w:t>
      </w:r>
      <w:r>
        <w:rPr>
          <w:spacing w:val="1"/>
          <w:u w:val="none"/>
        </w:rPr>
        <w:t>bu</w:t>
      </w:r>
      <w:r>
        <w:rPr>
          <w:u w:val="none"/>
        </w:rPr>
        <w:t>ti</w:t>
      </w:r>
      <w:r>
        <w:rPr>
          <w:spacing w:val="1"/>
          <w:u w:val="none"/>
        </w:rPr>
        <w:t>on</w:t>
      </w:r>
      <w:r>
        <w:rPr>
          <w:u w:val="none"/>
        </w:rPr>
        <w:t>s</w:t>
      </w:r>
      <w:r>
        <w:rPr>
          <w:spacing w:val="35"/>
          <w:u w:val="none"/>
        </w:rPr>
        <w:t xml:space="preserve"> </w:t>
      </w:r>
      <w:r>
        <w:rPr>
          <w:spacing w:val="1"/>
          <w:u w:val="none"/>
        </w:rPr>
        <w:t>o</w:t>
      </w:r>
      <w:r>
        <w:rPr>
          <w:u w:val="none"/>
        </w:rPr>
        <w:t>f</w:t>
      </w:r>
      <w:r>
        <w:rPr>
          <w:spacing w:val="36"/>
          <w:u w:val="none"/>
        </w:rPr>
        <w:t xml:space="preserve"> </w:t>
      </w:r>
      <w:r>
        <w:rPr>
          <w:spacing w:val="1"/>
          <w:u w:val="none"/>
        </w:rPr>
        <w:t>Av</w:t>
      </w:r>
      <w:r>
        <w:rPr>
          <w:u w:val="none"/>
        </w:rPr>
        <w:t>aila</w:t>
      </w:r>
      <w:r>
        <w:rPr>
          <w:spacing w:val="1"/>
          <w:u w:val="none"/>
        </w:rPr>
        <w:t>b</w:t>
      </w:r>
      <w:r>
        <w:rPr>
          <w:u w:val="none"/>
        </w:rPr>
        <w:t>le</w:t>
      </w:r>
      <w:r>
        <w:rPr>
          <w:spacing w:val="37"/>
          <w:u w:val="none"/>
        </w:rPr>
        <w:t xml:space="preserve"> </w:t>
      </w:r>
      <w:r>
        <w:rPr>
          <w:spacing w:val="1"/>
          <w:u w:val="none"/>
        </w:rPr>
        <w:t>C</w:t>
      </w:r>
      <w:r>
        <w:rPr>
          <w:u w:val="none"/>
        </w:rPr>
        <w:t>ash</w:t>
      </w:r>
      <w:r>
        <w:rPr>
          <w:spacing w:val="36"/>
          <w:u w:val="none"/>
        </w:rPr>
        <w:t xml:space="preserve"> </w:t>
      </w:r>
      <w:r>
        <w:rPr>
          <w:spacing w:val="1"/>
          <w:u w:val="none"/>
        </w:rPr>
        <w:t>F</w:t>
      </w:r>
      <w:r>
        <w:rPr>
          <w:u w:val="none"/>
        </w:rPr>
        <w:t>l</w:t>
      </w:r>
      <w:r>
        <w:rPr>
          <w:spacing w:val="1"/>
          <w:u w:val="none"/>
        </w:rPr>
        <w:t>o</w:t>
      </w:r>
      <w:r>
        <w:rPr>
          <w:u w:val="none"/>
        </w:rPr>
        <w:t>w</w:t>
      </w:r>
      <w:r>
        <w:rPr>
          <w:spacing w:val="38"/>
          <w:u w:val="none"/>
        </w:rPr>
        <w:t xml:space="preserve"> </w:t>
      </w:r>
      <w:r>
        <w:rPr>
          <w:u w:val="none"/>
        </w:rPr>
        <w:t>as</w:t>
      </w:r>
      <w:r>
        <w:rPr>
          <w:spacing w:val="36"/>
          <w:u w:val="none"/>
        </w:rPr>
        <w:t xml:space="preserve"> </w:t>
      </w:r>
      <w:r>
        <w:rPr>
          <w:spacing w:val="1"/>
          <w:u w:val="none"/>
        </w:rPr>
        <w:t>h</w:t>
      </w:r>
      <w:r>
        <w:rPr>
          <w:u w:val="none"/>
        </w:rPr>
        <w:t>a</w:t>
      </w:r>
      <w:r>
        <w:rPr>
          <w:spacing w:val="1"/>
          <w:u w:val="none"/>
        </w:rPr>
        <w:t>v</w:t>
      </w:r>
      <w:r>
        <w:rPr>
          <w:u w:val="none"/>
        </w:rPr>
        <w:t>i</w:t>
      </w:r>
      <w:r>
        <w:rPr>
          <w:spacing w:val="1"/>
          <w:u w:val="none"/>
        </w:rPr>
        <w:t>n</w:t>
      </w:r>
      <w:r>
        <w:rPr>
          <w:u w:val="none"/>
        </w:rPr>
        <w:t>g</w:t>
      </w:r>
      <w:r>
        <w:rPr>
          <w:spacing w:val="37"/>
          <w:u w:val="none"/>
        </w:rPr>
        <w:t xml:space="preserve"> </w:t>
      </w:r>
      <w:r>
        <w:rPr>
          <w:u w:val="none"/>
        </w:rPr>
        <w:t>been</w:t>
      </w:r>
      <w:r>
        <w:rPr>
          <w:spacing w:val="37"/>
          <w:u w:val="none"/>
        </w:rPr>
        <w:t xml:space="preserve"> </w:t>
      </w:r>
      <w:r>
        <w:rPr>
          <w:spacing w:val="2"/>
          <w:u w:val="none"/>
        </w:rPr>
        <w:t>m</w:t>
      </w:r>
      <w:r>
        <w:rPr>
          <w:u w:val="none"/>
        </w:rPr>
        <w:t>ade</w:t>
      </w:r>
      <w:r>
        <w:rPr>
          <w:spacing w:val="37"/>
          <w:u w:val="none"/>
        </w:rPr>
        <w:t xml:space="preserve"> </w:t>
      </w:r>
      <w:r>
        <w:rPr>
          <w:u w:val="none"/>
        </w:rPr>
        <w:t>from</w:t>
      </w:r>
      <w:r>
        <w:rPr>
          <w:spacing w:val="37"/>
          <w:u w:val="none"/>
        </w:rPr>
        <w:t xml:space="preserve"> </w:t>
      </w:r>
      <w:r>
        <w:rPr>
          <w:u w:val="none"/>
        </w:rPr>
        <w:t>t</w:t>
      </w:r>
      <w:r>
        <w:rPr>
          <w:spacing w:val="1"/>
          <w:u w:val="none"/>
        </w:rPr>
        <w:t>h</w:t>
      </w:r>
      <w:r>
        <w:rPr>
          <w:u w:val="none"/>
        </w:rPr>
        <w:t>e</w:t>
      </w:r>
      <w:r>
        <w:rPr>
          <w:spacing w:val="37"/>
          <w:u w:val="none"/>
        </w:rPr>
        <w:t xml:space="preserve"> </w:t>
      </w:r>
      <w:r>
        <w:rPr>
          <w:u w:val="none"/>
        </w:rPr>
        <w:t>proceeds</w:t>
      </w:r>
      <w:r>
        <w:rPr>
          <w:spacing w:val="36"/>
          <w:u w:val="none"/>
        </w:rPr>
        <w:t xml:space="preserve"> </w:t>
      </w:r>
      <w:r>
        <w:rPr>
          <w:u w:val="none"/>
        </w:rPr>
        <w:t>of</w:t>
      </w:r>
      <w:r>
        <w:rPr>
          <w:spacing w:val="36"/>
          <w:u w:val="none"/>
        </w:rPr>
        <w:t xml:space="preserve"> </w:t>
      </w:r>
      <w:r>
        <w:rPr>
          <w:u w:val="none"/>
        </w:rPr>
        <w:t>a</w:t>
      </w:r>
      <w:r>
        <w:rPr>
          <w:w w:val="102"/>
          <w:u w:val="none"/>
        </w:rPr>
        <w:t xml:space="preserve"> </w:t>
      </w:r>
      <w:r>
        <w:rPr>
          <w:spacing w:val="1"/>
          <w:u w:val="none"/>
        </w:rPr>
        <w:t>N</w:t>
      </w:r>
      <w:r>
        <w:rPr>
          <w:u w:val="none"/>
        </w:rPr>
        <w:t>o</w:t>
      </w:r>
      <w:r>
        <w:rPr>
          <w:spacing w:val="1"/>
          <w:u w:val="none"/>
        </w:rPr>
        <w:t>n</w:t>
      </w:r>
      <w:r>
        <w:rPr>
          <w:u w:val="none"/>
        </w:rPr>
        <w:t>rec</w:t>
      </w:r>
      <w:r>
        <w:rPr>
          <w:spacing w:val="1"/>
          <w:u w:val="none"/>
        </w:rPr>
        <w:t>ou</w:t>
      </w:r>
      <w:r>
        <w:rPr>
          <w:u w:val="none"/>
        </w:rPr>
        <w:t>rse</w:t>
      </w:r>
      <w:r>
        <w:rPr>
          <w:spacing w:val="24"/>
          <w:u w:val="none"/>
        </w:rPr>
        <w:t xml:space="preserve"> </w:t>
      </w:r>
      <w:r>
        <w:rPr>
          <w:spacing w:val="1"/>
          <w:u w:val="none"/>
        </w:rPr>
        <w:t>L</w:t>
      </w:r>
      <w:r>
        <w:rPr>
          <w:u w:val="none"/>
        </w:rPr>
        <w:t>ia</w:t>
      </w:r>
      <w:r>
        <w:rPr>
          <w:spacing w:val="1"/>
          <w:u w:val="none"/>
        </w:rPr>
        <w:t>b</w:t>
      </w:r>
      <w:r>
        <w:rPr>
          <w:u w:val="none"/>
        </w:rPr>
        <w:t>ility</w:t>
      </w:r>
      <w:r>
        <w:rPr>
          <w:spacing w:val="25"/>
          <w:u w:val="none"/>
        </w:rPr>
        <w:t xml:space="preserve"> </w:t>
      </w:r>
      <w:r>
        <w:rPr>
          <w:spacing w:val="1"/>
          <w:u w:val="none"/>
        </w:rPr>
        <w:t>o</w:t>
      </w:r>
      <w:r>
        <w:rPr>
          <w:u w:val="none"/>
        </w:rPr>
        <w:t>r</w:t>
      </w:r>
      <w:r>
        <w:rPr>
          <w:spacing w:val="24"/>
          <w:u w:val="none"/>
        </w:rPr>
        <w:t xml:space="preserve"> </w:t>
      </w:r>
      <w:r>
        <w:rPr>
          <w:u w:val="none"/>
        </w:rPr>
        <w:t>a</w:t>
      </w:r>
      <w:r>
        <w:rPr>
          <w:spacing w:val="24"/>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4"/>
          <w:u w:val="none"/>
        </w:rPr>
        <w:t xml:space="preserve"> </w:t>
      </w:r>
      <w:r>
        <w:rPr>
          <w:spacing w:val="1"/>
          <w:u w:val="none"/>
        </w:rPr>
        <w:t>Non</w:t>
      </w:r>
      <w:r>
        <w:rPr>
          <w:u w:val="none"/>
        </w:rPr>
        <w:t>rec</w:t>
      </w:r>
      <w:r>
        <w:rPr>
          <w:spacing w:val="1"/>
          <w:u w:val="none"/>
        </w:rPr>
        <w:t>ou</w:t>
      </w:r>
      <w:r>
        <w:rPr>
          <w:u w:val="none"/>
        </w:rPr>
        <w:t>rse</w:t>
      </w:r>
      <w:r>
        <w:rPr>
          <w:spacing w:val="25"/>
          <w:u w:val="none"/>
        </w:rPr>
        <w:t xml:space="preserve"> </w:t>
      </w:r>
      <w:r>
        <w:rPr>
          <w:spacing w:val="1"/>
          <w:u w:val="none"/>
        </w:rPr>
        <w:t>D</w:t>
      </w:r>
      <w:r>
        <w:rPr>
          <w:u w:val="none"/>
        </w:rPr>
        <w:t>e</w:t>
      </w:r>
      <w:r>
        <w:rPr>
          <w:spacing w:val="1"/>
          <w:u w:val="none"/>
        </w:rPr>
        <w:t>b</w:t>
      </w:r>
      <w:r>
        <w:rPr>
          <w:u w:val="none"/>
        </w:rPr>
        <w:t>t.</w:t>
      </w:r>
    </w:p>
    <w:p w14:paraId="387A5087" w14:textId="77777777" w:rsidR="000C19C9" w:rsidRDefault="000C19C9">
      <w:pPr>
        <w:spacing w:before="2" w:line="240" w:lineRule="exact"/>
        <w:rPr>
          <w:sz w:val="24"/>
          <w:szCs w:val="24"/>
        </w:rPr>
      </w:pPr>
    </w:p>
    <w:p w14:paraId="47701406" w14:textId="77777777" w:rsidR="000C19C9" w:rsidRDefault="00D3642A">
      <w:pPr>
        <w:pStyle w:val="BodyText"/>
        <w:numPr>
          <w:ilvl w:val="1"/>
          <w:numId w:val="1"/>
        </w:numPr>
        <w:tabs>
          <w:tab w:val="left" w:pos="1544"/>
        </w:tabs>
        <w:spacing w:line="251" w:lineRule="auto"/>
        <w:ind w:right="113" w:firstLine="720"/>
        <w:jc w:val="both"/>
        <w:rPr>
          <w:u w:val="none"/>
        </w:rPr>
      </w:pPr>
      <w:r>
        <w:rPr>
          <w:rFonts w:cs="Times New Roman"/>
          <w:b/>
          <w:bCs/>
          <w:spacing w:val="1"/>
          <w:u w:color="000000"/>
        </w:rPr>
        <w:t>CURAT</w:t>
      </w:r>
      <w:r>
        <w:rPr>
          <w:rFonts w:cs="Times New Roman"/>
          <w:b/>
          <w:bCs/>
          <w:u w:color="000000"/>
        </w:rPr>
        <w:t>I</w:t>
      </w:r>
      <w:r>
        <w:rPr>
          <w:rFonts w:cs="Times New Roman"/>
          <w:b/>
          <w:bCs/>
          <w:spacing w:val="2"/>
          <w:u w:color="000000"/>
        </w:rPr>
        <w:t>V</w:t>
      </w:r>
      <w:r>
        <w:rPr>
          <w:rFonts w:cs="Times New Roman"/>
          <w:b/>
          <w:bCs/>
          <w:u w:color="000000"/>
        </w:rPr>
        <w:t>E</w:t>
      </w:r>
      <w:r>
        <w:rPr>
          <w:rFonts w:cs="Times New Roman"/>
          <w:b/>
          <w:bCs/>
          <w:spacing w:val="28"/>
          <w:u w:color="000000"/>
        </w:rPr>
        <w:t xml:space="preserve"> </w:t>
      </w:r>
      <w:r>
        <w:rPr>
          <w:rFonts w:cs="Times New Roman"/>
          <w:b/>
          <w:bCs/>
          <w:spacing w:val="1"/>
          <w:u w:color="000000"/>
        </w:rPr>
        <w:t>ALL</w:t>
      </w:r>
      <w:r>
        <w:rPr>
          <w:rFonts w:cs="Times New Roman"/>
          <w:b/>
          <w:bCs/>
          <w:spacing w:val="2"/>
          <w:u w:color="000000"/>
        </w:rPr>
        <w:t>O</w:t>
      </w:r>
      <w:r>
        <w:rPr>
          <w:rFonts w:cs="Times New Roman"/>
          <w:b/>
          <w:bCs/>
          <w:spacing w:val="1"/>
          <w:u w:color="000000"/>
        </w:rPr>
        <w:t>CAT</w:t>
      </w:r>
      <w:r>
        <w:rPr>
          <w:rFonts w:cs="Times New Roman"/>
          <w:b/>
          <w:bCs/>
          <w:u w:color="000000"/>
        </w:rPr>
        <w:t>I</w:t>
      </w:r>
      <w:r>
        <w:rPr>
          <w:rFonts w:cs="Times New Roman"/>
          <w:b/>
          <w:bCs/>
          <w:spacing w:val="2"/>
          <w:u w:color="000000"/>
        </w:rPr>
        <w:t>O</w:t>
      </w:r>
      <w:r>
        <w:rPr>
          <w:rFonts w:cs="Times New Roman"/>
          <w:b/>
          <w:bCs/>
          <w:spacing w:val="1"/>
          <w:u w:color="000000"/>
        </w:rPr>
        <w:t>N</w:t>
      </w:r>
      <w:r>
        <w:rPr>
          <w:rFonts w:cs="Times New Roman"/>
          <w:b/>
          <w:bCs/>
          <w:u w:color="000000"/>
        </w:rPr>
        <w:t>S</w:t>
      </w:r>
      <w:r>
        <w:rPr>
          <w:rFonts w:cs="Times New Roman"/>
          <w:b/>
          <w:bCs/>
          <w:u w:val="none"/>
        </w:rPr>
        <w:t>.</w:t>
      </w:r>
      <w:r>
        <w:rPr>
          <w:rFonts w:cs="Times New Roman"/>
          <w:b/>
          <w:bCs/>
          <w:spacing w:val="27"/>
          <w:u w:val="none"/>
        </w:rPr>
        <w:t xml:space="preserve"> </w:t>
      </w:r>
      <w:r>
        <w:rPr>
          <w:spacing w:val="1"/>
          <w:u w:val="none"/>
        </w:rPr>
        <w:t>Th</w:t>
      </w:r>
      <w:r>
        <w:rPr>
          <w:u w:val="none"/>
        </w:rPr>
        <w:t>e</w:t>
      </w:r>
      <w:r>
        <w:rPr>
          <w:spacing w:val="27"/>
          <w:u w:val="none"/>
        </w:rPr>
        <w:t xml:space="preserve"> </w:t>
      </w:r>
      <w:r>
        <w:rPr>
          <w:u w:val="none"/>
        </w:rPr>
        <w:t>all</w:t>
      </w:r>
      <w:r>
        <w:rPr>
          <w:spacing w:val="1"/>
          <w:u w:val="none"/>
        </w:rPr>
        <w:t>o</w:t>
      </w:r>
      <w:r>
        <w:rPr>
          <w:u w:val="none"/>
        </w:rPr>
        <w:t>cati</w:t>
      </w:r>
      <w:r>
        <w:rPr>
          <w:spacing w:val="1"/>
          <w:u w:val="none"/>
        </w:rPr>
        <w:t>on</w:t>
      </w:r>
      <w:r>
        <w:rPr>
          <w:u w:val="none"/>
        </w:rPr>
        <w:t>s</w:t>
      </w:r>
      <w:r>
        <w:rPr>
          <w:spacing w:val="28"/>
          <w:u w:val="none"/>
        </w:rPr>
        <w:t xml:space="preserve"> </w:t>
      </w:r>
      <w:r>
        <w:rPr>
          <w:u w:val="none"/>
        </w:rPr>
        <w:t>set</w:t>
      </w:r>
      <w:r>
        <w:rPr>
          <w:spacing w:val="27"/>
          <w:u w:val="none"/>
        </w:rPr>
        <w:t xml:space="preserve"> </w:t>
      </w:r>
      <w:r>
        <w:rPr>
          <w:u w:val="none"/>
        </w:rPr>
        <w:t>f</w:t>
      </w:r>
      <w:r>
        <w:rPr>
          <w:spacing w:val="1"/>
          <w:u w:val="none"/>
        </w:rPr>
        <w:t>o</w:t>
      </w:r>
      <w:r>
        <w:rPr>
          <w:u w:val="none"/>
        </w:rPr>
        <w:t>rth</w:t>
      </w:r>
      <w:r>
        <w:rPr>
          <w:spacing w:val="28"/>
          <w:u w:val="none"/>
        </w:rPr>
        <w:t xml:space="preserve"> </w:t>
      </w:r>
      <w:r>
        <w:rPr>
          <w:u w:val="none"/>
        </w:rPr>
        <w:t>in</w:t>
      </w:r>
      <w:r>
        <w:rPr>
          <w:spacing w:val="27"/>
          <w:u w:val="none"/>
        </w:rPr>
        <w:t xml:space="preserve"> </w:t>
      </w:r>
      <w:r>
        <w:rPr>
          <w:spacing w:val="1"/>
          <w:u w:val="none"/>
        </w:rPr>
        <w:t>S</w:t>
      </w:r>
      <w:r>
        <w:rPr>
          <w:u w:val="none"/>
        </w:rPr>
        <w:t>ecti</w:t>
      </w:r>
      <w:r>
        <w:rPr>
          <w:spacing w:val="1"/>
          <w:u w:val="none"/>
        </w:rPr>
        <w:t>on</w:t>
      </w:r>
      <w:r>
        <w:rPr>
          <w:u w:val="none"/>
        </w:rPr>
        <w:t>s</w:t>
      </w:r>
      <w:r>
        <w:rPr>
          <w:spacing w:val="28"/>
          <w:u w:val="none"/>
        </w:rPr>
        <w:t xml:space="preserve"> </w:t>
      </w:r>
      <w:r>
        <w:rPr>
          <w:spacing w:val="1"/>
          <w:u w:val="none"/>
        </w:rPr>
        <w:t>2</w:t>
      </w:r>
      <w:r>
        <w:rPr>
          <w:u w:val="none"/>
        </w:rPr>
        <w:t>.2</w:t>
      </w:r>
      <w:r>
        <w:rPr>
          <w:spacing w:val="27"/>
          <w:u w:val="none"/>
        </w:rPr>
        <w:t xml:space="preserve"> </w:t>
      </w:r>
      <w:r>
        <w:rPr>
          <w:u w:val="none"/>
        </w:rPr>
        <w:t>a</w:t>
      </w:r>
      <w:r>
        <w:rPr>
          <w:spacing w:val="1"/>
          <w:u w:val="none"/>
        </w:rPr>
        <w:t>n</w:t>
      </w:r>
      <w:r>
        <w:rPr>
          <w:u w:val="none"/>
        </w:rPr>
        <w:t>d</w:t>
      </w:r>
      <w:r>
        <w:rPr>
          <w:spacing w:val="28"/>
          <w:u w:val="none"/>
        </w:rPr>
        <w:t xml:space="preserve"> </w:t>
      </w:r>
      <w:r>
        <w:rPr>
          <w:spacing w:val="1"/>
          <w:u w:val="none"/>
        </w:rPr>
        <w:t>2</w:t>
      </w:r>
      <w:r>
        <w:rPr>
          <w:u w:val="none"/>
        </w:rPr>
        <w:t>.</w:t>
      </w:r>
      <w:r>
        <w:rPr>
          <w:spacing w:val="1"/>
          <w:u w:val="none"/>
        </w:rPr>
        <w:t>9</w:t>
      </w:r>
      <w:r>
        <w:rPr>
          <w:u w:val="none"/>
        </w:rPr>
        <w:t>.1</w:t>
      </w:r>
      <w:r>
        <w:rPr>
          <w:w w:val="102"/>
          <w:u w:val="none"/>
        </w:rPr>
        <w:t xml:space="preserve"> </w:t>
      </w:r>
      <w:r>
        <w:rPr>
          <w:u w:val="none"/>
        </w:rPr>
        <w:t>t</w:t>
      </w:r>
      <w:r>
        <w:rPr>
          <w:spacing w:val="1"/>
          <w:u w:val="none"/>
        </w:rPr>
        <w:t>h</w:t>
      </w:r>
      <w:r>
        <w:rPr>
          <w:u w:val="none"/>
        </w:rPr>
        <w:t>rough</w:t>
      </w:r>
      <w:r>
        <w:rPr>
          <w:spacing w:val="36"/>
          <w:u w:val="none"/>
        </w:rPr>
        <w:t xml:space="preserve"> </w:t>
      </w:r>
      <w:r>
        <w:rPr>
          <w:u w:val="none"/>
        </w:rPr>
        <w:t>2.9.7</w:t>
      </w:r>
      <w:r>
        <w:rPr>
          <w:spacing w:val="37"/>
          <w:u w:val="none"/>
        </w:rPr>
        <w:t xml:space="preserve"> </w:t>
      </w:r>
      <w:r>
        <w:rPr>
          <w:u w:val="none"/>
        </w:rPr>
        <w:t>a</w:t>
      </w:r>
      <w:r>
        <w:rPr>
          <w:spacing w:val="1"/>
          <w:u w:val="none"/>
        </w:rPr>
        <w:t>b</w:t>
      </w:r>
      <w:r>
        <w:rPr>
          <w:u w:val="none"/>
        </w:rPr>
        <w:t>ove</w:t>
      </w:r>
      <w:r>
        <w:rPr>
          <w:spacing w:val="36"/>
          <w:u w:val="none"/>
        </w:rPr>
        <w:t xml:space="preserve"> </w:t>
      </w:r>
      <w:r>
        <w:rPr>
          <w:u w:val="none"/>
        </w:rPr>
        <w:t>(the</w:t>
      </w:r>
      <w:r>
        <w:rPr>
          <w:spacing w:val="36"/>
          <w:u w:val="none"/>
        </w:rPr>
        <w:t xml:space="preserve"> </w:t>
      </w:r>
      <w:r>
        <w:rPr>
          <w:u w:val="none"/>
        </w:rPr>
        <w:t>“</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38"/>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36"/>
          <w:u w:val="none"/>
        </w:rPr>
        <w:t xml:space="preserve"> </w:t>
      </w:r>
      <w:r>
        <w:rPr>
          <w:u w:val="none"/>
        </w:rPr>
        <w:t>are</w:t>
      </w:r>
      <w:r>
        <w:rPr>
          <w:spacing w:val="36"/>
          <w:u w:val="none"/>
        </w:rPr>
        <w:t xml:space="preserve"> </w:t>
      </w:r>
      <w:r>
        <w:rPr>
          <w:u w:val="none"/>
        </w:rPr>
        <w:t>i</w:t>
      </w:r>
      <w:r>
        <w:rPr>
          <w:spacing w:val="1"/>
          <w:u w:val="none"/>
        </w:rPr>
        <w:t>n</w:t>
      </w:r>
      <w:r>
        <w:rPr>
          <w:u w:val="none"/>
        </w:rPr>
        <w:t>te</w:t>
      </w:r>
      <w:r>
        <w:rPr>
          <w:spacing w:val="1"/>
          <w:u w:val="none"/>
        </w:rPr>
        <w:t>nd</w:t>
      </w:r>
      <w:r>
        <w:rPr>
          <w:u w:val="none"/>
        </w:rPr>
        <w:t>ed</w:t>
      </w:r>
      <w:r>
        <w:rPr>
          <w:spacing w:val="37"/>
          <w:u w:val="none"/>
        </w:rPr>
        <w:t xml:space="preserve"> </w:t>
      </w:r>
      <w:r>
        <w:rPr>
          <w:u w:val="none"/>
        </w:rPr>
        <w:t>to</w:t>
      </w:r>
      <w:r>
        <w:rPr>
          <w:spacing w:val="38"/>
          <w:u w:val="none"/>
        </w:rPr>
        <w:t xml:space="preserve"> </w:t>
      </w:r>
      <w:r>
        <w:rPr>
          <w:u w:val="none"/>
        </w:rPr>
        <w:t>c</w:t>
      </w:r>
      <w:r>
        <w:rPr>
          <w:spacing w:val="1"/>
          <w:u w:val="none"/>
        </w:rPr>
        <w:t>o</w:t>
      </w:r>
      <w:r>
        <w:rPr>
          <w:spacing w:val="2"/>
          <w:u w:val="none"/>
        </w:rPr>
        <w:t>m</w:t>
      </w:r>
      <w:r>
        <w:rPr>
          <w:spacing w:val="1"/>
          <w:u w:val="none"/>
        </w:rPr>
        <w:t>p</w:t>
      </w:r>
      <w:r>
        <w:rPr>
          <w:u w:val="none"/>
        </w:rPr>
        <w:t>ly</w:t>
      </w:r>
      <w:r>
        <w:rPr>
          <w:spacing w:val="37"/>
          <w:u w:val="none"/>
        </w:rPr>
        <w:t xml:space="preserve"> </w:t>
      </w:r>
      <w:r>
        <w:rPr>
          <w:spacing w:val="1"/>
          <w:u w:val="none"/>
        </w:rPr>
        <w:t>w</w:t>
      </w:r>
      <w:r>
        <w:rPr>
          <w:u w:val="none"/>
        </w:rPr>
        <w:t>ith</w:t>
      </w:r>
      <w:r>
        <w:rPr>
          <w:spacing w:val="37"/>
          <w:u w:val="none"/>
        </w:rPr>
        <w:t xml:space="preserve"> </w:t>
      </w:r>
      <w:r>
        <w:rPr>
          <w:u w:val="none"/>
        </w:rPr>
        <w:t>certain</w:t>
      </w:r>
      <w:r>
        <w:rPr>
          <w:spacing w:val="38"/>
          <w:u w:val="none"/>
        </w:rPr>
        <w:t xml:space="preserve"> </w:t>
      </w:r>
      <w:r>
        <w:rPr>
          <w:u w:val="none"/>
        </w:rPr>
        <w:t>re</w:t>
      </w:r>
      <w:r>
        <w:rPr>
          <w:spacing w:val="1"/>
          <w:u w:val="none"/>
        </w:rPr>
        <w:t>qu</w:t>
      </w:r>
      <w:r>
        <w:rPr>
          <w:u w:val="none"/>
        </w:rPr>
        <w:t>ire</w:t>
      </w:r>
      <w:r>
        <w:rPr>
          <w:spacing w:val="2"/>
          <w:u w:val="none"/>
        </w:rPr>
        <w:t>m</w:t>
      </w:r>
      <w:r>
        <w:rPr>
          <w:u w:val="none"/>
        </w:rPr>
        <w:t>e</w:t>
      </w:r>
      <w:r>
        <w:rPr>
          <w:spacing w:val="1"/>
          <w:u w:val="none"/>
        </w:rPr>
        <w:t>n</w:t>
      </w:r>
      <w:r>
        <w:rPr>
          <w:u w:val="none"/>
        </w:rPr>
        <w:t>ts</w:t>
      </w:r>
      <w:r>
        <w:rPr>
          <w:spacing w:val="36"/>
          <w:u w:val="none"/>
        </w:rPr>
        <w:t xml:space="preserve"> </w:t>
      </w:r>
      <w:r>
        <w:rPr>
          <w:spacing w:val="1"/>
          <w:u w:val="none"/>
        </w:rPr>
        <w:t>o</w:t>
      </w:r>
      <w:r>
        <w:rPr>
          <w:u w:val="none"/>
        </w:rPr>
        <w:t>f</w:t>
      </w:r>
      <w:r>
        <w:rPr>
          <w:w w:val="102"/>
          <w:u w:val="none"/>
        </w:rPr>
        <w:t xml:space="preserve"> </w:t>
      </w:r>
      <w:r>
        <w:rPr>
          <w:u w:val="none"/>
        </w:rPr>
        <w:t>t</w:t>
      </w:r>
      <w:r>
        <w:rPr>
          <w:spacing w:val="1"/>
          <w:u w:val="none"/>
        </w:rPr>
        <w:t>h</w:t>
      </w:r>
      <w:r>
        <w:rPr>
          <w:u w:val="none"/>
        </w:rPr>
        <w:t>e</w:t>
      </w:r>
      <w:r>
        <w:rPr>
          <w:spacing w:val="43"/>
          <w:u w:val="none"/>
        </w:rPr>
        <w:t xml:space="preserve"> </w:t>
      </w:r>
      <w:r>
        <w:rPr>
          <w:spacing w:val="1"/>
          <w:u w:val="none"/>
        </w:rPr>
        <w:t>R</w:t>
      </w:r>
      <w:r>
        <w:rPr>
          <w:u w:val="none"/>
        </w:rPr>
        <w:t>egulati</w:t>
      </w:r>
      <w:r>
        <w:rPr>
          <w:spacing w:val="1"/>
          <w:u w:val="none"/>
        </w:rPr>
        <w:t>o</w:t>
      </w:r>
      <w:r>
        <w:rPr>
          <w:u w:val="none"/>
        </w:rPr>
        <w:t>ns.</w:t>
      </w:r>
      <w:r>
        <w:rPr>
          <w:spacing w:val="43"/>
          <w:u w:val="none"/>
        </w:rPr>
        <w:t xml:space="preserve"> </w:t>
      </w:r>
      <w:r>
        <w:rPr>
          <w:u w:val="none"/>
        </w:rPr>
        <w:t>It</w:t>
      </w:r>
      <w:r>
        <w:rPr>
          <w:spacing w:val="42"/>
          <w:u w:val="none"/>
        </w:rPr>
        <w:t xml:space="preserve"> </w:t>
      </w:r>
      <w:r>
        <w:rPr>
          <w:u w:val="none"/>
        </w:rPr>
        <w:t>is</w:t>
      </w:r>
      <w:r>
        <w:rPr>
          <w:spacing w:val="43"/>
          <w:u w:val="none"/>
        </w:rPr>
        <w:t xml:space="preserve"> </w:t>
      </w:r>
      <w:r>
        <w:rPr>
          <w:u w:val="none"/>
        </w:rPr>
        <w:t>t</w:t>
      </w:r>
      <w:r>
        <w:rPr>
          <w:spacing w:val="1"/>
          <w:u w:val="none"/>
        </w:rPr>
        <w:t>h</w:t>
      </w:r>
      <w:r>
        <w:rPr>
          <w:u w:val="none"/>
        </w:rPr>
        <w:t>e</w:t>
      </w:r>
      <w:r>
        <w:rPr>
          <w:spacing w:val="43"/>
          <w:u w:val="none"/>
        </w:rPr>
        <w:t xml:space="preserve"> </w:t>
      </w:r>
      <w:r>
        <w:rPr>
          <w:u w:val="none"/>
        </w:rPr>
        <w:t>i</w:t>
      </w:r>
      <w:r>
        <w:rPr>
          <w:spacing w:val="1"/>
          <w:u w:val="none"/>
        </w:rPr>
        <w:t>n</w:t>
      </w:r>
      <w:r>
        <w:rPr>
          <w:u w:val="none"/>
        </w:rPr>
        <w:t>tent</w:t>
      </w:r>
      <w:r>
        <w:rPr>
          <w:spacing w:val="43"/>
          <w:u w:val="none"/>
        </w:rPr>
        <w:t xml:space="preserve"> </w:t>
      </w:r>
      <w:r>
        <w:rPr>
          <w:u w:val="none"/>
        </w:rPr>
        <w:t>of</w:t>
      </w:r>
      <w:r>
        <w:rPr>
          <w:spacing w:val="42"/>
          <w:u w:val="none"/>
        </w:rPr>
        <w:t xml:space="preserve"> </w:t>
      </w:r>
      <w:r>
        <w:rPr>
          <w:u w:val="none"/>
        </w:rPr>
        <w:t>t</w:t>
      </w:r>
      <w:r>
        <w:rPr>
          <w:spacing w:val="1"/>
          <w:u w:val="none"/>
        </w:rPr>
        <w:t>h</w:t>
      </w:r>
      <w:r>
        <w:rPr>
          <w:u w:val="none"/>
        </w:rPr>
        <w:t>e</w:t>
      </w:r>
      <w:r>
        <w:rPr>
          <w:spacing w:val="44"/>
          <w:u w:val="none"/>
        </w:rPr>
        <w:t xml:space="preserve"> </w:t>
      </w:r>
      <w:r>
        <w:rPr>
          <w:spacing w:val="2"/>
          <w:u w:val="none"/>
        </w:rPr>
        <w:t>M</w:t>
      </w:r>
      <w:r>
        <w:rPr>
          <w:u w:val="none"/>
        </w:rPr>
        <w:t>e</w:t>
      </w:r>
      <w:r>
        <w:rPr>
          <w:spacing w:val="2"/>
          <w:u w:val="none"/>
        </w:rPr>
        <w:t>m</w:t>
      </w:r>
      <w:r>
        <w:rPr>
          <w:u w:val="none"/>
        </w:rPr>
        <w:t>bers</w:t>
      </w:r>
      <w:r>
        <w:rPr>
          <w:spacing w:val="43"/>
          <w:u w:val="none"/>
        </w:rPr>
        <w:t xml:space="preserve"> </w:t>
      </w:r>
      <w:r>
        <w:rPr>
          <w:u w:val="none"/>
        </w:rPr>
        <w:t>t</w:t>
      </w:r>
      <w:r>
        <w:rPr>
          <w:spacing w:val="1"/>
          <w:u w:val="none"/>
        </w:rPr>
        <w:t>h</w:t>
      </w:r>
      <w:r>
        <w:rPr>
          <w:u w:val="none"/>
        </w:rPr>
        <w:t>at,</w:t>
      </w:r>
      <w:r>
        <w:rPr>
          <w:spacing w:val="42"/>
          <w:u w:val="none"/>
        </w:rPr>
        <w:t xml:space="preserve"> </w:t>
      </w:r>
      <w:r>
        <w:rPr>
          <w:u w:val="none"/>
        </w:rPr>
        <w:t>to</w:t>
      </w:r>
      <w:r>
        <w:rPr>
          <w:spacing w:val="44"/>
          <w:u w:val="none"/>
        </w:rPr>
        <w:t xml:space="preserve"> </w:t>
      </w:r>
      <w:r>
        <w:rPr>
          <w:u w:val="none"/>
        </w:rPr>
        <w:t>t</w:t>
      </w:r>
      <w:r>
        <w:rPr>
          <w:spacing w:val="1"/>
          <w:u w:val="none"/>
        </w:rPr>
        <w:t>h</w:t>
      </w:r>
      <w:r>
        <w:rPr>
          <w:u w:val="none"/>
        </w:rPr>
        <w:t>e</w:t>
      </w:r>
      <w:r>
        <w:rPr>
          <w:spacing w:val="43"/>
          <w:u w:val="none"/>
        </w:rPr>
        <w:t xml:space="preserve"> </w:t>
      </w:r>
      <w:r>
        <w:rPr>
          <w:u w:val="none"/>
        </w:rPr>
        <w:t>extent</w:t>
      </w:r>
      <w:r>
        <w:rPr>
          <w:spacing w:val="43"/>
          <w:u w:val="none"/>
        </w:rPr>
        <w:t xml:space="preserve"> </w:t>
      </w:r>
      <w:r>
        <w:rPr>
          <w:u w:val="none"/>
        </w:rPr>
        <w:t>possi</w:t>
      </w:r>
      <w:r>
        <w:rPr>
          <w:spacing w:val="1"/>
          <w:u w:val="none"/>
        </w:rPr>
        <w:t>b</w:t>
      </w:r>
      <w:r>
        <w:rPr>
          <w:u w:val="none"/>
        </w:rPr>
        <w:t>le,</w:t>
      </w:r>
      <w:r>
        <w:rPr>
          <w:spacing w:val="42"/>
          <w:u w:val="none"/>
        </w:rPr>
        <w:t xml:space="preserve"> </w:t>
      </w:r>
      <w:r>
        <w:rPr>
          <w:u w:val="none"/>
        </w:rPr>
        <w:t>all</w:t>
      </w:r>
      <w:r>
        <w:rPr>
          <w:spacing w:val="43"/>
          <w:u w:val="none"/>
        </w:rPr>
        <w:t xml:space="preserve"> </w:t>
      </w:r>
      <w:r>
        <w:rPr>
          <w:spacing w:val="1"/>
          <w:u w:val="none"/>
        </w:rPr>
        <w:t>R</w:t>
      </w:r>
      <w:r>
        <w:rPr>
          <w:u w:val="none"/>
        </w:rPr>
        <w:t>egulat</w:t>
      </w:r>
      <w:r>
        <w:rPr>
          <w:spacing w:val="1"/>
          <w:u w:val="none"/>
        </w:rPr>
        <w:t>o</w:t>
      </w:r>
      <w:r>
        <w:rPr>
          <w:u w:val="none"/>
        </w:rPr>
        <w:t>ry</w:t>
      </w:r>
      <w:r>
        <w:rPr>
          <w:spacing w:val="44"/>
          <w:u w:val="none"/>
        </w:rPr>
        <w:t xml:space="preserve"> </w:t>
      </w:r>
      <w:r>
        <w:rPr>
          <w:spacing w:val="2"/>
          <w:u w:val="none"/>
        </w:rPr>
        <w:t>A</w:t>
      </w:r>
      <w:r>
        <w:rPr>
          <w:u w:val="none"/>
        </w:rPr>
        <w:t>ll</w:t>
      </w:r>
      <w:r>
        <w:rPr>
          <w:spacing w:val="1"/>
          <w:u w:val="none"/>
        </w:rPr>
        <w:t>o</w:t>
      </w:r>
      <w:r>
        <w:rPr>
          <w:u w:val="none"/>
        </w:rPr>
        <w:t>cati</w:t>
      </w:r>
      <w:r>
        <w:rPr>
          <w:spacing w:val="1"/>
          <w:u w:val="none"/>
        </w:rPr>
        <w:t>o</w:t>
      </w:r>
      <w:r>
        <w:rPr>
          <w:u w:val="none"/>
        </w:rPr>
        <w:t>ns</w:t>
      </w:r>
      <w:r>
        <w:rPr>
          <w:w w:val="102"/>
          <w:u w:val="none"/>
        </w:rPr>
        <w:t xml:space="preserve"> </w:t>
      </w:r>
      <w:r>
        <w:rPr>
          <w:u w:val="none"/>
        </w:rPr>
        <w:t>s</w:t>
      </w:r>
      <w:r>
        <w:rPr>
          <w:spacing w:val="1"/>
          <w:u w:val="none"/>
        </w:rPr>
        <w:t>h</w:t>
      </w:r>
      <w:r>
        <w:rPr>
          <w:u w:val="none"/>
        </w:rPr>
        <w:t>all</w:t>
      </w:r>
      <w:r>
        <w:rPr>
          <w:spacing w:val="6"/>
          <w:u w:val="none"/>
        </w:rPr>
        <w:t xml:space="preserve"> </w:t>
      </w:r>
      <w:r>
        <w:rPr>
          <w:spacing w:val="1"/>
          <w:u w:val="none"/>
        </w:rPr>
        <w:t>b</w:t>
      </w:r>
      <w:r>
        <w:rPr>
          <w:u w:val="none"/>
        </w:rPr>
        <w:t>e</w:t>
      </w:r>
      <w:r>
        <w:rPr>
          <w:spacing w:val="8"/>
          <w:u w:val="none"/>
        </w:rPr>
        <w:t xml:space="preserve"> </w:t>
      </w:r>
      <w:r>
        <w:rPr>
          <w:spacing w:val="1"/>
          <w:u w:val="none"/>
        </w:rPr>
        <w:t>o</w:t>
      </w:r>
      <w:r>
        <w:rPr>
          <w:u w:val="none"/>
        </w:rPr>
        <w:t>ffset</w:t>
      </w:r>
      <w:r>
        <w:rPr>
          <w:spacing w:val="7"/>
          <w:u w:val="none"/>
        </w:rPr>
        <w:t xml:space="preserve"> </w:t>
      </w:r>
      <w:r>
        <w:rPr>
          <w:u w:val="none"/>
        </w:rPr>
        <w:t>eit</w:t>
      </w:r>
      <w:r>
        <w:rPr>
          <w:spacing w:val="1"/>
          <w:u w:val="none"/>
        </w:rPr>
        <w:t>h</w:t>
      </w:r>
      <w:r>
        <w:rPr>
          <w:u w:val="none"/>
        </w:rPr>
        <w:t>er</w:t>
      </w:r>
      <w:r>
        <w:rPr>
          <w:spacing w:val="8"/>
          <w:u w:val="none"/>
        </w:rPr>
        <w:t xml:space="preserve"> </w:t>
      </w:r>
      <w:r>
        <w:rPr>
          <w:spacing w:val="1"/>
          <w:u w:val="none"/>
        </w:rPr>
        <w:t>w</w:t>
      </w:r>
      <w:r>
        <w:rPr>
          <w:u w:val="none"/>
        </w:rPr>
        <w:t>ith</w:t>
      </w:r>
      <w:r>
        <w:rPr>
          <w:spacing w:val="8"/>
          <w:u w:val="none"/>
        </w:rPr>
        <w:t xml:space="preserve"> </w:t>
      </w:r>
      <w:r>
        <w:rPr>
          <w:spacing w:val="1"/>
          <w:u w:val="none"/>
        </w:rPr>
        <w:t>o</w:t>
      </w:r>
      <w:r>
        <w:rPr>
          <w:u w:val="none"/>
        </w:rPr>
        <w:t>t</w:t>
      </w:r>
      <w:r>
        <w:rPr>
          <w:spacing w:val="1"/>
          <w:u w:val="none"/>
        </w:rPr>
        <w:t>h</w:t>
      </w:r>
      <w:r>
        <w:rPr>
          <w:u w:val="none"/>
        </w:rPr>
        <w:t>er</w:t>
      </w:r>
      <w:r>
        <w:rPr>
          <w:spacing w:val="7"/>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7"/>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8"/>
          <w:u w:val="none"/>
        </w:rPr>
        <w:t xml:space="preserve"> </w:t>
      </w:r>
      <w:r>
        <w:rPr>
          <w:spacing w:val="1"/>
          <w:u w:val="none"/>
        </w:rPr>
        <w:t>o</w:t>
      </w:r>
      <w:r>
        <w:rPr>
          <w:u w:val="none"/>
        </w:rPr>
        <w:t>r</w:t>
      </w:r>
      <w:r>
        <w:rPr>
          <w:spacing w:val="8"/>
          <w:u w:val="none"/>
        </w:rPr>
        <w:t xml:space="preserve"> </w:t>
      </w:r>
      <w:r>
        <w:rPr>
          <w:spacing w:val="1"/>
          <w:u w:val="none"/>
        </w:rPr>
        <w:t>w</w:t>
      </w:r>
      <w:r>
        <w:rPr>
          <w:u w:val="none"/>
        </w:rPr>
        <w:t>ith</w:t>
      </w:r>
      <w:r>
        <w:rPr>
          <w:spacing w:val="8"/>
          <w:u w:val="none"/>
        </w:rPr>
        <w:t xml:space="preserve"> </w:t>
      </w:r>
      <w:r>
        <w:rPr>
          <w:u w:val="none"/>
        </w:rPr>
        <w:t>s</w:t>
      </w:r>
      <w:r>
        <w:rPr>
          <w:spacing w:val="1"/>
          <w:u w:val="none"/>
        </w:rPr>
        <w:t>p</w:t>
      </w:r>
      <w:r>
        <w:rPr>
          <w:u w:val="none"/>
        </w:rPr>
        <w:t>ecial</w:t>
      </w:r>
      <w:r>
        <w:rPr>
          <w:spacing w:val="7"/>
          <w:u w:val="none"/>
        </w:rPr>
        <w:t xml:space="preserve"> </w:t>
      </w:r>
      <w:r>
        <w:rPr>
          <w:u w:val="none"/>
        </w:rPr>
        <w:t>all</w:t>
      </w:r>
      <w:r>
        <w:rPr>
          <w:spacing w:val="1"/>
          <w:u w:val="none"/>
        </w:rPr>
        <w:t>o</w:t>
      </w:r>
      <w:r>
        <w:rPr>
          <w:u w:val="none"/>
        </w:rPr>
        <w:t>cati</w:t>
      </w:r>
      <w:r>
        <w:rPr>
          <w:spacing w:val="1"/>
          <w:u w:val="none"/>
        </w:rPr>
        <w:t>on</w:t>
      </w:r>
      <w:r>
        <w:rPr>
          <w:u w:val="none"/>
        </w:rPr>
        <w:t>s</w:t>
      </w:r>
      <w:r>
        <w:rPr>
          <w:spacing w:val="8"/>
          <w:u w:val="none"/>
        </w:rPr>
        <w:t xml:space="preserve"> </w:t>
      </w:r>
      <w:r>
        <w:rPr>
          <w:spacing w:val="1"/>
          <w:u w:val="none"/>
        </w:rPr>
        <w:t>o</w:t>
      </w:r>
      <w:r>
        <w:rPr>
          <w:u w:val="none"/>
        </w:rPr>
        <w:t>f</w:t>
      </w:r>
      <w:r>
        <w:rPr>
          <w:spacing w:val="8"/>
          <w:u w:val="none"/>
        </w:rPr>
        <w:t xml:space="preserve"> </w:t>
      </w:r>
      <w:r>
        <w:rPr>
          <w:spacing w:val="1"/>
          <w:u w:val="none"/>
        </w:rPr>
        <w:t>o</w:t>
      </w:r>
      <w:r>
        <w:rPr>
          <w:u w:val="none"/>
        </w:rPr>
        <w:t>t</w:t>
      </w:r>
      <w:r>
        <w:rPr>
          <w:spacing w:val="1"/>
          <w:u w:val="none"/>
        </w:rPr>
        <w:t>h</w:t>
      </w:r>
      <w:r>
        <w:rPr>
          <w:u w:val="none"/>
        </w:rPr>
        <w:t xml:space="preserve">er </w:t>
      </w:r>
      <w:r>
        <w:rPr>
          <w:spacing w:val="8"/>
          <w:u w:val="none"/>
        </w:rPr>
        <w:t xml:space="preserve"> </w:t>
      </w:r>
      <w:r>
        <w:rPr>
          <w:u w:val="none"/>
        </w:rPr>
        <w:t>ite</w:t>
      </w:r>
      <w:r>
        <w:rPr>
          <w:spacing w:val="2"/>
          <w:u w:val="none"/>
        </w:rPr>
        <w:t>m</w:t>
      </w:r>
      <w:r>
        <w:rPr>
          <w:u w:val="none"/>
        </w:rPr>
        <w:t xml:space="preserve">s </w:t>
      </w:r>
      <w:r>
        <w:rPr>
          <w:spacing w:val="8"/>
          <w:u w:val="none"/>
        </w:rPr>
        <w:t xml:space="preserve"> </w:t>
      </w:r>
      <w:r>
        <w:rPr>
          <w:spacing w:val="1"/>
          <w:u w:val="none"/>
        </w:rPr>
        <w:t>o</w:t>
      </w:r>
      <w:r>
        <w:rPr>
          <w:u w:val="none"/>
        </w:rPr>
        <w:t>f</w:t>
      </w:r>
      <w:r>
        <w:rPr>
          <w:w w:val="10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35"/>
          <w:u w:val="none"/>
        </w:rPr>
        <w:t xml:space="preserve"> </w:t>
      </w:r>
      <w:r>
        <w:rPr>
          <w:u w:val="none"/>
        </w:rPr>
        <w:t>i</w:t>
      </w:r>
      <w:r>
        <w:rPr>
          <w:spacing w:val="1"/>
          <w:u w:val="none"/>
        </w:rPr>
        <w:t>n</w:t>
      </w:r>
      <w:r>
        <w:rPr>
          <w:u w:val="none"/>
        </w:rPr>
        <w:t>co</w:t>
      </w:r>
      <w:r>
        <w:rPr>
          <w:spacing w:val="2"/>
          <w:u w:val="none"/>
        </w:rPr>
        <w:t>m</w:t>
      </w:r>
      <w:r>
        <w:rPr>
          <w:u w:val="none"/>
        </w:rPr>
        <w:t>e,</w:t>
      </w:r>
      <w:r>
        <w:rPr>
          <w:spacing w:val="35"/>
          <w:u w:val="none"/>
        </w:rPr>
        <w:t xml:space="preserve"> </w:t>
      </w:r>
      <w:r>
        <w:rPr>
          <w:u w:val="none"/>
        </w:rPr>
        <w:t>gai</w:t>
      </w:r>
      <w:r>
        <w:rPr>
          <w:spacing w:val="1"/>
          <w:u w:val="none"/>
        </w:rPr>
        <w:t>n</w:t>
      </w:r>
      <w:r>
        <w:rPr>
          <w:u w:val="none"/>
        </w:rPr>
        <w:t>,</w:t>
      </w:r>
      <w:r>
        <w:rPr>
          <w:spacing w:val="35"/>
          <w:u w:val="none"/>
        </w:rPr>
        <w:t xml:space="preserve"> </w:t>
      </w:r>
      <w:r>
        <w:rPr>
          <w:u w:val="none"/>
        </w:rPr>
        <w:t>l</w:t>
      </w:r>
      <w:r>
        <w:rPr>
          <w:spacing w:val="1"/>
          <w:u w:val="none"/>
        </w:rPr>
        <w:t>o</w:t>
      </w:r>
      <w:r>
        <w:rPr>
          <w:u w:val="none"/>
        </w:rPr>
        <w:t>ss,</w:t>
      </w:r>
      <w:r>
        <w:rPr>
          <w:spacing w:val="35"/>
          <w:u w:val="none"/>
        </w:rPr>
        <w:t xml:space="preserve"> </w:t>
      </w:r>
      <w:r>
        <w:rPr>
          <w:u w:val="none"/>
        </w:rPr>
        <w:t>or</w:t>
      </w:r>
      <w:r>
        <w:rPr>
          <w:spacing w:val="35"/>
          <w:u w:val="none"/>
        </w:rPr>
        <w:t xml:space="preserve"> </w:t>
      </w:r>
      <w:r>
        <w:rPr>
          <w:u w:val="none"/>
        </w:rPr>
        <w:t>deducti</w:t>
      </w:r>
      <w:r>
        <w:rPr>
          <w:spacing w:val="1"/>
          <w:u w:val="none"/>
        </w:rPr>
        <w:t>o</w:t>
      </w:r>
      <w:r>
        <w:rPr>
          <w:u w:val="none"/>
        </w:rPr>
        <w:t>n</w:t>
      </w:r>
      <w:r>
        <w:rPr>
          <w:spacing w:val="35"/>
          <w:u w:val="none"/>
        </w:rPr>
        <w:t xml:space="preserve"> </w:t>
      </w:r>
      <w:r>
        <w:rPr>
          <w:u w:val="none"/>
        </w:rPr>
        <w:t>pursuant</w:t>
      </w:r>
      <w:r>
        <w:rPr>
          <w:spacing w:val="37"/>
          <w:u w:val="none"/>
        </w:rPr>
        <w:t xml:space="preserve"> </w:t>
      </w:r>
      <w:r>
        <w:rPr>
          <w:u w:val="none"/>
        </w:rPr>
        <w:t>to</w:t>
      </w:r>
      <w:r>
        <w:rPr>
          <w:spacing w:val="35"/>
          <w:u w:val="none"/>
        </w:rPr>
        <w:t xml:space="preserve"> </w:t>
      </w:r>
      <w:r>
        <w:rPr>
          <w:u w:val="none"/>
        </w:rPr>
        <w:t>t</w:t>
      </w:r>
      <w:r>
        <w:rPr>
          <w:spacing w:val="1"/>
          <w:u w:val="none"/>
        </w:rPr>
        <w:t>h</w:t>
      </w:r>
      <w:r>
        <w:rPr>
          <w:u w:val="none"/>
        </w:rPr>
        <w:t>is</w:t>
      </w:r>
      <w:r>
        <w:rPr>
          <w:spacing w:val="35"/>
          <w:u w:val="none"/>
        </w:rPr>
        <w:t xml:space="preserve"> </w:t>
      </w:r>
      <w:r>
        <w:rPr>
          <w:spacing w:val="1"/>
          <w:u w:val="none"/>
        </w:rPr>
        <w:t>S</w:t>
      </w:r>
      <w:r>
        <w:rPr>
          <w:u w:val="none"/>
        </w:rPr>
        <w:t>ecti</w:t>
      </w:r>
      <w:r>
        <w:rPr>
          <w:spacing w:val="1"/>
          <w:u w:val="none"/>
        </w:rPr>
        <w:t>o</w:t>
      </w:r>
      <w:r>
        <w:rPr>
          <w:u w:val="none"/>
        </w:rPr>
        <w:t>n</w:t>
      </w:r>
      <w:r>
        <w:rPr>
          <w:spacing w:val="35"/>
          <w:u w:val="none"/>
        </w:rPr>
        <w:t xml:space="preserve"> </w:t>
      </w:r>
      <w:r>
        <w:rPr>
          <w:u w:val="none"/>
        </w:rPr>
        <w:t>2.10.</w:t>
      </w:r>
      <w:r>
        <w:rPr>
          <w:spacing w:val="35"/>
          <w:u w:val="none"/>
        </w:rPr>
        <w:t xml:space="preserve"> </w:t>
      </w:r>
      <w:r>
        <w:rPr>
          <w:spacing w:val="1"/>
          <w:u w:val="none"/>
        </w:rPr>
        <w:t>T</w:t>
      </w:r>
      <w:r>
        <w:rPr>
          <w:u w:val="none"/>
        </w:rPr>
        <w:t>herefore,</w:t>
      </w:r>
      <w:r>
        <w:rPr>
          <w:spacing w:val="34"/>
          <w:u w:val="none"/>
        </w:rPr>
        <w:t xml:space="preserve"> </w:t>
      </w:r>
      <w:r>
        <w:rPr>
          <w:u w:val="none"/>
        </w:rPr>
        <w:t>not</w:t>
      </w:r>
      <w:r>
        <w:rPr>
          <w:spacing w:val="1"/>
          <w:u w:val="none"/>
        </w:rPr>
        <w:t>w</w:t>
      </w:r>
      <w:r>
        <w:rPr>
          <w:u w:val="none"/>
        </w:rPr>
        <w:t>ithsta</w:t>
      </w:r>
      <w:r>
        <w:rPr>
          <w:spacing w:val="1"/>
          <w:u w:val="none"/>
        </w:rPr>
        <w:t>n</w:t>
      </w:r>
      <w:r>
        <w:rPr>
          <w:u w:val="none"/>
        </w:rPr>
        <w:t>ding</w:t>
      </w:r>
      <w:r>
        <w:rPr>
          <w:spacing w:val="35"/>
          <w:u w:val="none"/>
        </w:rPr>
        <w:t xml:space="preserve"> </w:t>
      </w:r>
      <w:r>
        <w:rPr>
          <w:u w:val="none"/>
        </w:rPr>
        <w:t>a</w:t>
      </w:r>
      <w:r>
        <w:rPr>
          <w:spacing w:val="1"/>
          <w:u w:val="none"/>
        </w:rPr>
        <w:t>n</w:t>
      </w:r>
      <w:r>
        <w:rPr>
          <w:u w:val="none"/>
        </w:rPr>
        <w:t>y</w:t>
      </w:r>
      <w:r>
        <w:rPr>
          <w:w w:val="102"/>
          <w:u w:val="none"/>
        </w:rPr>
        <w:t xml:space="preserve"> </w:t>
      </w:r>
      <w:r>
        <w:rPr>
          <w:spacing w:val="1"/>
          <w:u w:val="none"/>
        </w:rPr>
        <w:t>o</w:t>
      </w:r>
      <w:r>
        <w:rPr>
          <w:u w:val="none"/>
        </w:rPr>
        <w:t>t</w:t>
      </w:r>
      <w:r>
        <w:rPr>
          <w:spacing w:val="1"/>
          <w:u w:val="none"/>
        </w:rPr>
        <w:t>h</w:t>
      </w:r>
      <w:r>
        <w:rPr>
          <w:u w:val="none"/>
        </w:rPr>
        <w:t>er</w:t>
      </w:r>
      <w:r>
        <w:rPr>
          <w:spacing w:val="23"/>
          <w:u w:val="none"/>
        </w:rPr>
        <w:t xml:space="preserve"> </w:t>
      </w:r>
      <w:r>
        <w:rPr>
          <w:spacing w:val="1"/>
          <w:u w:val="none"/>
        </w:rPr>
        <w:t>p</w:t>
      </w:r>
      <w:r>
        <w:rPr>
          <w:u w:val="none"/>
        </w:rPr>
        <w:t>r</w:t>
      </w:r>
      <w:r>
        <w:rPr>
          <w:spacing w:val="1"/>
          <w:u w:val="none"/>
        </w:rPr>
        <w:t>ov</w:t>
      </w:r>
      <w:r>
        <w:rPr>
          <w:u w:val="none"/>
        </w:rPr>
        <w:t>isi</w:t>
      </w:r>
      <w:r>
        <w:rPr>
          <w:spacing w:val="1"/>
          <w:u w:val="none"/>
        </w:rPr>
        <w:t>o</w:t>
      </w:r>
      <w:r>
        <w:rPr>
          <w:u w:val="none"/>
        </w:rPr>
        <w:t>n</w:t>
      </w:r>
      <w:r>
        <w:rPr>
          <w:spacing w:val="24"/>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spacing w:val="23"/>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24"/>
          <w:u w:val="none"/>
        </w:rPr>
        <w:t xml:space="preserve"> </w:t>
      </w:r>
      <w:r>
        <w:rPr>
          <w:rFonts w:cs="Times New Roman"/>
          <w:b/>
          <w:bCs/>
          <w:i/>
          <w:u w:val="none"/>
        </w:rPr>
        <w:t>A</w:t>
      </w:r>
      <w:r>
        <w:rPr>
          <w:rFonts w:cs="Times New Roman"/>
          <w:b/>
          <w:bCs/>
          <w:i/>
          <w:spacing w:val="24"/>
          <w:u w:val="none"/>
        </w:rPr>
        <w:t xml:space="preserve"> </w:t>
      </w:r>
      <w:r>
        <w:rPr>
          <w:u w:val="none"/>
        </w:rPr>
        <w:t>(</w:t>
      </w:r>
      <w:r>
        <w:rPr>
          <w:spacing w:val="1"/>
          <w:u w:val="none"/>
        </w:rPr>
        <w:t>o</w:t>
      </w:r>
      <w:r>
        <w:rPr>
          <w:u w:val="none"/>
        </w:rPr>
        <w:t>t</w:t>
      </w:r>
      <w:r>
        <w:rPr>
          <w:spacing w:val="1"/>
          <w:u w:val="none"/>
        </w:rPr>
        <w:t>h</w:t>
      </w:r>
      <w:r>
        <w:rPr>
          <w:u w:val="none"/>
        </w:rPr>
        <w:t>er</w:t>
      </w:r>
      <w:r>
        <w:rPr>
          <w:spacing w:val="23"/>
          <w:u w:val="none"/>
        </w:rPr>
        <w:t xml:space="preserve"> </w:t>
      </w:r>
      <w:r>
        <w:rPr>
          <w:u w:val="none"/>
        </w:rPr>
        <w:t>t</w:t>
      </w:r>
      <w:r>
        <w:rPr>
          <w:spacing w:val="1"/>
          <w:u w:val="none"/>
        </w:rPr>
        <w:t>h</w:t>
      </w:r>
      <w:r>
        <w:rPr>
          <w:u w:val="none"/>
        </w:rPr>
        <w:t>an</w:t>
      </w:r>
      <w:r>
        <w:rPr>
          <w:spacing w:val="24"/>
          <w:u w:val="none"/>
        </w:rPr>
        <w:t xml:space="preserve"> </w:t>
      </w:r>
      <w:r>
        <w:rPr>
          <w:u w:val="none"/>
        </w:rPr>
        <w:t>t</w:t>
      </w:r>
      <w:r>
        <w:rPr>
          <w:spacing w:val="1"/>
          <w:u w:val="none"/>
        </w:rPr>
        <w:t>h</w:t>
      </w:r>
      <w:r>
        <w:rPr>
          <w:u w:val="none"/>
        </w:rPr>
        <w:t>e</w:t>
      </w:r>
      <w:r>
        <w:rPr>
          <w:spacing w:val="23"/>
          <w:u w:val="none"/>
        </w:rPr>
        <w:t xml:space="preserve"> </w:t>
      </w:r>
      <w:r>
        <w:rPr>
          <w:u w:val="none"/>
        </w:rPr>
        <w:t>afore</w:t>
      </w:r>
      <w:r>
        <w:rPr>
          <w:spacing w:val="2"/>
          <w:u w:val="none"/>
        </w:rPr>
        <w:t>m</w:t>
      </w:r>
      <w:r>
        <w:rPr>
          <w:u w:val="none"/>
        </w:rPr>
        <w:t>e</w:t>
      </w:r>
      <w:r>
        <w:rPr>
          <w:spacing w:val="1"/>
          <w:u w:val="none"/>
        </w:rPr>
        <w:t>n</w:t>
      </w:r>
      <w:r>
        <w:rPr>
          <w:u w:val="none"/>
        </w:rPr>
        <w:t>tioned</w:t>
      </w:r>
      <w:r>
        <w:rPr>
          <w:spacing w:val="25"/>
          <w:u w:val="none"/>
        </w:rPr>
        <w:t xml:space="preserve"> </w:t>
      </w:r>
      <w:r>
        <w:rPr>
          <w:spacing w:val="1"/>
          <w:u w:val="none"/>
        </w:rPr>
        <w:t>R</w:t>
      </w:r>
      <w:r>
        <w:rPr>
          <w:u w:val="none"/>
        </w:rPr>
        <w:t>e</w:t>
      </w:r>
      <w:r>
        <w:rPr>
          <w:spacing w:val="1"/>
          <w:u w:val="none"/>
        </w:rPr>
        <w:t>g</w:t>
      </w:r>
      <w:r>
        <w:rPr>
          <w:u w:val="none"/>
        </w:rPr>
        <w:t>ulatory</w:t>
      </w:r>
      <w:r>
        <w:rPr>
          <w:spacing w:val="24"/>
          <w:u w:val="none"/>
        </w:rPr>
        <w:t xml:space="preserve"> </w:t>
      </w:r>
      <w:r>
        <w:rPr>
          <w:spacing w:val="1"/>
          <w:u w:val="none"/>
        </w:rPr>
        <w:t>A</w:t>
      </w:r>
      <w:r>
        <w:rPr>
          <w:u w:val="none"/>
        </w:rPr>
        <w:t>llocations),</w:t>
      </w:r>
      <w:r>
        <w:rPr>
          <w:spacing w:val="23"/>
          <w:u w:val="none"/>
        </w:rPr>
        <w:t xml:space="preserve"> </w:t>
      </w:r>
      <w:r>
        <w:rPr>
          <w:u w:val="none"/>
        </w:rPr>
        <w:t>the</w:t>
      </w:r>
      <w:r>
        <w:rPr>
          <w:spacing w:val="24"/>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7"/>
          <w:u w:val="none"/>
        </w:rPr>
        <w:t xml:space="preserve"> </w:t>
      </w:r>
      <w:r>
        <w:rPr>
          <w:u w:val="none"/>
        </w:rPr>
        <w:t>s</w:t>
      </w:r>
      <w:r>
        <w:rPr>
          <w:spacing w:val="1"/>
          <w:u w:val="none"/>
        </w:rPr>
        <w:t>h</w:t>
      </w:r>
      <w:r>
        <w:rPr>
          <w:u w:val="none"/>
        </w:rPr>
        <w:t>all</w:t>
      </w:r>
      <w:r>
        <w:rPr>
          <w:spacing w:val="46"/>
          <w:u w:val="none"/>
        </w:rPr>
        <w:t xml:space="preserve"> </w:t>
      </w:r>
      <w:r>
        <w:rPr>
          <w:spacing w:val="2"/>
          <w:u w:val="none"/>
        </w:rPr>
        <w:t>m</w:t>
      </w:r>
      <w:r>
        <w:rPr>
          <w:u w:val="none"/>
        </w:rPr>
        <w:t>a</w:t>
      </w:r>
      <w:r>
        <w:rPr>
          <w:spacing w:val="1"/>
          <w:u w:val="none"/>
        </w:rPr>
        <w:t>k</w:t>
      </w:r>
      <w:r>
        <w:rPr>
          <w:u w:val="none"/>
        </w:rPr>
        <w:t>e</w:t>
      </w:r>
      <w:r>
        <w:rPr>
          <w:spacing w:val="48"/>
          <w:u w:val="none"/>
        </w:rPr>
        <w:t xml:space="preserve"> </w:t>
      </w:r>
      <w:r>
        <w:rPr>
          <w:u w:val="none"/>
        </w:rPr>
        <w:t>s</w:t>
      </w:r>
      <w:r>
        <w:rPr>
          <w:spacing w:val="1"/>
          <w:u w:val="none"/>
        </w:rPr>
        <w:t>u</w:t>
      </w:r>
      <w:r>
        <w:rPr>
          <w:u w:val="none"/>
        </w:rPr>
        <w:t>ch</w:t>
      </w:r>
      <w:r>
        <w:rPr>
          <w:spacing w:val="47"/>
          <w:u w:val="none"/>
        </w:rPr>
        <w:t xml:space="preserve"> </w:t>
      </w:r>
      <w:r>
        <w:rPr>
          <w:spacing w:val="1"/>
          <w:u w:val="none"/>
        </w:rPr>
        <w:t>o</w:t>
      </w:r>
      <w:r>
        <w:rPr>
          <w:u w:val="none"/>
        </w:rPr>
        <w:t>ffsetti</w:t>
      </w:r>
      <w:r>
        <w:rPr>
          <w:spacing w:val="1"/>
          <w:u w:val="none"/>
        </w:rPr>
        <w:t>n</w:t>
      </w:r>
      <w:r>
        <w:rPr>
          <w:u w:val="none"/>
        </w:rPr>
        <w:t>g</w:t>
      </w:r>
      <w:r>
        <w:rPr>
          <w:spacing w:val="48"/>
          <w:u w:val="none"/>
        </w:rPr>
        <w:t xml:space="preserve"> </w:t>
      </w:r>
      <w:r>
        <w:rPr>
          <w:u w:val="none"/>
        </w:rPr>
        <w:t>s</w:t>
      </w:r>
      <w:r>
        <w:rPr>
          <w:spacing w:val="1"/>
          <w:u w:val="none"/>
        </w:rPr>
        <w:t>p</w:t>
      </w:r>
      <w:r>
        <w:rPr>
          <w:u w:val="none"/>
        </w:rPr>
        <w:t>ecial</w:t>
      </w:r>
      <w:r>
        <w:rPr>
          <w:spacing w:val="46"/>
          <w:u w:val="none"/>
        </w:rPr>
        <w:t xml:space="preserve"> </w:t>
      </w:r>
      <w:r>
        <w:rPr>
          <w:u w:val="none"/>
        </w:rPr>
        <w:t>all</w:t>
      </w:r>
      <w:r>
        <w:rPr>
          <w:spacing w:val="1"/>
          <w:u w:val="none"/>
        </w:rPr>
        <w:t>o</w:t>
      </w:r>
      <w:r>
        <w:rPr>
          <w:u w:val="none"/>
        </w:rPr>
        <w:t>cati</w:t>
      </w:r>
      <w:r>
        <w:rPr>
          <w:spacing w:val="1"/>
          <w:u w:val="none"/>
        </w:rPr>
        <w:t>on</w:t>
      </w:r>
      <w:r>
        <w:rPr>
          <w:u w:val="none"/>
        </w:rPr>
        <w:t>s</w:t>
      </w:r>
      <w:r>
        <w:rPr>
          <w:spacing w:val="47"/>
          <w:u w:val="none"/>
        </w:rPr>
        <w:t xml:space="preserve"> </w:t>
      </w:r>
      <w:r>
        <w:rPr>
          <w:spacing w:val="1"/>
          <w:u w:val="none"/>
        </w:rPr>
        <w:t>o</w:t>
      </w:r>
      <w:r>
        <w:rPr>
          <w:u w:val="none"/>
        </w:rPr>
        <w:t>f</w:t>
      </w:r>
      <w:r>
        <w:rPr>
          <w:spacing w:val="46"/>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7"/>
          <w:u w:val="none"/>
        </w:rPr>
        <w:t xml:space="preserve"> </w:t>
      </w:r>
      <w:r>
        <w:rPr>
          <w:u w:val="none"/>
        </w:rPr>
        <w:t>i</w:t>
      </w:r>
      <w:r>
        <w:rPr>
          <w:spacing w:val="1"/>
          <w:u w:val="none"/>
        </w:rPr>
        <w:t>n</w:t>
      </w:r>
      <w:r>
        <w:rPr>
          <w:u w:val="none"/>
        </w:rPr>
        <w:t>co</w:t>
      </w:r>
      <w:r>
        <w:rPr>
          <w:spacing w:val="2"/>
          <w:u w:val="none"/>
        </w:rPr>
        <w:t>m</w:t>
      </w:r>
      <w:r>
        <w:rPr>
          <w:u w:val="none"/>
        </w:rPr>
        <w:t>e,</w:t>
      </w:r>
      <w:r>
        <w:rPr>
          <w:spacing w:val="46"/>
          <w:u w:val="none"/>
        </w:rPr>
        <w:t xml:space="preserve"> </w:t>
      </w:r>
      <w:r>
        <w:rPr>
          <w:u w:val="none"/>
        </w:rPr>
        <w:t>gai</w:t>
      </w:r>
      <w:r>
        <w:rPr>
          <w:spacing w:val="1"/>
          <w:u w:val="none"/>
        </w:rPr>
        <w:t>n</w:t>
      </w:r>
      <w:r>
        <w:rPr>
          <w:u w:val="none"/>
        </w:rPr>
        <w:t>,</w:t>
      </w:r>
      <w:r>
        <w:rPr>
          <w:spacing w:val="47"/>
          <w:u w:val="none"/>
        </w:rPr>
        <w:t xml:space="preserve"> </w:t>
      </w:r>
      <w:r>
        <w:rPr>
          <w:u w:val="none"/>
        </w:rPr>
        <w:t>l</w:t>
      </w:r>
      <w:r>
        <w:rPr>
          <w:spacing w:val="1"/>
          <w:u w:val="none"/>
        </w:rPr>
        <w:t>o</w:t>
      </w:r>
      <w:r>
        <w:rPr>
          <w:u w:val="none"/>
        </w:rPr>
        <w:t>ss</w:t>
      </w:r>
      <w:r>
        <w:rPr>
          <w:spacing w:val="47"/>
          <w:u w:val="none"/>
        </w:rPr>
        <w:t xml:space="preserve"> </w:t>
      </w:r>
      <w:r>
        <w:rPr>
          <w:u w:val="none"/>
        </w:rPr>
        <w:t>or</w:t>
      </w:r>
      <w:r>
        <w:rPr>
          <w:spacing w:val="48"/>
          <w:u w:val="none"/>
        </w:rPr>
        <w:t xml:space="preserve"> </w:t>
      </w:r>
      <w:r>
        <w:rPr>
          <w:u w:val="none"/>
        </w:rPr>
        <w:t>deducti</w:t>
      </w:r>
      <w:r>
        <w:rPr>
          <w:spacing w:val="1"/>
          <w:u w:val="none"/>
        </w:rPr>
        <w:t>o</w:t>
      </w:r>
      <w:r>
        <w:rPr>
          <w:u w:val="none"/>
        </w:rPr>
        <w:t>n</w:t>
      </w:r>
      <w:r>
        <w:rPr>
          <w:spacing w:val="47"/>
          <w:u w:val="none"/>
        </w:rPr>
        <w:t xml:space="preserve"> </w:t>
      </w:r>
      <w:r>
        <w:rPr>
          <w:u w:val="none"/>
        </w:rPr>
        <w:t>in</w:t>
      </w:r>
      <w:r>
        <w:rPr>
          <w:spacing w:val="1"/>
          <w:w w:val="102"/>
          <w:u w:val="none"/>
        </w:rPr>
        <w:t xml:space="preserve"> </w:t>
      </w:r>
      <w:r>
        <w:rPr>
          <w:spacing w:val="1"/>
          <w:u w:val="none"/>
        </w:rPr>
        <w:t>wh</w:t>
      </w:r>
      <w:r>
        <w:rPr>
          <w:u w:val="none"/>
        </w:rPr>
        <w:t>ate</w:t>
      </w:r>
      <w:r>
        <w:rPr>
          <w:spacing w:val="1"/>
          <w:u w:val="none"/>
        </w:rPr>
        <w:t>v</w:t>
      </w:r>
      <w:r>
        <w:rPr>
          <w:u w:val="none"/>
        </w:rPr>
        <w:t>er</w:t>
      </w:r>
      <w:r>
        <w:rPr>
          <w:spacing w:val="8"/>
          <w:u w:val="none"/>
        </w:rPr>
        <w:t xml:space="preserve"> </w:t>
      </w:r>
      <w:r>
        <w:rPr>
          <w:spacing w:val="2"/>
          <w:u w:val="none"/>
        </w:rPr>
        <w:t>m</w:t>
      </w:r>
      <w:r>
        <w:rPr>
          <w:u w:val="none"/>
        </w:rPr>
        <w:t>a</w:t>
      </w:r>
      <w:r>
        <w:rPr>
          <w:spacing w:val="1"/>
          <w:u w:val="none"/>
        </w:rPr>
        <w:t>nn</w:t>
      </w:r>
      <w:r>
        <w:rPr>
          <w:u w:val="none"/>
        </w:rPr>
        <w:t>er</w:t>
      </w:r>
      <w:r>
        <w:rPr>
          <w:spacing w:val="8"/>
          <w:u w:val="none"/>
        </w:rPr>
        <w:t xml:space="preserve"> </w:t>
      </w:r>
      <w:r>
        <w:rPr>
          <w:u w:val="none"/>
        </w:rPr>
        <w:t>t</w:t>
      </w:r>
      <w:r>
        <w:rPr>
          <w:spacing w:val="1"/>
          <w:u w:val="none"/>
        </w:rPr>
        <w:t>h</w:t>
      </w:r>
      <w:r>
        <w:rPr>
          <w:u w:val="none"/>
        </w:rPr>
        <w:t>ey</w:t>
      </w:r>
      <w:r>
        <w:rPr>
          <w:spacing w:val="9"/>
          <w:u w:val="none"/>
        </w:rPr>
        <w:t xml:space="preserve"> </w:t>
      </w:r>
      <w:r>
        <w:rPr>
          <w:spacing w:val="1"/>
          <w:u w:val="none"/>
        </w:rPr>
        <w:t>d</w:t>
      </w:r>
      <w:r>
        <w:rPr>
          <w:u w:val="none"/>
        </w:rPr>
        <w:t>eter</w:t>
      </w:r>
      <w:r>
        <w:rPr>
          <w:spacing w:val="2"/>
          <w:u w:val="none"/>
        </w:rPr>
        <w:t>m</w:t>
      </w:r>
      <w:r>
        <w:rPr>
          <w:u w:val="none"/>
        </w:rPr>
        <w:t>i</w:t>
      </w:r>
      <w:r>
        <w:rPr>
          <w:spacing w:val="1"/>
          <w:u w:val="none"/>
        </w:rPr>
        <w:t>n</w:t>
      </w:r>
      <w:r>
        <w:rPr>
          <w:u w:val="none"/>
        </w:rPr>
        <w:t>e</w:t>
      </w:r>
      <w:r>
        <w:rPr>
          <w:spacing w:val="8"/>
          <w:u w:val="none"/>
        </w:rPr>
        <w:t xml:space="preserve"> </w:t>
      </w:r>
      <w:r>
        <w:rPr>
          <w:u w:val="none"/>
        </w:rPr>
        <w:t>a</w:t>
      </w:r>
      <w:r>
        <w:rPr>
          <w:spacing w:val="1"/>
          <w:u w:val="none"/>
        </w:rPr>
        <w:t>pp</w:t>
      </w:r>
      <w:r>
        <w:rPr>
          <w:u w:val="none"/>
        </w:rPr>
        <w:t>r</w:t>
      </w:r>
      <w:r>
        <w:rPr>
          <w:spacing w:val="1"/>
          <w:u w:val="none"/>
        </w:rPr>
        <w:t>op</w:t>
      </w:r>
      <w:r>
        <w:rPr>
          <w:u w:val="none"/>
        </w:rPr>
        <w:t>riate</w:t>
      </w:r>
      <w:r>
        <w:rPr>
          <w:spacing w:val="8"/>
          <w:u w:val="none"/>
        </w:rPr>
        <w:t xml:space="preserve"> </w:t>
      </w:r>
      <w:r>
        <w:rPr>
          <w:u w:val="none"/>
        </w:rPr>
        <w:t>so</w:t>
      </w:r>
      <w:r>
        <w:rPr>
          <w:spacing w:val="9"/>
          <w:u w:val="none"/>
        </w:rPr>
        <w:t xml:space="preserve"> </w:t>
      </w:r>
      <w:r>
        <w:rPr>
          <w:u w:val="none"/>
        </w:rPr>
        <w:t>t</w:t>
      </w:r>
      <w:r>
        <w:rPr>
          <w:spacing w:val="1"/>
          <w:u w:val="none"/>
        </w:rPr>
        <w:t>h</w:t>
      </w:r>
      <w:r>
        <w:rPr>
          <w:u w:val="none"/>
        </w:rPr>
        <w:t>at,</w:t>
      </w:r>
      <w:r>
        <w:rPr>
          <w:spacing w:val="7"/>
          <w:u w:val="none"/>
        </w:rPr>
        <w:t xml:space="preserve"> </w:t>
      </w:r>
      <w:r>
        <w:rPr>
          <w:u w:val="none"/>
        </w:rPr>
        <w:t>after</w:t>
      </w:r>
      <w:r>
        <w:rPr>
          <w:spacing w:val="8"/>
          <w:u w:val="none"/>
        </w:rPr>
        <w:t xml:space="preserve"> </w:t>
      </w:r>
      <w:r>
        <w:rPr>
          <w:u w:val="none"/>
        </w:rPr>
        <w:t>s</w:t>
      </w:r>
      <w:r>
        <w:rPr>
          <w:spacing w:val="1"/>
          <w:u w:val="none"/>
        </w:rPr>
        <w:t>u</w:t>
      </w:r>
      <w:r>
        <w:rPr>
          <w:u w:val="none"/>
        </w:rPr>
        <w:t>ch</w:t>
      </w:r>
      <w:r>
        <w:rPr>
          <w:spacing w:val="8"/>
          <w:u w:val="none"/>
        </w:rPr>
        <w:t xml:space="preserve"> </w:t>
      </w:r>
      <w:r>
        <w:rPr>
          <w:spacing w:val="1"/>
          <w:u w:val="none"/>
        </w:rPr>
        <w:t>o</w:t>
      </w:r>
      <w:r>
        <w:rPr>
          <w:u w:val="none"/>
        </w:rPr>
        <w:t>ffsetti</w:t>
      </w:r>
      <w:r>
        <w:rPr>
          <w:spacing w:val="1"/>
          <w:u w:val="none"/>
        </w:rPr>
        <w:t>n</w:t>
      </w:r>
      <w:r>
        <w:rPr>
          <w:u w:val="none"/>
        </w:rPr>
        <w:t>g</w:t>
      </w:r>
      <w:r>
        <w:rPr>
          <w:spacing w:val="8"/>
          <w:u w:val="none"/>
        </w:rPr>
        <w:t xml:space="preserve"> </w:t>
      </w:r>
      <w:r>
        <w:rPr>
          <w:u w:val="none"/>
        </w:rPr>
        <w:t>allocations</w:t>
      </w:r>
      <w:r>
        <w:rPr>
          <w:spacing w:val="8"/>
          <w:u w:val="none"/>
        </w:rPr>
        <w:t xml:space="preserve"> </w:t>
      </w:r>
      <w:r>
        <w:rPr>
          <w:u w:val="none"/>
        </w:rPr>
        <w:t>are</w:t>
      </w:r>
      <w:r>
        <w:rPr>
          <w:spacing w:val="8"/>
          <w:u w:val="none"/>
        </w:rPr>
        <w:t xml:space="preserve"> </w:t>
      </w:r>
      <w:r>
        <w:rPr>
          <w:spacing w:val="2"/>
          <w:u w:val="none"/>
        </w:rPr>
        <w:t>m</w:t>
      </w:r>
      <w:r>
        <w:rPr>
          <w:u w:val="none"/>
        </w:rPr>
        <w:t>a</w:t>
      </w:r>
      <w:r>
        <w:rPr>
          <w:spacing w:val="1"/>
          <w:u w:val="none"/>
        </w:rPr>
        <w:t>d</w:t>
      </w:r>
      <w:r>
        <w:rPr>
          <w:u w:val="none"/>
        </w:rPr>
        <w:t>e,</w:t>
      </w:r>
      <w:r>
        <w:rPr>
          <w:spacing w:val="7"/>
          <w:u w:val="none"/>
        </w:rPr>
        <w:t xml:space="preserve"> </w:t>
      </w:r>
      <w:r>
        <w:rPr>
          <w:u w:val="none"/>
        </w:rPr>
        <w:t>each</w:t>
      </w:r>
      <w:r>
        <w:rPr>
          <w:spacing w:val="1"/>
          <w:w w:val="102"/>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3"/>
          <w:u w:val="none"/>
        </w:rPr>
        <w:t xml:space="preserve"> </w:t>
      </w:r>
      <w:r>
        <w:rPr>
          <w:spacing w:val="1"/>
          <w:u w:val="none"/>
        </w:rPr>
        <w:t>C</w:t>
      </w:r>
      <w:r>
        <w:rPr>
          <w:u w:val="none"/>
        </w:rPr>
        <w:t>a</w:t>
      </w:r>
      <w:r>
        <w:rPr>
          <w:spacing w:val="1"/>
          <w:u w:val="none"/>
        </w:rPr>
        <w:t>p</w:t>
      </w:r>
      <w:r>
        <w:rPr>
          <w:u w:val="none"/>
        </w:rPr>
        <w:t>ital</w:t>
      </w:r>
      <w:r>
        <w:rPr>
          <w:spacing w:val="34"/>
          <w:u w:val="none"/>
        </w:rPr>
        <w:t xml:space="preserve"> </w:t>
      </w:r>
      <w:r>
        <w:rPr>
          <w:spacing w:val="1"/>
          <w:u w:val="none"/>
        </w:rPr>
        <w:t>A</w:t>
      </w:r>
      <w:r>
        <w:rPr>
          <w:u w:val="none"/>
        </w:rPr>
        <w:t>cc</w:t>
      </w:r>
      <w:r>
        <w:rPr>
          <w:spacing w:val="1"/>
          <w:u w:val="none"/>
        </w:rPr>
        <w:t>oun</w:t>
      </w:r>
      <w:r>
        <w:rPr>
          <w:u w:val="none"/>
        </w:rPr>
        <w:t>t</w:t>
      </w:r>
      <w:r>
        <w:rPr>
          <w:spacing w:val="34"/>
          <w:u w:val="none"/>
        </w:rPr>
        <w:t xml:space="preserve"> </w:t>
      </w:r>
      <w:r>
        <w:rPr>
          <w:spacing w:val="1"/>
          <w:u w:val="none"/>
        </w:rPr>
        <w:t>b</w:t>
      </w:r>
      <w:r>
        <w:rPr>
          <w:u w:val="none"/>
        </w:rPr>
        <w:t>ala</w:t>
      </w:r>
      <w:r>
        <w:rPr>
          <w:spacing w:val="1"/>
          <w:u w:val="none"/>
        </w:rPr>
        <w:t>n</w:t>
      </w:r>
      <w:r>
        <w:rPr>
          <w:u w:val="none"/>
        </w:rPr>
        <w:t>ce</w:t>
      </w:r>
      <w:r>
        <w:rPr>
          <w:spacing w:val="35"/>
          <w:u w:val="none"/>
        </w:rPr>
        <w:t xml:space="preserve"> </w:t>
      </w:r>
      <w:r>
        <w:rPr>
          <w:u w:val="none"/>
        </w:rPr>
        <w:t>is,</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u w:val="none"/>
        </w:rPr>
        <w:t>e</w:t>
      </w:r>
      <w:r>
        <w:rPr>
          <w:spacing w:val="1"/>
          <w:u w:val="none"/>
        </w:rPr>
        <w:t>x</w:t>
      </w:r>
      <w:r>
        <w:rPr>
          <w:u w:val="none"/>
        </w:rPr>
        <w:t>te</w:t>
      </w:r>
      <w:r>
        <w:rPr>
          <w:spacing w:val="1"/>
          <w:u w:val="none"/>
        </w:rPr>
        <w:t>n</w:t>
      </w:r>
      <w:r>
        <w:rPr>
          <w:u w:val="none"/>
        </w:rPr>
        <w:t>t</w:t>
      </w:r>
      <w:r>
        <w:rPr>
          <w:spacing w:val="34"/>
          <w:u w:val="none"/>
        </w:rPr>
        <w:t xml:space="preserve"> </w:t>
      </w:r>
      <w:r>
        <w:rPr>
          <w:spacing w:val="1"/>
          <w:u w:val="none"/>
        </w:rPr>
        <w:t>po</w:t>
      </w:r>
      <w:r>
        <w:rPr>
          <w:u w:val="none"/>
        </w:rPr>
        <w:t>ssi</w:t>
      </w:r>
      <w:r>
        <w:rPr>
          <w:spacing w:val="1"/>
          <w:u w:val="none"/>
        </w:rPr>
        <w:t>b</w:t>
      </w:r>
      <w:r>
        <w:rPr>
          <w:u w:val="none"/>
        </w:rPr>
        <w:t>le,</w:t>
      </w:r>
      <w:r>
        <w:rPr>
          <w:spacing w:val="34"/>
          <w:u w:val="none"/>
        </w:rPr>
        <w:t xml:space="preserve"> </w:t>
      </w:r>
      <w:r>
        <w:rPr>
          <w:u w:val="none"/>
        </w:rPr>
        <w:t>e</w:t>
      </w:r>
      <w:r>
        <w:rPr>
          <w:spacing w:val="1"/>
          <w:u w:val="none"/>
        </w:rPr>
        <w:t>qu</w:t>
      </w:r>
      <w:r>
        <w:rPr>
          <w:u w:val="none"/>
        </w:rPr>
        <w:t>al</w:t>
      </w:r>
      <w:r>
        <w:rPr>
          <w:spacing w:val="34"/>
          <w:u w:val="none"/>
        </w:rPr>
        <w:t xml:space="preserve"> </w:t>
      </w:r>
      <w:r>
        <w:rPr>
          <w:u w:val="none"/>
        </w:rPr>
        <w:t>to</w:t>
      </w:r>
      <w:r>
        <w:rPr>
          <w:spacing w:val="35"/>
          <w:u w:val="none"/>
        </w:rPr>
        <w:t xml:space="preserve"> </w:t>
      </w:r>
      <w:r>
        <w:rPr>
          <w:u w:val="none"/>
        </w:rPr>
        <w:t>t</w:t>
      </w:r>
      <w:r>
        <w:rPr>
          <w:spacing w:val="1"/>
          <w:u w:val="none"/>
        </w:rPr>
        <w:t>h</w:t>
      </w:r>
      <w:r>
        <w:rPr>
          <w:u w:val="none"/>
        </w:rPr>
        <w:t>e</w:t>
      </w:r>
      <w:r>
        <w:rPr>
          <w:spacing w:val="35"/>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A</w:t>
      </w:r>
      <w:r>
        <w:rPr>
          <w:u w:val="none"/>
        </w:rPr>
        <w:t>cc</w:t>
      </w:r>
      <w:r>
        <w:rPr>
          <w:spacing w:val="1"/>
          <w:u w:val="none"/>
        </w:rPr>
        <w:t>oun</w:t>
      </w:r>
      <w:r>
        <w:rPr>
          <w:u w:val="none"/>
        </w:rPr>
        <w:t>t</w:t>
      </w:r>
      <w:r>
        <w:rPr>
          <w:spacing w:val="33"/>
          <w:u w:val="none"/>
        </w:rPr>
        <w:t xml:space="preserve"> </w:t>
      </w:r>
      <w:r>
        <w:rPr>
          <w:spacing w:val="1"/>
          <w:u w:val="none"/>
        </w:rPr>
        <w:t>b</w:t>
      </w:r>
      <w:r>
        <w:rPr>
          <w:u w:val="none"/>
        </w:rPr>
        <w:t>ala</w:t>
      </w:r>
      <w:r>
        <w:rPr>
          <w:spacing w:val="1"/>
          <w:u w:val="none"/>
        </w:rPr>
        <w:t>n</w:t>
      </w:r>
      <w:r>
        <w:rPr>
          <w:u w:val="none"/>
        </w:rPr>
        <w:t>ce</w:t>
      </w:r>
      <w:r>
        <w:rPr>
          <w:spacing w:val="36"/>
          <w:u w:val="none"/>
        </w:rPr>
        <w:t xml:space="preserve"> </w:t>
      </w:r>
      <w:r>
        <w:rPr>
          <w:u w:val="none"/>
        </w:rPr>
        <w:t>s</w:t>
      </w:r>
      <w:r>
        <w:rPr>
          <w:spacing w:val="1"/>
          <w:u w:val="none"/>
        </w:rPr>
        <w:t>u</w:t>
      </w:r>
      <w:r>
        <w:rPr>
          <w:u w:val="none"/>
        </w:rPr>
        <w:t>ch</w:t>
      </w:r>
      <w:r>
        <w:rPr>
          <w:w w:val="102"/>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spacing w:val="1"/>
          <w:u w:val="none"/>
        </w:rPr>
        <w:t>wou</w:t>
      </w:r>
      <w:r>
        <w:rPr>
          <w:u w:val="none"/>
        </w:rPr>
        <w:t>ld</w:t>
      </w:r>
      <w:r>
        <w:rPr>
          <w:spacing w:val="29"/>
          <w:u w:val="none"/>
        </w:rPr>
        <w:t xml:space="preserve"> </w:t>
      </w:r>
      <w:r>
        <w:rPr>
          <w:spacing w:val="1"/>
          <w:u w:val="none"/>
        </w:rPr>
        <w:t>h</w:t>
      </w:r>
      <w:r>
        <w:rPr>
          <w:u w:val="none"/>
        </w:rPr>
        <w:t>a</w:t>
      </w:r>
      <w:r>
        <w:rPr>
          <w:spacing w:val="1"/>
          <w:u w:val="none"/>
        </w:rPr>
        <w:t>v</w:t>
      </w:r>
      <w:r>
        <w:rPr>
          <w:u w:val="none"/>
        </w:rPr>
        <w:t>e</w:t>
      </w:r>
      <w:r>
        <w:rPr>
          <w:spacing w:val="28"/>
          <w:u w:val="none"/>
        </w:rPr>
        <w:t xml:space="preserve"> </w:t>
      </w:r>
      <w:r>
        <w:rPr>
          <w:spacing w:val="1"/>
          <w:u w:val="none"/>
        </w:rPr>
        <w:t>h</w:t>
      </w:r>
      <w:r>
        <w:rPr>
          <w:u w:val="none"/>
        </w:rPr>
        <w:t>ad</w:t>
      </w:r>
      <w:r>
        <w:rPr>
          <w:spacing w:val="29"/>
          <w:u w:val="none"/>
        </w:rPr>
        <w:t xml:space="preserve"> </w:t>
      </w:r>
      <w:r>
        <w:rPr>
          <w:u w:val="none"/>
        </w:rPr>
        <w:t>if</w:t>
      </w:r>
      <w:r>
        <w:rPr>
          <w:spacing w:val="28"/>
          <w:u w:val="none"/>
        </w:rPr>
        <w:t xml:space="preserve"> </w:t>
      </w:r>
      <w:r>
        <w:rPr>
          <w:u w:val="none"/>
        </w:rPr>
        <w:t>t</w:t>
      </w:r>
      <w:r>
        <w:rPr>
          <w:spacing w:val="1"/>
          <w:u w:val="none"/>
        </w:rPr>
        <w:t>h</w:t>
      </w:r>
      <w:r>
        <w:rPr>
          <w:u w:val="none"/>
        </w:rPr>
        <w:t>e</w:t>
      </w:r>
      <w:r>
        <w:rPr>
          <w:spacing w:val="27"/>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29"/>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28"/>
          <w:u w:val="none"/>
        </w:rPr>
        <w:t xml:space="preserve"> </w:t>
      </w:r>
      <w:r>
        <w:rPr>
          <w:spacing w:val="1"/>
          <w:u w:val="none"/>
        </w:rPr>
        <w:t>w</w:t>
      </w:r>
      <w:r>
        <w:rPr>
          <w:u w:val="none"/>
        </w:rPr>
        <w:t>ere</w:t>
      </w:r>
      <w:r>
        <w:rPr>
          <w:spacing w:val="28"/>
          <w:u w:val="none"/>
        </w:rPr>
        <w:t xml:space="preserve"> </w:t>
      </w:r>
      <w:r>
        <w:rPr>
          <w:spacing w:val="1"/>
          <w:u w:val="none"/>
        </w:rPr>
        <w:t>no</w:t>
      </w:r>
      <w:r>
        <w:rPr>
          <w:u w:val="none"/>
        </w:rPr>
        <w:t>t</w:t>
      </w:r>
      <w:r>
        <w:rPr>
          <w:spacing w:val="27"/>
          <w:u w:val="none"/>
        </w:rPr>
        <w:t xml:space="preserve"> </w:t>
      </w:r>
      <w:r>
        <w:rPr>
          <w:spacing w:val="1"/>
          <w:u w:val="none"/>
        </w:rPr>
        <w:t>p</w:t>
      </w:r>
      <w:r>
        <w:rPr>
          <w:u w:val="none"/>
        </w:rPr>
        <w:t>art</w:t>
      </w:r>
      <w:r>
        <w:rPr>
          <w:spacing w:val="26"/>
          <w:u w:val="none"/>
        </w:rPr>
        <w:t xml:space="preserve"> </w:t>
      </w:r>
      <w:r>
        <w:rPr>
          <w:spacing w:val="1"/>
          <w:u w:val="none"/>
        </w:rPr>
        <w:t>o</w:t>
      </w:r>
      <w:r>
        <w:rPr>
          <w:u w:val="none"/>
        </w:rPr>
        <w:t>f</w:t>
      </w:r>
      <w:r>
        <w:rPr>
          <w:spacing w:val="28"/>
          <w:u w:val="none"/>
        </w:rPr>
        <w:t xml:space="preserve"> </w:t>
      </w:r>
      <w:r>
        <w:rPr>
          <w:u w:val="none"/>
        </w:rPr>
        <w:t>t</w:t>
      </w:r>
      <w:r>
        <w:rPr>
          <w:spacing w:val="1"/>
          <w:u w:val="none"/>
        </w:rPr>
        <w:t>h</w:t>
      </w:r>
      <w:r>
        <w:rPr>
          <w:u w:val="none"/>
        </w:rPr>
        <w:t>e</w:t>
      </w:r>
      <w:r>
        <w:rPr>
          <w:spacing w:val="29"/>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6"/>
          <w:u w:val="none"/>
        </w:rPr>
        <w:t xml:space="preserve"> </w:t>
      </w:r>
      <w:r>
        <w:rPr>
          <w:u w:val="none"/>
        </w:rPr>
        <w:t>a</w:t>
      </w:r>
      <w:r>
        <w:rPr>
          <w:spacing w:val="1"/>
          <w:u w:val="none"/>
        </w:rPr>
        <w:t>n</w:t>
      </w:r>
      <w:r>
        <w:rPr>
          <w:u w:val="none"/>
        </w:rPr>
        <w:t>d</w:t>
      </w:r>
      <w:r>
        <w:rPr>
          <w:spacing w:val="28"/>
          <w:u w:val="none"/>
        </w:rPr>
        <w:t xml:space="preserve"> </w:t>
      </w:r>
      <w:r>
        <w:rPr>
          <w:u w:val="none"/>
        </w:rPr>
        <w:t>all</w:t>
      </w:r>
      <w:r>
        <w:rPr>
          <w:spacing w:val="28"/>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w w:val="102"/>
          <w:u w:val="none"/>
        </w:rPr>
        <w:t xml:space="preserve"> </w:t>
      </w:r>
      <w:r>
        <w:rPr>
          <w:u w:val="none"/>
        </w:rPr>
        <w:t>ite</w:t>
      </w:r>
      <w:r>
        <w:rPr>
          <w:spacing w:val="2"/>
          <w:u w:val="none"/>
        </w:rPr>
        <w:t>m</w:t>
      </w:r>
      <w:r>
        <w:rPr>
          <w:u w:val="none"/>
        </w:rPr>
        <w:t>s</w:t>
      </w:r>
      <w:r>
        <w:rPr>
          <w:spacing w:val="30"/>
          <w:u w:val="none"/>
        </w:rPr>
        <w:t xml:space="preserve"> </w:t>
      </w:r>
      <w:r>
        <w:rPr>
          <w:spacing w:val="2"/>
          <w:u w:val="none"/>
        </w:rPr>
        <w:t>w</w:t>
      </w:r>
      <w:r>
        <w:rPr>
          <w:u w:val="none"/>
        </w:rPr>
        <w:t>ere</w:t>
      </w:r>
      <w:r>
        <w:rPr>
          <w:spacing w:val="30"/>
          <w:u w:val="none"/>
        </w:rPr>
        <w:t xml:space="preserve"> </w:t>
      </w:r>
      <w:r>
        <w:rPr>
          <w:u w:val="none"/>
        </w:rPr>
        <w:t>all</w:t>
      </w:r>
      <w:r>
        <w:rPr>
          <w:spacing w:val="1"/>
          <w:u w:val="none"/>
        </w:rPr>
        <w:t>o</w:t>
      </w:r>
      <w:r>
        <w:rPr>
          <w:u w:val="none"/>
        </w:rPr>
        <w:t>cated</w:t>
      </w:r>
      <w:r>
        <w:rPr>
          <w:spacing w:val="30"/>
          <w:u w:val="none"/>
        </w:rPr>
        <w:t xml:space="preserve"> </w:t>
      </w:r>
      <w:r>
        <w:rPr>
          <w:u w:val="none"/>
        </w:rPr>
        <w:t>pursuant</w:t>
      </w:r>
      <w:r>
        <w:rPr>
          <w:spacing w:val="29"/>
          <w:u w:val="none"/>
        </w:rPr>
        <w:t xml:space="preserve"> </w:t>
      </w:r>
      <w:r>
        <w:rPr>
          <w:u w:val="none"/>
        </w:rPr>
        <w:t>to</w:t>
      </w:r>
      <w:r>
        <w:rPr>
          <w:spacing w:val="30"/>
          <w:u w:val="none"/>
        </w:rPr>
        <w:t xml:space="preserve"> </w:t>
      </w:r>
      <w:r>
        <w:rPr>
          <w:spacing w:val="1"/>
          <w:u w:val="none"/>
        </w:rPr>
        <w:t>S</w:t>
      </w:r>
      <w:r>
        <w:rPr>
          <w:u w:val="none"/>
        </w:rPr>
        <w:t>ecti</w:t>
      </w:r>
      <w:r>
        <w:rPr>
          <w:spacing w:val="1"/>
          <w:u w:val="none"/>
        </w:rPr>
        <w:t>o</w:t>
      </w:r>
      <w:r>
        <w:rPr>
          <w:u w:val="none"/>
        </w:rPr>
        <w:t>n</w:t>
      </w:r>
      <w:r>
        <w:rPr>
          <w:spacing w:val="30"/>
          <w:u w:val="none"/>
        </w:rPr>
        <w:t xml:space="preserve"> </w:t>
      </w:r>
      <w:r>
        <w:rPr>
          <w:u w:val="none"/>
        </w:rPr>
        <w:t>2.2</w:t>
      </w:r>
      <w:r>
        <w:rPr>
          <w:spacing w:val="31"/>
          <w:u w:val="none"/>
        </w:rPr>
        <w:t xml:space="preserve"> </w:t>
      </w:r>
      <w:r>
        <w:rPr>
          <w:u w:val="none"/>
        </w:rPr>
        <w:t>of</w:t>
      </w:r>
      <w:r>
        <w:rPr>
          <w:spacing w:val="30"/>
          <w:u w:val="none"/>
        </w:rPr>
        <w:t xml:space="preserve"> </w:t>
      </w:r>
      <w:r>
        <w:rPr>
          <w:u w:val="none"/>
        </w:rPr>
        <w:t>t</w:t>
      </w:r>
      <w:r>
        <w:rPr>
          <w:spacing w:val="1"/>
          <w:u w:val="none"/>
        </w:rPr>
        <w:t>h</w:t>
      </w:r>
      <w:r>
        <w:rPr>
          <w:u w:val="none"/>
        </w:rPr>
        <w:t>is</w:t>
      </w:r>
      <w:r>
        <w:rPr>
          <w:spacing w:val="30"/>
          <w:u w:val="none"/>
        </w:rPr>
        <w:t xml:space="preserve"> </w:t>
      </w:r>
      <w:r>
        <w:rPr>
          <w:rFonts w:cs="Times New Roman"/>
          <w:b/>
          <w:bCs/>
          <w:i/>
          <w:spacing w:val="1"/>
          <w:u w:val="none"/>
        </w:rPr>
        <w:t>S</w:t>
      </w:r>
      <w:r>
        <w:rPr>
          <w:rFonts w:cs="Times New Roman"/>
          <w:b/>
          <w:bCs/>
          <w:i/>
          <w:u w:val="none"/>
        </w:rPr>
        <w:t>c</w:t>
      </w:r>
      <w:r>
        <w:rPr>
          <w:rFonts w:cs="Times New Roman"/>
          <w:b/>
          <w:bCs/>
          <w:i/>
          <w:spacing w:val="1"/>
          <w:u w:val="none"/>
        </w:rPr>
        <w:t>h</w:t>
      </w:r>
      <w:r>
        <w:rPr>
          <w:rFonts w:cs="Times New Roman"/>
          <w:b/>
          <w:bCs/>
          <w:i/>
          <w:u w:val="none"/>
        </w:rPr>
        <w:t>e</w:t>
      </w:r>
      <w:r>
        <w:rPr>
          <w:rFonts w:cs="Times New Roman"/>
          <w:b/>
          <w:bCs/>
          <w:i/>
          <w:spacing w:val="1"/>
          <w:u w:val="none"/>
        </w:rPr>
        <w:t>du</w:t>
      </w:r>
      <w:r>
        <w:rPr>
          <w:rFonts w:cs="Times New Roman"/>
          <w:b/>
          <w:bCs/>
          <w:i/>
          <w:u w:val="none"/>
        </w:rPr>
        <w:t>le</w:t>
      </w:r>
      <w:r>
        <w:rPr>
          <w:rFonts w:cs="Times New Roman"/>
          <w:b/>
          <w:bCs/>
          <w:i/>
          <w:spacing w:val="30"/>
          <w:u w:val="none"/>
        </w:rPr>
        <w:t xml:space="preserve"> </w:t>
      </w:r>
      <w:r>
        <w:rPr>
          <w:rFonts w:cs="Times New Roman"/>
          <w:b/>
          <w:bCs/>
          <w:i/>
          <w:spacing w:val="1"/>
          <w:u w:val="none"/>
        </w:rPr>
        <w:t>A</w:t>
      </w:r>
      <w:r>
        <w:rPr>
          <w:rFonts w:cs="Times New Roman"/>
          <w:i/>
          <w:u w:val="none"/>
        </w:rPr>
        <w:t>.</w:t>
      </w:r>
      <w:r>
        <w:rPr>
          <w:rFonts w:cs="Times New Roman"/>
          <w:i/>
          <w:spacing w:val="29"/>
          <w:u w:val="none"/>
        </w:rPr>
        <w:t xml:space="preserve"> </w:t>
      </w:r>
      <w:r>
        <w:rPr>
          <w:u w:val="none"/>
        </w:rPr>
        <w:t>In</w:t>
      </w:r>
      <w:r>
        <w:rPr>
          <w:spacing w:val="30"/>
          <w:u w:val="none"/>
        </w:rPr>
        <w:t xml:space="preserve"> </w:t>
      </w:r>
      <w:r>
        <w:rPr>
          <w:u w:val="none"/>
        </w:rPr>
        <w:t>e</w:t>
      </w:r>
      <w:r>
        <w:rPr>
          <w:spacing w:val="1"/>
          <w:u w:val="none"/>
        </w:rPr>
        <w:t>x</w:t>
      </w:r>
      <w:r>
        <w:rPr>
          <w:u w:val="none"/>
        </w:rPr>
        <w:t>ercisi</w:t>
      </w:r>
      <w:r>
        <w:rPr>
          <w:spacing w:val="1"/>
          <w:u w:val="none"/>
        </w:rPr>
        <w:t>n</w:t>
      </w:r>
      <w:r>
        <w:rPr>
          <w:u w:val="none"/>
        </w:rPr>
        <w:t>g</w:t>
      </w:r>
      <w:r>
        <w:rPr>
          <w:spacing w:val="30"/>
          <w:u w:val="none"/>
        </w:rPr>
        <w:t xml:space="preserve"> </w:t>
      </w:r>
      <w:r>
        <w:rPr>
          <w:u w:val="none"/>
        </w:rPr>
        <w:t>t</w:t>
      </w:r>
      <w:r>
        <w:rPr>
          <w:spacing w:val="1"/>
          <w:u w:val="none"/>
        </w:rPr>
        <w:t>h</w:t>
      </w:r>
      <w:r>
        <w:rPr>
          <w:u w:val="none"/>
        </w:rPr>
        <w:t>eir</w:t>
      </w:r>
      <w:r>
        <w:rPr>
          <w:spacing w:val="29"/>
          <w:u w:val="none"/>
        </w:rPr>
        <w:t xml:space="preserve"> </w:t>
      </w:r>
      <w:r>
        <w:rPr>
          <w:spacing w:val="1"/>
          <w:u w:val="none"/>
        </w:rPr>
        <w:t>d</w:t>
      </w:r>
      <w:r>
        <w:rPr>
          <w:u w:val="none"/>
        </w:rPr>
        <w:t>iscreti</w:t>
      </w:r>
      <w:r>
        <w:rPr>
          <w:spacing w:val="1"/>
          <w:u w:val="none"/>
        </w:rPr>
        <w:t>o</w:t>
      </w:r>
      <w:r>
        <w:rPr>
          <w:u w:val="none"/>
        </w:rPr>
        <w:t>n</w:t>
      </w:r>
      <w:r>
        <w:rPr>
          <w:spacing w:val="30"/>
          <w:u w:val="none"/>
        </w:rPr>
        <w:t xml:space="preserve"> </w:t>
      </w:r>
      <w:r>
        <w:rPr>
          <w:spacing w:val="1"/>
          <w:u w:val="none"/>
        </w:rPr>
        <w:t>und</w:t>
      </w:r>
      <w:r>
        <w:rPr>
          <w:u w:val="none"/>
        </w:rPr>
        <w:t>er</w:t>
      </w:r>
      <w:r>
        <w:rPr>
          <w:spacing w:val="29"/>
          <w:u w:val="none"/>
        </w:rPr>
        <w:t xml:space="preserve"> </w:t>
      </w:r>
      <w:r>
        <w:rPr>
          <w:u w:val="none"/>
        </w:rPr>
        <w:t>t</w:t>
      </w:r>
      <w:r>
        <w:rPr>
          <w:spacing w:val="1"/>
          <w:u w:val="none"/>
        </w:rPr>
        <w:t>h</w:t>
      </w:r>
      <w:r>
        <w:rPr>
          <w:u w:val="none"/>
        </w:rPr>
        <w:t>is</w:t>
      </w:r>
      <w:r>
        <w:rPr>
          <w:w w:val="102"/>
          <w:u w:val="none"/>
        </w:rPr>
        <w:t xml:space="preserve"> </w:t>
      </w:r>
      <w:r>
        <w:rPr>
          <w:spacing w:val="1"/>
          <w:u w:val="none"/>
        </w:rPr>
        <w:t>S</w:t>
      </w:r>
      <w:r>
        <w:rPr>
          <w:u w:val="none"/>
        </w:rPr>
        <w:t>ecti</w:t>
      </w:r>
      <w:r>
        <w:rPr>
          <w:spacing w:val="1"/>
          <w:u w:val="none"/>
        </w:rPr>
        <w:t>o</w:t>
      </w:r>
      <w:r>
        <w:rPr>
          <w:u w:val="none"/>
        </w:rPr>
        <w:t>n</w:t>
      </w:r>
      <w:r>
        <w:rPr>
          <w:spacing w:val="27"/>
          <w:u w:val="none"/>
        </w:rPr>
        <w:t xml:space="preserve"> </w:t>
      </w:r>
      <w:r>
        <w:rPr>
          <w:spacing w:val="1"/>
          <w:u w:val="none"/>
        </w:rPr>
        <w:t>2</w:t>
      </w:r>
      <w:r>
        <w:rPr>
          <w:u w:val="none"/>
        </w:rPr>
        <w:t>.</w:t>
      </w:r>
      <w:r>
        <w:rPr>
          <w:spacing w:val="1"/>
          <w:u w:val="none"/>
        </w:rPr>
        <w:t>10</w:t>
      </w:r>
      <w:r>
        <w:rPr>
          <w:u w:val="none"/>
        </w:rPr>
        <w:t>,</w:t>
      </w:r>
      <w:r>
        <w:rPr>
          <w:spacing w:val="26"/>
          <w:u w:val="none"/>
        </w:rPr>
        <w:t xml:space="preserve"> </w:t>
      </w:r>
      <w:r>
        <w:rPr>
          <w:u w:val="none"/>
        </w:rPr>
        <w:t>t</w:t>
      </w:r>
      <w:r>
        <w:rPr>
          <w:spacing w:val="1"/>
          <w:u w:val="none"/>
        </w:rPr>
        <w:t>h</w:t>
      </w:r>
      <w:r>
        <w:rPr>
          <w:u w:val="none"/>
        </w:rPr>
        <w:t>e</w:t>
      </w:r>
      <w:r>
        <w:rPr>
          <w:spacing w:val="2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28"/>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27"/>
          <w:u w:val="none"/>
        </w:rPr>
        <w:t xml:space="preserve"> </w:t>
      </w:r>
      <w:r>
        <w:rPr>
          <w:u w:val="none"/>
        </w:rPr>
        <w:t>s</w:t>
      </w:r>
      <w:r>
        <w:rPr>
          <w:spacing w:val="1"/>
          <w:u w:val="none"/>
        </w:rPr>
        <w:t>h</w:t>
      </w:r>
      <w:r>
        <w:rPr>
          <w:u w:val="none"/>
        </w:rPr>
        <w:t>all</w:t>
      </w:r>
      <w:r>
        <w:rPr>
          <w:spacing w:val="26"/>
          <w:u w:val="none"/>
        </w:rPr>
        <w:t xml:space="preserve"> </w:t>
      </w:r>
      <w:r>
        <w:rPr>
          <w:u w:val="none"/>
        </w:rPr>
        <w:t>ta</w:t>
      </w:r>
      <w:r>
        <w:rPr>
          <w:spacing w:val="1"/>
          <w:u w:val="none"/>
        </w:rPr>
        <w:t>k</w:t>
      </w:r>
      <w:r>
        <w:rPr>
          <w:u w:val="none"/>
        </w:rPr>
        <w:t>e</w:t>
      </w:r>
      <w:r>
        <w:rPr>
          <w:spacing w:val="27"/>
          <w:u w:val="none"/>
        </w:rPr>
        <w:t xml:space="preserve"> </w:t>
      </w:r>
      <w:r>
        <w:rPr>
          <w:u w:val="none"/>
        </w:rPr>
        <w:t>i</w:t>
      </w:r>
      <w:r>
        <w:rPr>
          <w:spacing w:val="1"/>
          <w:u w:val="none"/>
        </w:rPr>
        <w:t>n</w:t>
      </w:r>
      <w:r>
        <w:rPr>
          <w:u w:val="none"/>
        </w:rPr>
        <w:t>to</w:t>
      </w:r>
      <w:r>
        <w:rPr>
          <w:spacing w:val="28"/>
          <w:u w:val="none"/>
        </w:rPr>
        <w:t xml:space="preserve"> </w:t>
      </w:r>
      <w:r>
        <w:rPr>
          <w:u w:val="none"/>
        </w:rPr>
        <w:t>acc</w:t>
      </w:r>
      <w:r>
        <w:rPr>
          <w:spacing w:val="1"/>
          <w:u w:val="none"/>
        </w:rPr>
        <w:t>oun</w:t>
      </w:r>
      <w:r>
        <w:rPr>
          <w:u w:val="none"/>
        </w:rPr>
        <w:t>t</w:t>
      </w:r>
      <w:r>
        <w:rPr>
          <w:spacing w:val="26"/>
          <w:u w:val="none"/>
        </w:rPr>
        <w:t xml:space="preserve"> </w:t>
      </w:r>
      <w:r>
        <w:rPr>
          <w:u w:val="none"/>
        </w:rPr>
        <w:t>f</w:t>
      </w:r>
      <w:r>
        <w:rPr>
          <w:spacing w:val="1"/>
          <w:u w:val="none"/>
        </w:rPr>
        <w:t>u</w:t>
      </w:r>
      <w:r>
        <w:rPr>
          <w:u w:val="none"/>
        </w:rPr>
        <w:t>t</w:t>
      </w:r>
      <w:r>
        <w:rPr>
          <w:spacing w:val="1"/>
          <w:u w:val="none"/>
        </w:rPr>
        <w:t>u</w:t>
      </w:r>
      <w:r>
        <w:rPr>
          <w:u w:val="none"/>
        </w:rPr>
        <w:t>re</w:t>
      </w:r>
      <w:r>
        <w:rPr>
          <w:spacing w:val="27"/>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28"/>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27"/>
          <w:u w:val="none"/>
        </w:rPr>
        <w:t xml:space="preserve"> </w:t>
      </w:r>
      <w:r>
        <w:rPr>
          <w:spacing w:val="1"/>
          <w:u w:val="none"/>
        </w:rPr>
        <w:t>und</w:t>
      </w:r>
      <w:r>
        <w:rPr>
          <w:u w:val="none"/>
        </w:rPr>
        <w:t>er</w:t>
      </w:r>
      <w:r>
        <w:rPr>
          <w:spacing w:val="27"/>
          <w:u w:val="none"/>
        </w:rPr>
        <w:t xml:space="preserve"> </w:t>
      </w:r>
      <w:r>
        <w:rPr>
          <w:spacing w:val="1"/>
          <w:u w:val="none"/>
        </w:rPr>
        <w:t>S</w:t>
      </w:r>
      <w:r>
        <w:rPr>
          <w:u w:val="none"/>
        </w:rPr>
        <w:t>ecti</w:t>
      </w:r>
      <w:r>
        <w:rPr>
          <w:spacing w:val="1"/>
          <w:u w:val="none"/>
        </w:rPr>
        <w:t>on</w:t>
      </w:r>
      <w:r>
        <w:rPr>
          <w:u w:val="none"/>
        </w:rPr>
        <w:t>s</w:t>
      </w:r>
    </w:p>
    <w:p w14:paraId="31BD00DF" w14:textId="77777777" w:rsidR="000C19C9" w:rsidRDefault="00D3642A">
      <w:pPr>
        <w:pStyle w:val="BodyText"/>
        <w:spacing w:line="238" w:lineRule="exact"/>
        <w:ind w:firstLine="0"/>
        <w:rPr>
          <w:u w:val="none"/>
        </w:rPr>
      </w:pPr>
      <w:r>
        <w:rPr>
          <w:spacing w:val="1"/>
          <w:u w:val="none"/>
        </w:rPr>
        <w:t>2</w:t>
      </w:r>
      <w:r>
        <w:rPr>
          <w:u w:val="none"/>
        </w:rPr>
        <w:t>.</w:t>
      </w:r>
      <w:r>
        <w:rPr>
          <w:spacing w:val="1"/>
          <w:u w:val="none"/>
        </w:rPr>
        <w:t>9</w:t>
      </w:r>
      <w:r>
        <w:rPr>
          <w:u w:val="none"/>
        </w:rPr>
        <w:t>.1</w:t>
      </w:r>
      <w:r>
        <w:rPr>
          <w:spacing w:val="38"/>
          <w:u w:val="none"/>
        </w:rPr>
        <w:t xml:space="preserve"> </w:t>
      </w:r>
      <w:r>
        <w:rPr>
          <w:u w:val="none"/>
        </w:rPr>
        <w:t>a</w:t>
      </w:r>
      <w:r>
        <w:rPr>
          <w:spacing w:val="1"/>
          <w:u w:val="none"/>
        </w:rPr>
        <w:t>n</w:t>
      </w:r>
      <w:r>
        <w:rPr>
          <w:u w:val="none"/>
        </w:rPr>
        <w:t>d</w:t>
      </w:r>
      <w:r>
        <w:rPr>
          <w:spacing w:val="38"/>
          <w:u w:val="none"/>
        </w:rPr>
        <w:t xml:space="preserve"> </w:t>
      </w:r>
      <w:r>
        <w:rPr>
          <w:spacing w:val="1"/>
          <w:u w:val="none"/>
        </w:rPr>
        <w:t>2</w:t>
      </w:r>
      <w:r>
        <w:rPr>
          <w:u w:val="none"/>
        </w:rPr>
        <w:t>.</w:t>
      </w:r>
      <w:r>
        <w:rPr>
          <w:spacing w:val="1"/>
          <w:u w:val="none"/>
        </w:rPr>
        <w:t>9</w:t>
      </w:r>
      <w:r>
        <w:rPr>
          <w:u w:val="none"/>
        </w:rPr>
        <w:t>.2</w:t>
      </w:r>
      <w:r>
        <w:rPr>
          <w:spacing w:val="38"/>
          <w:u w:val="none"/>
        </w:rPr>
        <w:t xml:space="preserve"> </w:t>
      </w:r>
      <w:r>
        <w:rPr>
          <w:u w:val="none"/>
        </w:rPr>
        <w:t>t</w:t>
      </w:r>
      <w:r>
        <w:rPr>
          <w:spacing w:val="1"/>
          <w:u w:val="none"/>
        </w:rPr>
        <w:t>h</w:t>
      </w:r>
      <w:r>
        <w:rPr>
          <w:u w:val="none"/>
        </w:rPr>
        <w:t>at,</w:t>
      </w:r>
      <w:r>
        <w:rPr>
          <w:spacing w:val="38"/>
          <w:u w:val="none"/>
        </w:rPr>
        <w:t xml:space="preserve"> </w:t>
      </w:r>
      <w:r>
        <w:rPr>
          <w:u w:val="none"/>
        </w:rPr>
        <w:t>alt</w:t>
      </w:r>
      <w:r>
        <w:rPr>
          <w:spacing w:val="1"/>
          <w:u w:val="none"/>
        </w:rPr>
        <w:t>houg</w:t>
      </w:r>
      <w:r>
        <w:rPr>
          <w:u w:val="none"/>
        </w:rPr>
        <w:t>h</w:t>
      </w:r>
      <w:r>
        <w:rPr>
          <w:spacing w:val="38"/>
          <w:u w:val="none"/>
        </w:rPr>
        <w:t xml:space="preserve"> </w:t>
      </w:r>
      <w:r>
        <w:rPr>
          <w:spacing w:val="1"/>
          <w:u w:val="none"/>
        </w:rPr>
        <w:t>no</w:t>
      </w:r>
      <w:r>
        <w:rPr>
          <w:u w:val="none"/>
        </w:rPr>
        <w:t>t</w:t>
      </w:r>
      <w:r>
        <w:rPr>
          <w:spacing w:val="37"/>
          <w:u w:val="none"/>
        </w:rPr>
        <w:t xml:space="preserve"> </w:t>
      </w:r>
      <w:r>
        <w:rPr>
          <w:spacing w:val="1"/>
          <w:u w:val="none"/>
        </w:rPr>
        <w:t>y</w:t>
      </w:r>
      <w:r>
        <w:rPr>
          <w:u w:val="none"/>
        </w:rPr>
        <w:t>et</w:t>
      </w:r>
      <w:r>
        <w:rPr>
          <w:spacing w:val="37"/>
          <w:u w:val="none"/>
        </w:rPr>
        <w:t xml:space="preserve"> </w:t>
      </w:r>
      <w:r>
        <w:rPr>
          <w:spacing w:val="2"/>
          <w:u w:val="none"/>
        </w:rPr>
        <w:t>m</w:t>
      </w:r>
      <w:r>
        <w:rPr>
          <w:u w:val="none"/>
        </w:rPr>
        <w:t>a</w:t>
      </w:r>
      <w:r>
        <w:rPr>
          <w:spacing w:val="1"/>
          <w:u w:val="none"/>
        </w:rPr>
        <w:t>d</w:t>
      </w:r>
      <w:r>
        <w:rPr>
          <w:u w:val="none"/>
        </w:rPr>
        <w:t>e,</w:t>
      </w:r>
      <w:r>
        <w:rPr>
          <w:spacing w:val="37"/>
          <w:u w:val="none"/>
        </w:rPr>
        <w:t xml:space="preserve"> </w:t>
      </w:r>
      <w:r>
        <w:rPr>
          <w:u w:val="none"/>
        </w:rPr>
        <w:t>are</w:t>
      </w:r>
      <w:r>
        <w:rPr>
          <w:spacing w:val="38"/>
          <w:u w:val="none"/>
        </w:rPr>
        <w:t xml:space="preserve"> </w:t>
      </w:r>
      <w:r>
        <w:rPr>
          <w:u w:val="none"/>
        </w:rPr>
        <w:t>li</w:t>
      </w:r>
      <w:r>
        <w:rPr>
          <w:spacing w:val="1"/>
          <w:u w:val="none"/>
        </w:rPr>
        <w:t>k</w:t>
      </w:r>
      <w:r>
        <w:rPr>
          <w:u w:val="none"/>
        </w:rPr>
        <w:t>ely</w:t>
      </w:r>
      <w:r>
        <w:rPr>
          <w:spacing w:val="39"/>
          <w:u w:val="none"/>
        </w:rPr>
        <w:t xml:space="preserve"> </w:t>
      </w:r>
      <w:r>
        <w:rPr>
          <w:u w:val="none"/>
        </w:rPr>
        <w:t>to</w:t>
      </w:r>
      <w:r>
        <w:rPr>
          <w:spacing w:val="38"/>
          <w:u w:val="none"/>
        </w:rPr>
        <w:t xml:space="preserve"> </w:t>
      </w:r>
      <w:r>
        <w:rPr>
          <w:spacing w:val="1"/>
          <w:u w:val="none"/>
        </w:rPr>
        <w:t>o</w:t>
      </w:r>
      <w:r>
        <w:rPr>
          <w:u w:val="none"/>
        </w:rPr>
        <w:t>ffset</w:t>
      </w:r>
      <w:r>
        <w:rPr>
          <w:spacing w:val="37"/>
          <w:u w:val="none"/>
        </w:rPr>
        <w:t xml:space="preserve"> </w:t>
      </w:r>
      <w:r>
        <w:rPr>
          <w:spacing w:val="1"/>
          <w:u w:val="none"/>
        </w:rPr>
        <w:t>o</w:t>
      </w:r>
      <w:r>
        <w:rPr>
          <w:u w:val="none"/>
        </w:rPr>
        <w:t>t</w:t>
      </w:r>
      <w:r>
        <w:rPr>
          <w:spacing w:val="1"/>
          <w:u w:val="none"/>
        </w:rPr>
        <w:t>h</w:t>
      </w:r>
      <w:r>
        <w:rPr>
          <w:u w:val="none"/>
        </w:rPr>
        <w:t>er</w:t>
      </w:r>
      <w:r>
        <w:rPr>
          <w:spacing w:val="38"/>
          <w:u w:val="none"/>
        </w:rPr>
        <w:t xml:space="preserve"> </w:t>
      </w:r>
      <w:r>
        <w:rPr>
          <w:spacing w:val="1"/>
          <w:u w:val="none"/>
        </w:rPr>
        <w:t>R</w:t>
      </w:r>
      <w:r>
        <w:rPr>
          <w:u w:val="none"/>
        </w:rPr>
        <w:t>e</w:t>
      </w:r>
      <w:r>
        <w:rPr>
          <w:spacing w:val="1"/>
          <w:u w:val="none"/>
        </w:rPr>
        <w:t>gu</w:t>
      </w:r>
      <w:r>
        <w:rPr>
          <w:u w:val="none"/>
        </w:rPr>
        <w:t>lat</w:t>
      </w:r>
      <w:r>
        <w:rPr>
          <w:spacing w:val="1"/>
          <w:u w:val="none"/>
        </w:rPr>
        <w:t>o</w:t>
      </w:r>
      <w:r>
        <w:rPr>
          <w:u w:val="none"/>
        </w:rPr>
        <w:t>ry</w:t>
      </w:r>
      <w:r>
        <w:rPr>
          <w:spacing w:val="39"/>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38"/>
          <w:u w:val="none"/>
        </w:rPr>
        <w:t xml:space="preserve"> </w:t>
      </w:r>
      <w:r>
        <w:rPr>
          <w:spacing w:val="1"/>
          <w:u w:val="none"/>
        </w:rPr>
        <w:t>p</w:t>
      </w:r>
      <w:r>
        <w:rPr>
          <w:u w:val="none"/>
        </w:rPr>
        <w:t>re</w:t>
      </w:r>
      <w:r>
        <w:rPr>
          <w:spacing w:val="1"/>
          <w:u w:val="none"/>
        </w:rPr>
        <w:t>v</w:t>
      </w:r>
      <w:r>
        <w:rPr>
          <w:u w:val="none"/>
        </w:rPr>
        <w:t>i</w:t>
      </w:r>
      <w:r>
        <w:rPr>
          <w:spacing w:val="1"/>
          <w:u w:val="none"/>
        </w:rPr>
        <w:t>ou</w:t>
      </w:r>
      <w:r>
        <w:rPr>
          <w:u w:val="none"/>
        </w:rPr>
        <w:t>sly</w:t>
      </w:r>
    </w:p>
    <w:p w14:paraId="3AD74AEC" w14:textId="77777777" w:rsidR="000C19C9" w:rsidRDefault="00D3642A">
      <w:pPr>
        <w:pStyle w:val="BodyText"/>
        <w:spacing w:before="13"/>
        <w:ind w:firstLine="0"/>
        <w:rPr>
          <w:u w:val="none"/>
        </w:rPr>
      </w:pPr>
      <w:r>
        <w:rPr>
          <w:spacing w:val="2"/>
          <w:u w:val="none"/>
        </w:rPr>
        <w:t>m</w:t>
      </w:r>
      <w:r>
        <w:rPr>
          <w:u w:val="none"/>
        </w:rPr>
        <w:t>a</w:t>
      </w:r>
      <w:r>
        <w:rPr>
          <w:spacing w:val="1"/>
          <w:u w:val="none"/>
        </w:rPr>
        <w:t>d</w:t>
      </w:r>
      <w:r>
        <w:rPr>
          <w:u w:val="none"/>
        </w:rPr>
        <w:t>e</w:t>
      </w:r>
      <w:r>
        <w:rPr>
          <w:spacing w:val="19"/>
          <w:u w:val="none"/>
        </w:rPr>
        <w:t xml:space="preserve"> </w:t>
      </w:r>
      <w:r>
        <w:rPr>
          <w:spacing w:val="1"/>
          <w:u w:val="none"/>
        </w:rPr>
        <w:t>und</w:t>
      </w:r>
      <w:r>
        <w:rPr>
          <w:u w:val="none"/>
        </w:rPr>
        <w:t>er</w:t>
      </w:r>
      <w:r>
        <w:rPr>
          <w:spacing w:val="19"/>
          <w:u w:val="none"/>
        </w:rPr>
        <w:t xml:space="preserve"> </w:t>
      </w:r>
      <w:r>
        <w:rPr>
          <w:spacing w:val="1"/>
          <w:u w:val="none"/>
        </w:rPr>
        <w:t>S</w:t>
      </w:r>
      <w:r>
        <w:rPr>
          <w:u w:val="none"/>
        </w:rPr>
        <w:t>ecti</w:t>
      </w:r>
      <w:r>
        <w:rPr>
          <w:spacing w:val="1"/>
          <w:u w:val="none"/>
        </w:rPr>
        <w:t>on</w:t>
      </w:r>
      <w:r>
        <w:rPr>
          <w:u w:val="none"/>
        </w:rPr>
        <w:t>s</w:t>
      </w:r>
      <w:r>
        <w:rPr>
          <w:spacing w:val="18"/>
          <w:u w:val="none"/>
        </w:rPr>
        <w:t xml:space="preserve"> </w:t>
      </w:r>
      <w:r>
        <w:rPr>
          <w:spacing w:val="1"/>
          <w:u w:val="none"/>
        </w:rPr>
        <w:t>2</w:t>
      </w:r>
      <w:r>
        <w:rPr>
          <w:u w:val="none"/>
        </w:rPr>
        <w:t>.</w:t>
      </w:r>
      <w:r>
        <w:rPr>
          <w:spacing w:val="1"/>
          <w:u w:val="none"/>
        </w:rPr>
        <w:t>9</w:t>
      </w:r>
      <w:r>
        <w:rPr>
          <w:u w:val="none"/>
        </w:rPr>
        <w:t>.5</w:t>
      </w:r>
      <w:r>
        <w:rPr>
          <w:spacing w:val="20"/>
          <w:u w:val="none"/>
        </w:rPr>
        <w:t xml:space="preserve"> </w:t>
      </w:r>
      <w:r>
        <w:rPr>
          <w:u w:val="none"/>
        </w:rPr>
        <w:t>a</w:t>
      </w:r>
      <w:r>
        <w:rPr>
          <w:spacing w:val="1"/>
          <w:u w:val="none"/>
        </w:rPr>
        <w:t>n</w:t>
      </w:r>
      <w:r>
        <w:rPr>
          <w:u w:val="none"/>
        </w:rPr>
        <w:t>d</w:t>
      </w:r>
      <w:r>
        <w:rPr>
          <w:spacing w:val="19"/>
          <w:u w:val="none"/>
        </w:rPr>
        <w:t xml:space="preserve"> </w:t>
      </w:r>
      <w:r>
        <w:rPr>
          <w:u w:val="none"/>
        </w:rPr>
        <w:t>2.9.6.</w:t>
      </w:r>
    </w:p>
    <w:p w14:paraId="70620664" w14:textId="77777777" w:rsidR="000C19C9" w:rsidRDefault="000C19C9">
      <w:pPr>
        <w:spacing w:before="13" w:line="240" w:lineRule="exact"/>
        <w:rPr>
          <w:sz w:val="24"/>
          <w:szCs w:val="24"/>
        </w:rPr>
      </w:pPr>
    </w:p>
    <w:p w14:paraId="7B9C0F2E" w14:textId="77777777" w:rsidR="000C19C9" w:rsidRDefault="00D3642A">
      <w:pPr>
        <w:pStyle w:val="Heading1"/>
        <w:numPr>
          <w:ilvl w:val="0"/>
          <w:numId w:val="1"/>
        </w:numPr>
        <w:tabs>
          <w:tab w:val="left" w:pos="824"/>
        </w:tabs>
        <w:rPr>
          <w:b w:val="0"/>
          <w:bCs w:val="0"/>
        </w:rPr>
      </w:pPr>
      <w:r>
        <w:rPr>
          <w:spacing w:val="1"/>
          <w:u w:val="single" w:color="000000"/>
        </w:rPr>
        <w:t>TA</w:t>
      </w:r>
      <w:r>
        <w:rPr>
          <w:u w:val="single" w:color="000000"/>
        </w:rPr>
        <w:t>X</w:t>
      </w:r>
      <w:r>
        <w:rPr>
          <w:spacing w:val="32"/>
          <w:u w:val="single" w:color="000000"/>
        </w:rPr>
        <w:t xml:space="preserve"> </w:t>
      </w:r>
      <w:r>
        <w:rPr>
          <w:spacing w:val="1"/>
          <w:u w:val="single" w:color="000000"/>
        </w:rPr>
        <w:t>ALL</w:t>
      </w:r>
      <w:r>
        <w:rPr>
          <w:spacing w:val="2"/>
          <w:u w:val="single" w:color="000000"/>
        </w:rPr>
        <w:t>O</w:t>
      </w:r>
      <w:r>
        <w:rPr>
          <w:spacing w:val="1"/>
          <w:u w:val="single" w:color="000000"/>
        </w:rPr>
        <w:t>CAT</w:t>
      </w:r>
      <w:r>
        <w:rPr>
          <w:u w:val="single" w:color="000000"/>
        </w:rPr>
        <w:t>I</w:t>
      </w:r>
      <w:r>
        <w:rPr>
          <w:spacing w:val="2"/>
          <w:u w:val="single" w:color="000000"/>
        </w:rPr>
        <w:t>O</w:t>
      </w:r>
      <w:r>
        <w:rPr>
          <w:spacing w:val="1"/>
          <w:u w:val="single" w:color="000000"/>
        </w:rPr>
        <w:t>NS</w:t>
      </w:r>
      <w:r>
        <w:rPr>
          <w:u w:val="single" w:color="000000"/>
        </w:rPr>
        <w:t>:</w:t>
      </w:r>
      <w:r>
        <w:rPr>
          <w:spacing w:val="31"/>
          <w:u w:val="single" w:color="000000"/>
        </w:rPr>
        <w:t xml:space="preserve"> </w:t>
      </w:r>
      <w:r>
        <w:rPr>
          <w:spacing w:val="1"/>
          <w:u w:val="single" w:color="000000"/>
        </w:rPr>
        <w:t>C</w:t>
      </w:r>
      <w:r>
        <w:rPr>
          <w:spacing w:val="2"/>
          <w:u w:val="single" w:color="000000"/>
        </w:rPr>
        <w:t>O</w:t>
      </w:r>
      <w:r>
        <w:rPr>
          <w:spacing w:val="1"/>
          <w:u w:val="single" w:color="000000"/>
        </w:rPr>
        <w:t>D</w:t>
      </w:r>
      <w:r>
        <w:rPr>
          <w:u w:val="single" w:color="000000"/>
        </w:rPr>
        <w:t>E</w:t>
      </w:r>
      <w:r>
        <w:rPr>
          <w:spacing w:val="32"/>
          <w:u w:val="single" w:color="000000"/>
        </w:rPr>
        <w:t xml:space="preserve"> </w:t>
      </w:r>
      <w:r>
        <w:rPr>
          <w:spacing w:val="1"/>
          <w:u w:val="single" w:color="000000"/>
        </w:rPr>
        <w:t>SECT</w:t>
      </w:r>
      <w:r>
        <w:rPr>
          <w:u w:val="single" w:color="000000"/>
        </w:rPr>
        <w:t>I</w:t>
      </w:r>
      <w:r>
        <w:rPr>
          <w:spacing w:val="2"/>
          <w:u w:val="single" w:color="000000"/>
        </w:rPr>
        <w:t>O</w:t>
      </w:r>
      <w:r>
        <w:rPr>
          <w:u w:val="single" w:color="000000"/>
        </w:rPr>
        <w:t>N</w:t>
      </w:r>
      <w:r>
        <w:rPr>
          <w:spacing w:val="32"/>
          <w:u w:val="single" w:color="000000"/>
        </w:rPr>
        <w:t xml:space="preserve"> </w:t>
      </w:r>
      <w:r>
        <w:rPr>
          <w:spacing w:val="1"/>
          <w:u w:val="single" w:color="000000"/>
        </w:rPr>
        <w:t>704</w:t>
      </w:r>
      <w:r>
        <w:rPr>
          <w:u w:val="single" w:color="000000"/>
        </w:rPr>
        <w:t>(c)</w:t>
      </w:r>
      <w:r>
        <w:t>.</w:t>
      </w:r>
    </w:p>
    <w:p w14:paraId="2CFF446F" w14:textId="77777777" w:rsidR="000C19C9" w:rsidRDefault="000C19C9">
      <w:pPr>
        <w:spacing w:line="170" w:lineRule="exact"/>
        <w:rPr>
          <w:sz w:val="17"/>
          <w:szCs w:val="17"/>
        </w:rPr>
      </w:pPr>
    </w:p>
    <w:p w14:paraId="57F11F61" w14:textId="77777777" w:rsidR="000C19C9" w:rsidRDefault="00D3642A">
      <w:pPr>
        <w:pStyle w:val="BodyText"/>
        <w:spacing w:before="77" w:line="251" w:lineRule="auto"/>
        <w:ind w:right="114"/>
        <w:jc w:val="both"/>
        <w:rPr>
          <w:u w:val="none"/>
        </w:rPr>
      </w:pPr>
      <w:r>
        <w:rPr>
          <w:u w:val="none"/>
        </w:rPr>
        <w:t>In</w:t>
      </w:r>
      <w:r>
        <w:rPr>
          <w:spacing w:val="51"/>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51"/>
          <w:u w:val="none"/>
        </w:rPr>
        <w:t xml:space="preserve"> </w:t>
      </w:r>
      <w:r>
        <w:rPr>
          <w:spacing w:val="1"/>
          <w:u w:val="none"/>
        </w:rPr>
        <w:t>w</w:t>
      </w:r>
      <w:r>
        <w:rPr>
          <w:u w:val="none"/>
        </w:rPr>
        <w:t>ith</w:t>
      </w:r>
      <w:r>
        <w:rPr>
          <w:spacing w:val="52"/>
          <w:u w:val="none"/>
        </w:rPr>
        <w:t xml:space="preserve"> </w:t>
      </w:r>
      <w:r>
        <w:rPr>
          <w:spacing w:val="1"/>
          <w:u w:val="none"/>
        </w:rPr>
        <w:t>Cod</w:t>
      </w:r>
      <w:r>
        <w:rPr>
          <w:u w:val="none"/>
        </w:rPr>
        <w:t>e</w:t>
      </w:r>
      <w:r>
        <w:rPr>
          <w:spacing w:val="51"/>
          <w:u w:val="none"/>
        </w:rPr>
        <w:t xml:space="preserve"> </w:t>
      </w:r>
      <w:r>
        <w:rPr>
          <w:spacing w:val="1"/>
          <w:u w:val="none"/>
        </w:rPr>
        <w:t>S</w:t>
      </w:r>
      <w:r>
        <w:rPr>
          <w:u w:val="none"/>
        </w:rPr>
        <w:t>ecti</w:t>
      </w:r>
      <w:r>
        <w:rPr>
          <w:spacing w:val="1"/>
          <w:u w:val="none"/>
        </w:rPr>
        <w:t>o</w:t>
      </w:r>
      <w:r>
        <w:rPr>
          <w:u w:val="none"/>
        </w:rPr>
        <w:t>n</w:t>
      </w:r>
      <w:r>
        <w:rPr>
          <w:spacing w:val="51"/>
          <w:u w:val="none"/>
        </w:rPr>
        <w:t xml:space="preserve"> </w:t>
      </w:r>
      <w:r>
        <w:rPr>
          <w:spacing w:val="1"/>
          <w:u w:val="none"/>
        </w:rPr>
        <w:t>70</w:t>
      </w:r>
      <w:r>
        <w:rPr>
          <w:u w:val="none"/>
        </w:rPr>
        <w:t>4</w:t>
      </w:r>
      <w:r>
        <w:rPr>
          <w:spacing w:val="52"/>
          <w:u w:val="none"/>
        </w:rPr>
        <w:t xml:space="preserve"> </w:t>
      </w:r>
      <w:r>
        <w:rPr>
          <w:u w:val="none"/>
        </w:rPr>
        <w:t>a</w:t>
      </w:r>
      <w:r>
        <w:rPr>
          <w:spacing w:val="1"/>
          <w:u w:val="none"/>
        </w:rPr>
        <w:t>n</w:t>
      </w:r>
      <w:r>
        <w:rPr>
          <w:u w:val="none"/>
        </w:rPr>
        <w:t>d</w:t>
      </w:r>
      <w:r>
        <w:rPr>
          <w:spacing w:val="51"/>
          <w:u w:val="none"/>
        </w:rPr>
        <w:t xml:space="preserve"> </w:t>
      </w:r>
      <w:r>
        <w:rPr>
          <w:u w:val="none"/>
        </w:rPr>
        <w:t>t</w:t>
      </w:r>
      <w:r>
        <w:rPr>
          <w:spacing w:val="1"/>
          <w:u w:val="none"/>
        </w:rPr>
        <w:t>h</w:t>
      </w:r>
      <w:r>
        <w:rPr>
          <w:u w:val="none"/>
        </w:rPr>
        <w:t>e</w:t>
      </w:r>
      <w:r>
        <w:rPr>
          <w:spacing w:val="51"/>
          <w:u w:val="none"/>
        </w:rPr>
        <w:t xml:space="preserve"> </w:t>
      </w:r>
      <w:r>
        <w:rPr>
          <w:spacing w:val="1"/>
          <w:u w:val="none"/>
        </w:rPr>
        <w:t>R</w:t>
      </w:r>
      <w:r>
        <w:rPr>
          <w:u w:val="none"/>
        </w:rPr>
        <w:t>e</w:t>
      </w:r>
      <w:r>
        <w:rPr>
          <w:spacing w:val="1"/>
          <w:u w:val="none"/>
        </w:rPr>
        <w:t>gu</w:t>
      </w:r>
      <w:r>
        <w:rPr>
          <w:u w:val="none"/>
        </w:rPr>
        <w:t>lati</w:t>
      </w:r>
      <w:r>
        <w:rPr>
          <w:spacing w:val="1"/>
          <w:u w:val="none"/>
        </w:rPr>
        <w:t>on</w:t>
      </w:r>
      <w:r>
        <w:rPr>
          <w:u w:val="none"/>
        </w:rPr>
        <w:t>s</w:t>
      </w:r>
      <w:r>
        <w:rPr>
          <w:spacing w:val="52"/>
          <w:u w:val="none"/>
        </w:rPr>
        <w:t xml:space="preserve"> </w:t>
      </w:r>
      <w:r>
        <w:rPr>
          <w:u w:val="none"/>
        </w:rPr>
        <w:t>t</w:t>
      </w:r>
      <w:r>
        <w:rPr>
          <w:spacing w:val="1"/>
          <w:u w:val="none"/>
        </w:rPr>
        <w:t>h</w:t>
      </w:r>
      <w:r>
        <w:rPr>
          <w:u w:val="none"/>
        </w:rPr>
        <w:t>ere</w:t>
      </w:r>
      <w:r>
        <w:rPr>
          <w:spacing w:val="1"/>
          <w:u w:val="none"/>
        </w:rPr>
        <w:t>und</w:t>
      </w:r>
      <w:r>
        <w:rPr>
          <w:u w:val="none"/>
        </w:rPr>
        <w:t>er,</w:t>
      </w:r>
      <w:r>
        <w:rPr>
          <w:spacing w:val="5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50"/>
          <w:u w:val="none"/>
        </w:rPr>
        <w:t xml:space="preserve"> </w:t>
      </w:r>
      <w:r>
        <w:rPr>
          <w:spacing w:val="1"/>
          <w:u w:val="none"/>
        </w:rPr>
        <w:t>g</w:t>
      </w:r>
      <w:r>
        <w:rPr>
          <w:u w:val="none"/>
        </w:rPr>
        <w:t>ai</w:t>
      </w:r>
      <w:r>
        <w:rPr>
          <w:spacing w:val="1"/>
          <w:u w:val="none"/>
        </w:rPr>
        <w:t>n</w:t>
      </w:r>
      <w:r>
        <w:rPr>
          <w:u w:val="none"/>
        </w:rPr>
        <w:t>,</w:t>
      </w:r>
      <w:r>
        <w:rPr>
          <w:spacing w:val="50"/>
          <w:u w:val="none"/>
        </w:rPr>
        <w:t xml:space="preserve"> </w:t>
      </w:r>
      <w:r>
        <w:rPr>
          <w:u w:val="none"/>
        </w:rPr>
        <w:t>l</w:t>
      </w:r>
      <w:r>
        <w:rPr>
          <w:spacing w:val="1"/>
          <w:u w:val="none"/>
        </w:rPr>
        <w:t>o</w:t>
      </w:r>
      <w:r>
        <w:rPr>
          <w:u w:val="none"/>
        </w:rPr>
        <w:t>ss,</w:t>
      </w:r>
      <w:r>
        <w:rPr>
          <w:spacing w:val="50"/>
          <w:u w:val="none"/>
        </w:rPr>
        <w:t xml:space="preserve"> </w:t>
      </w:r>
      <w:r>
        <w:rPr>
          <w:u w:val="none"/>
        </w:rPr>
        <w:t>a</w:t>
      </w:r>
      <w:r>
        <w:rPr>
          <w:spacing w:val="1"/>
          <w:u w:val="none"/>
        </w:rPr>
        <w:t>n</w:t>
      </w:r>
      <w:r>
        <w:rPr>
          <w:u w:val="none"/>
        </w:rPr>
        <w:t>d</w:t>
      </w:r>
      <w:r>
        <w:rPr>
          <w:w w:val="102"/>
          <w:u w:val="none"/>
        </w:rPr>
        <w:t xml:space="preserve"> </w:t>
      </w:r>
      <w:r>
        <w:rPr>
          <w:spacing w:val="1"/>
          <w:u w:val="none"/>
        </w:rPr>
        <w:t>d</w:t>
      </w:r>
      <w:r>
        <w:rPr>
          <w:u w:val="none"/>
        </w:rPr>
        <w:t>ed</w:t>
      </w:r>
      <w:r>
        <w:rPr>
          <w:spacing w:val="1"/>
          <w:u w:val="none"/>
        </w:rPr>
        <w:t>u</w:t>
      </w:r>
      <w:r>
        <w:rPr>
          <w:u w:val="none"/>
        </w:rPr>
        <w:t>cti</w:t>
      </w:r>
      <w:r>
        <w:rPr>
          <w:spacing w:val="1"/>
          <w:u w:val="none"/>
        </w:rPr>
        <w:t>o</w:t>
      </w:r>
      <w:r>
        <w:rPr>
          <w:u w:val="none"/>
        </w:rPr>
        <w:t>n</w:t>
      </w:r>
      <w:r>
        <w:rPr>
          <w:spacing w:val="48"/>
          <w:u w:val="none"/>
        </w:rPr>
        <w:t xml:space="preserve"> </w:t>
      </w:r>
      <w:r>
        <w:rPr>
          <w:spacing w:val="1"/>
          <w:u w:val="none"/>
        </w:rPr>
        <w:t>w</w:t>
      </w:r>
      <w:r>
        <w:rPr>
          <w:u w:val="none"/>
        </w:rPr>
        <w:t>ith</w:t>
      </w:r>
      <w:r>
        <w:rPr>
          <w:spacing w:val="48"/>
          <w:u w:val="none"/>
        </w:rPr>
        <w:t xml:space="preserve"> </w:t>
      </w:r>
      <w:r>
        <w:rPr>
          <w:u w:val="none"/>
        </w:rPr>
        <w:t>res</w:t>
      </w:r>
      <w:r>
        <w:rPr>
          <w:spacing w:val="1"/>
          <w:u w:val="none"/>
        </w:rPr>
        <w:t>p</w:t>
      </w:r>
      <w:r>
        <w:rPr>
          <w:u w:val="none"/>
        </w:rPr>
        <w:t>ect</w:t>
      </w:r>
      <w:r>
        <w:rPr>
          <w:spacing w:val="48"/>
          <w:u w:val="none"/>
        </w:rPr>
        <w:t xml:space="preserve"> </w:t>
      </w:r>
      <w:r>
        <w:rPr>
          <w:u w:val="none"/>
        </w:rPr>
        <w:t>to</w:t>
      </w:r>
      <w:r>
        <w:rPr>
          <w:spacing w:val="48"/>
          <w:u w:val="none"/>
        </w:rPr>
        <w:t xml:space="preserve"> </w:t>
      </w:r>
      <w:r>
        <w:rPr>
          <w:u w:val="none"/>
        </w:rPr>
        <w:t>a</w:t>
      </w:r>
      <w:r>
        <w:rPr>
          <w:spacing w:val="1"/>
          <w:u w:val="none"/>
        </w:rPr>
        <w:t>n</w:t>
      </w:r>
      <w:r>
        <w:rPr>
          <w:u w:val="none"/>
        </w:rPr>
        <w:t>y</w:t>
      </w:r>
      <w:r>
        <w:rPr>
          <w:spacing w:val="49"/>
          <w:u w:val="none"/>
        </w:rPr>
        <w:t xml:space="preserve"> </w:t>
      </w:r>
      <w:r>
        <w:rPr>
          <w:spacing w:val="1"/>
          <w:u w:val="none"/>
        </w:rPr>
        <w:t>p</w:t>
      </w:r>
      <w:r>
        <w:rPr>
          <w:u w:val="none"/>
        </w:rPr>
        <w:t>r</w:t>
      </w:r>
      <w:r>
        <w:rPr>
          <w:spacing w:val="1"/>
          <w:u w:val="none"/>
        </w:rPr>
        <w:t>op</w:t>
      </w:r>
      <w:r>
        <w:rPr>
          <w:u w:val="none"/>
        </w:rPr>
        <w:t>erty</w:t>
      </w:r>
      <w:r>
        <w:rPr>
          <w:spacing w:val="48"/>
          <w:u w:val="none"/>
        </w:rPr>
        <w:t xml:space="preserve"> </w:t>
      </w:r>
      <w:r>
        <w:rPr>
          <w:u w:val="none"/>
        </w:rPr>
        <w:t>c</w:t>
      </w:r>
      <w:r>
        <w:rPr>
          <w:spacing w:val="1"/>
          <w:u w:val="none"/>
        </w:rPr>
        <w:t>on</w:t>
      </w:r>
      <w:r>
        <w:rPr>
          <w:u w:val="none"/>
        </w:rPr>
        <w:t>tri</w:t>
      </w:r>
      <w:r>
        <w:rPr>
          <w:spacing w:val="1"/>
          <w:u w:val="none"/>
        </w:rPr>
        <w:t>bu</w:t>
      </w:r>
      <w:r>
        <w:rPr>
          <w:u w:val="none"/>
        </w:rPr>
        <w:t>ted</w:t>
      </w:r>
      <w:r>
        <w:rPr>
          <w:spacing w:val="49"/>
          <w:u w:val="none"/>
        </w:rPr>
        <w:t xml:space="preserve"> </w:t>
      </w:r>
      <w:r>
        <w:rPr>
          <w:u w:val="none"/>
        </w:rPr>
        <w:t>to</w:t>
      </w:r>
      <w:r>
        <w:rPr>
          <w:spacing w:val="48"/>
          <w:u w:val="none"/>
        </w:rPr>
        <w:t xml:space="preserve"> </w:t>
      </w:r>
      <w:r>
        <w:rPr>
          <w:u w:val="none"/>
        </w:rPr>
        <w:t>t</w:t>
      </w:r>
      <w:r>
        <w:rPr>
          <w:spacing w:val="1"/>
          <w:u w:val="none"/>
        </w:rPr>
        <w:t>h</w:t>
      </w:r>
      <w:r>
        <w:rPr>
          <w:u w:val="none"/>
        </w:rPr>
        <w:t>e</w:t>
      </w:r>
      <w:r>
        <w:rPr>
          <w:spacing w:val="48"/>
          <w:u w:val="none"/>
        </w:rPr>
        <w:t xml:space="preserve"> </w:t>
      </w:r>
      <w:r>
        <w:rPr>
          <w:u w:val="none"/>
        </w:rPr>
        <w:t>ca</w:t>
      </w:r>
      <w:r>
        <w:rPr>
          <w:spacing w:val="1"/>
          <w:u w:val="none"/>
        </w:rPr>
        <w:t>p</w:t>
      </w:r>
      <w:r>
        <w:rPr>
          <w:u w:val="none"/>
        </w:rPr>
        <w:t>ital</w:t>
      </w:r>
      <w:r>
        <w:rPr>
          <w:spacing w:val="48"/>
          <w:u w:val="none"/>
        </w:rPr>
        <w:t xml:space="preserve"> </w:t>
      </w:r>
      <w:r>
        <w:rPr>
          <w:spacing w:val="1"/>
          <w:u w:val="none"/>
        </w:rPr>
        <w:t>o</w:t>
      </w:r>
      <w:r>
        <w:rPr>
          <w:u w:val="none"/>
        </w:rPr>
        <w:t>f</w:t>
      </w:r>
      <w:r>
        <w:rPr>
          <w:spacing w:val="48"/>
          <w:u w:val="none"/>
        </w:rPr>
        <w:t xml:space="preserve"> </w:t>
      </w:r>
      <w:r>
        <w:rPr>
          <w:u w:val="none"/>
        </w:rPr>
        <w:t>t</w:t>
      </w:r>
      <w:r>
        <w:rPr>
          <w:spacing w:val="1"/>
          <w:u w:val="none"/>
        </w:rPr>
        <w:t>h</w:t>
      </w:r>
      <w:r>
        <w:rPr>
          <w:u w:val="none"/>
        </w:rPr>
        <w:t>e</w:t>
      </w:r>
      <w:r>
        <w:rPr>
          <w:spacing w:val="4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8"/>
          <w:u w:val="none"/>
        </w:rPr>
        <w:t xml:space="preserve"> </w:t>
      </w:r>
      <w:r>
        <w:rPr>
          <w:u w:val="none"/>
        </w:rPr>
        <w:t>s</w:t>
      </w:r>
      <w:r>
        <w:rPr>
          <w:spacing w:val="1"/>
          <w:u w:val="none"/>
        </w:rPr>
        <w:t>h</w:t>
      </w:r>
      <w:r>
        <w:rPr>
          <w:u w:val="none"/>
        </w:rPr>
        <w:t>all,</w:t>
      </w:r>
      <w:r>
        <w:rPr>
          <w:spacing w:val="47"/>
          <w:u w:val="none"/>
        </w:rPr>
        <w:t xml:space="preserve"> </w:t>
      </w:r>
      <w:r>
        <w:rPr>
          <w:u w:val="none"/>
        </w:rPr>
        <w:t>s</w:t>
      </w:r>
      <w:r>
        <w:rPr>
          <w:spacing w:val="1"/>
          <w:u w:val="none"/>
        </w:rPr>
        <w:t>o</w:t>
      </w:r>
      <w:r>
        <w:rPr>
          <w:u w:val="none"/>
        </w:rPr>
        <w:t>lely</w:t>
      </w:r>
      <w:r>
        <w:rPr>
          <w:spacing w:val="49"/>
          <w:u w:val="none"/>
        </w:rPr>
        <w:t xml:space="preserve"> </w:t>
      </w:r>
      <w:r>
        <w:rPr>
          <w:u w:val="none"/>
        </w:rPr>
        <w:t>f</w:t>
      </w:r>
      <w:r>
        <w:rPr>
          <w:spacing w:val="1"/>
          <w:u w:val="none"/>
        </w:rPr>
        <w:t>o</w:t>
      </w:r>
      <w:r>
        <w:rPr>
          <w:u w:val="none"/>
        </w:rPr>
        <w:t>r</w:t>
      </w:r>
      <w:r>
        <w:rPr>
          <w:spacing w:val="48"/>
          <w:u w:val="none"/>
        </w:rPr>
        <w:t xml:space="preserve"> </w:t>
      </w:r>
      <w:r>
        <w:rPr>
          <w:u w:val="none"/>
        </w:rPr>
        <w:t>tax</w:t>
      </w:r>
      <w:r>
        <w:rPr>
          <w:w w:val="102"/>
          <w:u w:val="none"/>
        </w:rPr>
        <w:t xml:space="preserve"> </w:t>
      </w:r>
      <w:r>
        <w:rPr>
          <w:spacing w:val="1"/>
          <w:u w:val="none"/>
        </w:rPr>
        <w:t>pu</w:t>
      </w:r>
      <w:r>
        <w:rPr>
          <w:u w:val="none"/>
        </w:rPr>
        <w:t>r</w:t>
      </w:r>
      <w:r>
        <w:rPr>
          <w:spacing w:val="1"/>
          <w:u w:val="none"/>
        </w:rPr>
        <w:t>po</w:t>
      </w:r>
      <w:r>
        <w:rPr>
          <w:u w:val="none"/>
        </w:rPr>
        <w:t>ses,</w:t>
      </w:r>
      <w:r>
        <w:rPr>
          <w:spacing w:val="35"/>
          <w:u w:val="none"/>
        </w:rPr>
        <w:t xml:space="preserve"> </w:t>
      </w:r>
      <w:r>
        <w:rPr>
          <w:spacing w:val="1"/>
          <w:u w:val="none"/>
        </w:rPr>
        <w:t>b</w:t>
      </w:r>
      <w:r>
        <w:rPr>
          <w:u w:val="none"/>
        </w:rPr>
        <w:t>e</w:t>
      </w:r>
      <w:r>
        <w:rPr>
          <w:spacing w:val="37"/>
          <w:u w:val="none"/>
        </w:rPr>
        <w:t xml:space="preserve"> </w:t>
      </w:r>
      <w:r>
        <w:rPr>
          <w:u w:val="none"/>
        </w:rPr>
        <w:t>all</w:t>
      </w:r>
      <w:r>
        <w:rPr>
          <w:spacing w:val="1"/>
          <w:u w:val="none"/>
        </w:rPr>
        <w:t>o</w:t>
      </w:r>
      <w:r>
        <w:rPr>
          <w:u w:val="none"/>
        </w:rPr>
        <w:t>cated</w:t>
      </w:r>
      <w:r>
        <w:rPr>
          <w:spacing w:val="37"/>
          <w:u w:val="none"/>
        </w:rPr>
        <w:t xml:space="preserve"> </w:t>
      </w:r>
      <w:r>
        <w:rPr>
          <w:u w:val="none"/>
        </w:rPr>
        <w:t>a</w:t>
      </w:r>
      <w:r>
        <w:rPr>
          <w:spacing w:val="2"/>
          <w:u w:val="none"/>
        </w:rPr>
        <w:t>m</w:t>
      </w:r>
      <w:r>
        <w:rPr>
          <w:spacing w:val="1"/>
          <w:u w:val="none"/>
        </w:rPr>
        <w:t>on</w:t>
      </w:r>
      <w:r>
        <w:rPr>
          <w:u w:val="none"/>
        </w:rPr>
        <w:t>g</w:t>
      </w:r>
      <w:r>
        <w:rPr>
          <w:spacing w:val="37"/>
          <w:u w:val="none"/>
        </w:rPr>
        <w:t xml:space="preserve"> </w:t>
      </w:r>
      <w:r>
        <w:rPr>
          <w:u w:val="none"/>
        </w:rPr>
        <w:t>t</w:t>
      </w:r>
      <w:r>
        <w:rPr>
          <w:spacing w:val="1"/>
          <w:u w:val="none"/>
        </w:rPr>
        <w:t>h</w:t>
      </w:r>
      <w:r>
        <w:rPr>
          <w:u w:val="none"/>
        </w:rPr>
        <w:t>e</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ers</w:t>
      </w:r>
      <w:r>
        <w:rPr>
          <w:spacing w:val="37"/>
          <w:u w:val="none"/>
        </w:rPr>
        <w:t xml:space="preserve"> </w:t>
      </w:r>
      <w:r>
        <w:rPr>
          <w:u w:val="none"/>
        </w:rPr>
        <w:t>so</w:t>
      </w:r>
      <w:r>
        <w:rPr>
          <w:spacing w:val="36"/>
          <w:u w:val="none"/>
        </w:rPr>
        <w:t xml:space="preserve"> </w:t>
      </w:r>
      <w:r>
        <w:rPr>
          <w:u w:val="none"/>
        </w:rPr>
        <w:t>as</w:t>
      </w:r>
      <w:r>
        <w:rPr>
          <w:spacing w:val="37"/>
          <w:u w:val="none"/>
        </w:rPr>
        <w:t xml:space="preserve"> </w:t>
      </w:r>
      <w:r>
        <w:rPr>
          <w:u w:val="none"/>
        </w:rPr>
        <w:t>to</w:t>
      </w:r>
      <w:r>
        <w:rPr>
          <w:spacing w:val="37"/>
          <w:u w:val="none"/>
        </w:rPr>
        <w:t xml:space="preserve"> </w:t>
      </w:r>
      <w:r>
        <w:rPr>
          <w:u w:val="none"/>
        </w:rPr>
        <w:t>ta</w:t>
      </w:r>
      <w:r>
        <w:rPr>
          <w:spacing w:val="1"/>
          <w:u w:val="none"/>
        </w:rPr>
        <w:t>k</w:t>
      </w:r>
      <w:r>
        <w:rPr>
          <w:u w:val="none"/>
        </w:rPr>
        <w:t>e</w:t>
      </w:r>
      <w:r>
        <w:rPr>
          <w:spacing w:val="37"/>
          <w:u w:val="none"/>
        </w:rPr>
        <w:t xml:space="preserve"> </w:t>
      </w:r>
      <w:r>
        <w:rPr>
          <w:u w:val="none"/>
        </w:rPr>
        <w:t>acc</w:t>
      </w:r>
      <w:r>
        <w:rPr>
          <w:spacing w:val="1"/>
          <w:u w:val="none"/>
        </w:rPr>
        <w:t>oun</w:t>
      </w:r>
      <w:r>
        <w:rPr>
          <w:u w:val="none"/>
        </w:rPr>
        <w:t>t</w:t>
      </w:r>
      <w:r>
        <w:rPr>
          <w:spacing w:val="36"/>
          <w:u w:val="none"/>
        </w:rPr>
        <w:t xml:space="preserve"> </w:t>
      </w:r>
      <w:r>
        <w:rPr>
          <w:spacing w:val="1"/>
          <w:u w:val="none"/>
        </w:rPr>
        <w:t>o</w:t>
      </w:r>
      <w:r>
        <w:rPr>
          <w:u w:val="none"/>
        </w:rPr>
        <w:t>f</w:t>
      </w:r>
      <w:r>
        <w:rPr>
          <w:spacing w:val="37"/>
          <w:u w:val="none"/>
        </w:rPr>
        <w:t xml:space="preserve"> </w:t>
      </w:r>
      <w:r>
        <w:rPr>
          <w:u w:val="none"/>
        </w:rPr>
        <w:t>a</w:t>
      </w:r>
      <w:r>
        <w:rPr>
          <w:spacing w:val="1"/>
          <w:u w:val="none"/>
        </w:rPr>
        <w:t>n</w:t>
      </w:r>
      <w:r>
        <w:rPr>
          <w:u w:val="none"/>
        </w:rPr>
        <w:t>y</w:t>
      </w:r>
      <w:r>
        <w:rPr>
          <w:spacing w:val="36"/>
          <w:u w:val="none"/>
        </w:rPr>
        <w:t xml:space="preserve"> </w:t>
      </w:r>
      <w:r>
        <w:rPr>
          <w:spacing w:val="1"/>
          <w:u w:val="none"/>
        </w:rPr>
        <w:t>v</w:t>
      </w:r>
      <w:r>
        <w:rPr>
          <w:u w:val="none"/>
        </w:rPr>
        <w:t>ariati</w:t>
      </w:r>
      <w:r>
        <w:rPr>
          <w:spacing w:val="1"/>
          <w:u w:val="none"/>
        </w:rPr>
        <w:t>o</w:t>
      </w:r>
      <w:r>
        <w:rPr>
          <w:u w:val="none"/>
        </w:rPr>
        <w:t>n</w:t>
      </w:r>
      <w:r>
        <w:rPr>
          <w:spacing w:val="37"/>
          <w:u w:val="none"/>
        </w:rPr>
        <w:t xml:space="preserve"> </w:t>
      </w:r>
      <w:r>
        <w:rPr>
          <w:spacing w:val="1"/>
          <w:u w:val="none"/>
        </w:rPr>
        <w:t>b</w:t>
      </w:r>
      <w:r>
        <w:rPr>
          <w:u w:val="none"/>
        </w:rPr>
        <w:t>et</w:t>
      </w:r>
      <w:r>
        <w:rPr>
          <w:spacing w:val="1"/>
          <w:u w:val="none"/>
        </w:rPr>
        <w:t>w</w:t>
      </w:r>
      <w:r>
        <w:rPr>
          <w:u w:val="none"/>
        </w:rPr>
        <w:t>een</w:t>
      </w:r>
      <w:r>
        <w:rPr>
          <w:spacing w:val="37"/>
          <w:u w:val="none"/>
        </w:rPr>
        <w:t xml:space="preserve"> </w:t>
      </w:r>
      <w:r>
        <w:rPr>
          <w:u w:val="none"/>
        </w:rPr>
        <w:t>t</w:t>
      </w:r>
      <w:r>
        <w:rPr>
          <w:spacing w:val="1"/>
          <w:u w:val="none"/>
        </w:rPr>
        <w:t>h</w:t>
      </w:r>
      <w:r>
        <w:rPr>
          <w:u w:val="none"/>
        </w:rPr>
        <w:t>e</w:t>
      </w:r>
      <w:r>
        <w:rPr>
          <w:spacing w:val="37"/>
          <w:u w:val="none"/>
        </w:rPr>
        <w:t xml:space="preserve"> </w:t>
      </w:r>
      <w:r>
        <w:rPr>
          <w:u w:val="none"/>
        </w:rPr>
        <w:t>a</w:t>
      </w:r>
      <w:r>
        <w:rPr>
          <w:spacing w:val="1"/>
          <w:u w:val="none"/>
        </w:rPr>
        <w:t>d</w:t>
      </w:r>
      <w:r>
        <w:rPr>
          <w:u w:val="none"/>
        </w:rPr>
        <w:t>j</w:t>
      </w:r>
      <w:r>
        <w:rPr>
          <w:spacing w:val="1"/>
          <w:u w:val="none"/>
        </w:rPr>
        <w:t>u</w:t>
      </w:r>
      <w:r>
        <w:rPr>
          <w:u w:val="none"/>
        </w:rPr>
        <w:t>sted</w:t>
      </w:r>
      <w:r>
        <w:rPr>
          <w:w w:val="102"/>
          <w:u w:val="none"/>
        </w:rPr>
        <w:t xml:space="preserve"> </w:t>
      </w:r>
      <w:r>
        <w:rPr>
          <w:spacing w:val="1"/>
          <w:u w:val="none"/>
        </w:rPr>
        <w:t>b</w:t>
      </w:r>
      <w:r>
        <w:rPr>
          <w:u w:val="none"/>
        </w:rPr>
        <w:t>asis</w:t>
      </w:r>
      <w:r>
        <w:rPr>
          <w:spacing w:val="29"/>
          <w:u w:val="none"/>
        </w:rPr>
        <w:t xml:space="preserve"> </w:t>
      </w:r>
      <w:r>
        <w:rPr>
          <w:spacing w:val="1"/>
          <w:u w:val="none"/>
        </w:rPr>
        <w:t>o</w:t>
      </w:r>
      <w:r>
        <w:rPr>
          <w:u w:val="none"/>
        </w:rPr>
        <w:t>f</w:t>
      </w:r>
      <w:r>
        <w:rPr>
          <w:spacing w:val="29"/>
          <w:u w:val="none"/>
        </w:rPr>
        <w:t xml:space="preserve"> </w:t>
      </w:r>
      <w:r>
        <w:rPr>
          <w:u w:val="none"/>
        </w:rPr>
        <w:t>s</w:t>
      </w:r>
      <w:r>
        <w:rPr>
          <w:spacing w:val="1"/>
          <w:u w:val="none"/>
        </w:rPr>
        <w:t>u</w:t>
      </w:r>
      <w:r>
        <w:rPr>
          <w:u w:val="none"/>
        </w:rPr>
        <w:t>ch</w:t>
      </w:r>
      <w:r>
        <w:rPr>
          <w:spacing w:val="29"/>
          <w:u w:val="none"/>
        </w:rPr>
        <w:t xml:space="preserve"> </w:t>
      </w:r>
      <w:r>
        <w:rPr>
          <w:spacing w:val="1"/>
          <w:u w:val="none"/>
        </w:rPr>
        <w:t>p</w:t>
      </w:r>
      <w:r>
        <w:rPr>
          <w:u w:val="none"/>
        </w:rPr>
        <w:t>r</w:t>
      </w:r>
      <w:r>
        <w:rPr>
          <w:spacing w:val="1"/>
          <w:u w:val="none"/>
        </w:rPr>
        <w:t>op</w:t>
      </w:r>
      <w:r>
        <w:rPr>
          <w:u w:val="none"/>
        </w:rPr>
        <w:t>erty</w:t>
      </w:r>
      <w:r>
        <w:rPr>
          <w:spacing w:val="29"/>
          <w:u w:val="none"/>
        </w:rPr>
        <w:t xml:space="preserve"> </w:t>
      </w:r>
      <w:r>
        <w:rPr>
          <w:u w:val="none"/>
        </w:rPr>
        <w:t>to</w:t>
      </w:r>
      <w:r>
        <w:rPr>
          <w:spacing w:val="29"/>
          <w:u w:val="none"/>
        </w:rPr>
        <w:t xml:space="preserve"> </w:t>
      </w:r>
      <w:r>
        <w:rPr>
          <w:u w:val="none"/>
        </w:rPr>
        <w:t>t</w:t>
      </w:r>
      <w:r>
        <w:rPr>
          <w:spacing w:val="1"/>
          <w:u w:val="none"/>
        </w:rPr>
        <w:t>h</w:t>
      </w:r>
      <w:r>
        <w:rPr>
          <w:u w:val="none"/>
        </w:rPr>
        <w:t>e</w:t>
      </w:r>
      <w:r>
        <w:rPr>
          <w:spacing w:val="2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9"/>
          <w:u w:val="none"/>
        </w:rPr>
        <w:t xml:space="preserve"> </w:t>
      </w:r>
      <w:r>
        <w:rPr>
          <w:u w:val="none"/>
        </w:rPr>
        <w:t>f</w:t>
      </w:r>
      <w:r>
        <w:rPr>
          <w:spacing w:val="1"/>
          <w:u w:val="none"/>
        </w:rPr>
        <w:t>o</w:t>
      </w:r>
      <w:r>
        <w:rPr>
          <w:u w:val="none"/>
        </w:rPr>
        <w:t>r</w:t>
      </w:r>
      <w:r>
        <w:rPr>
          <w:spacing w:val="29"/>
          <w:u w:val="none"/>
        </w:rPr>
        <w:t xml:space="preserve"> </w:t>
      </w:r>
      <w:r>
        <w:rPr>
          <w:u w:val="none"/>
        </w:rPr>
        <w:t>fe</w:t>
      </w:r>
      <w:r>
        <w:rPr>
          <w:spacing w:val="1"/>
          <w:u w:val="none"/>
        </w:rPr>
        <w:t>d</w:t>
      </w:r>
      <w:r>
        <w:rPr>
          <w:u w:val="none"/>
        </w:rPr>
        <w:t>eral</w:t>
      </w:r>
      <w:r>
        <w:rPr>
          <w:spacing w:val="29"/>
          <w:u w:val="none"/>
        </w:rPr>
        <w:t xml:space="preserve"> </w:t>
      </w:r>
      <w:r>
        <w:rPr>
          <w:u w:val="none"/>
        </w:rPr>
        <w:t>i</w:t>
      </w:r>
      <w:r>
        <w:rPr>
          <w:spacing w:val="1"/>
          <w:u w:val="none"/>
        </w:rPr>
        <w:t>n</w:t>
      </w:r>
      <w:r>
        <w:rPr>
          <w:u w:val="none"/>
        </w:rPr>
        <w:t>c</w:t>
      </w:r>
      <w:r>
        <w:rPr>
          <w:spacing w:val="1"/>
          <w:u w:val="none"/>
        </w:rPr>
        <w:t>o</w:t>
      </w:r>
      <w:r>
        <w:rPr>
          <w:u w:val="none"/>
        </w:rPr>
        <w:t>me</w:t>
      </w:r>
      <w:r>
        <w:rPr>
          <w:spacing w:val="30"/>
          <w:u w:val="none"/>
        </w:rPr>
        <w:t xml:space="preserve"> </w:t>
      </w:r>
      <w:r>
        <w:rPr>
          <w:u w:val="none"/>
        </w:rPr>
        <w:t>tax</w:t>
      </w:r>
      <w:r>
        <w:rPr>
          <w:spacing w:val="29"/>
          <w:u w:val="none"/>
        </w:rPr>
        <w:t xml:space="preserve"> </w:t>
      </w:r>
      <w:r>
        <w:rPr>
          <w:u w:val="none"/>
        </w:rPr>
        <w:t>purposes</w:t>
      </w:r>
      <w:r>
        <w:rPr>
          <w:spacing w:val="29"/>
          <w:u w:val="none"/>
        </w:rPr>
        <w:t xml:space="preserve"> </w:t>
      </w:r>
      <w:r>
        <w:rPr>
          <w:u w:val="none"/>
        </w:rPr>
        <w:t>a</w:t>
      </w:r>
      <w:r>
        <w:rPr>
          <w:spacing w:val="1"/>
          <w:u w:val="none"/>
        </w:rPr>
        <w:t>n</w:t>
      </w:r>
      <w:r>
        <w:rPr>
          <w:u w:val="none"/>
        </w:rPr>
        <w:t>d</w:t>
      </w:r>
      <w:r>
        <w:rPr>
          <w:spacing w:val="29"/>
          <w:u w:val="none"/>
        </w:rPr>
        <w:t xml:space="preserve"> </w:t>
      </w:r>
      <w:r>
        <w:rPr>
          <w:u w:val="none"/>
        </w:rPr>
        <w:t>its</w:t>
      </w:r>
      <w:r>
        <w:rPr>
          <w:spacing w:val="29"/>
          <w:u w:val="none"/>
        </w:rPr>
        <w:t xml:space="preserve"> </w:t>
      </w:r>
      <w:r>
        <w:rPr>
          <w:u w:val="none"/>
        </w:rPr>
        <w:t>initial</w:t>
      </w:r>
      <w:r>
        <w:rPr>
          <w:spacing w:val="28"/>
          <w:u w:val="none"/>
        </w:rPr>
        <w:t xml:space="preserve"> </w:t>
      </w:r>
      <w:r>
        <w:rPr>
          <w:spacing w:val="1"/>
          <w:u w:val="none"/>
        </w:rPr>
        <w:t>G</w:t>
      </w:r>
      <w:r>
        <w:rPr>
          <w:u w:val="none"/>
        </w:rPr>
        <w:t>ross</w:t>
      </w:r>
      <w:r>
        <w:rPr>
          <w:spacing w:val="29"/>
          <w:u w:val="none"/>
        </w:rPr>
        <w:t xml:space="preserve"> </w:t>
      </w:r>
      <w:r>
        <w:rPr>
          <w:spacing w:val="1"/>
          <w:u w:val="none"/>
        </w:rPr>
        <w:t>A</w:t>
      </w:r>
      <w:r>
        <w:rPr>
          <w:u w:val="none"/>
        </w:rPr>
        <w:t>sset</w:t>
      </w:r>
      <w:r>
        <w:rPr>
          <w:spacing w:val="28"/>
          <w:u w:val="none"/>
        </w:rPr>
        <w:t xml:space="preserve"> </w:t>
      </w:r>
      <w:r>
        <w:rPr>
          <w:spacing w:val="1"/>
          <w:u w:val="none"/>
        </w:rPr>
        <w:t>V</w:t>
      </w:r>
      <w:r>
        <w:rPr>
          <w:u w:val="none"/>
        </w:rPr>
        <w:t>alue</w:t>
      </w:r>
      <w:r>
        <w:rPr>
          <w:w w:val="102"/>
          <w:u w:val="none"/>
        </w:rPr>
        <w:t xml:space="preserve"> </w:t>
      </w:r>
      <w:r>
        <w:rPr>
          <w:u w:val="none"/>
        </w:rPr>
        <w:t>(c</w:t>
      </w:r>
      <w:r>
        <w:rPr>
          <w:spacing w:val="1"/>
          <w:u w:val="none"/>
        </w:rPr>
        <w:t>o</w:t>
      </w:r>
      <w:r>
        <w:rPr>
          <w:spacing w:val="2"/>
          <w:u w:val="none"/>
        </w:rPr>
        <w:t>m</w:t>
      </w:r>
      <w:r>
        <w:rPr>
          <w:spacing w:val="1"/>
          <w:u w:val="none"/>
        </w:rPr>
        <w:t>pu</w:t>
      </w:r>
      <w:r>
        <w:rPr>
          <w:u w:val="none"/>
        </w:rPr>
        <w:t>ted</w:t>
      </w:r>
      <w:r>
        <w:rPr>
          <w:spacing w:val="24"/>
          <w:u w:val="none"/>
        </w:rPr>
        <w:t xml:space="preserve"> </w:t>
      </w:r>
      <w:r>
        <w:rPr>
          <w:u w:val="none"/>
        </w:rPr>
        <w:t>in</w:t>
      </w:r>
      <w:r>
        <w:rPr>
          <w:spacing w:val="24"/>
          <w:u w:val="none"/>
        </w:rPr>
        <w:t xml:space="preserve"> </w:t>
      </w:r>
      <w:r>
        <w:rPr>
          <w:u w:val="none"/>
        </w:rPr>
        <w:t>acc</w:t>
      </w:r>
      <w:r>
        <w:rPr>
          <w:spacing w:val="1"/>
          <w:u w:val="none"/>
        </w:rPr>
        <w:t>o</w:t>
      </w:r>
      <w:r>
        <w:rPr>
          <w:u w:val="none"/>
        </w:rPr>
        <w:t>r</w:t>
      </w:r>
      <w:r>
        <w:rPr>
          <w:spacing w:val="1"/>
          <w:u w:val="none"/>
        </w:rPr>
        <w:t>d</w:t>
      </w:r>
      <w:r>
        <w:rPr>
          <w:u w:val="none"/>
        </w:rPr>
        <w:t>a</w:t>
      </w:r>
      <w:r>
        <w:rPr>
          <w:spacing w:val="1"/>
          <w:u w:val="none"/>
        </w:rPr>
        <w:t>n</w:t>
      </w:r>
      <w:r>
        <w:rPr>
          <w:u w:val="none"/>
        </w:rPr>
        <w:t>ce</w:t>
      </w:r>
      <w:r>
        <w:rPr>
          <w:spacing w:val="24"/>
          <w:u w:val="none"/>
        </w:rPr>
        <w:t xml:space="preserve"> </w:t>
      </w:r>
      <w:r>
        <w:rPr>
          <w:spacing w:val="1"/>
          <w:u w:val="none"/>
        </w:rPr>
        <w:t>w</w:t>
      </w:r>
      <w:r>
        <w:rPr>
          <w:u w:val="none"/>
        </w:rPr>
        <w:t>ith</w:t>
      </w:r>
      <w:r>
        <w:rPr>
          <w:spacing w:val="24"/>
          <w:u w:val="none"/>
        </w:rPr>
        <w:t xml:space="preserve"> </w:t>
      </w:r>
      <w:r>
        <w:rPr>
          <w:spacing w:val="1"/>
          <w:u w:val="none"/>
        </w:rPr>
        <w:t>S</w:t>
      </w:r>
      <w:r>
        <w:rPr>
          <w:u w:val="none"/>
        </w:rPr>
        <w:t>ecti</w:t>
      </w:r>
      <w:r>
        <w:rPr>
          <w:spacing w:val="1"/>
          <w:u w:val="none"/>
        </w:rPr>
        <w:t>o</w:t>
      </w:r>
      <w:r>
        <w:rPr>
          <w:u w:val="none"/>
        </w:rPr>
        <w:t>n</w:t>
      </w:r>
      <w:r>
        <w:rPr>
          <w:spacing w:val="24"/>
          <w:u w:val="none"/>
        </w:rPr>
        <w:t xml:space="preserve"> </w:t>
      </w:r>
      <w:r>
        <w:rPr>
          <w:spacing w:val="1"/>
          <w:u w:val="none"/>
        </w:rPr>
        <w:t>1</w:t>
      </w:r>
      <w:r>
        <w:rPr>
          <w:u w:val="none"/>
        </w:rPr>
        <w:t>.</w:t>
      </w:r>
      <w:r>
        <w:rPr>
          <w:spacing w:val="1"/>
          <w:u w:val="none"/>
        </w:rPr>
        <w:t>16</w:t>
      </w:r>
      <w:r>
        <w:rPr>
          <w:u w:val="none"/>
        </w:rPr>
        <w:t>.1</w:t>
      </w:r>
      <w:r>
        <w:rPr>
          <w:spacing w:val="24"/>
          <w:u w:val="none"/>
        </w:rPr>
        <w:t xml:space="preserve"> </w:t>
      </w:r>
      <w:r>
        <w:rPr>
          <w:spacing w:val="1"/>
          <w:u w:val="none"/>
        </w:rPr>
        <w:t>h</w:t>
      </w:r>
      <w:r>
        <w:rPr>
          <w:u w:val="none"/>
        </w:rPr>
        <w:t>ere</w:t>
      </w:r>
      <w:r>
        <w:rPr>
          <w:spacing w:val="1"/>
          <w:u w:val="none"/>
        </w:rPr>
        <w:t>o</w:t>
      </w:r>
      <w:r>
        <w:rPr>
          <w:u w:val="none"/>
        </w:rPr>
        <w:t>f).</w:t>
      </w:r>
    </w:p>
    <w:p w14:paraId="584DA9E6" w14:textId="77777777" w:rsidR="000C19C9" w:rsidRDefault="000C19C9">
      <w:pPr>
        <w:spacing w:before="2" w:line="240" w:lineRule="exact"/>
        <w:rPr>
          <w:sz w:val="24"/>
          <w:szCs w:val="24"/>
        </w:rPr>
      </w:pPr>
    </w:p>
    <w:p w14:paraId="367BB858" w14:textId="77777777" w:rsidR="000C19C9" w:rsidRDefault="00D3642A">
      <w:pPr>
        <w:pStyle w:val="BodyText"/>
        <w:numPr>
          <w:ilvl w:val="1"/>
          <w:numId w:val="1"/>
        </w:numPr>
        <w:tabs>
          <w:tab w:val="left" w:pos="1544"/>
        </w:tabs>
        <w:spacing w:line="251" w:lineRule="auto"/>
        <w:ind w:right="115" w:firstLine="720"/>
        <w:jc w:val="both"/>
        <w:rPr>
          <w:u w:val="none"/>
        </w:rPr>
      </w:pPr>
      <w:r>
        <w:rPr>
          <w:rFonts w:cs="Times New Roman"/>
          <w:b/>
          <w:bCs/>
          <w:spacing w:val="1"/>
          <w:u w:color="000000"/>
        </w:rPr>
        <w:t>AD</w:t>
      </w:r>
      <w:r>
        <w:rPr>
          <w:rFonts w:cs="Times New Roman"/>
          <w:b/>
          <w:bCs/>
          <w:u w:color="000000"/>
        </w:rPr>
        <w:t>J</w:t>
      </w:r>
      <w:r>
        <w:rPr>
          <w:rFonts w:cs="Times New Roman"/>
          <w:b/>
          <w:bCs/>
          <w:spacing w:val="1"/>
          <w:u w:color="000000"/>
        </w:rPr>
        <w:t>UST</w:t>
      </w:r>
      <w:r>
        <w:rPr>
          <w:rFonts w:cs="Times New Roman"/>
          <w:b/>
          <w:bCs/>
          <w:spacing w:val="2"/>
          <w:u w:color="000000"/>
        </w:rPr>
        <w:t>M</w:t>
      </w:r>
      <w:r>
        <w:rPr>
          <w:rFonts w:cs="Times New Roman"/>
          <w:b/>
          <w:bCs/>
          <w:spacing w:val="1"/>
          <w:u w:color="000000"/>
        </w:rPr>
        <w:t>ENT</w:t>
      </w:r>
      <w:r>
        <w:rPr>
          <w:rFonts w:cs="Times New Roman"/>
          <w:b/>
          <w:bCs/>
          <w:spacing w:val="35"/>
          <w:u w:color="000000"/>
        </w:rPr>
        <w:t xml:space="preserve"> </w:t>
      </w:r>
      <w:r>
        <w:rPr>
          <w:rFonts w:cs="Times New Roman"/>
          <w:b/>
          <w:bCs/>
          <w:spacing w:val="1"/>
          <w:u w:color="000000"/>
        </w:rPr>
        <w:t>T</w:t>
      </w:r>
      <w:r>
        <w:rPr>
          <w:rFonts w:cs="Times New Roman"/>
          <w:b/>
          <w:bCs/>
          <w:u w:color="000000"/>
        </w:rPr>
        <w:t>O</w:t>
      </w:r>
      <w:r>
        <w:rPr>
          <w:rFonts w:cs="Times New Roman"/>
          <w:b/>
          <w:bCs/>
          <w:spacing w:val="40"/>
          <w:u w:color="000000"/>
        </w:rPr>
        <w:t xml:space="preserve"> </w:t>
      </w:r>
      <w:r>
        <w:rPr>
          <w:rFonts w:cs="Times New Roman"/>
          <w:b/>
          <w:bCs/>
          <w:spacing w:val="2"/>
          <w:u w:color="000000"/>
        </w:rPr>
        <w:t>G</w:t>
      </w:r>
      <w:r>
        <w:rPr>
          <w:rFonts w:cs="Times New Roman"/>
          <w:b/>
          <w:bCs/>
          <w:spacing w:val="1"/>
          <w:u w:color="000000"/>
        </w:rPr>
        <w:t>R</w:t>
      </w:r>
      <w:r>
        <w:rPr>
          <w:rFonts w:cs="Times New Roman"/>
          <w:b/>
          <w:bCs/>
          <w:spacing w:val="2"/>
          <w:u w:color="000000"/>
        </w:rPr>
        <w:t>O</w:t>
      </w:r>
      <w:r>
        <w:rPr>
          <w:rFonts w:cs="Times New Roman"/>
          <w:b/>
          <w:bCs/>
          <w:spacing w:val="1"/>
          <w:u w:color="000000"/>
        </w:rPr>
        <w:t>S</w:t>
      </w:r>
      <w:r>
        <w:rPr>
          <w:rFonts w:cs="Times New Roman"/>
          <w:b/>
          <w:bCs/>
          <w:u w:color="000000"/>
        </w:rPr>
        <w:t>S</w:t>
      </w:r>
      <w:r>
        <w:rPr>
          <w:rFonts w:cs="Times New Roman"/>
          <w:b/>
          <w:bCs/>
          <w:spacing w:val="38"/>
          <w:u w:color="000000"/>
        </w:rPr>
        <w:t xml:space="preserve"> </w:t>
      </w:r>
      <w:r>
        <w:rPr>
          <w:rFonts w:cs="Times New Roman"/>
          <w:b/>
          <w:bCs/>
          <w:spacing w:val="1"/>
          <w:u w:color="000000"/>
        </w:rPr>
        <w:t>ASSE</w:t>
      </w:r>
      <w:r>
        <w:rPr>
          <w:rFonts w:cs="Times New Roman"/>
          <w:b/>
          <w:bCs/>
          <w:u w:color="000000"/>
        </w:rPr>
        <w:t>T</w:t>
      </w:r>
      <w:r>
        <w:rPr>
          <w:rFonts w:cs="Times New Roman"/>
          <w:b/>
          <w:bCs/>
          <w:spacing w:val="39"/>
          <w:u w:color="000000"/>
        </w:rPr>
        <w:t xml:space="preserve"> </w:t>
      </w:r>
      <w:r>
        <w:rPr>
          <w:rFonts w:cs="Times New Roman"/>
          <w:b/>
          <w:bCs/>
          <w:spacing w:val="2"/>
          <w:u w:color="000000"/>
        </w:rPr>
        <w:t>V</w:t>
      </w:r>
      <w:r>
        <w:rPr>
          <w:rFonts w:cs="Times New Roman"/>
          <w:b/>
          <w:bCs/>
          <w:spacing w:val="1"/>
          <w:u w:color="000000"/>
        </w:rPr>
        <w:t>ALU</w:t>
      </w:r>
      <w:r>
        <w:rPr>
          <w:rFonts w:cs="Times New Roman"/>
          <w:b/>
          <w:bCs/>
          <w:u w:color="000000"/>
        </w:rPr>
        <w:t>E</w:t>
      </w:r>
      <w:r>
        <w:rPr>
          <w:rFonts w:cs="Times New Roman"/>
          <w:b/>
          <w:bCs/>
          <w:u w:val="none"/>
        </w:rPr>
        <w:t>.</w:t>
      </w:r>
      <w:r>
        <w:rPr>
          <w:rFonts w:cs="Times New Roman"/>
          <w:b/>
          <w:bCs/>
          <w:spacing w:val="38"/>
          <w:u w:val="none"/>
        </w:rPr>
        <w:t xml:space="preserve"> </w:t>
      </w:r>
      <w:r>
        <w:rPr>
          <w:u w:val="none"/>
        </w:rPr>
        <w:t>In</w:t>
      </w:r>
      <w:r>
        <w:rPr>
          <w:spacing w:val="39"/>
          <w:u w:val="none"/>
        </w:rPr>
        <w:t xml:space="preserve"> </w:t>
      </w:r>
      <w:r>
        <w:rPr>
          <w:u w:val="none"/>
        </w:rPr>
        <w:t>t</w:t>
      </w:r>
      <w:r>
        <w:rPr>
          <w:spacing w:val="1"/>
          <w:u w:val="none"/>
        </w:rPr>
        <w:t>h</w:t>
      </w:r>
      <w:r>
        <w:rPr>
          <w:u w:val="none"/>
        </w:rPr>
        <w:t>e</w:t>
      </w:r>
      <w:r>
        <w:rPr>
          <w:spacing w:val="38"/>
          <w:u w:val="none"/>
        </w:rPr>
        <w:t xml:space="preserve"> </w:t>
      </w:r>
      <w:r>
        <w:rPr>
          <w:u w:val="none"/>
        </w:rPr>
        <w:t>e</w:t>
      </w:r>
      <w:r>
        <w:rPr>
          <w:spacing w:val="1"/>
          <w:u w:val="none"/>
        </w:rPr>
        <w:t>v</w:t>
      </w:r>
      <w:r>
        <w:rPr>
          <w:u w:val="none"/>
        </w:rPr>
        <w:t>e</w:t>
      </w:r>
      <w:r>
        <w:rPr>
          <w:spacing w:val="1"/>
          <w:u w:val="none"/>
        </w:rPr>
        <w:t>n</w:t>
      </w:r>
      <w:r>
        <w:rPr>
          <w:u w:val="none"/>
        </w:rPr>
        <w:t>t</w:t>
      </w:r>
      <w:r>
        <w:rPr>
          <w:spacing w:val="38"/>
          <w:u w:val="none"/>
        </w:rPr>
        <w:t xml:space="preserve"> </w:t>
      </w:r>
      <w:r>
        <w:rPr>
          <w:u w:val="none"/>
        </w:rPr>
        <w:t>t</w:t>
      </w:r>
      <w:r>
        <w:rPr>
          <w:spacing w:val="1"/>
          <w:u w:val="none"/>
        </w:rPr>
        <w:t>h</w:t>
      </w:r>
      <w:r>
        <w:rPr>
          <w:u w:val="none"/>
        </w:rPr>
        <w:t>e</w:t>
      </w:r>
      <w:r>
        <w:rPr>
          <w:spacing w:val="39"/>
          <w:u w:val="none"/>
        </w:rPr>
        <w:t xml:space="preserve"> </w:t>
      </w:r>
      <w:r>
        <w:rPr>
          <w:spacing w:val="1"/>
          <w:u w:val="none"/>
        </w:rPr>
        <w:t>G</w:t>
      </w:r>
      <w:r>
        <w:rPr>
          <w:u w:val="none"/>
        </w:rPr>
        <w:t>r</w:t>
      </w:r>
      <w:r>
        <w:rPr>
          <w:spacing w:val="1"/>
          <w:u w:val="none"/>
        </w:rPr>
        <w:t>o</w:t>
      </w:r>
      <w:r>
        <w:rPr>
          <w:u w:val="none"/>
        </w:rPr>
        <w:t>ss</w:t>
      </w:r>
      <w:r>
        <w:rPr>
          <w:spacing w:val="37"/>
          <w:u w:val="none"/>
        </w:rPr>
        <w:t xml:space="preserve"> </w:t>
      </w:r>
      <w:r>
        <w:rPr>
          <w:spacing w:val="1"/>
          <w:u w:val="none"/>
        </w:rPr>
        <w:t>A</w:t>
      </w:r>
      <w:r>
        <w:rPr>
          <w:u w:val="none"/>
        </w:rPr>
        <w:t>sset</w:t>
      </w:r>
      <w:r>
        <w:rPr>
          <w:spacing w:val="38"/>
          <w:u w:val="none"/>
        </w:rPr>
        <w:t xml:space="preserve"> </w:t>
      </w:r>
      <w:r>
        <w:rPr>
          <w:spacing w:val="1"/>
          <w:u w:val="none"/>
        </w:rPr>
        <w:t>V</w:t>
      </w:r>
      <w:r>
        <w:rPr>
          <w:u w:val="none"/>
        </w:rPr>
        <w:t>al</w:t>
      </w:r>
      <w:r>
        <w:rPr>
          <w:spacing w:val="1"/>
          <w:u w:val="none"/>
        </w:rPr>
        <w:t>u</w:t>
      </w:r>
      <w:r>
        <w:rPr>
          <w:u w:val="none"/>
        </w:rPr>
        <w:t>e</w:t>
      </w:r>
      <w:r>
        <w:rPr>
          <w:spacing w:val="39"/>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22"/>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21"/>
          <w:u w:val="none"/>
        </w:rPr>
        <w:t xml:space="preserve"> </w:t>
      </w:r>
      <w:r>
        <w:rPr>
          <w:spacing w:val="1"/>
          <w:u w:val="none"/>
        </w:rPr>
        <w:t>A</w:t>
      </w:r>
      <w:r>
        <w:rPr>
          <w:u w:val="none"/>
        </w:rPr>
        <w:t>sset</w:t>
      </w:r>
      <w:r>
        <w:rPr>
          <w:spacing w:val="21"/>
          <w:u w:val="none"/>
        </w:rPr>
        <w:t xml:space="preserve"> </w:t>
      </w:r>
      <w:r>
        <w:rPr>
          <w:u w:val="none"/>
        </w:rPr>
        <w:t>is</w:t>
      </w:r>
      <w:r>
        <w:rPr>
          <w:spacing w:val="22"/>
          <w:u w:val="none"/>
        </w:rPr>
        <w:t xml:space="preserve"> </w:t>
      </w:r>
      <w:r>
        <w:rPr>
          <w:u w:val="none"/>
        </w:rPr>
        <w:t>a</w:t>
      </w:r>
      <w:r>
        <w:rPr>
          <w:spacing w:val="1"/>
          <w:u w:val="none"/>
        </w:rPr>
        <w:t>d</w:t>
      </w:r>
      <w:r>
        <w:rPr>
          <w:u w:val="none"/>
        </w:rPr>
        <w:t>j</w:t>
      </w:r>
      <w:r>
        <w:rPr>
          <w:spacing w:val="1"/>
          <w:u w:val="none"/>
        </w:rPr>
        <w:t>u</w:t>
      </w:r>
      <w:r>
        <w:rPr>
          <w:u w:val="none"/>
        </w:rPr>
        <w:t>sted</w:t>
      </w:r>
      <w:r>
        <w:rPr>
          <w:spacing w:val="22"/>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1"/>
          <w:u w:val="none"/>
        </w:rPr>
        <w:t xml:space="preserve"> </w:t>
      </w:r>
      <w:r>
        <w:rPr>
          <w:u w:val="none"/>
        </w:rPr>
        <w:t>to</w:t>
      </w:r>
      <w:r>
        <w:rPr>
          <w:spacing w:val="22"/>
          <w:u w:val="none"/>
        </w:rPr>
        <w:t xml:space="preserve"> </w:t>
      </w:r>
      <w:r>
        <w:rPr>
          <w:spacing w:val="1"/>
          <w:u w:val="none"/>
        </w:rPr>
        <w:t>S</w:t>
      </w:r>
      <w:r>
        <w:rPr>
          <w:u w:val="none"/>
        </w:rPr>
        <w:t>ecti</w:t>
      </w:r>
      <w:r>
        <w:rPr>
          <w:spacing w:val="1"/>
          <w:u w:val="none"/>
        </w:rPr>
        <w:t>o</w:t>
      </w:r>
      <w:r>
        <w:rPr>
          <w:u w:val="none"/>
        </w:rPr>
        <w:t>n</w:t>
      </w:r>
      <w:r>
        <w:rPr>
          <w:spacing w:val="22"/>
          <w:u w:val="none"/>
        </w:rPr>
        <w:t xml:space="preserve"> </w:t>
      </w:r>
      <w:r>
        <w:rPr>
          <w:spacing w:val="1"/>
          <w:u w:val="none"/>
        </w:rPr>
        <w:t>1</w:t>
      </w:r>
      <w:r>
        <w:rPr>
          <w:u w:val="none"/>
        </w:rPr>
        <w:t>.</w:t>
      </w:r>
      <w:r>
        <w:rPr>
          <w:spacing w:val="1"/>
          <w:u w:val="none"/>
        </w:rPr>
        <w:t>16</w:t>
      </w:r>
      <w:r>
        <w:rPr>
          <w:u w:val="none"/>
        </w:rPr>
        <w:t>.2</w:t>
      </w:r>
      <w:r>
        <w:rPr>
          <w:spacing w:val="22"/>
          <w:u w:val="none"/>
        </w:rPr>
        <w:t xml:space="preserve"> </w:t>
      </w:r>
      <w:r>
        <w:rPr>
          <w:spacing w:val="1"/>
          <w:u w:val="none"/>
        </w:rPr>
        <w:t>h</w:t>
      </w:r>
      <w:r>
        <w:rPr>
          <w:u w:val="none"/>
        </w:rPr>
        <w:t>ere</w:t>
      </w:r>
      <w:r>
        <w:rPr>
          <w:spacing w:val="1"/>
          <w:u w:val="none"/>
        </w:rPr>
        <w:t>o</w:t>
      </w:r>
      <w:r>
        <w:rPr>
          <w:u w:val="none"/>
        </w:rPr>
        <w:t>f,</w:t>
      </w:r>
      <w:r>
        <w:rPr>
          <w:spacing w:val="21"/>
          <w:u w:val="none"/>
        </w:rPr>
        <w:t xml:space="preserve"> </w:t>
      </w:r>
      <w:r>
        <w:rPr>
          <w:u w:val="none"/>
        </w:rPr>
        <w:t>s</w:t>
      </w:r>
      <w:r>
        <w:rPr>
          <w:spacing w:val="1"/>
          <w:u w:val="none"/>
        </w:rPr>
        <w:t>ub</w:t>
      </w:r>
      <w:r>
        <w:rPr>
          <w:u w:val="none"/>
        </w:rPr>
        <w:t>se</w:t>
      </w:r>
      <w:r>
        <w:rPr>
          <w:spacing w:val="1"/>
          <w:u w:val="none"/>
        </w:rPr>
        <w:t>qu</w:t>
      </w:r>
      <w:r>
        <w:rPr>
          <w:u w:val="none"/>
        </w:rPr>
        <w:t>e</w:t>
      </w:r>
      <w:r>
        <w:rPr>
          <w:spacing w:val="1"/>
          <w:u w:val="none"/>
        </w:rPr>
        <w:t>n</w:t>
      </w:r>
      <w:r>
        <w:rPr>
          <w:u w:val="none"/>
        </w:rPr>
        <w:t>t</w:t>
      </w:r>
      <w:r>
        <w:rPr>
          <w:spacing w:val="20"/>
          <w:u w:val="none"/>
        </w:rPr>
        <w:t xml:space="preserve"> </w:t>
      </w:r>
      <w:r>
        <w:rPr>
          <w:u w:val="none"/>
        </w:rPr>
        <w:t>all</w:t>
      </w:r>
      <w:r>
        <w:rPr>
          <w:spacing w:val="1"/>
          <w:u w:val="none"/>
        </w:rPr>
        <w:t>o</w:t>
      </w:r>
      <w:r>
        <w:rPr>
          <w:u w:val="none"/>
        </w:rPr>
        <w:t>cati</w:t>
      </w:r>
      <w:r>
        <w:rPr>
          <w:spacing w:val="1"/>
          <w:u w:val="none"/>
        </w:rPr>
        <w:t>o</w:t>
      </w:r>
      <w:r>
        <w:rPr>
          <w:u w:val="none"/>
        </w:rPr>
        <w:t>ns</w:t>
      </w:r>
      <w:r>
        <w:rPr>
          <w:spacing w:val="22"/>
          <w:u w:val="none"/>
        </w:rPr>
        <w:t xml:space="preserve"> </w:t>
      </w:r>
      <w:r>
        <w:rPr>
          <w:u w:val="none"/>
        </w:rPr>
        <w:t>of</w:t>
      </w:r>
      <w:r>
        <w:rPr>
          <w:spacing w:val="22"/>
          <w:u w:val="none"/>
        </w:rPr>
        <w:t xml:space="preserve"> </w:t>
      </w:r>
      <w:r>
        <w:rPr>
          <w:u w:val="none"/>
        </w:rPr>
        <w:t>i</w:t>
      </w:r>
      <w:r>
        <w:rPr>
          <w:spacing w:val="1"/>
          <w:u w:val="none"/>
        </w:rPr>
        <w:t>n</w:t>
      </w:r>
      <w:r>
        <w:rPr>
          <w:u w:val="none"/>
        </w:rPr>
        <w:t>co</w:t>
      </w:r>
      <w:r>
        <w:rPr>
          <w:spacing w:val="2"/>
          <w:u w:val="none"/>
        </w:rPr>
        <w:t>m</w:t>
      </w:r>
      <w:r>
        <w:rPr>
          <w:u w:val="none"/>
        </w:rPr>
        <w:t>e,</w:t>
      </w:r>
      <w:r>
        <w:rPr>
          <w:spacing w:val="21"/>
          <w:u w:val="none"/>
        </w:rPr>
        <w:t xml:space="preserve"> </w:t>
      </w:r>
      <w:r>
        <w:rPr>
          <w:u w:val="none"/>
        </w:rPr>
        <w:t>gai</w:t>
      </w:r>
      <w:r>
        <w:rPr>
          <w:spacing w:val="1"/>
          <w:u w:val="none"/>
        </w:rPr>
        <w:t>n</w:t>
      </w:r>
      <w:r>
        <w:rPr>
          <w:u w:val="none"/>
        </w:rPr>
        <w:t>,</w:t>
      </w:r>
      <w:r>
        <w:rPr>
          <w:w w:val="102"/>
          <w:u w:val="none"/>
        </w:rPr>
        <w:t xml:space="preserve"> </w:t>
      </w:r>
      <w:r>
        <w:rPr>
          <w:u w:val="none"/>
        </w:rPr>
        <w:t>l</w:t>
      </w:r>
      <w:r>
        <w:rPr>
          <w:spacing w:val="1"/>
          <w:u w:val="none"/>
        </w:rPr>
        <w:t>o</w:t>
      </w:r>
      <w:r>
        <w:rPr>
          <w:u w:val="none"/>
        </w:rPr>
        <w:t>ss,</w:t>
      </w:r>
      <w:r>
        <w:rPr>
          <w:spacing w:val="41"/>
          <w:u w:val="none"/>
        </w:rPr>
        <w:t xml:space="preserve"> </w:t>
      </w:r>
      <w:r>
        <w:rPr>
          <w:u w:val="none"/>
        </w:rPr>
        <w:t>and</w:t>
      </w:r>
      <w:r>
        <w:rPr>
          <w:spacing w:val="42"/>
          <w:u w:val="none"/>
        </w:rPr>
        <w:t xml:space="preserve"> </w:t>
      </w:r>
      <w:r>
        <w:rPr>
          <w:spacing w:val="1"/>
          <w:u w:val="none"/>
        </w:rPr>
        <w:t>d</w:t>
      </w:r>
      <w:r>
        <w:rPr>
          <w:u w:val="none"/>
        </w:rPr>
        <w:t>e</w:t>
      </w:r>
      <w:r>
        <w:rPr>
          <w:spacing w:val="1"/>
          <w:u w:val="none"/>
        </w:rPr>
        <w:t>du</w:t>
      </w:r>
      <w:r>
        <w:rPr>
          <w:u w:val="none"/>
        </w:rPr>
        <w:t>cti</w:t>
      </w:r>
      <w:r>
        <w:rPr>
          <w:spacing w:val="1"/>
          <w:u w:val="none"/>
        </w:rPr>
        <w:t>o</w:t>
      </w:r>
      <w:r>
        <w:rPr>
          <w:u w:val="none"/>
        </w:rPr>
        <w:t>n</w:t>
      </w:r>
      <w:r>
        <w:rPr>
          <w:spacing w:val="41"/>
          <w:u w:val="none"/>
        </w:rPr>
        <w:t xml:space="preserve"> </w:t>
      </w:r>
      <w:r>
        <w:rPr>
          <w:spacing w:val="1"/>
          <w:u w:val="none"/>
        </w:rPr>
        <w:t>w</w:t>
      </w:r>
      <w:r>
        <w:rPr>
          <w:u w:val="none"/>
        </w:rPr>
        <w:t>ith</w:t>
      </w:r>
      <w:r>
        <w:rPr>
          <w:spacing w:val="41"/>
          <w:u w:val="none"/>
        </w:rPr>
        <w:t xml:space="preserve"> </w:t>
      </w:r>
      <w:r>
        <w:rPr>
          <w:u w:val="none"/>
        </w:rPr>
        <w:t>res</w:t>
      </w:r>
      <w:r>
        <w:rPr>
          <w:spacing w:val="1"/>
          <w:u w:val="none"/>
        </w:rPr>
        <w:t>p</w:t>
      </w:r>
      <w:r>
        <w:rPr>
          <w:u w:val="none"/>
        </w:rPr>
        <w:t>ect</w:t>
      </w:r>
      <w:r>
        <w:rPr>
          <w:spacing w:val="41"/>
          <w:u w:val="none"/>
        </w:rPr>
        <w:t xml:space="preserve"> </w:t>
      </w:r>
      <w:r>
        <w:rPr>
          <w:u w:val="none"/>
        </w:rPr>
        <w:t>to</w:t>
      </w:r>
      <w:r>
        <w:rPr>
          <w:spacing w:val="41"/>
          <w:u w:val="none"/>
        </w:rPr>
        <w:t xml:space="preserve"> </w:t>
      </w:r>
      <w:r>
        <w:rPr>
          <w:u w:val="none"/>
        </w:rPr>
        <w:t>s</w:t>
      </w:r>
      <w:r>
        <w:rPr>
          <w:spacing w:val="1"/>
          <w:u w:val="none"/>
        </w:rPr>
        <w:t>u</w:t>
      </w:r>
      <w:r>
        <w:rPr>
          <w:u w:val="none"/>
        </w:rPr>
        <w:t>ch</w:t>
      </w:r>
      <w:r>
        <w:rPr>
          <w:spacing w:val="42"/>
          <w:u w:val="none"/>
        </w:rPr>
        <w:t xml:space="preserve"> </w:t>
      </w:r>
      <w:r>
        <w:rPr>
          <w:u w:val="none"/>
        </w:rPr>
        <w:t>asset</w:t>
      </w:r>
      <w:r>
        <w:rPr>
          <w:spacing w:val="40"/>
          <w:u w:val="none"/>
        </w:rPr>
        <w:t xml:space="preserve"> </w:t>
      </w:r>
      <w:r>
        <w:rPr>
          <w:u w:val="none"/>
        </w:rPr>
        <w:t>s</w:t>
      </w:r>
      <w:r>
        <w:rPr>
          <w:spacing w:val="1"/>
          <w:u w:val="none"/>
        </w:rPr>
        <w:t>h</w:t>
      </w:r>
      <w:r>
        <w:rPr>
          <w:u w:val="none"/>
        </w:rPr>
        <w:t>all</w:t>
      </w:r>
      <w:r>
        <w:rPr>
          <w:spacing w:val="40"/>
          <w:u w:val="none"/>
        </w:rPr>
        <w:t xml:space="preserve"> </w:t>
      </w:r>
      <w:r>
        <w:rPr>
          <w:u w:val="none"/>
        </w:rPr>
        <w:t>ta</w:t>
      </w:r>
      <w:r>
        <w:rPr>
          <w:spacing w:val="1"/>
          <w:u w:val="none"/>
        </w:rPr>
        <w:t>k</w:t>
      </w:r>
      <w:r>
        <w:rPr>
          <w:u w:val="none"/>
        </w:rPr>
        <w:t>e</w:t>
      </w:r>
      <w:r>
        <w:rPr>
          <w:spacing w:val="42"/>
          <w:u w:val="none"/>
        </w:rPr>
        <w:t xml:space="preserve"> </w:t>
      </w:r>
      <w:r>
        <w:rPr>
          <w:u w:val="none"/>
        </w:rPr>
        <w:t>acc</w:t>
      </w:r>
      <w:r>
        <w:rPr>
          <w:spacing w:val="1"/>
          <w:u w:val="none"/>
        </w:rPr>
        <w:t>oun</w:t>
      </w:r>
      <w:r>
        <w:rPr>
          <w:u w:val="none"/>
        </w:rPr>
        <w:t>t</w:t>
      </w:r>
      <w:r>
        <w:rPr>
          <w:spacing w:val="40"/>
          <w:u w:val="none"/>
        </w:rPr>
        <w:t xml:space="preserve"> </w:t>
      </w:r>
      <w:r>
        <w:rPr>
          <w:spacing w:val="1"/>
          <w:u w:val="none"/>
        </w:rPr>
        <w:t>o</w:t>
      </w:r>
      <w:r>
        <w:rPr>
          <w:u w:val="none"/>
        </w:rPr>
        <w:t>f</w:t>
      </w:r>
      <w:r>
        <w:rPr>
          <w:spacing w:val="42"/>
          <w:u w:val="none"/>
        </w:rPr>
        <w:t xml:space="preserve"> </w:t>
      </w:r>
      <w:r>
        <w:rPr>
          <w:u w:val="none"/>
        </w:rPr>
        <w:t>a</w:t>
      </w:r>
      <w:r>
        <w:rPr>
          <w:spacing w:val="1"/>
          <w:u w:val="none"/>
        </w:rPr>
        <w:t>n</w:t>
      </w:r>
      <w:r>
        <w:rPr>
          <w:u w:val="none"/>
        </w:rPr>
        <w:t>y</w:t>
      </w:r>
      <w:r>
        <w:rPr>
          <w:spacing w:val="41"/>
          <w:u w:val="none"/>
        </w:rPr>
        <w:t xml:space="preserve"> </w:t>
      </w:r>
      <w:r>
        <w:rPr>
          <w:spacing w:val="1"/>
          <w:u w:val="none"/>
        </w:rPr>
        <w:t>v</w:t>
      </w:r>
      <w:r>
        <w:rPr>
          <w:u w:val="none"/>
        </w:rPr>
        <w:t>ariati</w:t>
      </w:r>
      <w:r>
        <w:rPr>
          <w:spacing w:val="1"/>
          <w:u w:val="none"/>
        </w:rPr>
        <w:t>o</w:t>
      </w:r>
      <w:r>
        <w:rPr>
          <w:u w:val="none"/>
        </w:rPr>
        <w:t>n</w:t>
      </w:r>
      <w:r>
        <w:rPr>
          <w:spacing w:val="42"/>
          <w:u w:val="none"/>
        </w:rPr>
        <w:t xml:space="preserve"> </w:t>
      </w:r>
      <w:r>
        <w:rPr>
          <w:spacing w:val="1"/>
          <w:u w:val="none"/>
        </w:rPr>
        <w:t>b</w:t>
      </w:r>
      <w:r>
        <w:rPr>
          <w:u w:val="none"/>
        </w:rPr>
        <w:t>et</w:t>
      </w:r>
      <w:r>
        <w:rPr>
          <w:spacing w:val="1"/>
          <w:u w:val="none"/>
        </w:rPr>
        <w:t>w</w:t>
      </w:r>
      <w:r>
        <w:rPr>
          <w:u w:val="none"/>
        </w:rPr>
        <w:t>een</w:t>
      </w:r>
      <w:r>
        <w:rPr>
          <w:spacing w:val="41"/>
          <w:u w:val="none"/>
        </w:rPr>
        <w:t xml:space="preserve"> </w:t>
      </w:r>
      <w:r>
        <w:rPr>
          <w:u w:val="none"/>
        </w:rPr>
        <w:t>t</w:t>
      </w:r>
      <w:r>
        <w:rPr>
          <w:spacing w:val="1"/>
          <w:u w:val="none"/>
        </w:rPr>
        <w:t>h</w:t>
      </w:r>
      <w:r>
        <w:rPr>
          <w:u w:val="none"/>
        </w:rPr>
        <w:t>e</w:t>
      </w:r>
      <w:r>
        <w:rPr>
          <w:spacing w:val="42"/>
          <w:u w:val="none"/>
        </w:rPr>
        <w:t xml:space="preserve"> </w:t>
      </w:r>
      <w:r>
        <w:rPr>
          <w:u w:val="none"/>
        </w:rPr>
        <w:t>a</w:t>
      </w:r>
      <w:r>
        <w:rPr>
          <w:spacing w:val="1"/>
          <w:u w:val="none"/>
        </w:rPr>
        <w:t>d</w:t>
      </w:r>
      <w:r>
        <w:rPr>
          <w:u w:val="none"/>
        </w:rPr>
        <w:t>j</w:t>
      </w:r>
      <w:r>
        <w:rPr>
          <w:spacing w:val="1"/>
          <w:u w:val="none"/>
        </w:rPr>
        <w:t>u</w:t>
      </w:r>
      <w:r>
        <w:rPr>
          <w:u w:val="none"/>
        </w:rPr>
        <w:t>sted</w:t>
      </w:r>
      <w:r>
        <w:rPr>
          <w:w w:val="102"/>
          <w:u w:val="none"/>
        </w:rPr>
        <w:t xml:space="preserve"> </w:t>
      </w:r>
      <w:r>
        <w:rPr>
          <w:spacing w:val="1"/>
          <w:u w:val="none"/>
        </w:rPr>
        <w:t>b</w:t>
      </w:r>
      <w:r>
        <w:rPr>
          <w:u w:val="none"/>
        </w:rPr>
        <w:t>asis</w:t>
      </w:r>
      <w:r>
        <w:rPr>
          <w:spacing w:val="14"/>
          <w:u w:val="none"/>
        </w:rPr>
        <w:t xml:space="preserve"> </w:t>
      </w:r>
      <w:r>
        <w:rPr>
          <w:spacing w:val="1"/>
          <w:u w:val="none"/>
        </w:rPr>
        <w:t>o</w:t>
      </w:r>
      <w:r>
        <w:rPr>
          <w:u w:val="none"/>
        </w:rPr>
        <w:t>f</w:t>
      </w:r>
      <w:r>
        <w:rPr>
          <w:spacing w:val="15"/>
          <w:u w:val="none"/>
        </w:rPr>
        <w:t xml:space="preserve"> </w:t>
      </w:r>
      <w:r>
        <w:rPr>
          <w:u w:val="none"/>
        </w:rPr>
        <w:t>s</w:t>
      </w:r>
      <w:r>
        <w:rPr>
          <w:spacing w:val="1"/>
          <w:u w:val="none"/>
        </w:rPr>
        <w:t>u</w:t>
      </w:r>
      <w:r>
        <w:rPr>
          <w:u w:val="none"/>
        </w:rPr>
        <w:t>ch</w:t>
      </w:r>
      <w:r>
        <w:rPr>
          <w:spacing w:val="15"/>
          <w:u w:val="none"/>
        </w:rPr>
        <w:t xml:space="preserve"> </w:t>
      </w:r>
      <w:r>
        <w:rPr>
          <w:u w:val="none"/>
        </w:rPr>
        <w:t>asset</w:t>
      </w:r>
      <w:r>
        <w:rPr>
          <w:spacing w:val="14"/>
          <w:u w:val="none"/>
        </w:rPr>
        <w:t xml:space="preserve"> </w:t>
      </w:r>
      <w:r>
        <w:rPr>
          <w:u w:val="none"/>
        </w:rPr>
        <w:t>f</w:t>
      </w:r>
      <w:r>
        <w:rPr>
          <w:spacing w:val="1"/>
          <w:u w:val="none"/>
        </w:rPr>
        <w:t>o</w:t>
      </w:r>
      <w:r>
        <w:rPr>
          <w:u w:val="none"/>
        </w:rPr>
        <w:t>r</w:t>
      </w:r>
      <w:r>
        <w:rPr>
          <w:spacing w:val="13"/>
          <w:u w:val="none"/>
        </w:rPr>
        <w:t xml:space="preserve"> </w:t>
      </w:r>
      <w:r>
        <w:rPr>
          <w:u w:val="none"/>
        </w:rPr>
        <w:t>fe</w:t>
      </w:r>
      <w:r>
        <w:rPr>
          <w:spacing w:val="1"/>
          <w:u w:val="none"/>
        </w:rPr>
        <w:t>d</w:t>
      </w:r>
      <w:r>
        <w:rPr>
          <w:u w:val="none"/>
        </w:rPr>
        <w:t>eral</w:t>
      </w:r>
      <w:r>
        <w:rPr>
          <w:spacing w:val="14"/>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14"/>
          <w:u w:val="none"/>
        </w:rPr>
        <w:t xml:space="preserve"> </w:t>
      </w:r>
      <w:r>
        <w:rPr>
          <w:u w:val="none"/>
        </w:rPr>
        <w:t>tax</w:t>
      </w:r>
      <w:r>
        <w:rPr>
          <w:spacing w:val="15"/>
          <w:u w:val="none"/>
        </w:rPr>
        <w:t xml:space="preserve"> </w:t>
      </w:r>
      <w:r>
        <w:rPr>
          <w:spacing w:val="1"/>
          <w:u w:val="none"/>
        </w:rPr>
        <w:t>pu</w:t>
      </w:r>
      <w:r>
        <w:rPr>
          <w:u w:val="none"/>
        </w:rPr>
        <w:t>r</w:t>
      </w:r>
      <w:r>
        <w:rPr>
          <w:spacing w:val="1"/>
          <w:u w:val="none"/>
        </w:rPr>
        <w:t>po</w:t>
      </w:r>
      <w:r>
        <w:rPr>
          <w:u w:val="none"/>
        </w:rPr>
        <w:t>ses</w:t>
      </w:r>
      <w:r>
        <w:rPr>
          <w:spacing w:val="15"/>
          <w:u w:val="none"/>
        </w:rPr>
        <w:t xml:space="preserve"> </w:t>
      </w:r>
      <w:r>
        <w:rPr>
          <w:u w:val="none"/>
        </w:rPr>
        <w:t>a</w:t>
      </w:r>
      <w:r>
        <w:rPr>
          <w:spacing w:val="1"/>
          <w:u w:val="none"/>
        </w:rPr>
        <w:t>n</w:t>
      </w:r>
      <w:r>
        <w:rPr>
          <w:u w:val="none"/>
        </w:rPr>
        <w:t>d</w:t>
      </w:r>
      <w:r>
        <w:rPr>
          <w:spacing w:val="15"/>
          <w:u w:val="none"/>
        </w:rPr>
        <w:t xml:space="preserve"> </w:t>
      </w:r>
      <w:r>
        <w:rPr>
          <w:u w:val="none"/>
        </w:rPr>
        <w:t>its</w:t>
      </w:r>
      <w:r>
        <w:rPr>
          <w:spacing w:val="15"/>
          <w:u w:val="none"/>
        </w:rPr>
        <w:t xml:space="preserve"> </w:t>
      </w:r>
      <w:r>
        <w:rPr>
          <w:spacing w:val="1"/>
          <w:u w:val="none"/>
        </w:rPr>
        <w:t>G</w:t>
      </w:r>
      <w:r>
        <w:rPr>
          <w:u w:val="none"/>
        </w:rPr>
        <w:t>r</w:t>
      </w:r>
      <w:r>
        <w:rPr>
          <w:spacing w:val="1"/>
          <w:u w:val="none"/>
        </w:rPr>
        <w:t>o</w:t>
      </w:r>
      <w:r>
        <w:rPr>
          <w:u w:val="none"/>
        </w:rPr>
        <w:t>ss</w:t>
      </w:r>
      <w:r>
        <w:rPr>
          <w:spacing w:val="14"/>
          <w:u w:val="none"/>
        </w:rPr>
        <w:t xml:space="preserve"> </w:t>
      </w:r>
      <w:r>
        <w:rPr>
          <w:spacing w:val="1"/>
          <w:u w:val="none"/>
        </w:rPr>
        <w:t>A</w:t>
      </w:r>
      <w:r>
        <w:rPr>
          <w:u w:val="none"/>
        </w:rPr>
        <w:t>sset</w:t>
      </w:r>
      <w:r>
        <w:rPr>
          <w:spacing w:val="14"/>
          <w:u w:val="none"/>
        </w:rPr>
        <w:t xml:space="preserve"> </w:t>
      </w:r>
      <w:r>
        <w:rPr>
          <w:spacing w:val="1"/>
          <w:u w:val="none"/>
        </w:rPr>
        <w:t>V</w:t>
      </w:r>
      <w:r>
        <w:rPr>
          <w:u w:val="none"/>
        </w:rPr>
        <w:t>al</w:t>
      </w:r>
      <w:r>
        <w:rPr>
          <w:spacing w:val="1"/>
          <w:u w:val="none"/>
        </w:rPr>
        <w:t>u</w:t>
      </w:r>
      <w:r>
        <w:rPr>
          <w:u w:val="none"/>
        </w:rPr>
        <w:t>e</w:t>
      </w:r>
      <w:r>
        <w:rPr>
          <w:spacing w:val="15"/>
          <w:u w:val="none"/>
        </w:rPr>
        <w:t xml:space="preserve"> </w:t>
      </w:r>
      <w:r>
        <w:rPr>
          <w:u w:val="none"/>
        </w:rPr>
        <w:t>in</w:t>
      </w:r>
      <w:r>
        <w:rPr>
          <w:spacing w:val="15"/>
          <w:u w:val="none"/>
        </w:rPr>
        <w:t xml:space="preserve"> </w:t>
      </w:r>
      <w:r>
        <w:rPr>
          <w:u w:val="none"/>
        </w:rPr>
        <w:t>t</w:t>
      </w:r>
      <w:r>
        <w:rPr>
          <w:spacing w:val="1"/>
          <w:u w:val="none"/>
        </w:rPr>
        <w:t>h</w:t>
      </w:r>
      <w:r>
        <w:rPr>
          <w:u w:val="none"/>
        </w:rPr>
        <w:t>e</w:t>
      </w:r>
      <w:r>
        <w:rPr>
          <w:spacing w:val="14"/>
          <w:u w:val="none"/>
        </w:rPr>
        <w:t xml:space="preserve"> </w:t>
      </w:r>
      <w:r>
        <w:rPr>
          <w:u w:val="none"/>
        </w:rPr>
        <w:t>sa</w:t>
      </w:r>
      <w:r>
        <w:rPr>
          <w:spacing w:val="2"/>
          <w:u w:val="none"/>
        </w:rPr>
        <w:t>m</w:t>
      </w:r>
      <w:r>
        <w:rPr>
          <w:u w:val="none"/>
        </w:rPr>
        <w:t>e</w:t>
      </w:r>
      <w:r>
        <w:rPr>
          <w:spacing w:val="15"/>
          <w:u w:val="none"/>
        </w:rPr>
        <w:t xml:space="preserve"> </w:t>
      </w:r>
      <w:r>
        <w:rPr>
          <w:spacing w:val="2"/>
          <w:u w:val="none"/>
        </w:rPr>
        <w:t>m</w:t>
      </w:r>
      <w:r>
        <w:rPr>
          <w:u w:val="none"/>
        </w:rPr>
        <w:t>a</w:t>
      </w:r>
      <w:r>
        <w:rPr>
          <w:spacing w:val="1"/>
          <w:u w:val="none"/>
        </w:rPr>
        <w:t>nn</w:t>
      </w:r>
      <w:r>
        <w:rPr>
          <w:u w:val="none"/>
        </w:rPr>
        <w:t>er</w:t>
      </w:r>
      <w:r>
        <w:rPr>
          <w:spacing w:val="14"/>
          <w:u w:val="none"/>
        </w:rPr>
        <w:t xml:space="preserve"> </w:t>
      </w:r>
      <w:r>
        <w:rPr>
          <w:u w:val="none"/>
        </w:rPr>
        <w:t>as</w:t>
      </w:r>
      <w:r>
        <w:rPr>
          <w:spacing w:val="15"/>
          <w:u w:val="none"/>
        </w:rPr>
        <w:t xml:space="preserve"> </w:t>
      </w:r>
      <w:r>
        <w:rPr>
          <w:spacing w:val="1"/>
          <w:u w:val="none"/>
        </w:rPr>
        <w:t>und</w:t>
      </w:r>
      <w:r>
        <w:rPr>
          <w:u w:val="none"/>
        </w:rPr>
        <w:t>er</w:t>
      </w:r>
      <w:r>
        <w:rPr>
          <w:w w:val="102"/>
          <w:u w:val="none"/>
        </w:rPr>
        <w:t xml:space="preserve"> </w:t>
      </w:r>
      <w:r>
        <w:rPr>
          <w:spacing w:val="1"/>
          <w:u w:val="none"/>
        </w:rPr>
        <w:t>Cod</w:t>
      </w:r>
      <w:r>
        <w:rPr>
          <w:u w:val="none"/>
        </w:rPr>
        <w:t>e</w:t>
      </w:r>
      <w:r>
        <w:rPr>
          <w:spacing w:val="24"/>
          <w:u w:val="none"/>
        </w:rPr>
        <w:t xml:space="preserve"> </w:t>
      </w:r>
      <w:r>
        <w:rPr>
          <w:spacing w:val="1"/>
          <w:u w:val="none"/>
        </w:rPr>
        <w:t>S</w:t>
      </w:r>
      <w:r>
        <w:rPr>
          <w:u w:val="none"/>
        </w:rPr>
        <w:t>ecti</w:t>
      </w:r>
      <w:r>
        <w:rPr>
          <w:spacing w:val="1"/>
          <w:u w:val="none"/>
        </w:rPr>
        <w:t>o</w:t>
      </w:r>
      <w:r>
        <w:rPr>
          <w:u w:val="none"/>
        </w:rPr>
        <w:t>n</w:t>
      </w:r>
      <w:r>
        <w:rPr>
          <w:spacing w:val="24"/>
          <w:u w:val="none"/>
        </w:rPr>
        <w:t xml:space="preserve"> </w:t>
      </w:r>
      <w:r>
        <w:rPr>
          <w:spacing w:val="1"/>
          <w:u w:val="none"/>
        </w:rPr>
        <w:t>704</w:t>
      </w:r>
      <w:r>
        <w:rPr>
          <w:u w:val="none"/>
        </w:rPr>
        <w:t>(c)</w:t>
      </w:r>
      <w:r>
        <w:rPr>
          <w:spacing w:val="23"/>
          <w:u w:val="none"/>
        </w:rPr>
        <w:t xml:space="preserve"> </w:t>
      </w:r>
      <w:r>
        <w:rPr>
          <w:u w:val="none"/>
        </w:rPr>
        <w:t>a</w:t>
      </w:r>
      <w:r>
        <w:rPr>
          <w:spacing w:val="1"/>
          <w:u w:val="none"/>
        </w:rPr>
        <w:t>n</w:t>
      </w:r>
      <w:r>
        <w:rPr>
          <w:u w:val="none"/>
        </w:rPr>
        <w:t>d</w:t>
      </w:r>
      <w:r>
        <w:rPr>
          <w:spacing w:val="24"/>
          <w:u w:val="none"/>
        </w:rPr>
        <w:t xml:space="preserve"> </w:t>
      </w:r>
      <w:r>
        <w:rPr>
          <w:u w:val="none"/>
        </w:rPr>
        <w:t>t</w:t>
      </w:r>
      <w:r>
        <w:rPr>
          <w:spacing w:val="1"/>
          <w:u w:val="none"/>
        </w:rPr>
        <w:t>h</w:t>
      </w:r>
      <w:r>
        <w:rPr>
          <w:u w:val="none"/>
        </w:rPr>
        <w:t>e</w:t>
      </w:r>
      <w:r>
        <w:rPr>
          <w:spacing w:val="24"/>
          <w:u w:val="none"/>
        </w:rPr>
        <w:t xml:space="preserve"> </w:t>
      </w:r>
      <w:r>
        <w:rPr>
          <w:spacing w:val="1"/>
          <w:u w:val="none"/>
        </w:rPr>
        <w:t>R</w:t>
      </w:r>
      <w:r>
        <w:rPr>
          <w:u w:val="none"/>
        </w:rPr>
        <w:t>e</w:t>
      </w:r>
      <w:r>
        <w:rPr>
          <w:spacing w:val="1"/>
          <w:u w:val="none"/>
        </w:rPr>
        <w:t>gu</w:t>
      </w:r>
      <w:r>
        <w:rPr>
          <w:u w:val="none"/>
        </w:rPr>
        <w:t>lati</w:t>
      </w:r>
      <w:r>
        <w:rPr>
          <w:spacing w:val="1"/>
          <w:u w:val="none"/>
        </w:rPr>
        <w:t>o</w:t>
      </w:r>
      <w:r>
        <w:rPr>
          <w:u w:val="none"/>
        </w:rPr>
        <w:t>ns</w:t>
      </w:r>
      <w:r>
        <w:rPr>
          <w:spacing w:val="24"/>
          <w:u w:val="none"/>
        </w:rPr>
        <w:t xml:space="preserve"> </w:t>
      </w:r>
      <w:r>
        <w:rPr>
          <w:u w:val="none"/>
        </w:rPr>
        <w:t>t</w:t>
      </w:r>
      <w:r>
        <w:rPr>
          <w:spacing w:val="1"/>
          <w:u w:val="none"/>
        </w:rPr>
        <w:t>h</w:t>
      </w:r>
      <w:r>
        <w:rPr>
          <w:u w:val="none"/>
        </w:rPr>
        <w:t>ereunder.</w:t>
      </w:r>
    </w:p>
    <w:p w14:paraId="435BCF00" w14:textId="77777777" w:rsidR="000C19C9" w:rsidRDefault="000C19C9">
      <w:pPr>
        <w:spacing w:before="17" w:line="220" w:lineRule="exact"/>
      </w:pPr>
    </w:p>
    <w:p w14:paraId="34211455" w14:textId="77777777" w:rsidR="000C19C9" w:rsidRDefault="00D3642A">
      <w:pPr>
        <w:pStyle w:val="BodyText"/>
        <w:numPr>
          <w:ilvl w:val="1"/>
          <w:numId w:val="1"/>
        </w:numPr>
        <w:tabs>
          <w:tab w:val="left" w:pos="1544"/>
        </w:tabs>
        <w:spacing w:line="252" w:lineRule="auto"/>
        <w:ind w:right="113" w:firstLine="720"/>
        <w:jc w:val="both"/>
        <w:rPr>
          <w:u w:val="none"/>
        </w:rPr>
      </w:pPr>
      <w:r>
        <w:rPr>
          <w:rFonts w:cs="Times New Roman"/>
          <w:b/>
          <w:bCs/>
          <w:spacing w:val="2"/>
          <w:u w:color="000000"/>
        </w:rPr>
        <w:t>M</w:t>
      </w:r>
      <w:r>
        <w:rPr>
          <w:rFonts w:cs="Times New Roman"/>
          <w:b/>
          <w:bCs/>
          <w:spacing w:val="1"/>
          <w:u w:color="000000"/>
        </w:rPr>
        <w:t>ANA</w:t>
      </w:r>
      <w:r>
        <w:rPr>
          <w:rFonts w:cs="Times New Roman"/>
          <w:b/>
          <w:bCs/>
          <w:spacing w:val="2"/>
          <w:u w:color="000000"/>
        </w:rPr>
        <w:t>G</w:t>
      </w:r>
      <w:r>
        <w:rPr>
          <w:rFonts w:cs="Times New Roman"/>
          <w:b/>
          <w:bCs/>
          <w:u w:color="000000"/>
        </w:rPr>
        <w:t>I</w:t>
      </w:r>
      <w:r>
        <w:rPr>
          <w:rFonts w:cs="Times New Roman"/>
          <w:b/>
          <w:bCs/>
          <w:spacing w:val="1"/>
          <w:u w:color="000000"/>
        </w:rPr>
        <w:t>N</w:t>
      </w:r>
      <w:r>
        <w:rPr>
          <w:rFonts w:cs="Times New Roman"/>
          <w:b/>
          <w:bCs/>
          <w:u w:color="000000"/>
        </w:rPr>
        <w:t>G</w:t>
      </w:r>
      <w:r>
        <w:rPr>
          <w:rFonts w:cs="Times New Roman"/>
          <w:b/>
          <w:bCs/>
          <w:spacing w:val="39"/>
          <w:u w:color="000000"/>
        </w:rPr>
        <w:t xml:space="preserve"> </w:t>
      </w:r>
      <w:r>
        <w:rPr>
          <w:rFonts w:cs="Times New Roman"/>
          <w:b/>
          <w:bCs/>
          <w:spacing w:val="2"/>
          <w:u w:color="000000"/>
        </w:rPr>
        <w:t>M</w:t>
      </w:r>
      <w:r>
        <w:rPr>
          <w:rFonts w:cs="Times New Roman"/>
          <w:b/>
          <w:bCs/>
          <w:spacing w:val="1"/>
          <w:u w:color="000000"/>
        </w:rPr>
        <w:t>E</w:t>
      </w:r>
      <w:r>
        <w:rPr>
          <w:rFonts w:cs="Times New Roman"/>
          <w:b/>
          <w:bCs/>
          <w:spacing w:val="2"/>
          <w:u w:color="000000"/>
        </w:rPr>
        <w:t>M</w:t>
      </w:r>
      <w:r>
        <w:rPr>
          <w:rFonts w:cs="Times New Roman"/>
          <w:b/>
          <w:bCs/>
          <w:spacing w:val="1"/>
          <w:u w:color="000000"/>
        </w:rPr>
        <w:t>BE</w:t>
      </w:r>
      <w:r>
        <w:rPr>
          <w:rFonts w:cs="Times New Roman"/>
          <w:b/>
          <w:bCs/>
          <w:spacing w:val="2"/>
          <w:u w:color="000000"/>
        </w:rPr>
        <w:t>R</w:t>
      </w:r>
      <w:r>
        <w:rPr>
          <w:rFonts w:cs="Times New Roman"/>
          <w:b/>
          <w:bCs/>
          <w:u w:color="000000"/>
        </w:rPr>
        <w:t>’S</w:t>
      </w:r>
      <w:r>
        <w:rPr>
          <w:rFonts w:cs="Times New Roman"/>
          <w:b/>
          <w:bCs/>
          <w:spacing w:val="39"/>
          <w:u w:color="000000"/>
        </w:rPr>
        <w:t xml:space="preserve"> </w:t>
      </w:r>
      <w:r>
        <w:rPr>
          <w:rFonts w:cs="Times New Roman"/>
          <w:b/>
          <w:bCs/>
          <w:spacing w:val="1"/>
          <w:u w:color="000000"/>
        </w:rPr>
        <w:t>ELECT</w:t>
      </w:r>
      <w:r>
        <w:rPr>
          <w:rFonts w:cs="Times New Roman"/>
          <w:b/>
          <w:bCs/>
          <w:u w:color="000000"/>
        </w:rPr>
        <w:t>I</w:t>
      </w:r>
      <w:r>
        <w:rPr>
          <w:rFonts w:cs="Times New Roman"/>
          <w:b/>
          <w:bCs/>
          <w:spacing w:val="2"/>
          <w:u w:color="000000"/>
        </w:rPr>
        <w:t>O</w:t>
      </w:r>
      <w:r>
        <w:rPr>
          <w:rFonts w:cs="Times New Roman"/>
          <w:b/>
          <w:bCs/>
          <w:spacing w:val="1"/>
          <w:u w:color="000000"/>
        </w:rPr>
        <w:t>NS</w:t>
      </w:r>
      <w:r>
        <w:rPr>
          <w:rFonts w:cs="Times New Roman"/>
          <w:b/>
          <w:bCs/>
          <w:u w:val="none"/>
        </w:rPr>
        <w:t>.</w:t>
      </w:r>
      <w:r>
        <w:rPr>
          <w:rFonts w:cs="Times New Roman"/>
          <w:b/>
          <w:bCs/>
          <w:spacing w:val="38"/>
          <w:u w:val="none"/>
        </w:rPr>
        <w:t xml:space="preserve"> </w:t>
      </w:r>
      <w:r>
        <w:rPr>
          <w:spacing w:val="1"/>
          <w:u w:val="none"/>
        </w:rPr>
        <w:t>An</w:t>
      </w:r>
      <w:r>
        <w:rPr>
          <w:u w:val="none"/>
        </w:rPr>
        <w:t>y</w:t>
      </w:r>
      <w:r>
        <w:rPr>
          <w:spacing w:val="39"/>
          <w:u w:val="none"/>
        </w:rPr>
        <w:t xml:space="preserve"> </w:t>
      </w:r>
      <w:r>
        <w:rPr>
          <w:u w:val="none"/>
        </w:rPr>
        <w:t>electi</w:t>
      </w:r>
      <w:r>
        <w:rPr>
          <w:spacing w:val="1"/>
          <w:u w:val="none"/>
        </w:rPr>
        <w:t>on</w:t>
      </w:r>
      <w:r>
        <w:rPr>
          <w:u w:val="none"/>
        </w:rPr>
        <w:t>s</w:t>
      </w:r>
      <w:r>
        <w:rPr>
          <w:spacing w:val="38"/>
          <w:u w:val="none"/>
        </w:rPr>
        <w:t xml:space="preserve"> </w:t>
      </w:r>
      <w:r>
        <w:rPr>
          <w:spacing w:val="1"/>
          <w:u w:val="none"/>
        </w:rPr>
        <w:t>o</w:t>
      </w:r>
      <w:r>
        <w:rPr>
          <w:u w:val="none"/>
        </w:rPr>
        <w:t>r</w:t>
      </w:r>
      <w:r>
        <w:rPr>
          <w:spacing w:val="39"/>
          <w:u w:val="none"/>
        </w:rPr>
        <w:t xml:space="preserve"> </w:t>
      </w:r>
      <w:r>
        <w:rPr>
          <w:spacing w:val="1"/>
          <w:u w:val="none"/>
        </w:rPr>
        <w:t>o</w:t>
      </w:r>
      <w:r>
        <w:rPr>
          <w:u w:val="none"/>
        </w:rPr>
        <w:t>t</w:t>
      </w:r>
      <w:r>
        <w:rPr>
          <w:spacing w:val="1"/>
          <w:u w:val="none"/>
        </w:rPr>
        <w:t>h</w:t>
      </w:r>
      <w:r>
        <w:rPr>
          <w:u w:val="none"/>
        </w:rPr>
        <w:t>er</w:t>
      </w:r>
      <w:r>
        <w:rPr>
          <w:spacing w:val="39"/>
          <w:u w:val="none"/>
        </w:rPr>
        <w:t xml:space="preserve"> </w:t>
      </w:r>
      <w:r>
        <w:rPr>
          <w:spacing w:val="1"/>
          <w:u w:val="none"/>
        </w:rPr>
        <w:t>d</w:t>
      </w:r>
      <w:r>
        <w:rPr>
          <w:u w:val="none"/>
        </w:rPr>
        <w:t>ecisi</w:t>
      </w:r>
      <w:r>
        <w:rPr>
          <w:spacing w:val="1"/>
          <w:u w:val="none"/>
        </w:rPr>
        <w:t>on</w:t>
      </w:r>
      <w:r>
        <w:rPr>
          <w:u w:val="none"/>
        </w:rPr>
        <w:t>s</w:t>
      </w:r>
      <w:r>
        <w:rPr>
          <w:spacing w:val="39"/>
          <w:u w:val="none"/>
        </w:rPr>
        <w:t xml:space="preserve"> </w:t>
      </w:r>
      <w:r>
        <w:rPr>
          <w:u w:val="none"/>
        </w:rPr>
        <w:t>relati</w:t>
      </w:r>
      <w:r>
        <w:rPr>
          <w:spacing w:val="1"/>
          <w:u w:val="none"/>
        </w:rPr>
        <w:t>n</w:t>
      </w:r>
      <w:r>
        <w:rPr>
          <w:u w:val="none"/>
        </w:rPr>
        <w:t>g</w:t>
      </w:r>
      <w:r>
        <w:rPr>
          <w:spacing w:val="38"/>
          <w:u w:val="none"/>
        </w:rPr>
        <w:t xml:space="preserve"> </w:t>
      </w:r>
      <w:r>
        <w:rPr>
          <w:u w:val="none"/>
        </w:rPr>
        <w:t>to</w:t>
      </w:r>
      <w:r>
        <w:rPr>
          <w:w w:val="102"/>
          <w:u w:val="none"/>
        </w:rPr>
        <w:t xml:space="preserve"> </w:t>
      </w:r>
      <w:r>
        <w:rPr>
          <w:u w:val="none"/>
        </w:rPr>
        <w:t>s</w:t>
      </w:r>
      <w:r>
        <w:rPr>
          <w:spacing w:val="1"/>
          <w:u w:val="none"/>
        </w:rPr>
        <w:t>u</w:t>
      </w:r>
      <w:r>
        <w:rPr>
          <w:u w:val="none"/>
        </w:rPr>
        <w:t>ch</w:t>
      </w:r>
      <w:r>
        <w:rPr>
          <w:spacing w:val="5"/>
          <w:u w:val="none"/>
        </w:rPr>
        <w:t xml:space="preserve"> </w:t>
      </w:r>
      <w:r>
        <w:rPr>
          <w:u w:val="none"/>
        </w:rPr>
        <w:t>all</w:t>
      </w:r>
      <w:r>
        <w:rPr>
          <w:spacing w:val="1"/>
          <w:u w:val="none"/>
        </w:rPr>
        <w:t>o</w:t>
      </w:r>
      <w:r>
        <w:rPr>
          <w:u w:val="none"/>
        </w:rPr>
        <w:t>cati</w:t>
      </w:r>
      <w:r>
        <w:rPr>
          <w:spacing w:val="1"/>
          <w:u w:val="none"/>
        </w:rPr>
        <w:t>on</w:t>
      </w:r>
      <w:r>
        <w:rPr>
          <w:u w:val="none"/>
        </w:rPr>
        <w:t>s</w:t>
      </w:r>
      <w:r>
        <w:rPr>
          <w:spacing w:val="4"/>
          <w:u w:val="none"/>
        </w:rPr>
        <w:t xml:space="preserve"> </w:t>
      </w:r>
      <w:r>
        <w:rPr>
          <w:u w:val="none"/>
        </w:rPr>
        <w:t>s</w:t>
      </w:r>
      <w:r>
        <w:rPr>
          <w:spacing w:val="1"/>
          <w:u w:val="none"/>
        </w:rPr>
        <w:t>h</w:t>
      </w:r>
      <w:r>
        <w:rPr>
          <w:u w:val="none"/>
        </w:rPr>
        <w:t>all</w:t>
      </w:r>
      <w:r>
        <w:rPr>
          <w:spacing w:val="5"/>
          <w:u w:val="none"/>
        </w:rPr>
        <w:t xml:space="preserve"> </w:t>
      </w:r>
      <w:r>
        <w:rPr>
          <w:spacing w:val="1"/>
          <w:u w:val="none"/>
        </w:rPr>
        <w:t>b</w:t>
      </w:r>
      <w:r>
        <w:rPr>
          <w:u w:val="none"/>
        </w:rPr>
        <w:t>e</w:t>
      </w:r>
      <w:r>
        <w:rPr>
          <w:spacing w:val="4"/>
          <w:u w:val="none"/>
        </w:rPr>
        <w:t xml:space="preserve"> </w:t>
      </w:r>
      <w:r>
        <w:rPr>
          <w:spacing w:val="2"/>
          <w:u w:val="none"/>
        </w:rPr>
        <w:t>m</w:t>
      </w:r>
      <w:r>
        <w:rPr>
          <w:u w:val="none"/>
        </w:rPr>
        <w:t>a</w:t>
      </w:r>
      <w:r>
        <w:rPr>
          <w:spacing w:val="1"/>
          <w:u w:val="none"/>
        </w:rPr>
        <w:t>d</w:t>
      </w:r>
      <w:r>
        <w:rPr>
          <w:u w:val="none"/>
        </w:rPr>
        <w:t>e</w:t>
      </w:r>
      <w:r>
        <w:rPr>
          <w:spacing w:val="6"/>
          <w:u w:val="none"/>
        </w:rPr>
        <w:t xml:space="preserve"> </w:t>
      </w:r>
      <w:r>
        <w:rPr>
          <w:spacing w:val="1"/>
          <w:u w:val="none"/>
        </w:rPr>
        <w:t>b</w:t>
      </w:r>
      <w:r>
        <w:rPr>
          <w:u w:val="none"/>
        </w:rPr>
        <w:t>y</w:t>
      </w:r>
      <w:r>
        <w:rPr>
          <w:spacing w:val="5"/>
          <w:u w:val="none"/>
        </w:rPr>
        <w:t xml:space="preserve"> </w:t>
      </w:r>
      <w:r>
        <w:rPr>
          <w:u w:val="none"/>
        </w:rPr>
        <w:t>t</w:t>
      </w:r>
      <w:r>
        <w:rPr>
          <w:spacing w:val="1"/>
          <w:u w:val="none"/>
        </w:rPr>
        <w:t>h</w:t>
      </w:r>
      <w:r>
        <w:rPr>
          <w:u w:val="none"/>
        </w:rPr>
        <w:t>e</w:t>
      </w:r>
      <w:r>
        <w:rPr>
          <w:spacing w:val="6"/>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5"/>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5"/>
          <w:u w:val="none"/>
        </w:rPr>
        <w:t xml:space="preserve"> </w:t>
      </w:r>
      <w:r>
        <w:rPr>
          <w:u w:val="none"/>
        </w:rPr>
        <w:t>in</w:t>
      </w:r>
      <w:r>
        <w:rPr>
          <w:spacing w:val="5"/>
          <w:u w:val="none"/>
        </w:rPr>
        <w:t xml:space="preserve"> </w:t>
      </w:r>
      <w:r>
        <w:rPr>
          <w:u w:val="none"/>
        </w:rPr>
        <w:t xml:space="preserve">any </w:t>
      </w:r>
      <w:r>
        <w:rPr>
          <w:spacing w:val="6"/>
          <w:u w:val="none"/>
        </w:rPr>
        <w:t xml:space="preserve"> </w:t>
      </w:r>
      <w:r>
        <w:rPr>
          <w:spacing w:val="2"/>
          <w:u w:val="none"/>
        </w:rPr>
        <w:t>m</w:t>
      </w:r>
      <w:r>
        <w:rPr>
          <w:u w:val="none"/>
        </w:rPr>
        <w:t xml:space="preserve">anner </w:t>
      </w:r>
      <w:r>
        <w:rPr>
          <w:spacing w:val="4"/>
          <w:u w:val="none"/>
        </w:rPr>
        <w:t xml:space="preserve"> </w:t>
      </w:r>
      <w:r>
        <w:rPr>
          <w:u w:val="none"/>
        </w:rPr>
        <w:t>t</w:t>
      </w:r>
      <w:r>
        <w:rPr>
          <w:spacing w:val="1"/>
          <w:u w:val="none"/>
        </w:rPr>
        <w:t>h</w:t>
      </w:r>
      <w:r>
        <w:rPr>
          <w:u w:val="none"/>
        </w:rPr>
        <w:t xml:space="preserve">at </w:t>
      </w:r>
      <w:r>
        <w:rPr>
          <w:spacing w:val="5"/>
          <w:u w:val="none"/>
        </w:rPr>
        <w:t xml:space="preserve"> </w:t>
      </w:r>
      <w:r>
        <w:rPr>
          <w:u w:val="none"/>
        </w:rPr>
        <w:t xml:space="preserve">reasonably </w:t>
      </w:r>
      <w:r>
        <w:rPr>
          <w:spacing w:val="5"/>
          <w:u w:val="none"/>
        </w:rPr>
        <w:t xml:space="preserve"> </w:t>
      </w:r>
      <w:r>
        <w:rPr>
          <w:u w:val="none"/>
        </w:rPr>
        <w:t xml:space="preserve">reflects </w:t>
      </w:r>
      <w:r>
        <w:rPr>
          <w:spacing w:val="6"/>
          <w:u w:val="none"/>
        </w:rPr>
        <w:t xml:space="preserve"> </w:t>
      </w:r>
      <w:r>
        <w:rPr>
          <w:u w:val="none"/>
        </w:rPr>
        <w:t>t</w:t>
      </w:r>
      <w:r>
        <w:rPr>
          <w:spacing w:val="1"/>
          <w:u w:val="none"/>
        </w:rPr>
        <w:t>h</w:t>
      </w:r>
      <w:r>
        <w:rPr>
          <w:u w:val="none"/>
        </w:rPr>
        <w:t>e</w:t>
      </w:r>
      <w:r>
        <w:rPr>
          <w:w w:val="102"/>
          <w:u w:val="none"/>
        </w:rPr>
        <w:t xml:space="preserve"> </w:t>
      </w:r>
      <w:r>
        <w:rPr>
          <w:spacing w:val="1"/>
          <w:u w:val="none"/>
        </w:rPr>
        <w:t>pu</w:t>
      </w:r>
      <w:r>
        <w:rPr>
          <w:u w:val="none"/>
        </w:rPr>
        <w:t>r</w:t>
      </w:r>
      <w:r>
        <w:rPr>
          <w:spacing w:val="1"/>
          <w:u w:val="none"/>
        </w:rPr>
        <w:t>po</w:t>
      </w:r>
      <w:r>
        <w:rPr>
          <w:u w:val="none"/>
        </w:rPr>
        <w:t>se</w:t>
      </w:r>
      <w:r>
        <w:rPr>
          <w:spacing w:val="23"/>
          <w:u w:val="none"/>
        </w:rPr>
        <w:t xml:space="preserve"> </w:t>
      </w:r>
      <w:r>
        <w:rPr>
          <w:u w:val="none"/>
        </w:rPr>
        <w:t>a</w:t>
      </w:r>
      <w:r>
        <w:rPr>
          <w:spacing w:val="1"/>
          <w:u w:val="none"/>
        </w:rPr>
        <w:t>n</w:t>
      </w:r>
      <w:r>
        <w:rPr>
          <w:u w:val="none"/>
        </w:rPr>
        <w:t>d</w:t>
      </w:r>
      <w:r>
        <w:rPr>
          <w:spacing w:val="23"/>
          <w:u w:val="none"/>
        </w:rPr>
        <w:t xml:space="preserve"> </w:t>
      </w:r>
      <w:r>
        <w:rPr>
          <w:u w:val="none"/>
        </w:rPr>
        <w:t>i</w:t>
      </w:r>
      <w:r>
        <w:rPr>
          <w:spacing w:val="1"/>
          <w:u w:val="none"/>
        </w:rPr>
        <w:t>n</w:t>
      </w:r>
      <w:r>
        <w:rPr>
          <w:u w:val="none"/>
        </w:rPr>
        <w:t>te</w:t>
      </w:r>
      <w:r>
        <w:rPr>
          <w:spacing w:val="1"/>
          <w:u w:val="none"/>
        </w:rPr>
        <w:t>n</w:t>
      </w:r>
      <w:r>
        <w:rPr>
          <w:u w:val="none"/>
        </w:rPr>
        <w:t>ti</w:t>
      </w:r>
      <w:r>
        <w:rPr>
          <w:spacing w:val="1"/>
          <w:u w:val="none"/>
        </w:rPr>
        <w:t>o</w:t>
      </w:r>
      <w:r>
        <w:rPr>
          <w:u w:val="none"/>
        </w:rPr>
        <w:t>n</w:t>
      </w:r>
      <w:r>
        <w:rPr>
          <w:spacing w:val="23"/>
          <w:u w:val="none"/>
        </w:rPr>
        <w:t xml:space="preserve"> </w:t>
      </w:r>
      <w:r>
        <w:rPr>
          <w:spacing w:val="1"/>
          <w:u w:val="none"/>
        </w:rPr>
        <w:t>o</w:t>
      </w:r>
      <w:r>
        <w:rPr>
          <w:u w:val="none"/>
        </w:rPr>
        <w:t>f</w:t>
      </w:r>
      <w:r>
        <w:rPr>
          <w:spacing w:val="23"/>
          <w:u w:val="none"/>
        </w:rPr>
        <w:t xml:space="preserve"> </w:t>
      </w:r>
      <w:r>
        <w:rPr>
          <w:u w:val="none"/>
        </w:rPr>
        <w:t>t</w:t>
      </w:r>
      <w:r>
        <w:rPr>
          <w:spacing w:val="1"/>
          <w:u w:val="none"/>
        </w:rPr>
        <w:t>h</w:t>
      </w:r>
      <w:r>
        <w:rPr>
          <w:u w:val="none"/>
        </w:rPr>
        <w:t>is</w:t>
      </w:r>
      <w:r>
        <w:rPr>
          <w:spacing w:val="24"/>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r>
        <w:rPr>
          <w:spacing w:val="22"/>
          <w:u w:val="none"/>
        </w:rPr>
        <w:t xml:space="preserve"> </w:t>
      </w:r>
      <w:r>
        <w:rPr>
          <w:spacing w:val="1"/>
          <w:u w:val="none"/>
        </w:rPr>
        <w:t>A</w:t>
      </w:r>
      <w:r>
        <w:rPr>
          <w:u w:val="none"/>
        </w:rPr>
        <w:t>ll</w:t>
      </w:r>
      <w:r>
        <w:rPr>
          <w:spacing w:val="1"/>
          <w:u w:val="none"/>
        </w:rPr>
        <w:t>o</w:t>
      </w:r>
      <w:r>
        <w:rPr>
          <w:u w:val="none"/>
        </w:rPr>
        <w:t>cati</w:t>
      </w:r>
      <w:r>
        <w:rPr>
          <w:spacing w:val="1"/>
          <w:u w:val="none"/>
        </w:rPr>
        <w:t>on</w:t>
      </w:r>
      <w:r>
        <w:rPr>
          <w:u w:val="none"/>
        </w:rPr>
        <w:t>s</w:t>
      </w:r>
      <w:r>
        <w:rPr>
          <w:spacing w:val="23"/>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23"/>
          <w:u w:val="none"/>
        </w:rPr>
        <w:t xml:space="preserve"> </w:t>
      </w:r>
      <w:r>
        <w:rPr>
          <w:u w:val="none"/>
        </w:rPr>
        <w:t>to</w:t>
      </w:r>
      <w:r>
        <w:rPr>
          <w:spacing w:val="23"/>
          <w:u w:val="none"/>
        </w:rPr>
        <w:t xml:space="preserve"> </w:t>
      </w:r>
      <w:r>
        <w:rPr>
          <w:u w:val="none"/>
        </w:rPr>
        <w:t>t</w:t>
      </w:r>
      <w:r>
        <w:rPr>
          <w:spacing w:val="1"/>
          <w:u w:val="none"/>
        </w:rPr>
        <w:t>h</w:t>
      </w:r>
      <w:r>
        <w:rPr>
          <w:u w:val="none"/>
        </w:rPr>
        <w:t>is</w:t>
      </w:r>
      <w:r>
        <w:rPr>
          <w:spacing w:val="24"/>
          <w:u w:val="none"/>
        </w:rPr>
        <w:t xml:space="preserve"> </w:t>
      </w:r>
      <w:r>
        <w:rPr>
          <w:spacing w:val="1"/>
          <w:u w:val="none"/>
        </w:rPr>
        <w:t>S</w:t>
      </w:r>
      <w:r>
        <w:rPr>
          <w:u w:val="none"/>
        </w:rPr>
        <w:t>ecti</w:t>
      </w:r>
      <w:r>
        <w:rPr>
          <w:spacing w:val="1"/>
          <w:u w:val="none"/>
        </w:rPr>
        <w:t>o</w:t>
      </w:r>
      <w:r>
        <w:rPr>
          <w:u w:val="none"/>
        </w:rPr>
        <w:t>n</w:t>
      </w:r>
      <w:r>
        <w:rPr>
          <w:spacing w:val="23"/>
          <w:u w:val="none"/>
        </w:rPr>
        <w:t xml:space="preserve"> </w:t>
      </w:r>
      <w:r>
        <w:rPr>
          <w:u w:val="none"/>
        </w:rPr>
        <w:t>3</w:t>
      </w:r>
      <w:r>
        <w:rPr>
          <w:spacing w:val="23"/>
          <w:u w:val="none"/>
        </w:rPr>
        <w:t xml:space="preserve"> </w:t>
      </w:r>
      <w:r>
        <w:rPr>
          <w:u w:val="none"/>
        </w:rPr>
        <w:t>are</w:t>
      </w:r>
      <w:r>
        <w:rPr>
          <w:spacing w:val="23"/>
          <w:u w:val="none"/>
        </w:rPr>
        <w:t xml:space="preserve"> </w:t>
      </w:r>
      <w:r>
        <w:rPr>
          <w:u w:val="none"/>
        </w:rPr>
        <w:t>s</w:t>
      </w:r>
      <w:r>
        <w:rPr>
          <w:spacing w:val="1"/>
          <w:u w:val="none"/>
        </w:rPr>
        <w:t>o</w:t>
      </w:r>
      <w:r>
        <w:rPr>
          <w:u w:val="none"/>
        </w:rPr>
        <w:t>lely</w:t>
      </w:r>
      <w:r>
        <w:rPr>
          <w:spacing w:val="24"/>
          <w:u w:val="none"/>
        </w:rPr>
        <w:t xml:space="preserve"> </w:t>
      </w:r>
      <w:r>
        <w:rPr>
          <w:u w:val="none"/>
        </w:rPr>
        <w:t>f</w:t>
      </w:r>
      <w:r>
        <w:rPr>
          <w:spacing w:val="1"/>
          <w:u w:val="none"/>
        </w:rPr>
        <w:t>o</w:t>
      </w:r>
      <w:r>
        <w:rPr>
          <w:u w:val="none"/>
        </w:rPr>
        <w:t>r</w:t>
      </w:r>
      <w:r>
        <w:rPr>
          <w:spacing w:val="23"/>
          <w:u w:val="none"/>
        </w:rPr>
        <w:t xml:space="preserve"> </w:t>
      </w:r>
      <w:r>
        <w:rPr>
          <w:spacing w:val="1"/>
          <w:u w:val="none"/>
        </w:rPr>
        <w:t>pu</w:t>
      </w:r>
      <w:r>
        <w:rPr>
          <w:u w:val="none"/>
        </w:rPr>
        <w:t>r</w:t>
      </w:r>
      <w:r>
        <w:rPr>
          <w:spacing w:val="1"/>
          <w:u w:val="none"/>
        </w:rPr>
        <w:t>po</w:t>
      </w:r>
      <w:r>
        <w:rPr>
          <w:u w:val="none"/>
        </w:rPr>
        <w:t>ses</w:t>
      </w:r>
      <w:r>
        <w:rPr>
          <w:spacing w:val="23"/>
          <w:u w:val="none"/>
        </w:rPr>
        <w:t xml:space="preserve"> </w:t>
      </w:r>
      <w:r>
        <w:rPr>
          <w:spacing w:val="1"/>
          <w:u w:val="none"/>
        </w:rPr>
        <w:t>of</w:t>
      </w:r>
      <w:r>
        <w:rPr>
          <w:spacing w:val="2"/>
          <w:w w:val="102"/>
          <w:u w:val="none"/>
        </w:rPr>
        <w:t xml:space="preserve"> </w:t>
      </w:r>
      <w:r>
        <w:rPr>
          <w:u w:val="none"/>
        </w:rPr>
        <w:t>fe</w:t>
      </w:r>
      <w:r>
        <w:rPr>
          <w:spacing w:val="1"/>
          <w:u w:val="none"/>
        </w:rPr>
        <w:t>d</w:t>
      </w:r>
      <w:r>
        <w:rPr>
          <w:u w:val="none"/>
        </w:rPr>
        <w:t>eral,</w:t>
      </w:r>
      <w:r>
        <w:rPr>
          <w:spacing w:val="23"/>
          <w:u w:val="none"/>
        </w:rPr>
        <w:t xml:space="preserve"> </w:t>
      </w:r>
      <w:r>
        <w:rPr>
          <w:u w:val="none"/>
        </w:rPr>
        <w:t>state,</w:t>
      </w:r>
      <w:r>
        <w:rPr>
          <w:spacing w:val="24"/>
          <w:u w:val="none"/>
        </w:rPr>
        <w:t xml:space="preserve"> </w:t>
      </w:r>
      <w:r>
        <w:rPr>
          <w:u w:val="none"/>
        </w:rPr>
        <w:t>a</w:t>
      </w:r>
      <w:r>
        <w:rPr>
          <w:spacing w:val="1"/>
          <w:u w:val="none"/>
        </w:rPr>
        <w:t>n</w:t>
      </w:r>
      <w:r>
        <w:rPr>
          <w:u w:val="none"/>
        </w:rPr>
        <w:t>d</w:t>
      </w:r>
      <w:r>
        <w:rPr>
          <w:spacing w:val="25"/>
          <w:u w:val="none"/>
        </w:rPr>
        <w:t xml:space="preserve"> </w:t>
      </w:r>
      <w:r>
        <w:rPr>
          <w:u w:val="none"/>
        </w:rPr>
        <w:t>l</w:t>
      </w:r>
      <w:r>
        <w:rPr>
          <w:spacing w:val="1"/>
          <w:u w:val="none"/>
        </w:rPr>
        <w:t>o</w:t>
      </w:r>
      <w:r>
        <w:rPr>
          <w:u w:val="none"/>
        </w:rPr>
        <w:t>cal</w:t>
      </w:r>
      <w:r>
        <w:rPr>
          <w:spacing w:val="24"/>
          <w:u w:val="none"/>
        </w:rPr>
        <w:t xml:space="preserve"> </w:t>
      </w:r>
      <w:r>
        <w:rPr>
          <w:u w:val="none"/>
        </w:rPr>
        <w:t>ta</w:t>
      </w:r>
      <w:r>
        <w:rPr>
          <w:spacing w:val="1"/>
          <w:u w:val="none"/>
        </w:rPr>
        <w:t>x</w:t>
      </w:r>
      <w:r>
        <w:rPr>
          <w:u w:val="none"/>
        </w:rPr>
        <w:t>es</w:t>
      </w:r>
      <w:r>
        <w:rPr>
          <w:spacing w:val="25"/>
          <w:u w:val="none"/>
        </w:rPr>
        <w:t xml:space="preserve"> </w:t>
      </w:r>
      <w:r>
        <w:rPr>
          <w:u w:val="none"/>
        </w:rPr>
        <w:t>a</w:t>
      </w:r>
      <w:r>
        <w:rPr>
          <w:spacing w:val="1"/>
          <w:u w:val="none"/>
        </w:rPr>
        <w:t>n</w:t>
      </w:r>
      <w:r>
        <w:rPr>
          <w:u w:val="none"/>
        </w:rPr>
        <w:t>d</w:t>
      </w:r>
      <w:r>
        <w:rPr>
          <w:spacing w:val="25"/>
          <w:u w:val="none"/>
        </w:rPr>
        <w:t xml:space="preserve"> </w:t>
      </w:r>
      <w:r>
        <w:rPr>
          <w:u w:val="none"/>
        </w:rPr>
        <w:t>s</w:t>
      </w:r>
      <w:r>
        <w:rPr>
          <w:spacing w:val="1"/>
          <w:u w:val="none"/>
        </w:rPr>
        <w:t>h</w:t>
      </w:r>
      <w:r>
        <w:rPr>
          <w:u w:val="none"/>
        </w:rPr>
        <w:t>all</w:t>
      </w:r>
      <w:r>
        <w:rPr>
          <w:spacing w:val="24"/>
          <w:u w:val="none"/>
        </w:rPr>
        <w:t xml:space="preserve"> </w:t>
      </w:r>
      <w:r>
        <w:rPr>
          <w:spacing w:val="1"/>
          <w:u w:val="none"/>
        </w:rPr>
        <w:t>no</w:t>
      </w:r>
      <w:r>
        <w:rPr>
          <w:u w:val="none"/>
        </w:rPr>
        <w:t>t</w:t>
      </w:r>
      <w:r>
        <w:rPr>
          <w:spacing w:val="24"/>
          <w:u w:val="none"/>
        </w:rPr>
        <w:t xml:space="preserve"> </w:t>
      </w:r>
      <w:r>
        <w:rPr>
          <w:u w:val="none"/>
        </w:rPr>
        <w:t>affect,</w:t>
      </w:r>
      <w:r>
        <w:rPr>
          <w:spacing w:val="25"/>
          <w:u w:val="none"/>
        </w:rPr>
        <w:t xml:space="preserve"> </w:t>
      </w:r>
      <w:r>
        <w:rPr>
          <w:spacing w:val="1"/>
          <w:u w:val="none"/>
        </w:rPr>
        <w:t>o</w:t>
      </w:r>
      <w:r>
        <w:rPr>
          <w:u w:val="none"/>
        </w:rPr>
        <w:t>r</w:t>
      </w:r>
      <w:r>
        <w:rPr>
          <w:spacing w:val="23"/>
          <w:u w:val="none"/>
        </w:rPr>
        <w:t xml:space="preserve"> </w:t>
      </w:r>
      <w:r>
        <w:rPr>
          <w:u w:val="none"/>
        </w:rPr>
        <w:t>in</w:t>
      </w:r>
      <w:r>
        <w:rPr>
          <w:spacing w:val="25"/>
          <w:u w:val="none"/>
        </w:rPr>
        <w:t xml:space="preserve"> </w:t>
      </w:r>
      <w:r>
        <w:rPr>
          <w:u w:val="none"/>
        </w:rPr>
        <w:t>a</w:t>
      </w:r>
      <w:r>
        <w:rPr>
          <w:spacing w:val="1"/>
          <w:u w:val="none"/>
        </w:rPr>
        <w:t>n</w:t>
      </w:r>
      <w:r>
        <w:rPr>
          <w:u w:val="none"/>
        </w:rPr>
        <w:t>y</w:t>
      </w:r>
      <w:r>
        <w:rPr>
          <w:spacing w:val="25"/>
          <w:u w:val="none"/>
        </w:rPr>
        <w:t xml:space="preserve"> </w:t>
      </w:r>
      <w:r>
        <w:rPr>
          <w:spacing w:val="1"/>
          <w:u w:val="none"/>
        </w:rPr>
        <w:t>w</w:t>
      </w:r>
      <w:r>
        <w:rPr>
          <w:u w:val="none"/>
        </w:rPr>
        <w:t>ay</w:t>
      </w:r>
      <w:r>
        <w:rPr>
          <w:spacing w:val="25"/>
          <w:u w:val="none"/>
        </w:rPr>
        <w:t xml:space="preserve"> </w:t>
      </w:r>
      <w:r>
        <w:rPr>
          <w:spacing w:val="1"/>
          <w:u w:val="none"/>
        </w:rPr>
        <w:t>b</w:t>
      </w:r>
      <w:r>
        <w:rPr>
          <w:u w:val="none"/>
        </w:rPr>
        <w:t>e</w:t>
      </w:r>
      <w:r>
        <w:rPr>
          <w:spacing w:val="25"/>
          <w:u w:val="none"/>
        </w:rPr>
        <w:t xml:space="preserve"> </w:t>
      </w:r>
      <w:r>
        <w:rPr>
          <w:u w:val="none"/>
        </w:rPr>
        <w:t>ta</w:t>
      </w:r>
      <w:r>
        <w:rPr>
          <w:spacing w:val="1"/>
          <w:u w:val="none"/>
        </w:rPr>
        <w:t>k</w:t>
      </w:r>
      <w:r>
        <w:rPr>
          <w:u w:val="none"/>
        </w:rPr>
        <w:t>en</w:t>
      </w:r>
      <w:r>
        <w:rPr>
          <w:spacing w:val="25"/>
          <w:u w:val="none"/>
        </w:rPr>
        <w:t xml:space="preserve"> </w:t>
      </w:r>
      <w:r>
        <w:rPr>
          <w:u w:val="none"/>
        </w:rPr>
        <w:t>i</w:t>
      </w:r>
      <w:r>
        <w:rPr>
          <w:spacing w:val="1"/>
          <w:u w:val="none"/>
        </w:rPr>
        <w:t>n</w:t>
      </w:r>
      <w:r>
        <w:rPr>
          <w:u w:val="none"/>
        </w:rPr>
        <w:t>to</w:t>
      </w:r>
      <w:r>
        <w:rPr>
          <w:spacing w:val="25"/>
          <w:u w:val="none"/>
        </w:rPr>
        <w:t xml:space="preserve"> </w:t>
      </w:r>
      <w:r>
        <w:rPr>
          <w:u w:val="none"/>
        </w:rPr>
        <w:t>acc</w:t>
      </w:r>
      <w:r>
        <w:rPr>
          <w:spacing w:val="1"/>
          <w:u w:val="none"/>
        </w:rPr>
        <w:t>oun</w:t>
      </w:r>
      <w:r>
        <w:rPr>
          <w:u w:val="none"/>
        </w:rPr>
        <w:t>t</w:t>
      </w:r>
      <w:r>
        <w:rPr>
          <w:spacing w:val="24"/>
          <w:u w:val="none"/>
        </w:rPr>
        <w:t xml:space="preserve"> </w:t>
      </w:r>
      <w:r>
        <w:rPr>
          <w:u w:val="none"/>
        </w:rPr>
        <w:t>in</w:t>
      </w:r>
      <w:r>
        <w:rPr>
          <w:spacing w:val="25"/>
          <w:u w:val="none"/>
        </w:rPr>
        <w:t xml:space="preserve"> </w:t>
      </w:r>
      <w:r>
        <w:rPr>
          <w:u w:val="none"/>
        </w:rPr>
        <w:t>c</w:t>
      </w:r>
      <w:r>
        <w:rPr>
          <w:spacing w:val="1"/>
          <w:u w:val="none"/>
        </w:rPr>
        <w:t>o</w:t>
      </w:r>
      <w:r>
        <w:rPr>
          <w:spacing w:val="2"/>
          <w:u w:val="none"/>
        </w:rPr>
        <w:t>m</w:t>
      </w:r>
      <w:r>
        <w:rPr>
          <w:spacing w:val="1"/>
          <w:u w:val="none"/>
        </w:rPr>
        <w:t>pu</w:t>
      </w:r>
      <w:r>
        <w:rPr>
          <w:u w:val="none"/>
        </w:rPr>
        <w:t>ti</w:t>
      </w:r>
      <w:r>
        <w:rPr>
          <w:spacing w:val="1"/>
          <w:u w:val="none"/>
        </w:rPr>
        <w:t>ng</w:t>
      </w:r>
      <w:r>
        <w:rPr>
          <w:u w:val="none"/>
        </w:rPr>
        <w:t>,</w:t>
      </w:r>
      <w:r>
        <w:rPr>
          <w:spacing w:val="24"/>
          <w:u w:val="none"/>
        </w:rPr>
        <w:t xml:space="preserve"> </w:t>
      </w:r>
      <w:r>
        <w:rPr>
          <w:u w:val="none"/>
        </w:rPr>
        <w:t>a</w:t>
      </w:r>
      <w:r>
        <w:rPr>
          <w:spacing w:val="1"/>
          <w:u w:val="none"/>
        </w:rPr>
        <w:t>ny</w:t>
      </w:r>
      <w:r>
        <w:rPr>
          <w:spacing w:val="2"/>
          <w:w w:val="102"/>
          <w:u w:val="none"/>
        </w:rPr>
        <w:t xml:space="preserve"> </w:t>
      </w:r>
      <w:r>
        <w:rPr>
          <w:spacing w:val="1"/>
          <w:u w:val="none"/>
        </w:rPr>
        <w:t>P</w:t>
      </w:r>
      <w:r>
        <w:rPr>
          <w:u w:val="none"/>
        </w:rPr>
        <w:t>ers</w:t>
      </w:r>
      <w:r>
        <w:rPr>
          <w:spacing w:val="1"/>
          <w:u w:val="none"/>
        </w:rPr>
        <w:t>o</w:t>
      </w:r>
      <w:r>
        <w:rPr>
          <w:u w:val="none"/>
        </w:rPr>
        <w:t>n’s</w:t>
      </w:r>
      <w:r>
        <w:rPr>
          <w:spacing w:val="29"/>
          <w:u w:val="none"/>
        </w:rPr>
        <w:t xml:space="preserve"> </w:t>
      </w:r>
      <w:r>
        <w:rPr>
          <w:spacing w:val="1"/>
          <w:u w:val="none"/>
        </w:rPr>
        <w:t>C</w:t>
      </w:r>
      <w:r>
        <w:rPr>
          <w:u w:val="none"/>
        </w:rPr>
        <w:t>a</w:t>
      </w:r>
      <w:r>
        <w:rPr>
          <w:spacing w:val="1"/>
          <w:u w:val="none"/>
        </w:rPr>
        <w:t>p</w:t>
      </w:r>
      <w:r>
        <w:rPr>
          <w:u w:val="none"/>
        </w:rPr>
        <w:t>ital</w:t>
      </w:r>
      <w:r>
        <w:rPr>
          <w:spacing w:val="30"/>
          <w:u w:val="none"/>
        </w:rPr>
        <w:t xml:space="preserve"> </w:t>
      </w:r>
      <w:r>
        <w:rPr>
          <w:spacing w:val="1"/>
          <w:u w:val="none"/>
        </w:rPr>
        <w:t>A</w:t>
      </w:r>
      <w:r>
        <w:rPr>
          <w:u w:val="none"/>
        </w:rPr>
        <w:t>cc</w:t>
      </w:r>
      <w:r>
        <w:rPr>
          <w:spacing w:val="1"/>
          <w:u w:val="none"/>
        </w:rPr>
        <w:t>oun</w:t>
      </w:r>
      <w:r>
        <w:rPr>
          <w:u w:val="none"/>
        </w:rPr>
        <w:t>t</w:t>
      </w:r>
      <w:r>
        <w:rPr>
          <w:spacing w:val="29"/>
          <w:u w:val="none"/>
        </w:rPr>
        <w:t xml:space="preserve"> </w:t>
      </w:r>
      <w:r>
        <w:rPr>
          <w:spacing w:val="1"/>
          <w:u w:val="none"/>
        </w:rPr>
        <w:t>o</w:t>
      </w:r>
      <w:r>
        <w:rPr>
          <w:u w:val="none"/>
        </w:rPr>
        <w:t>r</w:t>
      </w:r>
      <w:r>
        <w:rPr>
          <w:spacing w:val="30"/>
          <w:u w:val="none"/>
        </w:rPr>
        <w:t xml:space="preserve"> </w:t>
      </w:r>
      <w:r>
        <w:rPr>
          <w:u w:val="none"/>
        </w:rPr>
        <w:t>s</w:t>
      </w:r>
      <w:r>
        <w:rPr>
          <w:spacing w:val="1"/>
          <w:u w:val="none"/>
        </w:rPr>
        <w:t>h</w:t>
      </w:r>
      <w:r>
        <w:rPr>
          <w:u w:val="none"/>
        </w:rPr>
        <w:t>are</w:t>
      </w:r>
      <w:r>
        <w:rPr>
          <w:spacing w:val="29"/>
          <w:u w:val="none"/>
        </w:rPr>
        <w:t xml:space="preserve"> </w:t>
      </w:r>
      <w:r>
        <w:rPr>
          <w:spacing w:val="1"/>
          <w:u w:val="none"/>
        </w:rPr>
        <w:t>o</w:t>
      </w:r>
      <w:r>
        <w:rPr>
          <w:u w:val="none"/>
        </w:rPr>
        <w:t>f</w:t>
      </w:r>
      <w:r>
        <w:rPr>
          <w:spacing w:val="30"/>
          <w:u w:val="none"/>
        </w:rPr>
        <w:t xml:space="preserve"> </w:t>
      </w:r>
      <w:r>
        <w:rPr>
          <w:spacing w:val="1"/>
          <w:u w:val="none"/>
        </w:rPr>
        <w:t>P</w:t>
      </w:r>
      <w:r>
        <w:rPr>
          <w:u w:val="none"/>
        </w:rPr>
        <w:t>r</w:t>
      </w:r>
      <w:r>
        <w:rPr>
          <w:spacing w:val="1"/>
          <w:u w:val="none"/>
        </w:rPr>
        <w:t>o</w:t>
      </w:r>
      <w:r>
        <w:rPr>
          <w:u w:val="none"/>
        </w:rPr>
        <w:t>fits,</w:t>
      </w:r>
      <w:r>
        <w:rPr>
          <w:spacing w:val="29"/>
          <w:u w:val="none"/>
        </w:rPr>
        <w:t xml:space="preserve"> </w:t>
      </w:r>
      <w:r>
        <w:rPr>
          <w:spacing w:val="1"/>
          <w:u w:val="none"/>
        </w:rPr>
        <w:t>Lo</w:t>
      </w:r>
      <w:r>
        <w:rPr>
          <w:u w:val="none"/>
        </w:rPr>
        <w:t>sses,</w:t>
      </w:r>
      <w:r>
        <w:rPr>
          <w:spacing w:val="30"/>
          <w:u w:val="none"/>
        </w:rPr>
        <w:t xml:space="preserve"> </w:t>
      </w:r>
      <w:r>
        <w:rPr>
          <w:spacing w:val="1"/>
          <w:u w:val="none"/>
        </w:rPr>
        <w:t>o</w:t>
      </w:r>
      <w:r>
        <w:rPr>
          <w:u w:val="none"/>
        </w:rPr>
        <w:t>t</w:t>
      </w:r>
      <w:r>
        <w:rPr>
          <w:spacing w:val="1"/>
          <w:u w:val="none"/>
        </w:rPr>
        <w:t>h</w:t>
      </w:r>
      <w:r>
        <w:rPr>
          <w:u w:val="none"/>
        </w:rPr>
        <w:t>er</w:t>
      </w:r>
      <w:r>
        <w:rPr>
          <w:spacing w:val="27"/>
          <w:u w:val="none"/>
        </w:rPr>
        <w:t xml:space="preserve"> </w:t>
      </w:r>
      <w:r>
        <w:rPr>
          <w:u w:val="none"/>
        </w:rPr>
        <w:t>ite</w:t>
      </w:r>
      <w:r>
        <w:rPr>
          <w:spacing w:val="2"/>
          <w:u w:val="none"/>
        </w:rPr>
        <w:t>m</w:t>
      </w:r>
      <w:r>
        <w:rPr>
          <w:u w:val="none"/>
        </w:rPr>
        <w:t>,</w:t>
      </w:r>
      <w:r>
        <w:rPr>
          <w:spacing w:val="30"/>
          <w:u w:val="none"/>
        </w:rPr>
        <w:t xml:space="preserve"> </w:t>
      </w:r>
      <w:r>
        <w:rPr>
          <w:u w:val="none"/>
        </w:rPr>
        <w:t>or</w:t>
      </w:r>
      <w:r>
        <w:rPr>
          <w:spacing w:val="29"/>
          <w:u w:val="none"/>
        </w:rPr>
        <w:t xml:space="preserve"> </w:t>
      </w:r>
      <w:r>
        <w:rPr>
          <w:u w:val="none"/>
        </w:rPr>
        <w:t>distri</w:t>
      </w:r>
      <w:r>
        <w:rPr>
          <w:spacing w:val="1"/>
          <w:u w:val="none"/>
        </w:rPr>
        <w:t>b</w:t>
      </w:r>
      <w:r>
        <w:rPr>
          <w:u w:val="none"/>
        </w:rPr>
        <w:t>uti</w:t>
      </w:r>
      <w:r>
        <w:rPr>
          <w:spacing w:val="1"/>
          <w:u w:val="none"/>
        </w:rPr>
        <w:t>o</w:t>
      </w:r>
      <w:r>
        <w:rPr>
          <w:u w:val="none"/>
        </w:rPr>
        <w:t>ns</w:t>
      </w:r>
      <w:r>
        <w:rPr>
          <w:spacing w:val="30"/>
          <w:u w:val="none"/>
        </w:rPr>
        <w:t xml:space="preserve"> </w:t>
      </w:r>
      <w:r>
        <w:rPr>
          <w:u w:val="none"/>
        </w:rPr>
        <w:t>pursuant</w:t>
      </w:r>
      <w:r>
        <w:rPr>
          <w:spacing w:val="29"/>
          <w:u w:val="none"/>
        </w:rPr>
        <w:t xml:space="preserve"> </w:t>
      </w:r>
      <w:r>
        <w:rPr>
          <w:u w:val="none"/>
        </w:rPr>
        <w:t>to</w:t>
      </w:r>
      <w:r>
        <w:rPr>
          <w:spacing w:val="31"/>
          <w:u w:val="none"/>
        </w:rPr>
        <w:t xml:space="preserve"> </w:t>
      </w:r>
      <w:r>
        <w:rPr>
          <w:u w:val="none"/>
        </w:rPr>
        <w:t>any</w:t>
      </w:r>
      <w:r>
        <w:rPr>
          <w:w w:val="102"/>
          <w:u w:val="none"/>
        </w:rPr>
        <w:t xml:space="preserve"> </w:t>
      </w:r>
      <w:r>
        <w:rPr>
          <w:spacing w:val="1"/>
          <w:u w:val="none"/>
        </w:rPr>
        <w:t>p</w:t>
      </w:r>
      <w:r>
        <w:rPr>
          <w:u w:val="none"/>
        </w:rPr>
        <w:t>r</w:t>
      </w:r>
      <w:r>
        <w:rPr>
          <w:spacing w:val="1"/>
          <w:u w:val="none"/>
        </w:rPr>
        <w:t>ov</w:t>
      </w:r>
      <w:r>
        <w:rPr>
          <w:u w:val="none"/>
        </w:rPr>
        <w:t>isi</w:t>
      </w:r>
      <w:r>
        <w:rPr>
          <w:spacing w:val="1"/>
          <w:u w:val="none"/>
        </w:rPr>
        <w:t>on</w:t>
      </w:r>
      <w:r>
        <w:rPr>
          <w:u w:val="none"/>
        </w:rPr>
        <w:t>s</w:t>
      </w:r>
      <w:r>
        <w:rPr>
          <w:spacing w:val="25"/>
          <w:u w:val="none"/>
        </w:rPr>
        <w:t xml:space="preserve"> </w:t>
      </w:r>
      <w:r>
        <w:rPr>
          <w:spacing w:val="1"/>
          <w:u w:val="none"/>
        </w:rPr>
        <w:t>o</w:t>
      </w:r>
      <w:r>
        <w:rPr>
          <w:u w:val="none"/>
        </w:rPr>
        <w:t>f</w:t>
      </w:r>
      <w:r>
        <w:rPr>
          <w:spacing w:val="26"/>
          <w:u w:val="none"/>
        </w:rPr>
        <w:t xml:space="preserve"> </w:t>
      </w:r>
      <w:r>
        <w:rPr>
          <w:u w:val="none"/>
        </w:rPr>
        <w:t>t</w:t>
      </w:r>
      <w:r>
        <w:rPr>
          <w:spacing w:val="1"/>
          <w:u w:val="none"/>
        </w:rPr>
        <w:t>h</w:t>
      </w:r>
      <w:r>
        <w:rPr>
          <w:u w:val="none"/>
        </w:rPr>
        <w:t>is</w:t>
      </w:r>
      <w:r>
        <w:rPr>
          <w:spacing w:val="26"/>
          <w:u w:val="none"/>
        </w:rPr>
        <w:t xml:space="preserve"> </w:t>
      </w:r>
      <w:r>
        <w:rPr>
          <w:spacing w:val="1"/>
          <w:u w:val="none"/>
        </w:rPr>
        <w:t>Ag</w:t>
      </w:r>
      <w:r>
        <w:rPr>
          <w:u w:val="none"/>
        </w:rPr>
        <w:t>ree</w:t>
      </w:r>
      <w:r>
        <w:rPr>
          <w:spacing w:val="2"/>
          <w:u w:val="none"/>
        </w:rPr>
        <w:t>m</w:t>
      </w:r>
      <w:r>
        <w:rPr>
          <w:u w:val="none"/>
        </w:rPr>
        <w:t>e</w:t>
      </w:r>
      <w:r>
        <w:rPr>
          <w:spacing w:val="1"/>
          <w:u w:val="none"/>
        </w:rPr>
        <w:t>n</w:t>
      </w:r>
      <w:r>
        <w:rPr>
          <w:u w:val="none"/>
        </w:rPr>
        <w:t>t.</w:t>
      </w:r>
    </w:p>
    <w:p w14:paraId="7415D8D8" w14:textId="77777777" w:rsidR="000C19C9" w:rsidRDefault="000C19C9">
      <w:pPr>
        <w:spacing w:line="252" w:lineRule="auto"/>
        <w:jc w:val="both"/>
        <w:sectPr w:rsidR="000C19C9">
          <w:pgSz w:w="12240" w:h="15840"/>
          <w:pgMar w:top="1380" w:right="1320" w:bottom="940" w:left="1340" w:header="0" w:footer="742" w:gutter="0"/>
          <w:cols w:space="720"/>
        </w:sectPr>
      </w:pPr>
    </w:p>
    <w:p w14:paraId="052CB9C1" w14:textId="77777777" w:rsidR="000C19C9" w:rsidRPr="005D0AFF" w:rsidRDefault="00D3642A" w:rsidP="005D0AFF">
      <w:pPr>
        <w:numPr>
          <w:ilvl w:val="1"/>
          <w:numId w:val="1"/>
        </w:numPr>
        <w:spacing w:before="70"/>
        <w:ind w:left="180" w:firstLine="644"/>
        <w:rPr>
          <w:rFonts w:ascii="Times New Roman" w:eastAsia="Times New Roman" w:hAnsi="Times New Roman" w:cs="Times New Roman"/>
          <w:sz w:val="21"/>
          <w:szCs w:val="21"/>
        </w:rPr>
      </w:pPr>
      <w:r>
        <w:rPr>
          <w:rFonts w:ascii="Times New Roman" w:eastAsia="Times New Roman" w:hAnsi="Times New Roman" w:cs="Times New Roman"/>
          <w:b/>
          <w:bCs/>
          <w:spacing w:val="1"/>
          <w:sz w:val="21"/>
          <w:szCs w:val="21"/>
          <w:u w:val="single" w:color="000000"/>
        </w:rPr>
        <w:lastRenderedPageBreak/>
        <w:t>TA</w:t>
      </w:r>
      <w:r>
        <w:rPr>
          <w:rFonts w:ascii="Times New Roman" w:eastAsia="Times New Roman" w:hAnsi="Times New Roman" w:cs="Times New Roman"/>
          <w:b/>
          <w:bCs/>
          <w:sz w:val="21"/>
          <w:szCs w:val="21"/>
          <w:u w:val="single" w:color="000000"/>
        </w:rPr>
        <w:t>X</w:t>
      </w:r>
      <w:r>
        <w:rPr>
          <w:rFonts w:ascii="Times New Roman" w:eastAsia="Times New Roman" w:hAnsi="Times New Roman" w:cs="Times New Roman"/>
          <w:b/>
          <w:bCs/>
          <w:spacing w:val="37"/>
          <w:sz w:val="21"/>
          <w:szCs w:val="21"/>
          <w:u w:val="single" w:color="000000"/>
        </w:rPr>
        <w:t xml:space="preserve"> </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ATTER</w:t>
      </w:r>
      <w:r>
        <w:rPr>
          <w:rFonts w:ascii="Times New Roman" w:eastAsia="Times New Roman" w:hAnsi="Times New Roman" w:cs="Times New Roman"/>
          <w:b/>
          <w:bCs/>
          <w:sz w:val="21"/>
          <w:szCs w:val="21"/>
          <w:u w:val="single" w:color="000000"/>
        </w:rPr>
        <w:t>S</w:t>
      </w:r>
      <w:r>
        <w:rPr>
          <w:rFonts w:ascii="Times New Roman" w:eastAsia="Times New Roman" w:hAnsi="Times New Roman" w:cs="Times New Roman"/>
          <w:b/>
          <w:bCs/>
          <w:spacing w:val="37"/>
          <w:sz w:val="21"/>
          <w:szCs w:val="21"/>
          <w:u w:val="single" w:color="000000"/>
        </w:rPr>
        <w:t xml:space="preserve"> </w:t>
      </w:r>
      <w:r>
        <w:rPr>
          <w:rFonts w:ascii="Times New Roman" w:eastAsia="Times New Roman" w:hAnsi="Times New Roman" w:cs="Times New Roman"/>
          <w:b/>
          <w:bCs/>
          <w:spacing w:val="2"/>
          <w:sz w:val="21"/>
          <w:szCs w:val="21"/>
          <w:u w:val="single" w:color="000000"/>
        </w:rPr>
        <w:t>H</w:t>
      </w:r>
      <w:r>
        <w:rPr>
          <w:rFonts w:ascii="Times New Roman" w:eastAsia="Times New Roman" w:hAnsi="Times New Roman" w:cs="Times New Roman"/>
          <w:b/>
          <w:bCs/>
          <w:spacing w:val="1"/>
          <w:sz w:val="21"/>
          <w:szCs w:val="21"/>
          <w:u w:val="single" w:color="000000"/>
        </w:rPr>
        <w:t>ANDLED</w:t>
      </w:r>
      <w:r>
        <w:rPr>
          <w:rFonts w:ascii="Times New Roman" w:eastAsia="Times New Roman" w:hAnsi="Times New Roman" w:cs="Times New Roman"/>
          <w:b/>
          <w:bCs/>
          <w:spacing w:val="35"/>
          <w:sz w:val="21"/>
          <w:szCs w:val="21"/>
          <w:u w:val="single" w:color="000000"/>
        </w:rPr>
        <w:t xml:space="preserve"> </w:t>
      </w:r>
      <w:r>
        <w:rPr>
          <w:rFonts w:ascii="Times New Roman" w:eastAsia="Times New Roman" w:hAnsi="Times New Roman" w:cs="Times New Roman"/>
          <w:b/>
          <w:bCs/>
          <w:spacing w:val="1"/>
          <w:sz w:val="21"/>
          <w:szCs w:val="21"/>
          <w:u w:val="single" w:color="000000"/>
        </w:rPr>
        <w:t>BY</w:t>
      </w:r>
      <w:r>
        <w:rPr>
          <w:rFonts w:ascii="Times New Roman" w:eastAsia="Times New Roman" w:hAnsi="Times New Roman" w:cs="Times New Roman"/>
          <w:b/>
          <w:bCs/>
          <w:spacing w:val="35"/>
          <w:sz w:val="21"/>
          <w:szCs w:val="21"/>
          <w:u w:val="single" w:color="000000"/>
        </w:rPr>
        <w:t xml:space="preserve"> </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ANA</w:t>
      </w:r>
      <w:r>
        <w:rPr>
          <w:rFonts w:ascii="Times New Roman" w:eastAsia="Times New Roman" w:hAnsi="Times New Roman" w:cs="Times New Roman"/>
          <w:b/>
          <w:bCs/>
          <w:spacing w:val="2"/>
          <w:sz w:val="21"/>
          <w:szCs w:val="21"/>
          <w:u w:val="single" w:color="000000"/>
        </w:rPr>
        <w:t>G</w:t>
      </w:r>
      <w:r>
        <w:rPr>
          <w:rFonts w:ascii="Times New Roman" w:eastAsia="Times New Roman" w:hAnsi="Times New Roman" w:cs="Times New Roman"/>
          <w:b/>
          <w:bCs/>
          <w:sz w:val="21"/>
          <w:szCs w:val="21"/>
          <w:u w:val="single" w:color="000000"/>
        </w:rPr>
        <w:t>I</w:t>
      </w:r>
      <w:r>
        <w:rPr>
          <w:rFonts w:ascii="Times New Roman" w:eastAsia="Times New Roman" w:hAnsi="Times New Roman" w:cs="Times New Roman"/>
          <w:b/>
          <w:bCs/>
          <w:spacing w:val="1"/>
          <w:sz w:val="21"/>
          <w:szCs w:val="21"/>
          <w:u w:val="single" w:color="000000"/>
        </w:rPr>
        <w:t>N</w:t>
      </w:r>
      <w:r>
        <w:rPr>
          <w:rFonts w:ascii="Times New Roman" w:eastAsia="Times New Roman" w:hAnsi="Times New Roman" w:cs="Times New Roman"/>
          <w:b/>
          <w:bCs/>
          <w:sz w:val="21"/>
          <w:szCs w:val="21"/>
          <w:u w:val="single" w:color="000000"/>
        </w:rPr>
        <w:t>G</w:t>
      </w:r>
      <w:r>
        <w:rPr>
          <w:rFonts w:ascii="Times New Roman" w:eastAsia="Times New Roman" w:hAnsi="Times New Roman" w:cs="Times New Roman"/>
          <w:b/>
          <w:bCs/>
          <w:spacing w:val="38"/>
          <w:sz w:val="21"/>
          <w:szCs w:val="21"/>
          <w:u w:val="single" w:color="000000"/>
        </w:rPr>
        <w:t xml:space="preserve"> </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E</w:t>
      </w:r>
      <w:r>
        <w:rPr>
          <w:rFonts w:ascii="Times New Roman" w:eastAsia="Times New Roman" w:hAnsi="Times New Roman" w:cs="Times New Roman"/>
          <w:b/>
          <w:bCs/>
          <w:spacing w:val="2"/>
          <w:sz w:val="21"/>
          <w:szCs w:val="21"/>
          <w:u w:val="single" w:color="000000"/>
        </w:rPr>
        <w:t>M</w:t>
      </w:r>
      <w:r>
        <w:rPr>
          <w:rFonts w:ascii="Times New Roman" w:eastAsia="Times New Roman" w:hAnsi="Times New Roman" w:cs="Times New Roman"/>
          <w:b/>
          <w:bCs/>
          <w:spacing w:val="1"/>
          <w:sz w:val="21"/>
          <w:szCs w:val="21"/>
          <w:u w:val="single" w:color="000000"/>
        </w:rPr>
        <w:t>BE</w:t>
      </w:r>
      <w:r w:rsidRPr="005D0AFF">
        <w:rPr>
          <w:rFonts w:ascii="Times New Roman" w:eastAsia="Times New Roman" w:hAnsi="Times New Roman" w:cs="Times New Roman"/>
          <w:b/>
          <w:bCs/>
          <w:spacing w:val="2"/>
          <w:sz w:val="21"/>
          <w:szCs w:val="21"/>
          <w:u w:val="single" w:color="000000"/>
        </w:rPr>
        <w:t>R</w:t>
      </w:r>
      <w:r w:rsidRPr="005D0AFF">
        <w:rPr>
          <w:rFonts w:ascii="Times New Roman" w:eastAsia="Times New Roman" w:hAnsi="Times New Roman" w:cs="Times New Roman"/>
          <w:b/>
          <w:bCs/>
          <w:sz w:val="21"/>
          <w:szCs w:val="21"/>
        </w:rPr>
        <w:t xml:space="preserve">.  </w:t>
      </w:r>
      <w:r w:rsidRPr="005D0AFF">
        <w:rPr>
          <w:rFonts w:ascii="Times New Roman" w:eastAsia="Times New Roman" w:hAnsi="Times New Roman" w:cs="Times New Roman"/>
          <w:b/>
          <w:bCs/>
          <w:spacing w:val="19"/>
          <w:sz w:val="21"/>
          <w:szCs w:val="21"/>
        </w:rPr>
        <w:t xml:space="preserve"> </w:t>
      </w:r>
      <w:r w:rsidR="005D0AFF" w:rsidRPr="005D0AFF">
        <w:rPr>
          <w:rFonts w:ascii="Times New Roman" w:eastAsia="Times New Roman" w:hAnsi="Times New Roman" w:cs="Times New Roman"/>
          <w:spacing w:val="1"/>
          <w:sz w:val="21"/>
          <w:szCs w:val="21"/>
        </w:rPr>
        <w:t xml:space="preserve">BEDROCK </w:t>
      </w:r>
      <w:r w:rsidR="009C313C">
        <w:rPr>
          <w:rFonts w:ascii="Times New Roman" w:eastAsia="Times New Roman" w:hAnsi="Times New Roman" w:cs="Times New Roman"/>
          <w:spacing w:val="1"/>
          <w:sz w:val="21"/>
          <w:szCs w:val="21"/>
        </w:rPr>
        <w:t>&lt;&gt; EM HOLDINGS,</w:t>
      </w:r>
      <w:r w:rsidR="005D0AFF" w:rsidRPr="005D0AFF">
        <w:rPr>
          <w:rFonts w:ascii="Times New Roman" w:eastAsia="Times New Roman" w:hAnsi="Times New Roman" w:cs="Times New Roman"/>
          <w:spacing w:val="1"/>
          <w:sz w:val="21"/>
          <w:szCs w:val="21"/>
        </w:rPr>
        <w:t xml:space="preserve"> </w:t>
      </w:r>
      <w:r w:rsidRPr="005D0AFF">
        <w:rPr>
          <w:rFonts w:ascii="Times New Roman" w:hAnsi="Times New Roman" w:cs="Times New Roman"/>
          <w:spacing w:val="1"/>
          <w:sz w:val="21"/>
          <w:szCs w:val="21"/>
        </w:rPr>
        <w:t>LL</w:t>
      </w:r>
      <w:r w:rsidRPr="005D0AFF">
        <w:rPr>
          <w:rFonts w:ascii="Times New Roman" w:hAnsi="Times New Roman" w:cs="Times New Roman"/>
          <w:sz w:val="21"/>
          <w:szCs w:val="21"/>
        </w:rPr>
        <w:t>C</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all</w:t>
      </w:r>
      <w:r w:rsidRPr="005D0AFF">
        <w:rPr>
          <w:rFonts w:ascii="Times New Roman" w:hAnsi="Times New Roman" w:cs="Times New Roman"/>
          <w:spacing w:val="44"/>
          <w:sz w:val="21"/>
          <w:szCs w:val="21"/>
        </w:rPr>
        <w:t xml:space="preserve"> </w:t>
      </w:r>
      <w:r w:rsidRPr="005D0AFF">
        <w:rPr>
          <w:rFonts w:ascii="Times New Roman" w:hAnsi="Times New Roman" w:cs="Times New Roman"/>
          <w:sz w:val="21"/>
          <w:szCs w:val="21"/>
        </w:rPr>
        <w:t>ser</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e</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4"/>
          <w:sz w:val="21"/>
          <w:szCs w:val="21"/>
        </w:rPr>
        <w:t xml:space="preserve"> </w:t>
      </w:r>
      <w:r w:rsidRPr="005D0AFF">
        <w:rPr>
          <w:rFonts w:ascii="Times New Roman" w:hAnsi="Times New Roman" w:cs="Times New Roman"/>
          <w:sz w:val="21"/>
          <w:szCs w:val="21"/>
        </w:rPr>
        <w:t>“</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45"/>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5"/>
          <w:sz w:val="21"/>
          <w:szCs w:val="21"/>
        </w:rPr>
        <w:t xml:space="preserve"> </w:t>
      </w:r>
      <w:r w:rsidRPr="005D0AFF">
        <w:rPr>
          <w:rFonts w:ascii="Times New Roman" w:hAnsi="Times New Roman" w:cs="Times New Roman"/>
          <w:spacing w:val="1"/>
          <w:sz w:val="21"/>
          <w:szCs w:val="21"/>
        </w:rPr>
        <w:t>d</w:t>
      </w:r>
      <w:r w:rsidRPr="005D0AFF">
        <w:rPr>
          <w:rFonts w:ascii="Times New Roman" w:hAnsi="Times New Roman" w:cs="Times New Roman"/>
          <w:sz w:val="21"/>
          <w:szCs w:val="21"/>
        </w:rPr>
        <w:t>efi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ed</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45"/>
          <w:sz w:val="21"/>
          <w:szCs w:val="21"/>
        </w:rPr>
        <w:t xml:space="preserve"> </w:t>
      </w:r>
      <w:r w:rsidRPr="005D0AFF">
        <w:rPr>
          <w:rFonts w:ascii="Times New Roman" w:hAnsi="Times New Roman" w:cs="Times New Roman"/>
          <w:spacing w:val="1"/>
          <w:sz w:val="21"/>
          <w:szCs w:val="21"/>
        </w:rPr>
        <w:t>Cod</w:t>
      </w:r>
      <w:r w:rsidRPr="005D0AFF">
        <w:rPr>
          <w:rFonts w:ascii="Times New Roman" w:hAnsi="Times New Roman" w:cs="Times New Roman"/>
          <w:sz w:val="21"/>
          <w:szCs w:val="21"/>
        </w:rPr>
        <w:t>e</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S</w:t>
      </w:r>
      <w:r w:rsidRPr="005D0AFF">
        <w:rPr>
          <w:rFonts w:ascii="Times New Roman" w:hAnsi="Times New Roman" w:cs="Times New Roman"/>
          <w:sz w:val="21"/>
          <w:szCs w:val="21"/>
        </w:rPr>
        <w:t>ecti</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6231</w:t>
      </w:r>
      <w:r w:rsidRPr="005D0AFF">
        <w:rPr>
          <w:rFonts w:ascii="Times New Roman" w:hAnsi="Times New Roman" w:cs="Times New Roman"/>
          <w:sz w:val="21"/>
          <w:szCs w:val="21"/>
        </w:rPr>
        <w:t>)</w:t>
      </w:r>
      <w:r w:rsidRPr="005D0AFF">
        <w:rPr>
          <w:rFonts w:ascii="Times New Roman" w:hAnsi="Times New Roman" w:cs="Times New Roman"/>
          <w:spacing w:val="44"/>
          <w:sz w:val="21"/>
          <w:szCs w:val="21"/>
        </w:rPr>
        <w:t xml:space="preserve"> </w:t>
      </w:r>
      <w:r w:rsidRPr="005D0AFF">
        <w:rPr>
          <w:rFonts w:ascii="Times New Roman" w:hAnsi="Times New Roman" w:cs="Times New Roman"/>
          <w:sz w:val="21"/>
          <w:szCs w:val="21"/>
        </w:rPr>
        <w:t>so</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l</w:t>
      </w:r>
      <w:r w:rsidRPr="005D0AFF">
        <w:rPr>
          <w:rFonts w:ascii="Times New Roman" w:hAnsi="Times New Roman" w:cs="Times New Roman"/>
          <w:spacing w:val="1"/>
          <w:sz w:val="21"/>
          <w:szCs w:val="21"/>
        </w:rPr>
        <w:t>on</w:t>
      </w:r>
      <w:r w:rsidRPr="005D0AFF">
        <w:rPr>
          <w:rFonts w:ascii="Times New Roman" w:hAnsi="Times New Roman" w:cs="Times New Roman"/>
          <w:sz w:val="21"/>
          <w:szCs w:val="21"/>
        </w:rPr>
        <w:t>g</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u</w:t>
      </w:r>
      <w:r w:rsidRPr="005D0AFF">
        <w:rPr>
          <w:rFonts w:ascii="Times New Roman" w:hAnsi="Times New Roman" w:cs="Times New Roman"/>
          <w:sz w:val="21"/>
          <w:szCs w:val="21"/>
        </w:rPr>
        <w:t>ch</w:t>
      </w:r>
      <w:r w:rsidRPr="005D0AFF">
        <w:rPr>
          <w:rFonts w:ascii="Times New Roman" w:hAnsi="Times New Roman" w:cs="Times New Roman"/>
          <w:w w:val="102"/>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ers</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c</w:t>
      </w:r>
      <w:r w:rsidRPr="005D0AFF">
        <w:rPr>
          <w:rFonts w:ascii="Times New Roman" w:hAnsi="Times New Roman" w:cs="Times New Roman"/>
          <w:spacing w:val="1"/>
          <w:sz w:val="21"/>
          <w:szCs w:val="21"/>
        </w:rPr>
        <w:t>on</w:t>
      </w:r>
      <w:r w:rsidRPr="005D0AFF">
        <w:rPr>
          <w:rFonts w:ascii="Times New Roman" w:hAnsi="Times New Roman" w:cs="Times New Roman"/>
          <w:sz w:val="21"/>
          <w:szCs w:val="21"/>
        </w:rPr>
        <w:t>ti</w:t>
      </w:r>
      <w:r w:rsidRPr="005D0AFF">
        <w:rPr>
          <w:rFonts w:ascii="Times New Roman" w:hAnsi="Times New Roman" w:cs="Times New Roman"/>
          <w:spacing w:val="1"/>
          <w:sz w:val="21"/>
          <w:szCs w:val="21"/>
        </w:rPr>
        <w:t>nu</w:t>
      </w:r>
      <w:r w:rsidRPr="005D0AFF">
        <w:rPr>
          <w:rFonts w:ascii="Times New Roman" w:hAnsi="Times New Roman" w:cs="Times New Roman"/>
          <w:sz w:val="21"/>
          <w:szCs w:val="21"/>
        </w:rPr>
        <w:t>es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to</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M</w:t>
      </w:r>
      <w:r w:rsidRPr="005D0AFF">
        <w:rPr>
          <w:rFonts w:ascii="Times New Roman" w:hAnsi="Times New Roman" w:cs="Times New Roman"/>
          <w:sz w:val="21"/>
          <w:szCs w:val="21"/>
        </w:rPr>
        <w:t>e</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ber</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f</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Co</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ny</w:t>
      </w:r>
      <w:r w:rsidRPr="005D0AFF">
        <w:rPr>
          <w:rFonts w:ascii="Times New Roman" w:hAnsi="Times New Roman" w:cs="Times New Roman"/>
          <w:sz w:val="21"/>
          <w:szCs w:val="21"/>
        </w:rPr>
        <w:t>.</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Shou</w:t>
      </w:r>
      <w:r w:rsidRPr="005D0AFF">
        <w:rPr>
          <w:rFonts w:ascii="Times New Roman" w:hAnsi="Times New Roman" w:cs="Times New Roman"/>
          <w:sz w:val="21"/>
          <w:szCs w:val="21"/>
        </w:rPr>
        <w:t>ld</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at</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pers</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20"/>
          <w:sz w:val="21"/>
          <w:szCs w:val="21"/>
        </w:rPr>
        <w:t xml:space="preserve"> </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o</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l</w:t>
      </w:r>
      <w:r w:rsidRPr="005D0AFF">
        <w:rPr>
          <w:rFonts w:ascii="Times New Roman" w:hAnsi="Times New Roman" w:cs="Times New Roman"/>
          <w:spacing w:val="1"/>
          <w:sz w:val="21"/>
          <w:szCs w:val="21"/>
        </w:rPr>
        <w:t>ong</w:t>
      </w:r>
      <w:r w:rsidRPr="005D0AFF">
        <w:rPr>
          <w:rFonts w:ascii="Times New Roman" w:hAnsi="Times New Roman" w:cs="Times New Roman"/>
          <w:sz w:val="21"/>
          <w:szCs w:val="21"/>
        </w:rPr>
        <w:t>er</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ser</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g</w:t>
      </w:r>
      <w:r w:rsidRPr="005D0AFF">
        <w:rPr>
          <w:rFonts w:ascii="Times New Roman" w:hAnsi="Times New Roman" w:cs="Times New Roman"/>
          <w:spacing w:val="21"/>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e</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er,</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en</w:t>
      </w:r>
      <w:r w:rsidRPr="005D0AFF">
        <w:rPr>
          <w:rFonts w:ascii="Times New Roman" w:hAnsi="Times New Roman" w:cs="Times New Roman"/>
          <w:spacing w:val="24"/>
          <w:sz w:val="21"/>
          <w:szCs w:val="21"/>
        </w:rPr>
        <w:t xml:space="preserve"> </w:t>
      </w:r>
      <w:r w:rsidRPr="005D0AFF">
        <w:rPr>
          <w:rFonts w:ascii="Times New Roman" w:hAnsi="Times New Roman" w:cs="Times New Roman"/>
          <w:sz w:val="21"/>
          <w:szCs w:val="21"/>
        </w:rPr>
        <w:t>anot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er</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e</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er</w:t>
      </w:r>
      <w:r w:rsidRPr="005D0AFF">
        <w:rPr>
          <w:rFonts w:ascii="Times New Roman" w:hAnsi="Times New Roman" w:cs="Times New Roman"/>
          <w:spacing w:val="23"/>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all</w:t>
      </w:r>
      <w:r w:rsidRPr="005D0AFF">
        <w:rPr>
          <w:rFonts w:ascii="Times New Roman" w:hAnsi="Times New Roman" w:cs="Times New Roman"/>
          <w:spacing w:val="22"/>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e</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1"/>
          <w:sz w:val="21"/>
          <w:szCs w:val="21"/>
        </w:rPr>
        <w:t>d</w:t>
      </w:r>
      <w:r w:rsidRPr="005D0AFF">
        <w:rPr>
          <w:rFonts w:ascii="Times New Roman" w:hAnsi="Times New Roman" w:cs="Times New Roman"/>
          <w:sz w:val="21"/>
          <w:szCs w:val="21"/>
        </w:rPr>
        <w:t>esi</w:t>
      </w:r>
      <w:r w:rsidRPr="005D0AFF">
        <w:rPr>
          <w:rFonts w:ascii="Times New Roman" w:hAnsi="Times New Roman" w:cs="Times New Roman"/>
          <w:spacing w:val="1"/>
          <w:sz w:val="21"/>
          <w:szCs w:val="21"/>
        </w:rPr>
        <w:t>gn</w:t>
      </w:r>
      <w:r w:rsidRPr="005D0AFF">
        <w:rPr>
          <w:rFonts w:ascii="Times New Roman" w:hAnsi="Times New Roman" w:cs="Times New Roman"/>
          <w:sz w:val="21"/>
          <w:szCs w:val="21"/>
        </w:rPr>
        <w:t>ated</w:t>
      </w:r>
      <w:r w:rsidRPr="005D0AFF">
        <w:rPr>
          <w:rFonts w:ascii="Times New Roman" w:hAnsi="Times New Roman" w:cs="Times New Roman"/>
          <w:spacing w:val="25"/>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22"/>
          <w:sz w:val="21"/>
          <w:szCs w:val="21"/>
        </w:rPr>
        <w:t xml:space="preserve"> </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22"/>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spacing w:val="23"/>
          <w:sz w:val="21"/>
          <w:szCs w:val="21"/>
        </w:rPr>
        <w:t xml:space="preserve"> </w:t>
      </w:r>
      <w:r w:rsidRPr="005D0AFF">
        <w:rPr>
          <w:rFonts w:ascii="Times New Roman" w:hAnsi="Times New Roman" w:cs="Times New Roman"/>
          <w:spacing w:val="1"/>
          <w:sz w:val="21"/>
          <w:szCs w:val="21"/>
        </w:rPr>
        <w:t>Th</w:t>
      </w:r>
      <w:r w:rsidRPr="005D0AFF">
        <w:rPr>
          <w:rFonts w:ascii="Times New Roman" w:hAnsi="Times New Roman" w:cs="Times New Roman"/>
          <w:sz w:val="21"/>
          <w:szCs w:val="21"/>
        </w:rPr>
        <w:t>e</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24"/>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23"/>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spacing w:val="23"/>
          <w:sz w:val="21"/>
          <w:szCs w:val="21"/>
        </w:rPr>
        <w:t xml:space="preserve"> </w:t>
      </w:r>
      <w:r w:rsidRPr="005D0AFF">
        <w:rPr>
          <w:rFonts w:ascii="Times New Roman" w:hAnsi="Times New Roman" w:cs="Times New Roman"/>
          <w:sz w:val="21"/>
          <w:szCs w:val="21"/>
        </w:rPr>
        <w:t>s</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all</w:t>
      </w:r>
      <w:r w:rsidRPr="005D0AFF">
        <w:rPr>
          <w:rFonts w:ascii="Times New Roman" w:hAnsi="Times New Roman" w:cs="Times New Roman"/>
          <w:spacing w:val="23"/>
          <w:sz w:val="21"/>
          <w:szCs w:val="21"/>
        </w:rPr>
        <w:t xml:space="preserve"> </w:t>
      </w:r>
      <w:r w:rsidRPr="005D0AFF">
        <w:rPr>
          <w:rFonts w:ascii="Times New Roman" w:hAnsi="Times New Roman" w:cs="Times New Roman"/>
          <w:sz w:val="21"/>
          <w:szCs w:val="21"/>
        </w:rPr>
        <w:t>re</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rese</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t</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33"/>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pany</w:t>
      </w:r>
      <w:r w:rsidRPr="005D0AFF">
        <w:rPr>
          <w:rFonts w:ascii="Times New Roman" w:hAnsi="Times New Roman" w:cs="Times New Roman"/>
          <w:spacing w:val="35"/>
          <w:sz w:val="21"/>
          <w:szCs w:val="21"/>
        </w:rPr>
        <w:t xml:space="preserve"> </w:t>
      </w:r>
      <w:r w:rsidRPr="005D0AFF">
        <w:rPr>
          <w:rFonts w:ascii="Times New Roman" w:hAnsi="Times New Roman" w:cs="Times New Roman"/>
          <w:sz w:val="21"/>
          <w:szCs w:val="21"/>
        </w:rPr>
        <w:t>(at</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34"/>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w:t>
      </w:r>
      <w:r w:rsidRPr="005D0AFF">
        <w:rPr>
          <w:rFonts w:ascii="Times New Roman" w:hAnsi="Times New Roman" w:cs="Times New Roman"/>
          <w:spacing w:val="2"/>
          <w:sz w:val="21"/>
          <w:szCs w:val="21"/>
        </w:rPr>
        <w:t>y</w:t>
      </w:r>
      <w:r w:rsidRPr="005D0AFF">
        <w:rPr>
          <w:rFonts w:ascii="Times New Roman" w:hAnsi="Times New Roman" w:cs="Times New Roman"/>
          <w:sz w:val="21"/>
          <w:szCs w:val="21"/>
        </w:rPr>
        <w:t>’s</w:t>
      </w:r>
      <w:r w:rsidRPr="005D0AFF">
        <w:rPr>
          <w:rFonts w:ascii="Times New Roman" w:hAnsi="Times New Roman" w:cs="Times New Roman"/>
          <w:spacing w:val="33"/>
          <w:sz w:val="21"/>
          <w:szCs w:val="21"/>
        </w:rPr>
        <w:t xml:space="preserve"> </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xp</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se)</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35"/>
          <w:sz w:val="21"/>
          <w:szCs w:val="21"/>
        </w:rPr>
        <w:t xml:space="preserve"> </w:t>
      </w:r>
      <w:r w:rsidRPr="005D0AFF">
        <w:rPr>
          <w:rFonts w:ascii="Times New Roman" w:hAnsi="Times New Roman" w:cs="Times New Roman"/>
          <w:sz w:val="21"/>
          <w:szCs w:val="21"/>
        </w:rPr>
        <w:t>c</w:t>
      </w:r>
      <w:r w:rsidRPr="005D0AFF">
        <w:rPr>
          <w:rFonts w:ascii="Times New Roman" w:hAnsi="Times New Roman" w:cs="Times New Roman"/>
          <w:spacing w:val="1"/>
          <w:sz w:val="21"/>
          <w:szCs w:val="21"/>
        </w:rPr>
        <w:t>onn</w:t>
      </w:r>
      <w:r w:rsidRPr="005D0AFF">
        <w:rPr>
          <w:rFonts w:ascii="Times New Roman" w:hAnsi="Times New Roman" w:cs="Times New Roman"/>
          <w:sz w:val="21"/>
          <w:szCs w:val="21"/>
        </w:rPr>
        <w:t>ecti</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n</w:t>
      </w:r>
      <w:r w:rsidRPr="005D0AFF">
        <w:rPr>
          <w:rFonts w:ascii="Times New Roman" w:hAnsi="Times New Roman" w:cs="Times New Roman"/>
          <w:spacing w:val="35"/>
          <w:sz w:val="21"/>
          <w:szCs w:val="21"/>
        </w:rPr>
        <w:t xml:space="preserve"> </w:t>
      </w:r>
      <w:r w:rsidRPr="005D0AFF">
        <w:rPr>
          <w:rFonts w:ascii="Times New Roman" w:hAnsi="Times New Roman" w:cs="Times New Roman"/>
          <w:spacing w:val="1"/>
          <w:sz w:val="21"/>
          <w:szCs w:val="21"/>
        </w:rPr>
        <w:t>w</w:t>
      </w:r>
      <w:r w:rsidRPr="005D0AFF">
        <w:rPr>
          <w:rFonts w:ascii="Times New Roman" w:hAnsi="Times New Roman" w:cs="Times New Roman"/>
          <w:sz w:val="21"/>
          <w:szCs w:val="21"/>
        </w:rPr>
        <w:t>ith</w:t>
      </w:r>
      <w:r w:rsidRPr="005D0AFF">
        <w:rPr>
          <w:rFonts w:ascii="Times New Roman" w:hAnsi="Times New Roman" w:cs="Times New Roman"/>
          <w:spacing w:val="35"/>
          <w:sz w:val="21"/>
          <w:szCs w:val="21"/>
        </w:rPr>
        <w:t xml:space="preserve"> </w:t>
      </w:r>
      <w:r w:rsidRPr="005D0AFF">
        <w:rPr>
          <w:rFonts w:ascii="Times New Roman" w:hAnsi="Times New Roman" w:cs="Times New Roman"/>
          <w:sz w:val="21"/>
          <w:szCs w:val="21"/>
        </w:rPr>
        <w:t>all</w:t>
      </w:r>
      <w:r w:rsidRPr="005D0AFF">
        <w:rPr>
          <w:rFonts w:ascii="Times New Roman" w:hAnsi="Times New Roman" w:cs="Times New Roman"/>
          <w:spacing w:val="31"/>
          <w:sz w:val="21"/>
          <w:szCs w:val="21"/>
        </w:rPr>
        <w:t xml:space="preserve"> </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x</w:t>
      </w:r>
      <w:r w:rsidRPr="005D0AFF">
        <w:rPr>
          <w:rFonts w:ascii="Times New Roman" w:hAnsi="Times New Roman" w:cs="Times New Roman"/>
          <w:sz w:val="21"/>
          <w:szCs w:val="21"/>
        </w:rPr>
        <w:t>a</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inations</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of</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the</w:t>
      </w:r>
      <w:r w:rsidRPr="005D0AFF">
        <w:rPr>
          <w:rFonts w:ascii="Times New Roman" w:hAnsi="Times New Roman" w:cs="Times New Roman"/>
          <w:spacing w:val="33"/>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w:t>
      </w:r>
      <w:r w:rsidRPr="005D0AFF">
        <w:rPr>
          <w:rFonts w:ascii="Times New Roman" w:hAnsi="Times New Roman" w:cs="Times New Roman"/>
          <w:spacing w:val="1"/>
          <w:sz w:val="21"/>
          <w:szCs w:val="21"/>
        </w:rPr>
        <w:t>ny</w:t>
      </w:r>
      <w:r w:rsidRPr="005D0AFF">
        <w:rPr>
          <w:rFonts w:ascii="Times New Roman" w:hAnsi="Times New Roman" w:cs="Times New Roman"/>
          <w:sz w:val="21"/>
          <w:szCs w:val="21"/>
        </w:rPr>
        <w:t>’s</w:t>
      </w:r>
      <w:r w:rsidRPr="005D0AFF">
        <w:rPr>
          <w:rFonts w:ascii="Times New Roman" w:hAnsi="Times New Roman" w:cs="Times New Roman"/>
          <w:spacing w:val="34"/>
          <w:sz w:val="21"/>
          <w:szCs w:val="21"/>
        </w:rPr>
        <w:t xml:space="preserve"> </w:t>
      </w:r>
      <w:r w:rsidRPr="005D0AFF">
        <w:rPr>
          <w:rFonts w:ascii="Times New Roman" w:hAnsi="Times New Roman" w:cs="Times New Roman"/>
          <w:sz w:val="21"/>
          <w:szCs w:val="21"/>
        </w:rPr>
        <w:t>affairs</w:t>
      </w:r>
      <w:r w:rsidRPr="005D0AFF">
        <w:rPr>
          <w:rFonts w:ascii="Times New Roman" w:hAnsi="Times New Roman" w:cs="Times New Roman"/>
          <w:w w:val="102"/>
          <w:sz w:val="21"/>
          <w:szCs w:val="21"/>
        </w:rPr>
        <w:t xml:space="preserve"> </w:t>
      </w:r>
      <w:r w:rsidRPr="005D0AFF">
        <w:rPr>
          <w:rFonts w:ascii="Times New Roman" w:hAnsi="Times New Roman" w:cs="Times New Roman"/>
          <w:spacing w:val="1"/>
          <w:sz w:val="21"/>
          <w:szCs w:val="21"/>
        </w:rPr>
        <w:t>b</w:t>
      </w:r>
      <w:r w:rsidRPr="005D0AFF">
        <w:rPr>
          <w:rFonts w:ascii="Times New Roman" w:hAnsi="Times New Roman" w:cs="Times New Roman"/>
          <w:sz w:val="21"/>
          <w:szCs w:val="21"/>
        </w:rPr>
        <w:t>y</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tax</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u</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ho</w:t>
      </w:r>
      <w:r w:rsidRPr="005D0AFF">
        <w:rPr>
          <w:rFonts w:ascii="Times New Roman" w:hAnsi="Times New Roman" w:cs="Times New Roman"/>
          <w:sz w:val="21"/>
          <w:szCs w:val="21"/>
        </w:rPr>
        <w:t>rities,</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cl</w:t>
      </w:r>
      <w:r w:rsidRPr="005D0AFF">
        <w:rPr>
          <w:rFonts w:ascii="Times New Roman" w:hAnsi="Times New Roman" w:cs="Times New Roman"/>
          <w:spacing w:val="1"/>
          <w:sz w:val="21"/>
          <w:szCs w:val="21"/>
        </w:rPr>
        <w:t>u</w:t>
      </w:r>
      <w:r w:rsidRPr="005D0AFF">
        <w:rPr>
          <w:rFonts w:ascii="Times New Roman" w:hAnsi="Times New Roman" w:cs="Times New Roman"/>
          <w:sz w:val="21"/>
          <w:szCs w:val="21"/>
        </w:rPr>
        <w:t>di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g</w:t>
      </w:r>
      <w:r w:rsidRPr="005D0AFF">
        <w:rPr>
          <w:rFonts w:ascii="Times New Roman" w:hAnsi="Times New Roman" w:cs="Times New Roman"/>
          <w:spacing w:val="47"/>
          <w:sz w:val="21"/>
          <w:szCs w:val="21"/>
        </w:rPr>
        <w:t xml:space="preserve"> </w:t>
      </w:r>
      <w:r w:rsidRPr="005D0AFF">
        <w:rPr>
          <w:rFonts w:ascii="Times New Roman" w:hAnsi="Times New Roman" w:cs="Times New Roman"/>
          <w:sz w:val="21"/>
          <w:szCs w:val="21"/>
        </w:rPr>
        <w:t>resulti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g</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judicial</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and</w:t>
      </w:r>
      <w:r w:rsidRPr="005D0AFF">
        <w:rPr>
          <w:rFonts w:ascii="Times New Roman" w:hAnsi="Times New Roman" w:cs="Times New Roman"/>
          <w:spacing w:val="47"/>
          <w:sz w:val="21"/>
          <w:szCs w:val="21"/>
        </w:rPr>
        <w:t xml:space="preserve"> </w:t>
      </w:r>
      <w:r w:rsidRPr="005D0AFF">
        <w:rPr>
          <w:rFonts w:ascii="Times New Roman" w:hAnsi="Times New Roman" w:cs="Times New Roman"/>
          <w:sz w:val="21"/>
          <w:szCs w:val="21"/>
        </w:rPr>
        <w:t>ad</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istrati</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e</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r</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cee</w:t>
      </w:r>
      <w:r w:rsidRPr="005D0AFF">
        <w:rPr>
          <w:rFonts w:ascii="Times New Roman" w:hAnsi="Times New Roman" w:cs="Times New Roman"/>
          <w:spacing w:val="1"/>
          <w:sz w:val="21"/>
          <w:szCs w:val="21"/>
        </w:rPr>
        <w:t>d</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ng</w:t>
      </w:r>
      <w:r w:rsidRPr="005D0AFF">
        <w:rPr>
          <w:rFonts w:ascii="Times New Roman" w:hAnsi="Times New Roman" w:cs="Times New Roman"/>
          <w:sz w:val="21"/>
          <w:szCs w:val="21"/>
        </w:rPr>
        <w:t>s,</w:t>
      </w:r>
      <w:r w:rsidRPr="005D0AFF">
        <w:rPr>
          <w:rFonts w:ascii="Times New Roman" w:hAnsi="Times New Roman" w:cs="Times New Roman"/>
          <w:spacing w:val="45"/>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d</w:t>
      </w:r>
      <w:r w:rsidRPr="005D0AFF">
        <w:rPr>
          <w:rFonts w:ascii="Times New Roman" w:hAnsi="Times New Roman" w:cs="Times New Roman"/>
          <w:spacing w:val="46"/>
          <w:sz w:val="21"/>
          <w:szCs w:val="21"/>
        </w:rPr>
        <w:t xml:space="preserve"> </w:t>
      </w:r>
      <w:r w:rsidRPr="005D0AFF">
        <w:rPr>
          <w:rFonts w:ascii="Times New Roman" w:hAnsi="Times New Roman" w:cs="Times New Roman"/>
          <w:sz w:val="21"/>
          <w:szCs w:val="21"/>
        </w:rPr>
        <w:t>to</w:t>
      </w:r>
      <w:r w:rsidRPr="005D0AFF">
        <w:rPr>
          <w:rFonts w:ascii="Times New Roman" w:hAnsi="Times New Roman" w:cs="Times New Roman"/>
          <w:spacing w:val="47"/>
          <w:sz w:val="21"/>
          <w:szCs w:val="21"/>
        </w:rPr>
        <w:t xml:space="preserve"> </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xp</w:t>
      </w:r>
      <w:r w:rsidRPr="005D0AFF">
        <w:rPr>
          <w:rFonts w:ascii="Times New Roman" w:hAnsi="Times New Roman" w:cs="Times New Roman"/>
          <w:sz w:val="21"/>
          <w:szCs w:val="21"/>
        </w:rPr>
        <w:t>e</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d</w:t>
      </w:r>
      <w:r w:rsidRPr="005D0AFF">
        <w:rPr>
          <w:rFonts w:ascii="Times New Roman" w:hAnsi="Times New Roman" w:cs="Times New Roman"/>
          <w:spacing w:val="46"/>
          <w:sz w:val="21"/>
          <w:szCs w:val="21"/>
        </w:rPr>
        <w:t xml:space="preserve"> </w:t>
      </w:r>
      <w:r w:rsidRPr="005D0AFF">
        <w:rPr>
          <w:rFonts w:ascii="Times New Roman" w:hAnsi="Times New Roman" w:cs="Times New Roman"/>
          <w:spacing w:val="1"/>
          <w:sz w:val="21"/>
          <w:szCs w:val="21"/>
        </w:rPr>
        <w:t>Co</w:t>
      </w:r>
      <w:r w:rsidRPr="005D0AFF">
        <w:rPr>
          <w:rFonts w:ascii="Times New Roman" w:hAnsi="Times New Roman" w:cs="Times New Roman"/>
          <w:spacing w:val="2"/>
          <w:sz w:val="21"/>
          <w:szCs w:val="21"/>
        </w:rPr>
        <w:t>m</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y</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f</w:t>
      </w:r>
      <w:r w:rsidRPr="005D0AFF">
        <w:rPr>
          <w:rFonts w:ascii="Times New Roman" w:hAnsi="Times New Roman" w:cs="Times New Roman"/>
          <w:spacing w:val="1"/>
          <w:sz w:val="21"/>
          <w:szCs w:val="21"/>
        </w:rPr>
        <w:t>und</w:t>
      </w:r>
      <w:r w:rsidRPr="005D0AFF">
        <w:rPr>
          <w:rFonts w:ascii="Times New Roman" w:hAnsi="Times New Roman" w:cs="Times New Roman"/>
          <w:sz w:val="21"/>
          <w:szCs w:val="21"/>
        </w:rPr>
        <w:t>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f</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r</w:t>
      </w:r>
      <w:r w:rsidRPr="005D0AFF">
        <w:rPr>
          <w:rFonts w:ascii="Times New Roman" w:hAnsi="Times New Roman" w:cs="Times New Roman"/>
          <w:spacing w:val="40"/>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r</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fessi</w:t>
      </w:r>
      <w:r w:rsidRPr="005D0AFF">
        <w:rPr>
          <w:rFonts w:ascii="Times New Roman" w:hAnsi="Times New Roman" w:cs="Times New Roman"/>
          <w:spacing w:val="1"/>
          <w:sz w:val="21"/>
          <w:szCs w:val="21"/>
        </w:rPr>
        <w:t>on</w:t>
      </w:r>
      <w:r w:rsidRPr="005D0AFF">
        <w:rPr>
          <w:rFonts w:ascii="Times New Roman" w:hAnsi="Times New Roman" w:cs="Times New Roman"/>
          <w:sz w:val="21"/>
          <w:szCs w:val="21"/>
        </w:rPr>
        <w:t>al</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ser</w:t>
      </w:r>
      <w:r w:rsidRPr="005D0AFF">
        <w:rPr>
          <w:rFonts w:ascii="Times New Roman" w:hAnsi="Times New Roman" w:cs="Times New Roman"/>
          <w:spacing w:val="1"/>
          <w:sz w:val="21"/>
          <w:szCs w:val="21"/>
        </w:rPr>
        <w:t>v</w:t>
      </w:r>
      <w:r w:rsidRPr="005D0AFF">
        <w:rPr>
          <w:rFonts w:ascii="Times New Roman" w:hAnsi="Times New Roman" w:cs="Times New Roman"/>
          <w:sz w:val="21"/>
          <w:szCs w:val="21"/>
        </w:rPr>
        <w:t>ices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a</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d</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c</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sts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ass</w:t>
      </w:r>
      <w:r w:rsidRPr="005D0AFF">
        <w:rPr>
          <w:rFonts w:ascii="Times New Roman" w:hAnsi="Times New Roman" w:cs="Times New Roman"/>
          <w:spacing w:val="1"/>
          <w:sz w:val="21"/>
          <w:szCs w:val="21"/>
        </w:rPr>
        <w:t>o</w:t>
      </w:r>
      <w:r w:rsidRPr="005D0AFF">
        <w:rPr>
          <w:rFonts w:ascii="Times New Roman" w:hAnsi="Times New Roman" w:cs="Times New Roman"/>
          <w:sz w:val="21"/>
          <w:szCs w:val="21"/>
        </w:rPr>
        <w:t>ciated</w:t>
      </w:r>
      <w:r w:rsidRPr="005D0AFF">
        <w:rPr>
          <w:rFonts w:ascii="Times New Roman" w:hAnsi="Times New Roman" w:cs="Times New Roman"/>
          <w:spacing w:val="41"/>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ere</w:t>
      </w:r>
      <w:r w:rsidRPr="005D0AFF">
        <w:rPr>
          <w:rFonts w:ascii="Times New Roman" w:hAnsi="Times New Roman" w:cs="Times New Roman"/>
          <w:spacing w:val="1"/>
          <w:sz w:val="21"/>
          <w:szCs w:val="21"/>
        </w:rPr>
        <w:t>w</w:t>
      </w:r>
      <w:r w:rsidRPr="005D0AFF">
        <w:rPr>
          <w:rFonts w:ascii="Times New Roman" w:hAnsi="Times New Roman" w:cs="Times New Roman"/>
          <w:sz w:val="21"/>
          <w:szCs w:val="21"/>
        </w:rPr>
        <w:t>it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41"/>
          <w:sz w:val="21"/>
          <w:szCs w:val="21"/>
        </w:rPr>
        <w:t xml:space="preserve"> </w:t>
      </w:r>
      <w:r w:rsidRPr="005D0AFF">
        <w:rPr>
          <w:rFonts w:ascii="Times New Roman" w:hAnsi="Times New Roman" w:cs="Times New Roman"/>
          <w:sz w:val="21"/>
          <w:szCs w:val="21"/>
        </w:rPr>
        <w:t>its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ca</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acity</w:t>
      </w:r>
      <w:r w:rsidRPr="005D0AFF">
        <w:rPr>
          <w:rFonts w:ascii="Times New Roman" w:hAnsi="Times New Roman" w:cs="Times New Roman"/>
          <w:spacing w:val="42"/>
          <w:sz w:val="21"/>
          <w:szCs w:val="21"/>
        </w:rPr>
        <w:t xml:space="preserve"> </w:t>
      </w:r>
      <w:r w:rsidRPr="005D0AFF">
        <w:rPr>
          <w:rFonts w:ascii="Times New Roman" w:hAnsi="Times New Roman" w:cs="Times New Roman"/>
          <w:sz w:val="21"/>
          <w:szCs w:val="21"/>
        </w:rPr>
        <w:t>as</w:t>
      </w:r>
      <w:r w:rsidRPr="005D0AFF">
        <w:rPr>
          <w:rFonts w:ascii="Times New Roman" w:hAnsi="Times New Roman" w:cs="Times New Roman"/>
          <w:spacing w:val="40"/>
          <w:sz w:val="21"/>
          <w:szCs w:val="21"/>
        </w:rPr>
        <w:t xml:space="preserve"> </w:t>
      </w:r>
      <w:r w:rsidRPr="005D0AFF">
        <w:rPr>
          <w:rFonts w:ascii="Times New Roman" w:hAnsi="Times New Roman" w:cs="Times New Roman"/>
          <w:sz w:val="21"/>
          <w:szCs w:val="21"/>
        </w:rPr>
        <w:t>“</w:t>
      </w:r>
      <w:r w:rsidRPr="005D0AFF">
        <w:rPr>
          <w:rFonts w:ascii="Times New Roman" w:hAnsi="Times New Roman" w:cs="Times New Roman"/>
          <w:spacing w:val="1"/>
          <w:sz w:val="21"/>
          <w:szCs w:val="21"/>
        </w:rPr>
        <w:t>T</w:t>
      </w:r>
      <w:r w:rsidRPr="005D0AFF">
        <w:rPr>
          <w:rFonts w:ascii="Times New Roman" w:hAnsi="Times New Roman" w:cs="Times New Roman"/>
          <w:sz w:val="21"/>
          <w:szCs w:val="21"/>
        </w:rPr>
        <w:t>ax</w:t>
      </w:r>
      <w:r w:rsidRPr="005D0AFF">
        <w:rPr>
          <w:rFonts w:ascii="Times New Roman" w:hAnsi="Times New Roman" w:cs="Times New Roman"/>
          <w:spacing w:val="40"/>
          <w:sz w:val="21"/>
          <w:szCs w:val="21"/>
        </w:rPr>
        <w:t xml:space="preserve"> </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atters</w:t>
      </w:r>
      <w:r w:rsidRPr="005D0AFF">
        <w:rPr>
          <w:rFonts w:ascii="Times New Roman" w:hAnsi="Times New Roman" w:cs="Times New Roman"/>
          <w:spacing w:val="41"/>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art</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er,”</w:t>
      </w:r>
      <w:r w:rsidRPr="005D0AFF">
        <w:rPr>
          <w:rFonts w:ascii="Times New Roman" w:hAnsi="Times New Roman" w:cs="Times New Roman"/>
          <w:w w:val="102"/>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desi</w:t>
      </w:r>
      <w:r w:rsidRPr="005D0AFF">
        <w:rPr>
          <w:rFonts w:ascii="Times New Roman" w:hAnsi="Times New Roman" w:cs="Times New Roman"/>
          <w:spacing w:val="1"/>
          <w:sz w:val="21"/>
          <w:szCs w:val="21"/>
        </w:rPr>
        <w:t>g</w:t>
      </w:r>
      <w:r w:rsidRPr="005D0AFF">
        <w:rPr>
          <w:rFonts w:ascii="Times New Roman" w:hAnsi="Times New Roman" w:cs="Times New Roman"/>
          <w:sz w:val="21"/>
          <w:szCs w:val="21"/>
        </w:rPr>
        <w:t>nated</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P</w:t>
      </w:r>
      <w:r w:rsidRPr="005D0AFF">
        <w:rPr>
          <w:rFonts w:ascii="Times New Roman" w:hAnsi="Times New Roman" w:cs="Times New Roman"/>
          <w:sz w:val="21"/>
          <w:szCs w:val="21"/>
        </w:rPr>
        <w:t>erson</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shall</w:t>
      </w:r>
      <w:r w:rsidRPr="005D0AFF">
        <w:rPr>
          <w:rFonts w:ascii="Times New Roman" w:hAnsi="Times New Roman" w:cs="Times New Roman"/>
          <w:spacing w:val="17"/>
          <w:sz w:val="21"/>
          <w:szCs w:val="21"/>
        </w:rPr>
        <w:t xml:space="preserve"> </w:t>
      </w:r>
      <w:r w:rsidRPr="005D0AFF">
        <w:rPr>
          <w:rFonts w:ascii="Times New Roman" w:hAnsi="Times New Roman" w:cs="Times New Roman"/>
          <w:sz w:val="21"/>
          <w:szCs w:val="21"/>
        </w:rPr>
        <w:t>oversee</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8"/>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pany</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tax</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affairs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in</w:t>
      </w:r>
      <w:r w:rsidRPr="005D0AFF">
        <w:rPr>
          <w:rFonts w:ascii="Times New Roman" w:hAnsi="Times New Roman" w:cs="Times New Roman"/>
          <w:spacing w:val="20"/>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overall</w:t>
      </w:r>
      <w:r w:rsidRPr="005D0AFF">
        <w:rPr>
          <w:rFonts w:ascii="Times New Roman" w:hAnsi="Times New Roman" w:cs="Times New Roman"/>
          <w:spacing w:val="17"/>
          <w:sz w:val="21"/>
          <w:szCs w:val="21"/>
        </w:rPr>
        <w:t xml:space="preserve"> </w:t>
      </w:r>
      <w:r w:rsidRPr="005D0AFF">
        <w:rPr>
          <w:rFonts w:ascii="Times New Roman" w:hAnsi="Times New Roman" w:cs="Times New Roman"/>
          <w:sz w:val="21"/>
          <w:szCs w:val="21"/>
        </w:rPr>
        <w:t>best</w:t>
      </w:r>
      <w:r w:rsidRPr="005D0AFF">
        <w:rPr>
          <w:rFonts w:ascii="Times New Roman" w:hAnsi="Times New Roman" w:cs="Times New Roman"/>
          <w:spacing w:val="17"/>
          <w:sz w:val="21"/>
          <w:szCs w:val="21"/>
        </w:rPr>
        <w:t xml:space="preserve"> </w:t>
      </w:r>
      <w:r w:rsidRPr="005D0AFF">
        <w:rPr>
          <w:rFonts w:ascii="Times New Roman" w:hAnsi="Times New Roman" w:cs="Times New Roman"/>
          <w:sz w:val="21"/>
          <w:szCs w:val="21"/>
        </w:rPr>
        <w:t>i</w:t>
      </w:r>
      <w:r w:rsidRPr="005D0AFF">
        <w:rPr>
          <w:rFonts w:ascii="Times New Roman" w:hAnsi="Times New Roman" w:cs="Times New Roman"/>
          <w:spacing w:val="1"/>
          <w:sz w:val="21"/>
          <w:szCs w:val="21"/>
        </w:rPr>
        <w:t>n</w:t>
      </w:r>
      <w:r w:rsidRPr="005D0AFF">
        <w:rPr>
          <w:rFonts w:ascii="Times New Roman" w:hAnsi="Times New Roman" w:cs="Times New Roman"/>
          <w:sz w:val="21"/>
          <w:szCs w:val="21"/>
        </w:rPr>
        <w:t>terests</w:t>
      </w:r>
      <w:r w:rsidRPr="005D0AFF">
        <w:rPr>
          <w:rFonts w:ascii="Times New Roman" w:hAnsi="Times New Roman" w:cs="Times New Roman"/>
          <w:spacing w:val="19"/>
          <w:sz w:val="21"/>
          <w:szCs w:val="21"/>
        </w:rPr>
        <w:t xml:space="preserve"> </w:t>
      </w:r>
      <w:r w:rsidRPr="005D0AFF">
        <w:rPr>
          <w:rFonts w:ascii="Times New Roman" w:hAnsi="Times New Roman" w:cs="Times New Roman"/>
          <w:sz w:val="21"/>
          <w:szCs w:val="21"/>
        </w:rPr>
        <w:t>of</w:t>
      </w:r>
      <w:r w:rsidRPr="005D0AFF">
        <w:rPr>
          <w:rFonts w:ascii="Times New Roman" w:hAnsi="Times New Roman" w:cs="Times New Roman"/>
          <w:spacing w:val="18"/>
          <w:sz w:val="21"/>
          <w:szCs w:val="21"/>
        </w:rPr>
        <w:t xml:space="preserve"> </w:t>
      </w:r>
      <w:r w:rsidRPr="005D0AFF">
        <w:rPr>
          <w:rFonts w:ascii="Times New Roman" w:hAnsi="Times New Roman" w:cs="Times New Roman"/>
          <w:sz w:val="21"/>
          <w:szCs w:val="21"/>
        </w:rPr>
        <w:t>t</w:t>
      </w:r>
      <w:r w:rsidRPr="005D0AFF">
        <w:rPr>
          <w:rFonts w:ascii="Times New Roman" w:hAnsi="Times New Roman" w:cs="Times New Roman"/>
          <w:spacing w:val="1"/>
          <w:sz w:val="21"/>
          <w:szCs w:val="21"/>
        </w:rPr>
        <w:t>h</w:t>
      </w:r>
      <w:r w:rsidRPr="005D0AFF">
        <w:rPr>
          <w:rFonts w:ascii="Times New Roman" w:hAnsi="Times New Roman" w:cs="Times New Roman"/>
          <w:sz w:val="21"/>
          <w:szCs w:val="21"/>
        </w:rPr>
        <w:t>e</w:t>
      </w:r>
      <w:r w:rsidRPr="005D0AFF">
        <w:rPr>
          <w:rFonts w:ascii="Times New Roman" w:hAnsi="Times New Roman" w:cs="Times New Roman"/>
          <w:spacing w:val="19"/>
          <w:sz w:val="21"/>
          <w:szCs w:val="21"/>
        </w:rPr>
        <w:t xml:space="preserve"> </w:t>
      </w:r>
      <w:r w:rsidRPr="005D0AFF">
        <w:rPr>
          <w:rFonts w:ascii="Times New Roman" w:hAnsi="Times New Roman" w:cs="Times New Roman"/>
          <w:spacing w:val="1"/>
          <w:sz w:val="21"/>
          <w:szCs w:val="21"/>
        </w:rPr>
        <w:t>C</w:t>
      </w:r>
      <w:r w:rsidRPr="005D0AFF">
        <w:rPr>
          <w:rFonts w:ascii="Times New Roman" w:hAnsi="Times New Roman" w:cs="Times New Roman"/>
          <w:sz w:val="21"/>
          <w:szCs w:val="21"/>
        </w:rPr>
        <w:t>o</w:t>
      </w:r>
      <w:r w:rsidRPr="005D0AFF">
        <w:rPr>
          <w:rFonts w:ascii="Times New Roman" w:hAnsi="Times New Roman" w:cs="Times New Roman"/>
          <w:spacing w:val="2"/>
          <w:sz w:val="21"/>
          <w:szCs w:val="21"/>
        </w:rPr>
        <w:t>m</w:t>
      </w:r>
      <w:r w:rsidRPr="005D0AFF">
        <w:rPr>
          <w:rFonts w:ascii="Times New Roman" w:hAnsi="Times New Roman" w:cs="Times New Roman"/>
          <w:sz w:val="21"/>
          <w:szCs w:val="21"/>
        </w:rPr>
        <w:t>pany.</w:t>
      </w:r>
    </w:p>
    <w:p w14:paraId="1FDEC827" w14:textId="77777777" w:rsidR="000C19C9" w:rsidRDefault="000C19C9">
      <w:pPr>
        <w:spacing w:before="2" w:line="240" w:lineRule="exact"/>
        <w:rPr>
          <w:sz w:val="24"/>
          <w:szCs w:val="24"/>
        </w:rPr>
      </w:pPr>
    </w:p>
    <w:p w14:paraId="40B14BFF" w14:textId="77777777" w:rsidR="000C19C9" w:rsidRDefault="00D3642A">
      <w:pPr>
        <w:pStyle w:val="Heading1"/>
        <w:numPr>
          <w:ilvl w:val="1"/>
          <w:numId w:val="1"/>
        </w:numPr>
        <w:tabs>
          <w:tab w:val="left" w:pos="1544"/>
        </w:tabs>
        <w:ind w:left="1544"/>
        <w:rPr>
          <w:rFonts w:cs="Times New Roman"/>
          <w:b w:val="0"/>
          <w:bCs w:val="0"/>
        </w:rPr>
      </w:pPr>
      <w:r>
        <w:rPr>
          <w:spacing w:val="1"/>
          <w:u w:val="single" w:color="000000"/>
        </w:rPr>
        <w:t>FEDERA</w:t>
      </w:r>
      <w:r>
        <w:rPr>
          <w:u w:val="single" w:color="000000"/>
        </w:rPr>
        <w:t>L</w:t>
      </w:r>
      <w:r>
        <w:rPr>
          <w:spacing w:val="40"/>
          <w:u w:val="single" w:color="000000"/>
        </w:rPr>
        <w:t xml:space="preserve"> </w:t>
      </w:r>
      <w:r>
        <w:rPr>
          <w:u w:val="single" w:color="000000"/>
        </w:rPr>
        <w:t>I</w:t>
      </w:r>
      <w:r>
        <w:rPr>
          <w:spacing w:val="1"/>
          <w:u w:val="single" w:color="000000"/>
        </w:rPr>
        <w:t>NC</w:t>
      </w:r>
      <w:r>
        <w:rPr>
          <w:spacing w:val="2"/>
          <w:u w:val="single" w:color="000000"/>
        </w:rPr>
        <w:t>OM</w:t>
      </w:r>
      <w:r>
        <w:rPr>
          <w:u w:val="single" w:color="000000"/>
        </w:rPr>
        <w:t>E</w:t>
      </w:r>
      <w:r>
        <w:rPr>
          <w:spacing w:val="40"/>
          <w:u w:val="single" w:color="000000"/>
        </w:rPr>
        <w:t xml:space="preserve"> </w:t>
      </w:r>
      <w:r>
        <w:rPr>
          <w:spacing w:val="1"/>
          <w:u w:val="single" w:color="000000"/>
        </w:rPr>
        <w:t>TA</w:t>
      </w:r>
      <w:r>
        <w:rPr>
          <w:u w:val="single" w:color="000000"/>
        </w:rPr>
        <w:t>X</w:t>
      </w:r>
      <w:r>
        <w:rPr>
          <w:spacing w:val="41"/>
          <w:u w:val="single" w:color="000000"/>
        </w:rPr>
        <w:t xml:space="preserve"> </w:t>
      </w:r>
      <w:r>
        <w:rPr>
          <w:spacing w:val="1"/>
          <w:u w:val="single" w:color="000000"/>
        </w:rPr>
        <w:t>ELECT</w:t>
      </w:r>
      <w:r>
        <w:rPr>
          <w:u w:val="single" w:color="000000"/>
        </w:rPr>
        <w:t>I</w:t>
      </w:r>
      <w:r>
        <w:rPr>
          <w:spacing w:val="2"/>
          <w:u w:val="single" w:color="000000"/>
        </w:rPr>
        <w:t>O</w:t>
      </w:r>
      <w:r>
        <w:rPr>
          <w:spacing w:val="1"/>
          <w:u w:val="single" w:color="000000"/>
        </w:rPr>
        <w:t>N</w:t>
      </w:r>
      <w:r>
        <w:rPr>
          <w:u w:val="single" w:color="000000"/>
        </w:rPr>
        <w:t>S</w:t>
      </w:r>
      <w:r>
        <w:rPr>
          <w:spacing w:val="39"/>
          <w:u w:val="single" w:color="000000"/>
        </w:rPr>
        <w:t xml:space="preserve"> </w:t>
      </w:r>
      <w:r>
        <w:rPr>
          <w:spacing w:val="2"/>
          <w:u w:val="single" w:color="000000"/>
        </w:rPr>
        <w:t>M</w:t>
      </w:r>
      <w:r>
        <w:rPr>
          <w:spacing w:val="1"/>
          <w:u w:val="single" w:color="000000"/>
        </w:rPr>
        <w:t>AD</w:t>
      </w:r>
      <w:r>
        <w:rPr>
          <w:u w:val="single" w:color="000000"/>
        </w:rPr>
        <w:t>E</w:t>
      </w:r>
      <w:r>
        <w:rPr>
          <w:spacing w:val="40"/>
          <w:u w:val="single" w:color="000000"/>
        </w:rPr>
        <w:t xml:space="preserve"> </w:t>
      </w:r>
      <w:r>
        <w:rPr>
          <w:spacing w:val="1"/>
          <w:u w:val="single" w:color="000000"/>
        </w:rPr>
        <w:t>B</w:t>
      </w:r>
      <w:r>
        <w:rPr>
          <w:u w:val="single" w:color="000000"/>
        </w:rPr>
        <w:t>Y</w:t>
      </w:r>
      <w:r>
        <w:rPr>
          <w:spacing w:val="43"/>
          <w:u w:val="single" w:color="000000"/>
        </w:rPr>
        <w:t xml:space="preserve"> </w:t>
      </w:r>
      <w:r>
        <w:rPr>
          <w:spacing w:val="2"/>
          <w:u w:val="single" w:color="000000"/>
        </w:rPr>
        <w:t>M</w:t>
      </w:r>
      <w:r>
        <w:rPr>
          <w:spacing w:val="1"/>
          <w:u w:val="single" w:color="000000"/>
        </w:rPr>
        <w:t>ANA</w:t>
      </w:r>
      <w:r>
        <w:rPr>
          <w:spacing w:val="2"/>
          <w:u w:val="single" w:color="000000"/>
        </w:rPr>
        <w:t>G</w:t>
      </w:r>
      <w:r>
        <w:rPr>
          <w:u w:val="single" w:color="000000"/>
        </w:rPr>
        <w:t>I</w:t>
      </w:r>
      <w:r>
        <w:rPr>
          <w:spacing w:val="1"/>
          <w:u w:val="single" w:color="000000"/>
        </w:rPr>
        <w:t>N</w:t>
      </w:r>
      <w:r>
        <w:rPr>
          <w:u w:val="single" w:color="000000"/>
        </w:rPr>
        <w:t>G</w:t>
      </w:r>
      <w:r>
        <w:rPr>
          <w:spacing w:val="15"/>
          <w:w w:val="102"/>
          <w:u w:val="single" w:color="000000"/>
        </w:rPr>
        <w:t xml:space="preserve"> </w:t>
      </w:r>
      <w:r>
        <w:rPr>
          <w:spacing w:val="2"/>
          <w:u w:val="single" w:color="000000"/>
        </w:rPr>
        <w:t>M</w:t>
      </w:r>
      <w:r>
        <w:rPr>
          <w:spacing w:val="1"/>
          <w:u w:val="single" w:color="000000"/>
        </w:rPr>
        <w:t>E</w:t>
      </w:r>
      <w:r>
        <w:rPr>
          <w:spacing w:val="2"/>
          <w:u w:val="single" w:color="000000"/>
        </w:rPr>
        <w:t>M</w:t>
      </w:r>
      <w:r>
        <w:rPr>
          <w:spacing w:val="1"/>
          <w:u w:val="single" w:color="000000"/>
        </w:rPr>
        <w:t>BE</w:t>
      </w:r>
      <w:r>
        <w:rPr>
          <w:spacing w:val="2"/>
          <w:u w:val="single" w:color="000000"/>
        </w:rPr>
        <w:t>R</w:t>
      </w:r>
      <w:r>
        <w:t>.</w:t>
      </w:r>
      <w:r>
        <w:rPr>
          <w:spacing w:val="48"/>
        </w:rPr>
        <w:t xml:space="preserve"> </w:t>
      </w:r>
      <w:r>
        <w:rPr>
          <w:rFonts w:cs="Times New Roman"/>
          <w:b w:val="0"/>
          <w:bCs w:val="0"/>
          <w:spacing w:val="1"/>
        </w:rPr>
        <w:t>Th</w:t>
      </w:r>
      <w:r>
        <w:rPr>
          <w:rFonts w:cs="Times New Roman"/>
          <w:b w:val="0"/>
          <w:bCs w:val="0"/>
        </w:rPr>
        <w:t>e</w:t>
      </w:r>
    </w:p>
    <w:p w14:paraId="6CBD4894" w14:textId="77777777" w:rsidR="000C19C9" w:rsidRDefault="00D3642A">
      <w:pPr>
        <w:pStyle w:val="BodyText"/>
        <w:spacing w:before="8" w:line="252" w:lineRule="auto"/>
        <w:ind w:right="114" w:firstLine="0"/>
        <w:jc w:val="both"/>
        <w:rPr>
          <w:u w:val="none"/>
        </w:rPr>
      </w:pP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40"/>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40"/>
          <w:u w:val="none"/>
        </w:rPr>
        <w:t xml:space="preserve"> </w:t>
      </w:r>
      <w:r>
        <w:rPr>
          <w:spacing w:val="1"/>
          <w:u w:val="none"/>
        </w:rPr>
        <w:t>o</w:t>
      </w:r>
      <w:r>
        <w:rPr>
          <w:u w:val="none"/>
        </w:rPr>
        <w:t>n</w:t>
      </w:r>
      <w:r>
        <w:rPr>
          <w:spacing w:val="40"/>
          <w:u w:val="none"/>
        </w:rPr>
        <w:t xml:space="preserve"> </w:t>
      </w:r>
      <w:r>
        <w:rPr>
          <w:spacing w:val="1"/>
          <w:u w:val="none"/>
        </w:rPr>
        <w:t>b</w:t>
      </w:r>
      <w:r>
        <w:rPr>
          <w:u w:val="none"/>
        </w:rPr>
        <w:t>e</w:t>
      </w:r>
      <w:r>
        <w:rPr>
          <w:spacing w:val="1"/>
          <w:u w:val="none"/>
        </w:rPr>
        <w:t>h</w:t>
      </w:r>
      <w:r>
        <w:rPr>
          <w:u w:val="none"/>
        </w:rPr>
        <w:t>alf</w:t>
      </w:r>
      <w:r>
        <w:rPr>
          <w:spacing w:val="40"/>
          <w:u w:val="none"/>
        </w:rPr>
        <w:t xml:space="preserve"> </w:t>
      </w:r>
      <w:r>
        <w:rPr>
          <w:spacing w:val="1"/>
          <w:u w:val="none"/>
        </w:rPr>
        <w:t>o</w:t>
      </w:r>
      <w:r>
        <w:rPr>
          <w:u w:val="none"/>
        </w:rPr>
        <w:t>f</w:t>
      </w:r>
      <w:r>
        <w:rPr>
          <w:spacing w:val="40"/>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1"/>
          <w:u w:val="none"/>
        </w:rPr>
        <w:t xml:space="preserve"> </w:t>
      </w:r>
      <w:r>
        <w:rPr>
          <w:spacing w:val="2"/>
          <w:u w:val="none"/>
        </w:rPr>
        <w:t>m</w:t>
      </w:r>
      <w:r>
        <w:rPr>
          <w:u w:val="none"/>
        </w:rPr>
        <w:t>ay</w:t>
      </w:r>
      <w:r>
        <w:rPr>
          <w:spacing w:val="40"/>
          <w:u w:val="none"/>
        </w:rPr>
        <w:t xml:space="preserve"> </w:t>
      </w:r>
      <w:r>
        <w:rPr>
          <w:spacing w:val="2"/>
          <w:u w:val="none"/>
        </w:rPr>
        <w:t>m</w:t>
      </w:r>
      <w:r>
        <w:rPr>
          <w:u w:val="none"/>
        </w:rPr>
        <w:t>a</w:t>
      </w:r>
      <w:r>
        <w:rPr>
          <w:spacing w:val="1"/>
          <w:u w:val="none"/>
        </w:rPr>
        <w:t>k</w:t>
      </w:r>
      <w:r>
        <w:rPr>
          <w:u w:val="none"/>
        </w:rPr>
        <w:t>e</w:t>
      </w:r>
      <w:r>
        <w:rPr>
          <w:spacing w:val="40"/>
          <w:u w:val="none"/>
        </w:rPr>
        <w:t xml:space="preserve"> </w:t>
      </w:r>
      <w:r>
        <w:rPr>
          <w:u w:val="none"/>
        </w:rPr>
        <w:t>all</w:t>
      </w:r>
      <w:r>
        <w:rPr>
          <w:spacing w:val="40"/>
          <w:u w:val="none"/>
        </w:rPr>
        <w:t xml:space="preserve"> </w:t>
      </w:r>
      <w:r>
        <w:rPr>
          <w:u w:val="none"/>
        </w:rPr>
        <w:t>electi</w:t>
      </w:r>
      <w:r>
        <w:rPr>
          <w:spacing w:val="1"/>
          <w:u w:val="none"/>
        </w:rPr>
        <w:t>on</w:t>
      </w:r>
      <w:r>
        <w:rPr>
          <w:u w:val="none"/>
        </w:rPr>
        <w:t>s</w:t>
      </w:r>
      <w:r>
        <w:rPr>
          <w:spacing w:val="40"/>
          <w:u w:val="none"/>
        </w:rPr>
        <w:t xml:space="preserve"> </w:t>
      </w:r>
      <w:r>
        <w:rPr>
          <w:u w:val="none"/>
        </w:rPr>
        <w:t>f</w:t>
      </w:r>
      <w:r>
        <w:rPr>
          <w:spacing w:val="1"/>
          <w:u w:val="none"/>
        </w:rPr>
        <w:t>o</w:t>
      </w:r>
      <w:r>
        <w:rPr>
          <w:u w:val="none"/>
        </w:rPr>
        <w:t>r</w:t>
      </w:r>
      <w:r>
        <w:rPr>
          <w:spacing w:val="40"/>
          <w:u w:val="none"/>
        </w:rPr>
        <w:t xml:space="preserve"> </w:t>
      </w:r>
      <w:r>
        <w:rPr>
          <w:u w:val="none"/>
        </w:rPr>
        <w:t>fe</w:t>
      </w:r>
      <w:r>
        <w:rPr>
          <w:spacing w:val="1"/>
          <w:u w:val="none"/>
        </w:rPr>
        <w:t>d</w:t>
      </w:r>
      <w:r>
        <w:rPr>
          <w:u w:val="none"/>
        </w:rPr>
        <w:t>eral</w:t>
      </w:r>
      <w:r>
        <w:rPr>
          <w:spacing w:val="40"/>
          <w:u w:val="none"/>
        </w:rPr>
        <w:t xml:space="preserve"> </w:t>
      </w:r>
      <w:r>
        <w:rPr>
          <w:u w:val="none"/>
        </w:rPr>
        <w:t>i</w:t>
      </w:r>
      <w:r>
        <w:rPr>
          <w:spacing w:val="1"/>
          <w:u w:val="none"/>
        </w:rPr>
        <w:t>n</w:t>
      </w:r>
      <w:r>
        <w:rPr>
          <w:u w:val="none"/>
        </w:rPr>
        <w:t>c</w:t>
      </w:r>
      <w:r>
        <w:rPr>
          <w:spacing w:val="1"/>
          <w:u w:val="none"/>
        </w:rPr>
        <w:t>o</w:t>
      </w:r>
      <w:r>
        <w:rPr>
          <w:spacing w:val="2"/>
          <w:u w:val="none"/>
        </w:rPr>
        <w:t>m</w:t>
      </w:r>
      <w:r>
        <w:rPr>
          <w:u w:val="none"/>
        </w:rPr>
        <w:t>e</w:t>
      </w:r>
      <w:r>
        <w:rPr>
          <w:spacing w:val="41"/>
          <w:u w:val="none"/>
        </w:rPr>
        <w:t xml:space="preserve"> </w:t>
      </w:r>
      <w:r>
        <w:rPr>
          <w:u w:val="none"/>
        </w:rPr>
        <w:t>tax</w:t>
      </w:r>
      <w:r>
        <w:rPr>
          <w:spacing w:val="40"/>
          <w:u w:val="none"/>
        </w:rPr>
        <w:t xml:space="preserve"> </w:t>
      </w:r>
      <w:r>
        <w:rPr>
          <w:spacing w:val="1"/>
          <w:u w:val="none"/>
        </w:rPr>
        <w:t>pu</w:t>
      </w:r>
      <w:r>
        <w:rPr>
          <w:u w:val="none"/>
        </w:rPr>
        <w:t>r</w:t>
      </w:r>
      <w:r>
        <w:rPr>
          <w:spacing w:val="1"/>
          <w:u w:val="none"/>
        </w:rPr>
        <w:t>po</w:t>
      </w:r>
      <w:r>
        <w:rPr>
          <w:u w:val="none"/>
        </w:rPr>
        <w:t>ses,</w:t>
      </w:r>
      <w:r>
        <w:rPr>
          <w:w w:val="102"/>
          <w:u w:val="none"/>
        </w:rPr>
        <w:t xml:space="preserve"> </w:t>
      </w:r>
      <w:r>
        <w:rPr>
          <w:u w:val="none"/>
        </w:rPr>
        <w:t>i</w:t>
      </w:r>
      <w:r>
        <w:rPr>
          <w:spacing w:val="1"/>
          <w:u w:val="none"/>
        </w:rPr>
        <w:t>n</w:t>
      </w:r>
      <w:r>
        <w:rPr>
          <w:u w:val="none"/>
        </w:rPr>
        <w:t>cl</w:t>
      </w:r>
      <w:r>
        <w:rPr>
          <w:spacing w:val="1"/>
          <w:u w:val="none"/>
        </w:rPr>
        <w:t>u</w:t>
      </w:r>
      <w:r>
        <w:rPr>
          <w:u w:val="none"/>
        </w:rPr>
        <w:t>di</w:t>
      </w:r>
      <w:r>
        <w:rPr>
          <w:spacing w:val="1"/>
          <w:u w:val="none"/>
        </w:rPr>
        <w:t>n</w:t>
      </w:r>
      <w:r>
        <w:rPr>
          <w:u w:val="none"/>
        </w:rPr>
        <w:t>g</w:t>
      </w:r>
      <w:r>
        <w:rPr>
          <w:spacing w:val="19"/>
          <w:u w:val="none"/>
        </w:rPr>
        <w:t xml:space="preserve"> </w:t>
      </w:r>
      <w:r>
        <w:rPr>
          <w:u w:val="none"/>
        </w:rPr>
        <w:t>but</w:t>
      </w:r>
      <w:r>
        <w:rPr>
          <w:spacing w:val="19"/>
          <w:u w:val="none"/>
        </w:rPr>
        <w:t xml:space="preserve"> </w:t>
      </w:r>
      <w:r>
        <w:rPr>
          <w:u w:val="none"/>
        </w:rPr>
        <w:t>not</w:t>
      </w:r>
      <w:r>
        <w:rPr>
          <w:spacing w:val="18"/>
          <w:u w:val="none"/>
        </w:rPr>
        <w:t xml:space="preserve"> </w:t>
      </w:r>
      <w:r>
        <w:rPr>
          <w:u w:val="none"/>
        </w:rPr>
        <w:t>li</w:t>
      </w:r>
      <w:r>
        <w:rPr>
          <w:spacing w:val="2"/>
          <w:u w:val="none"/>
        </w:rPr>
        <w:t>m</w:t>
      </w:r>
      <w:r>
        <w:rPr>
          <w:u w:val="none"/>
        </w:rPr>
        <w:t>ited</w:t>
      </w:r>
      <w:r>
        <w:rPr>
          <w:spacing w:val="20"/>
          <w:u w:val="none"/>
        </w:rPr>
        <w:t xml:space="preserve"> </w:t>
      </w:r>
      <w:r>
        <w:rPr>
          <w:u w:val="none"/>
        </w:rPr>
        <w:t>to</w:t>
      </w:r>
      <w:r>
        <w:rPr>
          <w:spacing w:val="20"/>
          <w:u w:val="none"/>
        </w:rPr>
        <w:t xml:space="preserve"> </w:t>
      </w:r>
      <w:r>
        <w:rPr>
          <w:u w:val="none"/>
        </w:rPr>
        <w:t>t</w:t>
      </w:r>
      <w:r>
        <w:rPr>
          <w:spacing w:val="1"/>
          <w:u w:val="none"/>
        </w:rPr>
        <w:t>h</w:t>
      </w:r>
      <w:r>
        <w:rPr>
          <w:u w:val="none"/>
        </w:rPr>
        <w:t>e</w:t>
      </w:r>
      <w:r>
        <w:rPr>
          <w:spacing w:val="20"/>
          <w:u w:val="none"/>
        </w:rPr>
        <w:t xml:space="preserve"> </w:t>
      </w:r>
      <w:r>
        <w:rPr>
          <w:u w:val="none"/>
        </w:rPr>
        <w:t>foll</w:t>
      </w:r>
      <w:r>
        <w:rPr>
          <w:spacing w:val="1"/>
          <w:u w:val="none"/>
        </w:rPr>
        <w:t>o</w:t>
      </w:r>
      <w:r>
        <w:rPr>
          <w:spacing w:val="2"/>
          <w:u w:val="none"/>
        </w:rPr>
        <w:t>w</w:t>
      </w:r>
      <w:r>
        <w:rPr>
          <w:u w:val="none"/>
        </w:rPr>
        <w:t>i</w:t>
      </w:r>
      <w:r>
        <w:rPr>
          <w:spacing w:val="1"/>
          <w:u w:val="none"/>
        </w:rPr>
        <w:t>n</w:t>
      </w:r>
      <w:r>
        <w:rPr>
          <w:u w:val="none"/>
        </w:rPr>
        <w:t>g:</w:t>
      </w:r>
    </w:p>
    <w:p w14:paraId="349658E4" w14:textId="77777777" w:rsidR="000C19C9" w:rsidRDefault="000C19C9">
      <w:pPr>
        <w:spacing w:line="240" w:lineRule="exact"/>
        <w:rPr>
          <w:sz w:val="24"/>
          <w:szCs w:val="24"/>
        </w:rPr>
      </w:pPr>
    </w:p>
    <w:p w14:paraId="06DCF7E0" w14:textId="77777777" w:rsidR="000C19C9" w:rsidRDefault="00D3642A">
      <w:pPr>
        <w:pStyle w:val="BodyText"/>
        <w:numPr>
          <w:ilvl w:val="2"/>
          <w:numId w:val="1"/>
        </w:numPr>
        <w:tabs>
          <w:tab w:val="left" w:pos="2264"/>
        </w:tabs>
        <w:spacing w:line="250" w:lineRule="auto"/>
        <w:ind w:right="114" w:firstLine="1440"/>
        <w:jc w:val="both"/>
        <w:rPr>
          <w:u w:val="none"/>
        </w:rPr>
      </w:pPr>
      <w:r>
        <w:rPr>
          <w:spacing w:val="1"/>
          <w:u w:color="000000"/>
        </w:rPr>
        <w:t>U</w:t>
      </w:r>
      <w:r>
        <w:rPr>
          <w:u w:color="000000"/>
        </w:rPr>
        <w:t>se</w:t>
      </w:r>
      <w:r>
        <w:rPr>
          <w:spacing w:val="29"/>
          <w:u w:color="000000"/>
        </w:rPr>
        <w:t xml:space="preserve"> </w:t>
      </w:r>
      <w:r>
        <w:rPr>
          <w:spacing w:val="1"/>
          <w:u w:color="000000"/>
        </w:rPr>
        <w:t>o</w:t>
      </w:r>
      <w:r>
        <w:rPr>
          <w:u w:color="000000"/>
        </w:rPr>
        <w:t>f</w:t>
      </w:r>
      <w:r>
        <w:rPr>
          <w:spacing w:val="28"/>
          <w:u w:color="000000"/>
        </w:rPr>
        <w:t xml:space="preserve"> </w:t>
      </w:r>
      <w:r>
        <w:rPr>
          <w:spacing w:val="1"/>
          <w:u w:color="000000"/>
        </w:rPr>
        <w:t>A</w:t>
      </w:r>
      <w:r>
        <w:rPr>
          <w:u w:color="000000"/>
        </w:rPr>
        <w:t>ccelerated</w:t>
      </w:r>
      <w:r>
        <w:rPr>
          <w:spacing w:val="29"/>
          <w:u w:color="000000"/>
        </w:rPr>
        <w:t xml:space="preserve"> </w:t>
      </w:r>
      <w:r>
        <w:rPr>
          <w:spacing w:val="1"/>
          <w:u w:color="000000"/>
        </w:rPr>
        <w:t>D</w:t>
      </w:r>
      <w:r>
        <w:rPr>
          <w:u w:color="000000"/>
        </w:rPr>
        <w:t>e</w:t>
      </w:r>
      <w:r>
        <w:rPr>
          <w:spacing w:val="1"/>
          <w:u w:color="000000"/>
        </w:rPr>
        <w:t>p</w:t>
      </w:r>
      <w:r>
        <w:rPr>
          <w:u w:color="000000"/>
        </w:rPr>
        <w:t>reciati</w:t>
      </w:r>
      <w:r>
        <w:rPr>
          <w:spacing w:val="1"/>
          <w:u w:color="000000"/>
        </w:rPr>
        <w:t>o</w:t>
      </w:r>
      <w:r>
        <w:rPr>
          <w:u w:color="000000"/>
        </w:rPr>
        <w:t>n</w:t>
      </w:r>
      <w:r>
        <w:rPr>
          <w:spacing w:val="29"/>
          <w:u w:color="000000"/>
        </w:rPr>
        <w:t xml:space="preserve"> </w:t>
      </w:r>
      <w:r>
        <w:rPr>
          <w:spacing w:val="2"/>
          <w:u w:color="000000"/>
        </w:rPr>
        <w:t>M</w:t>
      </w:r>
      <w:r>
        <w:rPr>
          <w:u w:color="000000"/>
        </w:rPr>
        <w:t>et</w:t>
      </w:r>
      <w:r>
        <w:rPr>
          <w:spacing w:val="1"/>
          <w:u w:color="000000"/>
        </w:rPr>
        <w:t>hod</w:t>
      </w:r>
      <w:r>
        <w:rPr>
          <w:u w:color="000000"/>
        </w:rPr>
        <w:t>s</w:t>
      </w:r>
      <w:r>
        <w:rPr>
          <w:u w:val="none"/>
        </w:rPr>
        <w:t>.</w:t>
      </w:r>
      <w:r>
        <w:rPr>
          <w:spacing w:val="29"/>
          <w:u w:val="none"/>
        </w:rPr>
        <w:t xml:space="preserve"> </w:t>
      </w:r>
      <w:r>
        <w:rPr>
          <w:spacing w:val="1"/>
          <w:u w:val="none"/>
        </w:rPr>
        <w:t>T</w:t>
      </w:r>
      <w:r>
        <w:rPr>
          <w:u w:val="none"/>
        </w:rPr>
        <w:t>o</w:t>
      </w:r>
      <w:r>
        <w:rPr>
          <w:spacing w:val="31"/>
          <w:u w:val="none"/>
        </w:rPr>
        <w:t xml:space="preserve"> </w:t>
      </w:r>
      <w:r>
        <w:rPr>
          <w:u w:val="none"/>
        </w:rPr>
        <w:t>t</w:t>
      </w:r>
      <w:r>
        <w:rPr>
          <w:spacing w:val="1"/>
          <w:u w:val="none"/>
        </w:rPr>
        <w:t>h</w:t>
      </w:r>
      <w:r>
        <w:rPr>
          <w:u w:val="none"/>
        </w:rPr>
        <w:t>e</w:t>
      </w:r>
      <w:r>
        <w:rPr>
          <w:spacing w:val="29"/>
          <w:u w:val="none"/>
        </w:rPr>
        <w:t xml:space="preserve"> </w:t>
      </w:r>
      <w:r>
        <w:rPr>
          <w:u w:val="none"/>
        </w:rPr>
        <w:t>e</w:t>
      </w:r>
      <w:r>
        <w:rPr>
          <w:spacing w:val="1"/>
          <w:u w:val="none"/>
        </w:rPr>
        <w:t>x</w:t>
      </w:r>
      <w:r>
        <w:rPr>
          <w:u w:val="none"/>
        </w:rPr>
        <w:t>te</w:t>
      </w:r>
      <w:r>
        <w:rPr>
          <w:spacing w:val="1"/>
          <w:u w:val="none"/>
        </w:rPr>
        <w:t>n</w:t>
      </w:r>
      <w:r>
        <w:rPr>
          <w:u w:val="none"/>
        </w:rPr>
        <w:t>t</w:t>
      </w:r>
      <w:r>
        <w:rPr>
          <w:spacing w:val="29"/>
          <w:u w:val="none"/>
        </w:rPr>
        <w:t xml:space="preserve"> </w:t>
      </w:r>
      <w:r>
        <w:rPr>
          <w:spacing w:val="1"/>
          <w:u w:val="none"/>
        </w:rPr>
        <w:t>p</w:t>
      </w:r>
      <w:r>
        <w:rPr>
          <w:u w:val="none"/>
        </w:rPr>
        <w:t>er</w:t>
      </w:r>
      <w:r>
        <w:rPr>
          <w:spacing w:val="2"/>
          <w:u w:val="none"/>
        </w:rPr>
        <w:t>m</w:t>
      </w:r>
      <w:r>
        <w:rPr>
          <w:u w:val="none"/>
        </w:rPr>
        <w:t>itt</w:t>
      </w:r>
      <w:r>
        <w:rPr>
          <w:spacing w:val="1"/>
          <w:u w:val="none"/>
        </w:rPr>
        <w:t>e</w:t>
      </w:r>
      <w:r>
        <w:rPr>
          <w:u w:val="none"/>
        </w:rPr>
        <w:t>d</w:t>
      </w:r>
      <w:r>
        <w:rPr>
          <w:spacing w:val="30"/>
          <w:u w:val="none"/>
        </w:rPr>
        <w:t xml:space="preserve"> </w:t>
      </w:r>
      <w:r>
        <w:rPr>
          <w:spacing w:val="1"/>
          <w:u w:val="none"/>
        </w:rPr>
        <w:t>b</w:t>
      </w:r>
      <w:r>
        <w:rPr>
          <w:u w:val="none"/>
        </w:rPr>
        <w:t>y</w:t>
      </w:r>
      <w:r>
        <w:rPr>
          <w:spacing w:val="31"/>
          <w:u w:val="none"/>
        </w:rPr>
        <w:t xml:space="preserve"> </w:t>
      </w:r>
      <w:r>
        <w:rPr>
          <w:u w:val="none"/>
        </w:rPr>
        <w:t>a</w:t>
      </w:r>
      <w:r>
        <w:rPr>
          <w:spacing w:val="1"/>
          <w:u w:val="none"/>
        </w:rPr>
        <w:t>pp</w:t>
      </w:r>
      <w:r>
        <w:rPr>
          <w:u w:val="none"/>
        </w:rPr>
        <w:t>lica</w:t>
      </w:r>
      <w:r>
        <w:rPr>
          <w:spacing w:val="1"/>
          <w:u w:val="none"/>
        </w:rPr>
        <w:t>b</w:t>
      </w:r>
      <w:r>
        <w:rPr>
          <w:u w:val="none"/>
        </w:rPr>
        <w:t>le</w:t>
      </w:r>
      <w:r>
        <w:rPr>
          <w:spacing w:val="1"/>
          <w:w w:val="102"/>
          <w:u w:val="none"/>
        </w:rPr>
        <w:t xml:space="preserve"> </w:t>
      </w:r>
      <w:r>
        <w:rPr>
          <w:u w:val="none"/>
        </w:rPr>
        <w:t>law</w:t>
      </w:r>
      <w:r>
        <w:rPr>
          <w:spacing w:val="42"/>
          <w:u w:val="none"/>
        </w:rPr>
        <w:t xml:space="preserve"> </w:t>
      </w:r>
      <w:r>
        <w:rPr>
          <w:u w:val="none"/>
        </w:rPr>
        <w:t>and</w:t>
      </w:r>
      <w:r>
        <w:rPr>
          <w:spacing w:val="41"/>
          <w:u w:val="none"/>
        </w:rPr>
        <w:t xml:space="preserve"> </w:t>
      </w:r>
      <w:r>
        <w:rPr>
          <w:u w:val="none"/>
        </w:rPr>
        <w:t>re</w:t>
      </w:r>
      <w:r>
        <w:rPr>
          <w:spacing w:val="1"/>
          <w:u w:val="none"/>
        </w:rPr>
        <w:t>gu</w:t>
      </w:r>
      <w:r>
        <w:rPr>
          <w:u w:val="none"/>
        </w:rPr>
        <w:t>lati</w:t>
      </w:r>
      <w:r>
        <w:rPr>
          <w:spacing w:val="1"/>
          <w:u w:val="none"/>
        </w:rPr>
        <w:t>on</w:t>
      </w:r>
      <w:r>
        <w:rPr>
          <w:u w:val="none"/>
        </w:rPr>
        <w:t>s,</w:t>
      </w:r>
      <w:r>
        <w:rPr>
          <w:spacing w:val="39"/>
          <w:u w:val="none"/>
        </w:rPr>
        <w:t xml:space="preserve"> </w:t>
      </w:r>
      <w:r>
        <w:rPr>
          <w:u w:val="none"/>
        </w:rPr>
        <w:t>t</w:t>
      </w:r>
      <w:r>
        <w:rPr>
          <w:spacing w:val="1"/>
          <w:u w:val="none"/>
        </w:rPr>
        <w:t>h</w:t>
      </w:r>
      <w:r>
        <w:rPr>
          <w:u w:val="none"/>
        </w:rPr>
        <w:t>e</w:t>
      </w:r>
      <w:r>
        <w:rPr>
          <w:spacing w:val="40"/>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42"/>
          <w:u w:val="none"/>
        </w:rPr>
        <w:t xml:space="preserve"> </w:t>
      </w:r>
      <w:r>
        <w:rPr>
          <w:spacing w:val="2"/>
          <w:u w:val="none"/>
        </w:rPr>
        <w:t>m</w:t>
      </w:r>
      <w:r>
        <w:rPr>
          <w:u w:val="none"/>
        </w:rPr>
        <w:t>ay</w:t>
      </w:r>
      <w:r>
        <w:rPr>
          <w:spacing w:val="41"/>
          <w:u w:val="none"/>
        </w:rPr>
        <w:t xml:space="preserve"> </w:t>
      </w:r>
      <w:r>
        <w:rPr>
          <w:u w:val="none"/>
        </w:rPr>
        <w:t>elect</w:t>
      </w:r>
      <w:r>
        <w:rPr>
          <w:spacing w:val="41"/>
          <w:u w:val="none"/>
        </w:rPr>
        <w:t xml:space="preserve"> </w:t>
      </w:r>
      <w:r>
        <w:rPr>
          <w:u w:val="none"/>
        </w:rPr>
        <w:t>to</w:t>
      </w:r>
      <w:r>
        <w:rPr>
          <w:spacing w:val="41"/>
          <w:u w:val="none"/>
        </w:rPr>
        <w:t xml:space="preserve"> </w:t>
      </w:r>
      <w:r>
        <w:rPr>
          <w:spacing w:val="1"/>
          <w:u w:val="none"/>
        </w:rPr>
        <w:t>u</w:t>
      </w:r>
      <w:r>
        <w:rPr>
          <w:u w:val="none"/>
        </w:rPr>
        <w:t>se</w:t>
      </w:r>
      <w:r>
        <w:rPr>
          <w:spacing w:val="41"/>
          <w:u w:val="none"/>
        </w:rPr>
        <w:t xml:space="preserve"> </w:t>
      </w:r>
      <w:r>
        <w:rPr>
          <w:u w:val="none"/>
        </w:rPr>
        <w:t>an</w:t>
      </w:r>
      <w:r>
        <w:rPr>
          <w:spacing w:val="41"/>
          <w:u w:val="none"/>
        </w:rPr>
        <w:t xml:space="preserve"> </w:t>
      </w:r>
      <w:r>
        <w:rPr>
          <w:u w:val="none"/>
        </w:rPr>
        <w:t>accelerated</w:t>
      </w:r>
      <w:r>
        <w:rPr>
          <w:spacing w:val="42"/>
          <w:u w:val="none"/>
        </w:rPr>
        <w:t xml:space="preserve"> </w:t>
      </w:r>
      <w:r>
        <w:rPr>
          <w:spacing w:val="1"/>
          <w:u w:val="none"/>
        </w:rPr>
        <w:t>d</w:t>
      </w:r>
      <w:r>
        <w:rPr>
          <w:u w:val="none"/>
        </w:rPr>
        <w:t>e</w:t>
      </w:r>
      <w:r>
        <w:rPr>
          <w:spacing w:val="1"/>
          <w:u w:val="none"/>
        </w:rPr>
        <w:t>p</w:t>
      </w:r>
      <w:r>
        <w:rPr>
          <w:u w:val="none"/>
        </w:rPr>
        <w:t>reciati</w:t>
      </w:r>
      <w:r>
        <w:rPr>
          <w:spacing w:val="1"/>
          <w:u w:val="none"/>
        </w:rPr>
        <w:t>o</w:t>
      </w:r>
      <w:r>
        <w:rPr>
          <w:u w:val="none"/>
        </w:rPr>
        <w:t>n</w:t>
      </w:r>
      <w:r>
        <w:rPr>
          <w:spacing w:val="41"/>
          <w:u w:val="none"/>
        </w:rPr>
        <w:t xml:space="preserve"> </w:t>
      </w:r>
      <w:r>
        <w:rPr>
          <w:spacing w:val="2"/>
          <w:u w:val="none"/>
        </w:rPr>
        <w:t>m</w:t>
      </w:r>
      <w:r>
        <w:rPr>
          <w:u w:val="none"/>
        </w:rPr>
        <w:t>et</w:t>
      </w:r>
      <w:r>
        <w:rPr>
          <w:spacing w:val="1"/>
          <w:u w:val="none"/>
        </w:rPr>
        <w:t>ho</w:t>
      </w:r>
      <w:r>
        <w:rPr>
          <w:u w:val="none"/>
        </w:rPr>
        <w:t>d</w:t>
      </w:r>
      <w:r>
        <w:rPr>
          <w:spacing w:val="42"/>
          <w:u w:val="none"/>
        </w:rPr>
        <w:t xml:space="preserve"> </w:t>
      </w:r>
      <w:r>
        <w:rPr>
          <w:spacing w:val="1"/>
          <w:u w:val="none"/>
        </w:rPr>
        <w:t>o</w:t>
      </w:r>
      <w:r>
        <w:rPr>
          <w:u w:val="none"/>
        </w:rPr>
        <w:t>n</w:t>
      </w:r>
      <w:r>
        <w:rPr>
          <w:spacing w:val="42"/>
          <w:u w:val="none"/>
        </w:rPr>
        <w:t xml:space="preserve"> </w:t>
      </w:r>
      <w:r>
        <w:rPr>
          <w:u w:val="none"/>
        </w:rPr>
        <w:t>a</w:t>
      </w:r>
      <w:r>
        <w:rPr>
          <w:spacing w:val="1"/>
          <w:u w:val="none"/>
        </w:rPr>
        <w:t>n</w:t>
      </w:r>
      <w:r>
        <w:rPr>
          <w:u w:val="none"/>
        </w:rPr>
        <w:t>y</w:t>
      </w:r>
      <w:r>
        <w:rPr>
          <w:w w:val="102"/>
          <w:u w:val="none"/>
        </w:rPr>
        <w:t xml:space="preserve"> </w:t>
      </w:r>
      <w:r>
        <w:rPr>
          <w:spacing w:val="1"/>
          <w:u w:val="none"/>
        </w:rPr>
        <w:t>d</w:t>
      </w:r>
      <w:r>
        <w:rPr>
          <w:u w:val="none"/>
        </w:rPr>
        <w:t>e</w:t>
      </w:r>
      <w:r>
        <w:rPr>
          <w:spacing w:val="1"/>
          <w:u w:val="none"/>
        </w:rPr>
        <w:t>p</w:t>
      </w:r>
      <w:r>
        <w:rPr>
          <w:u w:val="none"/>
        </w:rPr>
        <w:t>recia</w:t>
      </w:r>
      <w:r>
        <w:rPr>
          <w:spacing w:val="1"/>
          <w:u w:val="none"/>
        </w:rPr>
        <w:t>b</w:t>
      </w:r>
      <w:r>
        <w:rPr>
          <w:u w:val="none"/>
        </w:rPr>
        <w:t>le</w:t>
      </w:r>
      <w:r>
        <w:rPr>
          <w:spacing w:val="18"/>
          <w:u w:val="none"/>
        </w:rPr>
        <w:t xml:space="preserve"> </w:t>
      </w:r>
      <w:r>
        <w:rPr>
          <w:spacing w:val="1"/>
          <w:u w:val="none"/>
        </w:rPr>
        <w:t>un</w:t>
      </w:r>
      <w:r>
        <w:rPr>
          <w:u w:val="none"/>
        </w:rPr>
        <w:t>it</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7"/>
          <w:u w:val="none"/>
        </w:rPr>
        <w:t xml:space="preserve"> </w:t>
      </w:r>
      <w:r>
        <w:rPr>
          <w:u w:val="none"/>
        </w:rPr>
        <w:t>assets</w:t>
      </w:r>
      <w:r>
        <w:rPr>
          <w:spacing w:val="18"/>
          <w:u w:val="none"/>
        </w:rPr>
        <w:t xml:space="preserve"> </w:t>
      </w:r>
      <w:r>
        <w:rPr>
          <w:u w:val="none"/>
        </w:rPr>
        <w:t>of</w:t>
      </w:r>
      <w:r>
        <w:rPr>
          <w:spacing w:val="17"/>
          <w:u w:val="none"/>
        </w:rPr>
        <w:t xml:space="preserve"> </w:t>
      </w:r>
      <w:r>
        <w:rPr>
          <w:u w:val="none"/>
        </w:rPr>
        <w:t>the</w:t>
      </w:r>
      <w:r>
        <w:rPr>
          <w:spacing w:val="19"/>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p>
    <w:p w14:paraId="661E0611" w14:textId="77777777" w:rsidR="000C19C9" w:rsidRDefault="000C19C9">
      <w:pPr>
        <w:spacing w:before="3" w:line="240" w:lineRule="exact"/>
        <w:rPr>
          <w:sz w:val="24"/>
          <w:szCs w:val="24"/>
        </w:rPr>
      </w:pPr>
    </w:p>
    <w:p w14:paraId="28DBB523" w14:textId="77777777" w:rsidR="000C19C9" w:rsidRDefault="00D3642A">
      <w:pPr>
        <w:pStyle w:val="BodyText"/>
        <w:numPr>
          <w:ilvl w:val="2"/>
          <w:numId w:val="1"/>
        </w:numPr>
        <w:tabs>
          <w:tab w:val="left" w:pos="2264"/>
        </w:tabs>
        <w:spacing w:line="250" w:lineRule="auto"/>
        <w:ind w:right="115" w:firstLine="1440"/>
        <w:jc w:val="both"/>
        <w:rPr>
          <w:u w:val="none"/>
        </w:rPr>
      </w:pPr>
      <w:r>
        <w:rPr>
          <w:spacing w:val="1"/>
          <w:u w:color="000000"/>
        </w:rPr>
        <w:t>Ad</w:t>
      </w:r>
      <w:r>
        <w:rPr>
          <w:u w:color="000000"/>
        </w:rPr>
        <w:t>j</w:t>
      </w:r>
      <w:r>
        <w:rPr>
          <w:spacing w:val="1"/>
          <w:u w:color="000000"/>
        </w:rPr>
        <w:t>u</w:t>
      </w:r>
      <w:r>
        <w:rPr>
          <w:u w:color="000000"/>
        </w:rPr>
        <w:t>st</w:t>
      </w:r>
      <w:r>
        <w:rPr>
          <w:spacing w:val="2"/>
          <w:u w:color="000000"/>
        </w:rPr>
        <w:t>m</w:t>
      </w:r>
      <w:r>
        <w:rPr>
          <w:u w:color="000000"/>
        </w:rPr>
        <w:t>e</w:t>
      </w:r>
      <w:r>
        <w:rPr>
          <w:spacing w:val="1"/>
          <w:u w:color="000000"/>
        </w:rPr>
        <w:t>n</w:t>
      </w:r>
      <w:r>
        <w:rPr>
          <w:u w:color="000000"/>
        </w:rPr>
        <w:t>t</w:t>
      </w:r>
      <w:r>
        <w:rPr>
          <w:spacing w:val="13"/>
          <w:u w:color="000000"/>
        </w:rPr>
        <w:t xml:space="preserve"> </w:t>
      </w:r>
      <w:r>
        <w:rPr>
          <w:spacing w:val="1"/>
          <w:u w:color="000000"/>
        </w:rPr>
        <w:t>o</w:t>
      </w:r>
      <w:r>
        <w:rPr>
          <w:u w:color="000000"/>
        </w:rPr>
        <w:t>f</w:t>
      </w:r>
      <w:r>
        <w:rPr>
          <w:spacing w:val="13"/>
          <w:u w:color="000000"/>
        </w:rPr>
        <w:t xml:space="preserve"> </w:t>
      </w:r>
      <w:r>
        <w:rPr>
          <w:spacing w:val="1"/>
          <w:u w:color="000000"/>
        </w:rPr>
        <w:t>B</w:t>
      </w:r>
      <w:r>
        <w:rPr>
          <w:u w:color="000000"/>
        </w:rPr>
        <w:t>asis</w:t>
      </w:r>
      <w:r>
        <w:rPr>
          <w:spacing w:val="14"/>
          <w:u w:color="000000"/>
        </w:rPr>
        <w:t xml:space="preserve"> </w:t>
      </w:r>
      <w:r>
        <w:rPr>
          <w:spacing w:val="1"/>
          <w:u w:color="000000"/>
        </w:rPr>
        <w:t>o</w:t>
      </w:r>
      <w:r>
        <w:rPr>
          <w:u w:color="000000"/>
        </w:rPr>
        <w:t>f</w:t>
      </w:r>
      <w:r>
        <w:rPr>
          <w:spacing w:val="13"/>
          <w:u w:color="000000"/>
        </w:rPr>
        <w:t xml:space="preserve"> </w:t>
      </w:r>
      <w:r>
        <w:rPr>
          <w:spacing w:val="1"/>
          <w:u w:color="000000"/>
        </w:rPr>
        <w:t>A</w:t>
      </w:r>
      <w:r>
        <w:rPr>
          <w:u w:color="000000"/>
        </w:rPr>
        <w:t>ssets</w:t>
      </w:r>
      <w:r>
        <w:rPr>
          <w:u w:val="none"/>
        </w:rPr>
        <w:t>.</w:t>
      </w:r>
      <w:r>
        <w:rPr>
          <w:spacing w:val="14"/>
          <w:u w:val="none"/>
        </w:rPr>
        <w:t xml:space="preserve"> </w:t>
      </w:r>
      <w:r>
        <w:rPr>
          <w:u w:val="none"/>
        </w:rPr>
        <w:t>In</w:t>
      </w:r>
      <w:r>
        <w:rPr>
          <w:spacing w:val="16"/>
          <w:u w:val="none"/>
        </w:rPr>
        <w:t xml:space="preserve"> </w:t>
      </w:r>
      <w:r>
        <w:rPr>
          <w:u w:val="none"/>
        </w:rPr>
        <w:t>case</w:t>
      </w:r>
      <w:r>
        <w:rPr>
          <w:spacing w:val="14"/>
          <w:u w:val="none"/>
        </w:rPr>
        <w:t xml:space="preserve"> </w:t>
      </w:r>
      <w:r>
        <w:rPr>
          <w:spacing w:val="1"/>
          <w:u w:val="none"/>
        </w:rPr>
        <w:t>o</w:t>
      </w:r>
      <w:r>
        <w:rPr>
          <w:u w:val="none"/>
        </w:rPr>
        <w:t>f</w:t>
      </w:r>
      <w:r>
        <w:rPr>
          <w:spacing w:val="14"/>
          <w:u w:val="none"/>
        </w:rPr>
        <w:t xml:space="preserve"> </w:t>
      </w:r>
      <w:r>
        <w:rPr>
          <w:u w:val="none"/>
        </w:rPr>
        <w:t>a</w:t>
      </w:r>
      <w:r>
        <w:rPr>
          <w:spacing w:val="14"/>
          <w:u w:val="none"/>
        </w:rPr>
        <w:t xml:space="preserve"> </w:t>
      </w:r>
      <w:r>
        <w:rPr>
          <w:u w:val="none"/>
        </w:rPr>
        <w:t>tra</w:t>
      </w:r>
      <w:r>
        <w:rPr>
          <w:spacing w:val="1"/>
          <w:u w:val="none"/>
        </w:rPr>
        <w:t>n</w:t>
      </w:r>
      <w:r>
        <w:rPr>
          <w:u w:val="none"/>
        </w:rPr>
        <w:t>sfer</w:t>
      </w:r>
      <w:r>
        <w:rPr>
          <w:spacing w:val="14"/>
          <w:u w:val="none"/>
        </w:rPr>
        <w:t xml:space="preserve"> </w:t>
      </w:r>
      <w:r>
        <w:rPr>
          <w:spacing w:val="1"/>
          <w:u w:val="none"/>
        </w:rPr>
        <w:t>o</w:t>
      </w:r>
      <w:r>
        <w:rPr>
          <w:u w:val="none"/>
        </w:rPr>
        <w:t>f</w:t>
      </w:r>
      <w:r>
        <w:rPr>
          <w:spacing w:val="14"/>
          <w:u w:val="none"/>
        </w:rPr>
        <w:t xml:space="preserve"> </w:t>
      </w:r>
      <w:r>
        <w:rPr>
          <w:u w:val="none"/>
        </w:rPr>
        <w:t>all</w:t>
      </w:r>
      <w:r>
        <w:rPr>
          <w:spacing w:val="15"/>
          <w:u w:val="none"/>
        </w:rPr>
        <w:t xml:space="preserve"> </w:t>
      </w:r>
      <w:r>
        <w:rPr>
          <w:spacing w:val="1"/>
          <w:u w:val="none"/>
        </w:rPr>
        <w:t>o</w:t>
      </w:r>
      <w:r>
        <w:rPr>
          <w:u w:val="none"/>
        </w:rPr>
        <w:t>r</w:t>
      </w:r>
      <w:r>
        <w:rPr>
          <w:spacing w:val="14"/>
          <w:u w:val="none"/>
        </w:rPr>
        <w:t xml:space="preserve"> </w:t>
      </w:r>
      <w:r>
        <w:rPr>
          <w:spacing w:val="1"/>
          <w:u w:val="none"/>
        </w:rPr>
        <w:t>p</w:t>
      </w:r>
      <w:r>
        <w:rPr>
          <w:u w:val="none"/>
        </w:rPr>
        <w:t>art</w:t>
      </w:r>
      <w:r>
        <w:rPr>
          <w:spacing w:val="14"/>
          <w:u w:val="none"/>
        </w:rPr>
        <w:t xml:space="preserve"> </w:t>
      </w:r>
      <w:r>
        <w:rPr>
          <w:spacing w:val="1"/>
          <w:u w:val="none"/>
        </w:rPr>
        <w:t>o</w:t>
      </w:r>
      <w:r>
        <w:rPr>
          <w:u w:val="none"/>
        </w:rPr>
        <w:t>f</w:t>
      </w:r>
      <w:r>
        <w:rPr>
          <w:spacing w:val="14"/>
          <w:u w:val="none"/>
        </w:rPr>
        <w:t xml:space="preserve"> </w:t>
      </w:r>
      <w:r>
        <w:rPr>
          <w:u w:val="none"/>
        </w:rPr>
        <w:t>t</w:t>
      </w:r>
      <w:r>
        <w:rPr>
          <w:spacing w:val="1"/>
          <w:u w:val="none"/>
        </w:rPr>
        <w:t>h</w:t>
      </w:r>
      <w:r>
        <w:rPr>
          <w:u w:val="none"/>
        </w:rPr>
        <w:t>e</w:t>
      </w:r>
      <w:r>
        <w:rPr>
          <w:spacing w:val="14"/>
          <w:u w:val="none"/>
        </w:rPr>
        <w:t xml:space="preserve"> </w:t>
      </w:r>
      <w:r>
        <w:rPr>
          <w:u w:val="none"/>
        </w:rPr>
        <w:t>I</w:t>
      </w:r>
      <w:r>
        <w:rPr>
          <w:spacing w:val="1"/>
          <w:u w:val="none"/>
        </w:rPr>
        <w:t>n</w:t>
      </w:r>
      <w:r>
        <w:rPr>
          <w:u w:val="none"/>
        </w:rPr>
        <w:t>terest</w:t>
      </w:r>
      <w:r>
        <w:rPr>
          <w:spacing w:val="15"/>
          <w:u w:val="none"/>
        </w:rPr>
        <w:t xml:space="preserve"> </w:t>
      </w:r>
      <w:r>
        <w:rPr>
          <w:spacing w:val="1"/>
          <w:u w:val="none"/>
        </w:rPr>
        <w:t>o</w:t>
      </w:r>
      <w:r>
        <w:rPr>
          <w:u w:val="none"/>
        </w:rPr>
        <w:t>f</w:t>
      </w:r>
      <w:r>
        <w:rPr>
          <w:w w:val="102"/>
          <w:u w:val="none"/>
        </w:rPr>
        <w:t xml:space="preserve"> </w:t>
      </w:r>
      <w:r>
        <w:rPr>
          <w:u w:val="none"/>
        </w:rPr>
        <w:t>a</w:t>
      </w:r>
      <w:r>
        <w:rPr>
          <w:spacing w:val="1"/>
          <w:u w:val="none"/>
        </w:rPr>
        <w:t>n</w:t>
      </w:r>
      <w:r>
        <w:rPr>
          <w:u w:val="none"/>
        </w:rPr>
        <w:t>y</w:t>
      </w:r>
      <w:r>
        <w:rPr>
          <w:spacing w:val="37"/>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7"/>
          <w:u w:val="none"/>
        </w:rPr>
        <w:t xml:space="preserve"> </w:t>
      </w:r>
      <w:r>
        <w:rPr>
          <w:u w:val="none"/>
        </w:rPr>
        <w:t>t</w:t>
      </w:r>
      <w:r>
        <w:rPr>
          <w:spacing w:val="1"/>
          <w:u w:val="none"/>
        </w:rPr>
        <w:t>h</w:t>
      </w:r>
      <w:r>
        <w:rPr>
          <w:u w:val="none"/>
        </w:rPr>
        <w:t>e</w:t>
      </w:r>
      <w:r>
        <w:rPr>
          <w:spacing w:val="37"/>
          <w:u w:val="none"/>
        </w:rPr>
        <w:t xml:space="preserve"> </w:t>
      </w:r>
      <w:r>
        <w:rPr>
          <w:spacing w:val="2"/>
          <w:u w:val="none"/>
        </w:rPr>
        <w:t>M</w:t>
      </w:r>
      <w:r>
        <w:rPr>
          <w:u w:val="none"/>
        </w:rPr>
        <w:t>a</w:t>
      </w:r>
      <w:r>
        <w:rPr>
          <w:spacing w:val="1"/>
          <w:u w:val="none"/>
        </w:rPr>
        <w:t>n</w:t>
      </w:r>
      <w:r>
        <w:rPr>
          <w:u w:val="none"/>
        </w:rPr>
        <w:t>a</w:t>
      </w:r>
      <w:r>
        <w:rPr>
          <w:spacing w:val="1"/>
          <w:u w:val="none"/>
        </w:rPr>
        <w:t>g</w:t>
      </w:r>
      <w:r>
        <w:rPr>
          <w:u w:val="none"/>
        </w:rPr>
        <w:t>i</w:t>
      </w:r>
      <w:r>
        <w:rPr>
          <w:spacing w:val="1"/>
          <w:u w:val="none"/>
        </w:rPr>
        <w:t>n</w:t>
      </w:r>
      <w:r>
        <w:rPr>
          <w:u w:val="none"/>
        </w:rPr>
        <w:t>g</w:t>
      </w:r>
      <w:r>
        <w:rPr>
          <w:spacing w:val="39"/>
          <w:u w:val="none"/>
        </w:rPr>
        <w:t xml:space="preserve"> </w:t>
      </w:r>
      <w:r>
        <w:rPr>
          <w:spacing w:val="2"/>
          <w:u w:val="none"/>
        </w:rPr>
        <w:t>M</w:t>
      </w:r>
      <w:r>
        <w:rPr>
          <w:u w:val="none"/>
        </w:rPr>
        <w:t>e</w:t>
      </w:r>
      <w:r>
        <w:rPr>
          <w:spacing w:val="2"/>
          <w:u w:val="none"/>
        </w:rPr>
        <w:t>m</w:t>
      </w:r>
      <w:r>
        <w:rPr>
          <w:spacing w:val="1"/>
          <w:u w:val="none"/>
        </w:rPr>
        <w:t>b</w:t>
      </w:r>
      <w:r>
        <w:rPr>
          <w:u w:val="none"/>
        </w:rPr>
        <w:t>er</w:t>
      </w:r>
      <w:r>
        <w:rPr>
          <w:spacing w:val="37"/>
          <w:u w:val="none"/>
        </w:rPr>
        <w:t xml:space="preserve"> </w:t>
      </w:r>
      <w:r>
        <w:rPr>
          <w:spacing w:val="2"/>
          <w:u w:val="none"/>
        </w:rPr>
        <w:t>m</w:t>
      </w:r>
      <w:r>
        <w:rPr>
          <w:u w:val="none"/>
        </w:rPr>
        <w:t>ay</w:t>
      </w:r>
      <w:r>
        <w:rPr>
          <w:spacing w:val="37"/>
          <w:u w:val="none"/>
        </w:rPr>
        <w:t xml:space="preserve"> </w:t>
      </w:r>
      <w:r>
        <w:rPr>
          <w:u w:val="none"/>
        </w:rPr>
        <w:t>elect,</w:t>
      </w:r>
      <w:r>
        <w:rPr>
          <w:spacing w:val="37"/>
          <w:u w:val="none"/>
        </w:rPr>
        <w:t xml:space="preserve"> </w:t>
      </w:r>
      <w:r>
        <w:rPr>
          <w:spacing w:val="1"/>
          <w:u w:val="none"/>
        </w:rPr>
        <w:t>pu</w:t>
      </w:r>
      <w:r>
        <w:rPr>
          <w:u w:val="none"/>
        </w:rPr>
        <w:t>rs</w:t>
      </w:r>
      <w:r>
        <w:rPr>
          <w:spacing w:val="1"/>
          <w:u w:val="none"/>
        </w:rPr>
        <w:t>u</w:t>
      </w:r>
      <w:r>
        <w:rPr>
          <w:u w:val="none"/>
        </w:rPr>
        <w:t>a</w:t>
      </w:r>
      <w:r>
        <w:rPr>
          <w:spacing w:val="1"/>
          <w:u w:val="none"/>
        </w:rPr>
        <w:t>n</w:t>
      </w:r>
      <w:r>
        <w:rPr>
          <w:u w:val="none"/>
        </w:rPr>
        <w:t>t</w:t>
      </w:r>
      <w:r>
        <w:rPr>
          <w:spacing w:val="36"/>
          <w:u w:val="none"/>
        </w:rPr>
        <w:t xml:space="preserve"> </w:t>
      </w:r>
      <w:r>
        <w:rPr>
          <w:u w:val="none"/>
        </w:rPr>
        <w:t>to</w:t>
      </w:r>
      <w:r>
        <w:rPr>
          <w:spacing w:val="38"/>
          <w:u w:val="none"/>
        </w:rPr>
        <w:t xml:space="preserve"> </w:t>
      </w:r>
      <w:r>
        <w:rPr>
          <w:spacing w:val="1"/>
          <w:u w:val="none"/>
        </w:rPr>
        <w:t>S</w:t>
      </w:r>
      <w:r>
        <w:rPr>
          <w:u w:val="none"/>
        </w:rPr>
        <w:t>ecti</w:t>
      </w:r>
      <w:r>
        <w:rPr>
          <w:spacing w:val="1"/>
          <w:u w:val="none"/>
        </w:rPr>
        <w:t>on</w:t>
      </w:r>
      <w:r>
        <w:rPr>
          <w:u w:val="none"/>
        </w:rPr>
        <w:t>s</w:t>
      </w:r>
      <w:r>
        <w:rPr>
          <w:spacing w:val="36"/>
          <w:u w:val="none"/>
        </w:rPr>
        <w:t xml:space="preserve"> </w:t>
      </w:r>
      <w:r>
        <w:rPr>
          <w:spacing w:val="1"/>
          <w:u w:val="none"/>
        </w:rPr>
        <w:t>734</w:t>
      </w:r>
      <w:r>
        <w:rPr>
          <w:u w:val="none"/>
        </w:rPr>
        <w:t>,</w:t>
      </w:r>
      <w:r>
        <w:rPr>
          <w:spacing w:val="37"/>
          <w:u w:val="none"/>
        </w:rPr>
        <w:t xml:space="preserve"> </w:t>
      </w:r>
      <w:r>
        <w:rPr>
          <w:spacing w:val="1"/>
          <w:u w:val="none"/>
        </w:rPr>
        <w:t>74</w:t>
      </w:r>
      <w:r>
        <w:rPr>
          <w:u w:val="none"/>
        </w:rPr>
        <w:t>3</w:t>
      </w:r>
      <w:r>
        <w:rPr>
          <w:spacing w:val="37"/>
          <w:u w:val="none"/>
        </w:rPr>
        <w:t xml:space="preserve"> </w:t>
      </w:r>
      <w:r>
        <w:rPr>
          <w:u w:val="none"/>
        </w:rPr>
        <w:t>a</w:t>
      </w:r>
      <w:r>
        <w:rPr>
          <w:spacing w:val="1"/>
          <w:u w:val="none"/>
        </w:rPr>
        <w:t>n</w:t>
      </w:r>
      <w:r>
        <w:rPr>
          <w:u w:val="none"/>
        </w:rPr>
        <w:t>d</w:t>
      </w:r>
      <w:r>
        <w:rPr>
          <w:spacing w:val="38"/>
          <w:u w:val="none"/>
        </w:rPr>
        <w:t xml:space="preserve"> </w:t>
      </w:r>
      <w:r>
        <w:rPr>
          <w:spacing w:val="1"/>
          <w:u w:val="none"/>
        </w:rPr>
        <w:t>75</w:t>
      </w:r>
      <w:r>
        <w:rPr>
          <w:u w:val="none"/>
        </w:rPr>
        <w:t>4</w:t>
      </w:r>
      <w:r>
        <w:rPr>
          <w:spacing w:val="37"/>
          <w:u w:val="none"/>
        </w:rPr>
        <w:t xml:space="preserve"> </w:t>
      </w:r>
      <w:r>
        <w:rPr>
          <w:spacing w:val="1"/>
          <w:u w:val="none"/>
        </w:rPr>
        <w:t>o</w:t>
      </w:r>
      <w:r>
        <w:rPr>
          <w:u w:val="none"/>
        </w:rPr>
        <w:t>f</w:t>
      </w:r>
      <w:r>
        <w:rPr>
          <w:spacing w:val="37"/>
          <w:u w:val="none"/>
        </w:rPr>
        <w:t xml:space="preserve"> </w:t>
      </w:r>
      <w:r>
        <w:rPr>
          <w:u w:val="none"/>
        </w:rPr>
        <w:t>t</w:t>
      </w:r>
      <w:r>
        <w:rPr>
          <w:spacing w:val="1"/>
          <w:u w:val="none"/>
        </w:rPr>
        <w:t>h</w:t>
      </w:r>
      <w:r>
        <w:rPr>
          <w:u w:val="none"/>
        </w:rPr>
        <w:t>e</w:t>
      </w:r>
      <w:r>
        <w:rPr>
          <w:spacing w:val="38"/>
          <w:u w:val="none"/>
        </w:rPr>
        <w:t xml:space="preserve"> </w:t>
      </w:r>
      <w:r>
        <w:rPr>
          <w:spacing w:val="1"/>
          <w:u w:val="none"/>
        </w:rPr>
        <w:t>Cod</w:t>
      </w:r>
      <w:r>
        <w:rPr>
          <w:u w:val="none"/>
        </w:rPr>
        <w:t>e,</w:t>
      </w:r>
      <w:r>
        <w:rPr>
          <w:spacing w:val="36"/>
          <w:u w:val="none"/>
        </w:rPr>
        <w:t xml:space="preserve"> </w:t>
      </w:r>
      <w:r>
        <w:rPr>
          <w:u w:val="none"/>
        </w:rPr>
        <w:t>to</w:t>
      </w:r>
      <w:r>
        <w:rPr>
          <w:w w:val="102"/>
          <w:u w:val="none"/>
        </w:rPr>
        <w:t xml:space="preserve"> </w:t>
      </w:r>
      <w:r>
        <w:rPr>
          <w:u w:val="none"/>
        </w:rPr>
        <w:t>a</w:t>
      </w:r>
      <w:r>
        <w:rPr>
          <w:spacing w:val="1"/>
          <w:u w:val="none"/>
        </w:rPr>
        <w:t>d</w:t>
      </w:r>
      <w:r>
        <w:rPr>
          <w:u w:val="none"/>
        </w:rPr>
        <w:t>just</w:t>
      </w:r>
      <w:r>
        <w:rPr>
          <w:spacing w:val="15"/>
          <w:u w:val="none"/>
        </w:rPr>
        <w:t xml:space="preserve"> </w:t>
      </w:r>
      <w:r>
        <w:rPr>
          <w:u w:val="none"/>
        </w:rPr>
        <w:t>the</w:t>
      </w:r>
      <w:r>
        <w:rPr>
          <w:spacing w:val="16"/>
          <w:u w:val="none"/>
        </w:rPr>
        <w:t xml:space="preserve"> </w:t>
      </w:r>
      <w:r>
        <w:rPr>
          <w:u w:val="none"/>
        </w:rPr>
        <w:t>basis</w:t>
      </w:r>
      <w:r>
        <w:rPr>
          <w:spacing w:val="15"/>
          <w:u w:val="none"/>
        </w:rPr>
        <w:t xml:space="preserve"> </w:t>
      </w:r>
      <w:r>
        <w:rPr>
          <w:u w:val="none"/>
        </w:rPr>
        <w:t>of</w:t>
      </w:r>
      <w:r>
        <w:rPr>
          <w:spacing w:val="15"/>
          <w:u w:val="none"/>
        </w:rPr>
        <w:t xml:space="preserve"> </w:t>
      </w:r>
      <w:r>
        <w:rPr>
          <w:u w:val="none"/>
        </w:rPr>
        <w:t>the</w:t>
      </w:r>
      <w:r>
        <w:rPr>
          <w:spacing w:val="16"/>
          <w:u w:val="none"/>
        </w:rPr>
        <w:t xml:space="preserve"> </w:t>
      </w:r>
      <w:r>
        <w:rPr>
          <w:u w:val="none"/>
        </w:rPr>
        <w:t>assets</w:t>
      </w:r>
      <w:r>
        <w:rPr>
          <w:spacing w:val="15"/>
          <w:u w:val="none"/>
        </w:rPr>
        <w:t xml:space="preserve"> </w:t>
      </w:r>
      <w:r>
        <w:rPr>
          <w:u w:val="none"/>
        </w:rPr>
        <w:t>of</w:t>
      </w:r>
      <w:r>
        <w:rPr>
          <w:spacing w:val="15"/>
          <w:u w:val="none"/>
        </w:rPr>
        <w:t xml:space="preserve"> </w:t>
      </w:r>
      <w:r>
        <w:rPr>
          <w:u w:val="none"/>
        </w:rPr>
        <w:t>the</w:t>
      </w:r>
      <w:r>
        <w:rPr>
          <w:spacing w:val="17"/>
          <w:u w:val="none"/>
        </w:rPr>
        <w:t xml:space="preserve"> </w:t>
      </w:r>
      <w:r>
        <w:rPr>
          <w:spacing w:val="1"/>
          <w:u w:val="none"/>
        </w:rPr>
        <w:t>C</w:t>
      </w:r>
      <w:r>
        <w:rPr>
          <w:u w:val="none"/>
        </w:rPr>
        <w:t>o</w:t>
      </w:r>
      <w:r>
        <w:rPr>
          <w:spacing w:val="2"/>
          <w:u w:val="none"/>
        </w:rPr>
        <w:t>m</w:t>
      </w:r>
      <w:r>
        <w:rPr>
          <w:u w:val="none"/>
        </w:rPr>
        <w:t>pa</w:t>
      </w:r>
      <w:r>
        <w:rPr>
          <w:spacing w:val="1"/>
          <w:u w:val="none"/>
        </w:rPr>
        <w:t>n</w:t>
      </w:r>
      <w:r>
        <w:rPr>
          <w:u w:val="none"/>
        </w:rPr>
        <w:t>y.</w:t>
      </w:r>
    </w:p>
    <w:p w14:paraId="0FC0B5F7" w14:textId="77777777" w:rsidR="000C19C9" w:rsidRDefault="000C19C9">
      <w:pPr>
        <w:spacing w:before="3" w:line="240" w:lineRule="exact"/>
        <w:rPr>
          <w:sz w:val="24"/>
          <w:szCs w:val="24"/>
        </w:rPr>
      </w:pPr>
    </w:p>
    <w:p w14:paraId="6F118BAF" w14:textId="77777777" w:rsidR="000C19C9" w:rsidRDefault="00D3642A">
      <w:pPr>
        <w:pStyle w:val="BodyText"/>
        <w:numPr>
          <w:ilvl w:val="2"/>
          <w:numId w:val="1"/>
        </w:numPr>
        <w:tabs>
          <w:tab w:val="left" w:pos="2264"/>
        </w:tabs>
        <w:spacing w:line="250" w:lineRule="auto"/>
        <w:ind w:right="116" w:firstLine="1440"/>
        <w:jc w:val="both"/>
        <w:rPr>
          <w:u w:val="none"/>
        </w:rPr>
      </w:pPr>
      <w:r>
        <w:rPr>
          <w:spacing w:val="1"/>
          <w:u w:color="000000"/>
        </w:rPr>
        <w:t>A</w:t>
      </w:r>
      <w:r>
        <w:rPr>
          <w:u w:color="000000"/>
        </w:rPr>
        <w:t>cc</w:t>
      </w:r>
      <w:r>
        <w:rPr>
          <w:spacing w:val="1"/>
          <w:u w:color="000000"/>
        </w:rPr>
        <w:t>oun</w:t>
      </w:r>
      <w:r>
        <w:rPr>
          <w:u w:color="000000"/>
        </w:rPr>
        <w:t>ti</w:t>
      </w:r>
      <w:r>
        <w:rPr>
          <w:spacing w:val="1"/>
          <w:u w:color="000000"/>
        </w:rPr>
        <w:t>n</w:t>
      </w:r>
      <w:r>
        <w:rPr>
          <w:u w:color="000000"/>
        </w:rPr>
        <w:t>g</w:t>
      </w:r>
      <w:r>
        <w:rPr>
          <w:spacing w:val="33"/>
          <w:u w:color="000000"/>
        </w:rPr>
        <w:t xml:space="preserve"> </w:t>
      </w:r>
      <w:r>
        <w:rPr>
          <w:spacing w:val="2"/>
          <w:u w:color="000000"/>
        </w:rPr>
        <w:t>M</w:t>
      </w:r>
      <w:r>
        <w:rPr>
          <w:u w:color="000000"/>
        </w:rPr>
        <w:t>et</w:t>
      </w:r>
      <w:r>
        <w:rPr>
          <w:spacing w:val="1"/>
          <w:u w:color="000000"/>
        </w:rPr>
        <w:t>ho</w:t>
      </w:r>
      <w:r>
        <w:rPr>
          <w:u w:color="000000"/>
        </w:rPr>
        <w:t>d</w:t>
      </w:r>
      <w:r>
        <w:rPr>
          <w:u w:val="none"/>
        </w:rPr>
        <w:t>.</w:t>
      </w:r>
      <w:r>
        <w:rPr>
          <w:spacing w:val="12"/>
          <w:u w:val="none"/>
        </w:rPr>
        <w:t xml:space="preserve"> </w:t>
      </w:r>
      <w:r>
        <w:rPr>
          <w:spacing w:val="1"/>
          <w:u w:val="none"/>
        </w:rPr>
        <w:t>Fo</w:t>
      </w:r>
      <w:r>
        <w:rPr>
          <w:u w:val="none"/>
        </w:rPr>
        <w:t>r</w:t>
      </w:r>
      <w:r>
        <w:rPr>
          <w:spacing w:val="34"/>
          <w:u w:val="none"/>
        </w:rPr>
        <w:t xml:space="preserve"> </w:t>
      </w:r>
      <w:r>
        <w:rPr>
          <w:u w:val="none"/>
        </w:rPr>
        <w:t>fi</w:t>
      </w:r>
      <w:r>
        <w:rPr>
          <w:spacing w:val="1"/>
          <w:u w:val="none"/>
        </w:rPr>
        <w:t>n</w:t>
      </w:r>
      <w:r>
        <w:rPr>
          <w:u w:val="none"/>
        </w:rPr>
        <w:t>a</w:t>
      </w:r>
      <w:r>
        <w:rPr>
          <w:spacing w:val="1"/>
          <w:u w:val="none"/>
        </w:rPr>
        <w:t>n</w:t>
      </w:r>
      <w:r>
        <w:rPr>
          <w:u w:val="none"/>
        </w:rPr>
        <w:t>cial</w:t>
      </w:r>
      <w:r>
        <w:rPr>
          <w:spacing w:val="32"/>
          <w:u w:val="none"/>
        </w:rPr>
        <w:t xml:space="preserve"> </w:t>
      </w:r>
      <w:r>
        <w:rPr>
          <w:u w:val="none"/>
        </w:rPr>
        <w:t>re</w:t>
      </w:r>
      <w:r>
        <w:rPr>
          <w:spacing w:val="1"/>
          <w:u w:val="none"/>
        </w:rPr>
        <w:t>po</w:t>
      </w:r>
      <w:r>
        <w:rPr>
          <w:u w:val="none"/>
        </w:rPr>
        <w:t>rti</w:t>
      </w:r>
      <w:r>
        <w:rPr>
          <w:spacing w:val="1"/>
          <w:u w:val="none"/>
        </w:rPr>
        <w:t>n</w:t>
      </w:r>
      <w:r>
        <w:rPr>
          <w:u w:val="none"/>
        </w:rPr>
        <w:t>g</w:t>
      </w:r>
      <w:r>
        <w:rPr>
          <w:spacing w:val="34"/>
          <w:u w:val="none"/>
        </w:rPr>
        <w:t xml:space="preserve"> </w:t>
      </w:r>
      <w:r>
        <w:rPr>
          <w:spacing w:val="1"/>
          <w:u w:val="none"/>
        </w:rPr>
        <w:t>pu</w:t>
      </w:r>
      <w:r>
        <w:rPr>
          <w:u w:val="none"/>
        </w:rPr>
        <w:t>r</w:t>
      </w:r>
      <w:r>
        <w:rPr>
          <w:spacing w:val="1"/>
          <w:u w:val="none"/>
        </w:rPr>
        <w:t>po</w:t>
      </w:r>
      <w:r>
        <w:rPr>
          <w:u w:val="none"/>
        </w:rPr>
        <w:t>ses,</w:t>
      </w:r>
      <w:r>
        <w:rPr>
          <w:spacing w:val="32"/>
          <w:u w:val="none"/>
        </w:rPr>
        <w:t xml:space="preserve"> </w:t>
      </w:r>
      <w:r>
        <w:rPr>
          <w:u w:val="none"/>
        </w:rPr>
        <w:t>t</w:t>
      </w:r>
      <w:r>
        <w:rPr>
          <w:spacing w:val="1"/>
          <w:u w:val="none"/>
        </w:rPr>
        <w:t>h</w:t>
      </w:r>
      <w:r>
        <w:rPr>
          <w:u w:val="none"/>
        </w:rPr>
        <w:t>e</w:t>
      </w:r>
      <w:r>
        <w:rPr>
          <w:spacing w:val="34"/>
          <w:u w:val="none"/>
        </w:rPr>
        <w:t xml:space="preserve"> </w:t>
      </w:r>
      <w:r>
        <w:rPr>
          <w:spacing w:val="1"/>
          <w:u w:val="none"/>
        </w:rPr>
        <w:t>book</w:t>
      </w:r>
      <w:r>
        <w:rPr>
          <w:u w:val="none"/>
        </w:rPr>
        <w:t>s</w:t>
      </w:r>
      <w:r>
        <w:rPr>
          <w:spacing w:val="34"/>
          <w:u w:val="none"/>
        </w:rPr>
        <w:t xml:space="preserve"> </w:t>
      </w:r>
      <w:r>
        <w:rPr>
          <w:u w:val="none"/>
        </w:rPr>
        <w:t>a</w:t>
      </w:r>
      <w:r>
        <w:rPr>
          <w:spacing w:val="1"/>
          <w:u w:val="none"/>
        </w:rPr>
        <w:t>n</w:t>
      </w:r>
      <w:r>
        <w:rPr>
          <w:u w:val="none"/>
        </w:rPr>
        <w:t>d</w:t>
      </w:r>
      <w:r>
        <w:rPr>
          <w:spacing w:val="34"/>
          <w:u w:val="none"/>
        </w:rPr>
        <w:t xml:space="preserve"> </w:t>
      </w:r>
      <w:r>
        <w:rPr>
          <w:u w:val="none"/>
        </w:rPr>
        <w:t>r</w:t>
      </w:r>
      <w:r>
        <w:rPr>
          <w:spacing w:val="-1"/>
          <w:u w:val="none"/>
        </w:rPr>
        <w:t>e</w:t>
      </w:r>
      <w:r>
        <w:rPr>
          <w:u w:val="none"/>
        </w:rPr>
        <w:t>c</w:t>
      </w:r>
      <w:r>
        <w:rPr>
          <w:spacing w:val="1"/>
          <w:u w:val="none"/>
        </w:rPr>
        <w:t>o</w:t>
      </w:r>
      <w:r>
        <w:rPr>
          <w:u w:val="none"/>
        </w:rPr>
        <w:t>rds</w:t>
      </w:r>
      <w:r>
        <w:rPr>
          <w:spacing w:val="33"/>
          <w:u w:val="none"/>
        </w:rPr>
        <w:t xml:space="preserve"> </w:t>
      </w:r>
      <w:r>
        <w:rPr>
          <w:u w:val="none"/>
        </w:rPr>
        <w:t>of</w:t>
      </w:r>
      <w:r>
        <w:rPr>
          <w:w w:val="102"/>
          <w:u w:val="none"/>
        </w:rPr>
        <w:t xml:space="preserve"> </w:t>
      </w:r>
      <w:r>
        <w:rPr>
          <w:u w:val="none"/>
        </w:rPr>
        <w:t>t</w:t>
      </w:r>
      <w:r>
        <w:rPr>
          <w:spacing w:val="1"/>
          <w:u w:val="none"/>
        </w:rPr>
        <w:t>h</w:t>
      </w:r>
      <w:r>
        <w:rPr>
          <w:u w:val="none"/>
        </w:rPr>
        <w:t>e</w:t>
      </w:r>
      <w:r>
        <w:rPr>
          <w:spacing w:val="26"/>
          <w:u w:val="none"/>
        </w:rPr>
        <w:t xml:space="preserve"> </w:t>
      </w:r>
      <w:r>
        <w:rPr>
          <w:spacing w:val="1"/>
          <w:u w:val="none"/>
        </w:rPr>
        <w:t>C</w:t>
      </w:r>
      <w:r>
        <w:rPr>
          <w:u w:val="none"/>
        </w:rPr>
        <w:t>o</w:t>
      </w:r>
      <w:r>
        <w:rPr>
          <w:spacing w:val="2"/>
          <w:u w:val="none"/>
        </w:rPr>
        <w:t>m</w:t>
      </w:r>
      <w:r>
        <w:rPr>
          <w:u w:val="none"/>
        </w:rPr>
        <w:t>pany</w:t>
      </w:r>
      <w:r>
        <w:rPr>
          <w:spacing w:val="26"/>
          <w:u w:val="none"/>
        </w:rPr>
        <w:t xml:space="preserve"> </w:t>
      </w:r>
      <w:r>
        <w:rPr>
          <w:u w:val="none"/>
        </w:rPr>
        <w:t>shall</w:t>
      </w:r>
      <w:r>
        <w:rPr>
          <w:spacing w:val="26"/>
          <w:u w:val="none"/>
        </w:rPr>
        <w:t xml:space="preserve"> </w:t>
      </w:r>
      <w:r>
        <w:rPr>
          <w:u w:val="none"/>
        </w:rPr>
        <w:t>be</w:t>
      </w:r>
      <w:r>
        <w:rPr>
          <w:spacing w:val="26"/>
          <w:u w:val="none"/>
        </w:rPr>
        <w:t xml:space="preserve"> </w:t>
      </w:r>
      <w:r>
        <w:rPr>
          <w:u w:val="none"/>
        </w:rPr>
        <w:t>kept</w:t>
      </w:r>
      <w:r>
        <w:rPr>
          <w:spacing w:val="26"/>
          <w:u w:val="none"/>
        </w:rPr>
        <w:t xml:space="preserve"> </w:t>
      </w:r>
      <w:r>
        <w:rPr>
          <w:u w:val="none"/>
        </w:rPr>
        <w:t>on</w:t>
      </w:r>
      <w:r>
        <w:rPr>
          <w:spacing w:val="26"/>
          <w:u w:val="none"/>
        </w:rPr>
        <w:t xml:space="preserve"> </w:t>
      </w:r>
      <w:r>
        <w:rPr>
          <w:u w:val="none"/>
        </w:rPr>
        <w:t>t</w:t>
      </w:r>
      <w:r>
        <w:rPr>
          <w:spacing w:val="1"/>
          <w:u w:val="none"/>
        </w:rPr>
        <w:t>h</w:t>
      </w:r>
      <w:r>
        <w:rPr>
          <w:u w:val="none"/>
        </w:rPr>
        <w:t>e</w:t>
      </w:r>
      <w:r>
        <w:rPr>
          <w:spacing w:val="26"/>
          <w:u w:val="none"/>
        </w:rPr>
        <w:t xml:space="preserve"> </w:t>
      </w:r>
      <w:r>
        <w:rPr>
          <w:u w:val="none"/>
        </w:rPr>
        <w:t>accrual</w:t>
      </w:r>
      <w:r>
        <w:rPr>
          <w:spacing w:val="25"/>
          <w:u w:val="none"/>
        </w:rPr>
        <w:t xml:space="preserve"> </w:t>
      </w:r>
      <w:r>
        <w:rPr>
          <w:spacing w:val="2"/>
          <w:u w:val="none"/>
        </w:rPr>
        <w:t>m</w:t>
      </w:r>
      <w:r>
        <w:rPr>
          <w:u w:val="none"/>
        </w:rPr>
        <w:t>et</w:t>
      </w:r>
      <w:r>
        <w:rPr>
          <w:spacing w:val="1"/>
          <w:u w:val="none"/>
        </w:rPr>
        <w:t>h</w:t>
      </w:r>
      <w:r>
        <w:rPr>
          <w:u w:val="none"/>
        </w:rPr>
        <w:t>od</w:t>
      </w:r>
      <w:r>
        <w:rPr>
          <w:spacing w:val="26"/>
          <w:u w:val="none"/>
        </w:rPr>
        <w:t xml:space="preserve"> </w:t>
      </w:r>
      <w:r>
        <w:rPr>
          <w:u w:val="none"/>
        </w:rPr>
        <w:t>of</w:t>
      </w:r>
      <w:r>
        <w:rPr>
          <w:spacing w:val="26"/>
          <w:u w:val="none"/>
        </w:rPr>
        <w:t xml:space="preserve"> </w:t>
      </w:r>
      <w:r>
        <w:rPr>
          <w:u w:val="none"/>
        </w:rPr>
        <w:t>accounti</w:t>
      </w:r>
      <w:r>
        <w:rPr>
          <w:spacing w:val="1"/>
          <w:u w:val="none"/>
        </w:rPr>
        <w:t>n</w:t>
      </w:r>
      <w:r>
        <w:rPr>
          <w:u w:val="none"/>
        </w:rPr>
        <w:t>g</w:t>
      </w:r>
      <w:r>
        <w:rPr>
          <w:spacing w:val="26"/>
          <w:u w:val="none"/>
        </w:rPr>
        <w:t xml:space="preserve"> </w:t>
      </w:r>
      <w:r>
        <w:rPr>
          <w:u w:val="none"/>
        </w:rPr>
        <w:t>applied</w:t>
      </w:r>
      <w:r>
        <w:rPr>
          <w:spacing w:val="26"/>
          <w:u w:val="none"/>
        </w:rPr>
        <w:t xml:space="preserve"> </w:t>
      </w:r>
      <w:r>
        <w:rPr>
          <w:u w:val="none"/>
        </w:rPr>
        <w:t>in</w:t>
      </w:r>
      <w:r>
        <w:rPr>
          <w:spacing w:val="26"/>
          <w:u w:val="none"/>
        </w:rPr>
        <w:t xml:space="preserve"> </w:t>
      </w:r>
      <w:r>
        <w:rPr>
          <w:u w:val="none"/>
        </w:rPr>
        <w:t>a</w:t>
      </w:r>
      <w:r>
        <w:rPr>
          <w:spacing w:val="26"/>
          <w:u w:val="none"/>
        </w:rPr>
        <w:t xml:space="preserve"> </w:t>
      </w:r>
      <w:r>
        <w:rPr>
          <w:u w:val="none"/>
        </w:rPr>
        <w:t>consistent</w:t>
      </w:r>
      <w:r>
        <w:rPr>
          <w:spacing w:val="26"/>
          <w:u w:val="none"/>
        </w:rPr>
        <w:t xml:space="preserve"> </w:t>
      </w:r>
      <w:r>
        <w:rPr>
          <w:spacing w:val="2"/>
          <w:u w:val="none"/>
        </w:rPr>
        <w:t>m</w:t>
      </w:r>
      <w:r>
        <w:rPr>
          <w:u w:val="none"/>
        </w:rPr>
        <w:t>anner</w:t>
      </w:r>
      <w:r>
        <w:rPr>
          <w:spacing w:val="26"/>
          <w:u w:val="none"/>
        </w:rPr>
        <w:t xml:space="preserve"> </w:t>
      </w:r>
      <w:r>
        <w:rPr>
          <w:u w:val="none"/>
        </w:rPr>
        <w:t>and</w:t>
      </w:r>
      <w:r>
        <w:rPr>
          <w:spacing w:val="26"/>
          <w:u w:val="none"/>
        </w:rPr>
        <w:t xml:space="preserve"> </w:t>
      </w:r>
      <w:r>
        <w:rPr>
          <w:u w:val="none"/>
        </w:rPr>
        <w:t>shall</w:t>
      </w:r>
      <w:r>
        <w:rPr>
          <w:spacing w:val="1"/>
          <w:w w:val="102"/>
          <w:u w:val="none"/>
        </w:rPr>
        <w:t xml:space="preserve"> </w:t>
      </w:r>
      <w:r>
        <w:rPr>
          <w:u w:val="none"/>
        </w:rPr>
        <w:t>reflect</w:t>
      </w:r>
      <w:r>
        <w:rPr>
          <w:spacing w:val="17"/>
          <w:u w:val="none"/>
        </w:rPr>
        <w:t xml:space="preserve"> </w:t>
      </w:r>
      <w:r>
        <w:rPr>
          <w:u w:val="none"/>
        </w:rPr>
        <w:t>all</w:t>
      </w:r>
      <w:r>
        <w:rPr>
          <w:spacing w:val="17"/>
          <w:u w:val="none"/>
        </w:rPr>
        <w:t xml:space="preserve"> </w:t>
      </w:r>
      <w:r>
        <w:rPr>
          <w:u w:val="none"/>
        </w:rPr>
        <w:t>tra</w:t>
      </w:r>
      <w:r>
        <w:rPr>
          <w:spacing w:val="1"/>
          <w:u w:val="none"/>
        </w:rPr>
        <w:t>n</w:t>
      </w:r>
      <w:r>
        <w:rPr>
          <w:u w:val="none"/>
        </w:rPr>
        <w:t>sacti</w:t>
      </w:r>
      <w:r>
        <w:rPr>
          <w:spacing w:val="1"/>
          <w:u w:val="none"/>
        </w:rPr>
        <w:t>on</w:t>
      </w:r>
      <w:r>
        <w:rPr>
          <w:u w:val="none"/>
        </w:rPr>
        <w:t>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w:t>
      </w:r>
      <w:r>
        <w:rPr>
          <w:u w:val="none"/>
        </w:rPr>
        <w:t>y</w:t>
      </w:r>
      <w:r>
        <w:rPr>
          <w:spacing w:val="18"/>
          <w:u w:val="none"/>
        </w:rPr>
        <w:t xml:space="preserve"> </w:t>
      </w:r>
      <w:r>
        <w:rPr>
          <w:u w:val="none"/>
        </w:rPr>
        <w:t>a</w:t>
      </w:r>
      <w:r>
        <w:rPr>
          <w:spacing w:val="1"/>
          <w:u w:val="none"/>
        </w:rPr>
        <w:t>n</w:t>
      </w:r>
      <w:r>
        <w:rPr>
          <w:u w:val="none"/>
        </w:rPr>
        <w:t>d</w:t>
      </w:r>
      <w:r>
        <w:rPr>
          <w:spacing w:val="19"/>
          <w:u w:val="none"/>
        </w:rPr>
        <w:t xml:space="preserve"> </w:t>
      </w:r>
      <w:r>
        <w:rPr>
          <w:spacing w:val="1"/>
          <w:u w:val="none"/>
        </w:rPr>
        <w:t>b</w:t>
      </w:r>
      <w:r>
        <w:rPr>
          <w:u w:val="none"/>
        </w:rPr>
        <w:t>e</w:t>
      </w:r>
      <w:r>
        <w:rPr>
          <w:spacing w:val="18"/>
          <w:u w:val="none"/>
        </w:rPr>
        <w:t xml:space="preserve"> </w:t>
      </w:r>
      <w:r>
        <w:rPr>
          <w:u w:val="none"/>
        </w:rPr>
        <w:t>a</w:t>
      </w:r>
      <w:r>
        <w:rPr>
          <w:spacing w:val="1"/>
          <w:u w:val="none"/>
        </w:rPr>
        <w:t>pp</w:t>
      </w:r>
      <w:r>
        <w:rPr>
          <w:u w:val="none"/>
        </w:rPr>
        <w:t>r</w:t>
      </w:r>
      <w:r>
        <w:rPr>
          <w:spacing w:val="1"/>
          <w:u w:val="none"/>
        </w:rPr>
        <w:t>op</w:t>
      </w:r>
      <w:r>
        <w:rPr>
          <w:u w:val="none"/>
        </w:rPr>
        <w:t>riate</w:t>
      </w:r>
      <w:r>
        <w:rPr>
          <w:spacing w:val="19"/>
          <w:u w:val="none"/>
        </w:rPr>
        <w:t xml:space="preserve"> </w:t>
      </w:r>
      <w:r>
        <w:rPr>
          <w:u w:val="none"/>
        </w:rPr>
        <w:t>a</w:t>
      </w:r>
      <w:r>
        <w:rPr>
          <w:spacing w:val="1"/>
          <w:u w:val="none"/>
        </w:rPr>
        <w:t>n</w:t>
      </w:r>
      <w:r>
        <w:rPr>
          <w:u w:val="none"/>
        </w:rPr>
        <w:t>d</w:t>
      </w:r>
      <w:r>
        <w:rPr>
          <w:spacing w:val="19"/>
          <w:u w:val="none"/>
        </w:rPr>
        <w:t xml:space="preserve"> </w:t>
      </w:r>
      <w:r>
        <w:rPr>
          <w:u w:val="none"/>
        </w:rPr>
        <w:t>a</w:t>
      </w:r>
      <w:r>
        <w:rPr>
          <w:spacing w:val="1"/>
          <w:u w:val="none"/>
        </w:rPr>
        <w:t>d</w:t>
      </w:r>
      <w:r>
        <w:rPr>
          <w:u w:val="none"/>
        </w:rPr>
        <w:t>e</w:t>
      </w:r>
      <w:r>
        <w:rPr>
          <w:spacing w:val="1"/>
          <w:u w:val="none"/>
        </w:rPr>
        <w:t>qu</w:t>
      </w:r>
      <w:r>
        <w:rPr>
          <w:u w:val="none"/>
        </w:rPr>
        <w:t>ate</w:t>
      </w:r>
      <w:r>
        <w:rPr>
          <w:spacing w:val="18"/>
          <w:u w:val="none"/>
        </w:rPr>
        <w:t xml:space="preserve"> </w:t>
      </w:r>
      <w:r>
        <w:rPr>
          <w:u w:val="none"/>
        </w:rPr>
        <w:t>f</w:t>
      </w:r>
      <w:r>
        <w:rPr>
          <w:spacing w:val="1"/>
          <w:u w:val="none"/>
        </w:rPr>
        <w:t>o</w:t>
      </w:r>
      <w:r>
        <w:rPr>
          <w:u w:val="none"/>
        </w:rPr>
        <w:t>r</w:t>
      </w:r>
      <w:r>
        <w:rPr>
          <w:spacing w:val="18"/>
          <w:u w:val="none"/>
        </w:rPr>
        <w:t xml:space="preserve"> </w:t>
      </w:r>
      <w:r>
        <w:rPr>
          <w:u w:val="none"/>
        </w:rPr>
        <w:t>t</w:t>
      </w:r>
      <w:r>
        <w:rPr>
          <w:spacing w:val="1"/>
          <w:u w:val="none"/>
        </w:rPr>
        <w:t>h</w:t>
      </w:r>
      <w:r>
        <w:rPr>
          <w:u w:val="none"/>
        </w:rPr>
        <w:t>e</w:t>
      </w:r>
      <w:r>
        <w:rPr>
          <w:spacing w:val="18"/>
          <w:u w:val="none"/>
        </w:rPr>
        <w:t xml:space="preserve"> </w:t>
      </w:r>
      <w:r>
        <w:rPr>
          <w:spacing w:val="1"/>
          <w:u w:val="none"/>
        </w:rPr>
        <w:t>pu</w:t>
      </w:r>
      <w:r>
        <w:rPr>
          <w:u w:val="none"/>
        </w:rPr>
        <w:t>r</w:t>
      </w:r>
      <w:r>
        <w:rPr>
          <w:spacing w:val="1"/>
          <w:u w:val="none"/>
        </w:rPr>
        <w:t>po</w:t>
      </w:r>
      <w:r>
        <w:rPr>
          <w:u w:val="none"/>
        </w:rPr>
        <w:t>ses</w:t>
      </w:r>
      <w:r>
        <w:rPr>
          <w:spacing w:val="18"/>
          <w:u w:val="none"/>
        </w:rPr>
        <w:t xml:space="preserve"> </w:t>
      </w:r>
      <w:r>
        <w:rPr>
          <w:spacing w:val="1"/>
          <w:u w:val="none"/>
        </w:rPr>
        <w:t>o</w:t>
      </w:r>
      <w:r>
        <w:rPr>
          <w:u w:val="none"/>
        </w:rPr>
        <w:t>f</w:t>
      </w:r>
      <w:r>
        <w:rPr>
          <w:spacing w:val="17"/>
          <w:u w:val="none"/>
        </w:rPr>
        <w:t xml:space="preserve"> </w:t>
      </w:r>
      <w:r>
        <w:rPr>
          <w:u w:val="none"/>
        </w:rPr>
        <w:t>t</w:t>
      </w:r>
      <w:r>
        <w:rPr>
          <w:spacing w:val="1"/>
          <w:u w:val="none"/>
        </w:rPr>
        <w:t>h</w:t>
      </w:r>
      <w:r>
        <w:rPr>
          <w:u w:val="none"/>
        </w:rPr>
        <w:t>e</w:t>
      </w:r>
      <w:r>
        <w:rPr>
          <w:spacing w:val="19"/>
          <w:u w:val="none"/>
        </w:rPr>
        <w:t xml:space="preserve"> </w:t>
      </w:r>
      <w:r>
        <w:rPr>
          <w:spacing w:val="1"/>
          <w:u w:val="none"/>
        </w:rPr>
        <w:t>Co</w:t>
      </w:r>
      <w:r>
        <w:rPr>
          <w:spacing w:val="2"/>
          <w:u w:val="none"/>
        </w:rPr>
        <w:t>m</w:t>
      </w:r>
      <w:r>
        <w:rPr>
          <w:spacing w:val="1"/>
          <w:u w:val="none"/>
        </w:rPr>
        <w:t>p</w:t>
      </w:r>
      <w:r>
        <w:rPr>
          <w:u w:val="none"/>
        </w:rPr>
        <w:t>a</w:t>
      </w:r>
      <w:r>
        <w:rPr>
          <w:spacing w:val="1"/>
          <w:u w:val="none"/>
        </w:rPr>
        <w:t>ny</w:t>
      </w:r>
      <w:r>
        <w:rPr>
          <w:u w:val="none"/>
        </w:rPr>
        <w:t>.</w:t>
      </w:r>
    </w:p>
    <w:p w14:paraId="0F28B94E" w14:textId="77777777" w:rsidR="000C19C9" w:rsidRDefault="000C19C9">
      <w:pPr>
        <w:spacing w:before="14" w:line="220" w:lineRule="exact"/>
      </w:pPr>
    </w:p>
    <w:p w14:paraId="28599B36" w14:textId="77777777" w:rsidR="000C19C9" w:rsidRDefault="00D3642A">
      <w:pPr>
        <w:ind w:left="1161"/>
        <w:rPr>
          <w:rFonts w:ascii="Times New Roman" w:eastAsia="Times New Roman" w:hAnsi="Times New Roman" w:cs="Times New Roman"/>
          <w:sz w:val="24"/>
          <w:szCs w:val="24"/>
        </w:rPr>
      </w:pPr>
      <w:r>
        <w:rPr>
          <w:rFonts w:ascii="Times New Roman" w:eastAsia="Times New Roman" w:hAnsi="Times New Roman" w:cs="Times New Roman"/>
          <w:b/>
          <w:bCs/>
          <w:i/>
          <w:sz w:val="24"/>
          <w:szCs w:val="24"/>
        </w:rPr>
        <w:t>THE</w:t>
      </w:r>
      <w:r>
        <w:rPr>
          <w:rFonts w:ascii="Times New Roman" w:eastAsia="Times New Roman" w:hAnsi="Times New Roman" w:cs="Times New Roman"/>
          <w:b/>
          <w:bCs/>
          <w:i/>
          <w:spacing w:val="-6"/>
          <w:sz w:val="24"/>
          <w:szCs w:val="24"/>
        </w:rPr>
        <w:t xml:space="preserve"> </w:t>
      </w:r>
      <w:r>
        <w:rPr>
          <w:rFonts w:ascii="Times New Roman" w:eastAsia="Times New Roman" w:hAnsi="Times New Roman" w:cs="Times New Roman"/>
          <w:b/>
          <w:bCs/>
          <w:i/>
          <w:sz w:val="24"/>
          <w:szCs w:val="24"/>
        </w:rPr>
        <w:t>REMAINDER</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OF</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THIS</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PAGE</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INTENTIONAL</w:t>
      </w:r>
      <w:r>
        <w:rPr>
          <w:rFonts w:ascii="Times New Roman" w:eastAsia="Times New Roman" w:hAnsi="Times New Roman" w:cs="Times New Roman"/>
          <w:b/>
          <w:bCs/>
          <w:i/>
          <w:spacing w:val="-1"/>
          <w:sz w:val="24"/>
          <w:szCs w:val="24"/>
        </w:rPr>
        <w:t>L</w:t>
      </w:r>
      <w:r>
        <w:rPr>
          <w:rFonts w:ascii="Times New Roman" w:eastAsia="Times New Roman" w:hAnsi="Times New Roman" w:cs="Times New Roman"/>
          <w:b/>
          <w:bCs/>
          <w:i/>
          <w:sz w:val="24"/>
          <w:szCs w:val="24"/>
        </w:rPr>
        <w:t>Y</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LEFT</w:t>
      </w:r>
      <w:r>
        <w:rPr>
          <w:rFonts w:ascii="Times New Roman" w:eastAsia="Times New Roman" w:hAnsi="Times New Roman" w:cs="Times New Roman"/>
          <w:b/>
          <w:bCs/>
          <w:i/>
          <w:spacing w:val="-5"/>
          <w:sz w:val="24"/>
          <w:szCs w:val="24"/>
        </w:rPr>
        <w:t xml:space="preserve"> </w:t>
      </w:r>
      <w:r>
        <w:rPr>
          <w:rFonts w:ascii="Times New Roman" w:eastAsia="Times New Roman" w:hAnsi="Times New Roman" w:cs="Times New Roman"/>
          <w:b/>
          <w:bCs/>
          <w:i/>
          <w:sz w:val="24"/>
          <w:szCs w:val="24"/>
        </w:rPr>
        <w:t>BLANK</w:t>
      </w:r>
    </w:p>
    <w:sectPr w:rsidR="000C19C9">
      <w:pgSz w:w="12240" w:h="15840"/>
      <w:pgMar w:top="1380" w:right="1320" w:bottom="940" w:left="1340" w:header="0" w:footer="742"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1AA0CCF" w14:textId="77777777" w:rsidR="000517F8" w:rsidRDefault="000517F8">
      <w:r>
        <w:separator/>
      </w:r>
    </w:p>
  </w:endnote>
  <w:endnote w:type="continuationSeparator" w:id="0">
    <w:p w14:paraId="40401DB4" w14:textId="77777777" w:rsidR="000517F8" w:rsidRDefault="000517F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12A0ADE" w14:textId="77777777" w:rsidR="00E12C83" w:rsidRDefault="00E12C83">
    <w:pPr>
      <w:spacing w:line="200" w:lineRule="exact"/>
      <w:rPr>
        <w:sz w:val="20"/>
        <w:szCs w:val="20"/>
      </w:rPr>
    </w:pPr>
    <w:r>
      <w:rPr>
        <w:noProof/>
      </w:rPr>
      <mc:AlternateContent>
        <mc:Choice Requires="wps">
          <w:drawing>
            <wp:anchor distT="0" distB="0" distL="114300" distR="114300" simplePos="0" relativeHeight="251656704" behindDoc="1" locked="0" layoutInCell="1" allowOverlap="1" wp14:anchorId="014A5F8C" wp14:editId="1D402F2A">
              <wp:simplePos x="0" y="0"/>
              <wp:positionH relativeFrom="page">
                <wp:posOffset>3829050</wp:posOffset>
              </wp:positionH>
              <wp:positionV relativeFrom="page">
                <wp:posOffset>9447530</wp:posOffset>
              </wp:positionV>
              <wp:extent cx="119380" cy="162560"/>
              <wp:effectExtent l="0" t="0" r="4445" b="635"/>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938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4021784"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6049CF">
                            <w:rPr>
                              <w:noProof/>
                            </w:rP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301.5pt;margin-top:743.9pt;width:9.4pt;height:12.8pt;z-index:-25165977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" filled="f" stroked="f">
              <v:textbox inset="0,0,0,0">
                <w:txbxContent>
                  <w:p w14:paraId="44021784"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6049CF">
                      <w:rPr>
                        <w:noProof/>
                      </w:rPr>
                      <w:t>10</w:t>
                    </w:r>
                    <w: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9515444" w14:textId="77777777" w:rsidR="00E12C83" w:rsidRDefault="00E12C83">
    <w:pPr>
      <w:spacing w:line="200" w:lineRule="exact"/>
      <w:rPr>
        <w:sz w:val="20"/>
        <w:szCs w:val="20"/>
      </w:rPr>
    </w:pPr>
    <w:r>
      <w:rPr>
        <w:noProof/>
      </w:rPr>
      <mc:AlternateContent>
        <mc:Choice Requires="wps">
          <w:drawing>
            <wp:anchor distT="0" distB="0" distL="114300" distR="114300" simplePos="0" relativeHeight="251657728" behindDoc="1" locked="0" layoutInCell="1" allowOverlap="1" wp14:anchorId="425E25AA" wp14:editId="30D7D412">
              <wp:simplePos x="0" y="0"/>
              <wp:positionH relativeFrom="page">
                <wp:posOffset>3794125</wp:posOffset>
              </wp:positionH>
              <wp:positionV relativeFrom="page">
                <wp:posOffset>9447530</wp:posOffset>
              </wp:positionV>
              <wp:extent cx="190500" cy="162560"/>
              <wp:effectExtent l="3175" t="0" r="0" b="635"/>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5A7DF25"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6049CF">
                            <w:rPr>
                              <w:noProof/>
                            </w:rPr>
                            <w:t>12</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2" o:spid="_x0000_s1027" type="#_x0000_t202" style="position:absolute;margin-left:298.75pt;margin-top:743.9pt;width:15pt;height:12.8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" filled="f" stroked="f">
              <v:textbox inset="0,0,0,0">
                <w:txbxContent>
                  <w:p w14:paraId="65A7DF25"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6049CF">
                      <w:rPr>
                        <w:noProof/>
                      </w:rPr>
                      <w:t>12</w:t>
                    </w:r>
                    <w:r>
                      <w:fldChar w:fldCharType="end"/>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F1B89A" w14:textId="77777777" w:rsidR="00E12C83" w:rsidRDefault="00E12C83">
    <w:pPr>
      <w:spacing w:line="200" w:lineRule="exact"/>
      <w:rPr>
        <w:sz w:val="20"/>
        <w:szCs w:val="20"/>
      </w:rPr>
    </w:pPr>
    <w:r>
      <w:rPr>
        <w:noProof/>
      </w:rPr>
      <mc:AlternateContent>
        <mc:Choice Requires="wps">
          <w:drawing>
            <wp:anchor distT="0" distB="0" distL="114300" distR="114300" simplePos="0" relativeHeight="251658752" behindDoc="1" locked="0" layoutInCell="1" allowOverlap="1" wp14:anchorId="62EF8882" wp14:editId="1A54D87E">
              <wp:simplePos x="0" y="0"/>
              <wp:positionH relativeFrom="page">
                <wp:posOffset>3794125</wp:posOffset>
              </wp:positionH>
              <wp:positionV relativeFrom="page">
                <wp:posOffset>9447530</wp:posOffset>
              </wp:positionV>
              <wp:extent cx="190500" cy="162560"/>
              <wp:effectExtent l="3175" t="0" r="0" b="635"/>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0500" cy="162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692180"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6049CF">
                            <w:rPr>
                              <w:noProof/>
                            </w:rPr>
                            <w:t>29</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8" type="#_x0000_t202" style="position:absolute;margin-left:298.75pt;margin-top:743.9pt;width:15pt;height:12.8pt;z-index:-2516577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" filled="f" stroked="f">
              <v:textbox inset="0,0,0,0">
                <w:txbxContent>
                  <w:p w14:paraId="4D692180" w14:textId="77777777" w:rsidR="00E12C83" w:rsidRDefault="00E12C83">
                    <w:pPr>
                      <w:pStyle w:val="BodyText"/>
                      <w:spacing w:line="239" w:lineRule="exact"/>
                      <w:ind w:left="40" w:firstLine="0"/>
                      <w:rPr>
                        <w:u w:val="none"/>
                      </w:rPr>
                    </w:pPr>
                    <w:r>
                      <w:fldChar w:fldCharType="begin"/>
                    </w:r>
                    <w:r>
                      <w:instrText xml:space="preserve"> PAGE </w:instrText>
                    </w:r>
                    <w:r>
                      <w:fldChar w:fldCharType="separate"/>
                    </w:r>
                    <w:r w:rsidR="006049CF">
                      <w:rPr>
                        <w:noProof/>
                      </w:rPr>
                      <w:t>29</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A58A77B" w14:textId="77777777" w:rsidR="000517F8" w:rsidRDefault="000517F8">
      <w:r>
        <w:separator/>
      </w:r>
    </w:p>
  </w:footnote>
  <w:footnote w:type="continuationSeparator" w:id="0">
    <w:p w14:paraId="72821679" w14:textId="77777777" w:rsidR="000517F8" w:rsidRDefault="000517F8">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4F2845"/>
    <w:multiLevelType w:val="multilevel"/>
    <w:tmpl w:val="3DA088A4"/>
    <w:lvl w:ilvl="0">
      <w:start w:val="9"/>
      <w:numFmt w:val="decimal"/>
      <w:lvlText w:val="%1"/>
      <w:lvlJc w:val="left"/>
      <w:pPr>
        <w:ind w:hanging="720"/>
      </w:pPr>
      <w:rPr>
        <w:rFonts w:hint="default"/>
      </w:rPr>
    </w:lvl>
    <w:lvl w:ilvl="1">
      <w:start w:val="3"/>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1">
    <w:nsid w:val="0A593507"/>
    <w:multiLevelType w:val="hybridMultilevel"/>
    <w:tmpl w:val="FC6C8286"/>
    <w:lvl w:ilvl="0" w:tplc="B0064550">
      <w:start w:val="1"/>
      <w:numFmt w:val="lowerLetter"/>
      <w:lvlText w:val="(%1)"/>
      <w:lvlJc w:val="left"/>
      <w:pPr>
        <w:ind w:hanging="311"/>
        <w:jc w:val="right"/>
      </w:pPr>
      <w:rPr>
        <w:rFonts w:ascii="Times New Roman" w:eastAsia="Times New Roman" w:hAnsi="Times New Roman" w:hint="default"/>
        <w:spacing w:val="1"/>
        <w:w w:val="102"/>
        <w:sz w:val="21"/>
        <w:szCs w:val="21"/>
      </w:rPr>
    </w:lvl>
    <w:lvl w:ilvl="1" w:tplc="665C69CA">
      <w:start w:val="1"/>
      <w:numFmt w:val="bullet"/>
      <w:lvlText w:val="•"/>
      <w:lvlJc w:val="left"/>
      <w:rPr>
        <w:rFonts w:hint="default"/>
      </w:rPr>
    </w:lvl>
    <w:lvl w:ilvl="2" w:tplc="F54E6044">
      <w:start w:val="1"/>
      <w:numFmt w:val="bullet"/>
      <w:lvlText w:val="•"/>
      <w:lvlJc w:val="left"/>
      <w:rPr>
        <w:rFonts w:hint="default"/>
      </w:rPr>
    </w:lvl>
    <w:lvl w:ilvl="3" w:tplc="8162F698">
      <w:start w:val="1"/>
      <w:numFmt w:val="bullet"/>
      <w:lvlText w:val="•"/>
      <w:lvlJc w:val="left"/>
      <w:rPr>
        <w:rFonts w:hint="default"/>
      </w:rPr>
    </w:lvl>
    <w:lvl w:ilvl="4" w:tplc="DC66B9A6">
      <w:start w:val="1"/>
      <w:numFmt w:val="bullet"/>
      <w:lvlText w:val="•"/>
      <w:lvlJc w:val="left"/>
      <w:rPr>
        <w:rFonts w:hint="default"/>
      </w:rPr>
    </w:lvl>
    <w:lvl w:ilvl="5" w:tplc="BADAC266">
      <w:start w:val="1"/>
      <w:numFmt w:val="bullet"/>
      <w:lvlText w:val="•"/>
      <w:lvlJc w:val="left"/>
      <w:rPr>
        <w:rFonts w:hint="default"/>
      </w:rPr>
    </w:lvl>
    <w:lvl w:ilvl="6" w:tplc="46A8E784">
      <w:start w:val="1"/>
      <w:numFmt w:val="bullet"/>
      <w:lvlText w:val="•"/>
      <w:lvlJc w:val="left"/>
      <w:rPr>
        <w:rFonts w:hint="default"/>
      </w:rPr>
    </w:lvl>
    <w:lvl w:ilvl="7" w:tplc="5B08C0AC">
      <w:start w:val="1"/>
      <w:numFmt w:val="bullet"/>
      <w:lvlText w:val="•"/>
      <w:lvlJc w:val="left"/>
      <w:rPr>
        <w:rFonts w:hint="default"/>
      </w:rPr>
    </w:lvl>
    <w:lvl w:ilvl="8" w:tplc="2A80FF6A">
      <w:start w:val="1"/>
      <w:numFmt w:val="bullet"/>
      <w:lvlText w:val="•"/>
      <w:lvlJc w:val="left"/>
      <w:rPr>
        <w:rFonts w:hint="default"/>
      </w:rPr>
    </w:lvl>
  </w:abstractNum>
  <w:abstractNum w:abstractNumId="2">
    <w:nsid w:val="0F06100C"/>
    <w:multiLevelType w:val="multilevel"/>
    <w:tmpl w:val="7C761690"/>
    <w:lvl w:ilvl="0">
      <w:start w:val="8"/>
      <w:numFmt w:val="decimal"/>
      <w:lvlText w:val="%1"/>
      <w:lvlJc w:val="left"/>
      <w:pPr>
        <w:ind w:hanging="720"/>
      </w:pPr>
      <w:rPr>
        <w:rFonts w:hint="default"/>
      </w:rPr>
    </w:lvl>
    <w:lvl w:ilvl="1">
      <w:start w:val="1"/>
      <w:numFmt w:val="decimal"/>
      <w:lvlText w:val="%1.%2"/>
      <w:lvlJc w:val="left"/>
      <w:pPr>
        <w:ind w:hanging="720"/>
      </w:pPr>
      <w:rPr>
        <w:rFonts w:hint="default"/>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decimal"/>
      <w:lvlText w:val="%1.%2.%3.%4."/>
      <w:lvlJc w:val="left"/>
      <w:pPr>
        <w:ind w:hanging="720"/>
      </w:pPr>
      <w:rPr>
        <w:rFonts w:ascii="Times New Roman" w:eastAsia="Times New Roman" w:hAnsi="Times New Roman" w:hint="default"/>
        <w:spacing w:val="2"/>
        <w:w w:val="102"/>
        <w:sz w:val="21"/>
        <w:szCs w:val="21"/>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3">
    <w:nsid w:val="1C023DCE"/>
    <w:multiLevelType w:val="hybridMultilevel"/>
    <w:tmpl w:val="B626772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1F7751BC"/>
    <w:multiLevelType w:val="multilevel"/>
    <w:tmpl w:val="DEA855B2"/>
    <w:lvl w:ilvl="0">
      <w:start w:val="1"/>
      <w:numFmt w:val="decimal"/>
      <w:lvlText w:val="%1."/>
      <w:lvlJc w:val="left"/>
      <w:pPr>
        <w:ind w:hanging="720"/>
      </w:pPr>
      <w:rPr>
        <w:rFonts w:ascii="Times New Roman" w:eastAsia="Times New Roman" w:hAnsi="Times New Roman" w:hint="default"/>
        <w:spacing w:val="2"/>
        <w:w w:val="102"/>
        <w:sz w:val="21"/>
        <w:szCs w:val="21"/>
      </w:rPr>
    </w:lvl>
    <w:lvl w:ilvl="1">
      <w:start w:val="1"/>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5">
    <w:nsid w:val="43C75919"/>
    <w:multiLevelType w:val="multilevel"/>
    <w:tmpl w:val="E8BAB610"/>
    <w:lvl w:ilvl="0">
      <w:start w:val="9"/>
      <w:numFmt w:val="decimal"/>
      <w:lvlText w:val="%1"/>
      <w:lvlJc w:val="left"/>
      <w:pPr>
        <w:ind w:hanging="720"/>
      </w:pPr>
      <w:rPr>
        <w:rFonts w:hint="default"/>
      </w:rPr>
    </w:lvl>
    <w:lvl w:ilvl="1">
      <w:start w:val="2"/>
      <w:numFmt w:val="decimal"/>
      <w:lvlText w:val="%1.%2"/>
      <w:lvlJc w:val="left"/>
      <w:pPr>
        <w:ind w:hanging="720"/>
      </w:pPr>
      <w:rPr>
        <w:rFonts w:hint="default"/>
      </w:rPr>
    </w:lvl>
    <w:lvl w:ilvl="2">
      <w:start w:val="1"/>
      <w:numFmt w:val="decimal"/>
      <w:lvlText w:val="%1.%2.%3."/>
      <w:lvlJc w:val="left"/>
      <w:pPr>
        <w:ind w:hanging="720"/>
        <w:jc w:val="right"/>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6">
    <w:nsid w:val="5C1E3ED5"/>
    <w:multiLevelType w:val="hybridMultilevel"/>
    <w:tmpl w:val="88B2A33A"/>
    <w:lvl w:ilvl="0" w:tplc="04090005">
      <w:start w:val="1"/>
      <w:numFmt w:val="bullet"/>
      <w:lvlText w:val=""/>
      <w:lvlJc w:val="left"/>
      <w:pPr>
        <w:ind w:left="1904" w:hanging="360"/>
      </w:pPr>
      <w:rPr>
        <w:rFonts w:ascii="Wingdings" w:hAnsi="Wingdings" w:hint="default"/>
      </w:rPr>
    </w:lvl>
    <w:lvl w:ilvl="1" w:tplc="04090003">
      <w:start w:val="1"/>
      <w:numFmt w:val="bullet"/>
      <w:lvlText w:val="o"/>
      <w:lvlJc w:val="left"/>
      <w:pPr>
        <w:ind w:left="2624" w:hanging="360"/>
      </w:pPr>
      <w:rPr>
        <w:rFonts w:ascii="Courier New" w:hAnsi="Courier New" w:cs="Courier New" w:hint="default"/>
      </w:rPr>
    </w:lvl>
    <w:lvl w:ilvl="2" w:tplc="04090005">
      <w:start w:val="1"/>
      <w:numFmt w:val="bullet"/>
      <w:lvlText w:val=""/>
      <w:lvlJc w:val="left"/>
      <w:pPr>
        <w:ind w:left="3344" w:hanging="360"/>
      </w:pPr>
      <w:rPr>
        <w:rFonts w:ascii="Wingdings" w:hAnsi="Wingdings" w:hint="default"/>
      </w:rPr>
    </w:lvl>
    <w:lvl w:ilvl="3" w:tplc="04090001" w:tentative="1">
      <w:start w:val="1"/>
      <w:numFmt w:val="bullet"/>
      <w:lvlText w:val=""/>
      <w:lvlJc w:val="left"/>
      <w:pPr>
        <w:ind w:left="4064" w:hanging="360"/>
      </w:pPr>
      <w:rPr>
        <w:rFonts w:ascii="Symbol" w:hAnsi="Symbol" w:hint="default"/>
      </w:rPr>
    </w:lvl>
    <w:lvl w:ilvl="4" w:tplc="04090003" w:tentative="1">
      <w:start w:val="1"/>
      <w:numFmt w:val="bullet"/>
      <w:lvlText w:val="o"/>
      <w:lvlJc w:val="left"/>
      <w:pPr>
        <w:ind w:left="4784" w:hanging="360"/>
      </w:pPr>
      <w:rPr>
        <w:rFonts w:ascii="Courier New" w:hAnsi="Courier New" w:cs="Courier New" w:hint="default"/>
      </w:rPr>
    </w:lvl>
    <w:lvl w:ilvl="5" w:tplc="04090005" w:tentative="1">
      <w:start w:val="1"/>
      <w:numFmt w:val="bullet"/>
      <w:lvlText w:val=""/>
      <w:lvlJc w:val="left"/>
      <w:pPr>
        <w:ind w:left="5504" w:hanging="360"/>
      </w:pPr>
      <w:rPr>
        <w:rFonts w:ascii="Wingdings" w:hAnsi="Wingdings" w:hint="default"/>
      </w:rPr>
    </w:lvl>
    <w:lvl w:ilvl="6" w:tplc="04090001" w:tentative="1">
      <w:start w:val="1"/>
      <w:numFmt w:val="bullet"/>
      <w:lvlText w:val=""/>
      <w:lvlJc w:val="left"/>
      <w:pPr>
        <w:ind w:left="6224" w:hanging="360"/>
      </w:pPr>
      <w:rPr>
        <w:rFonts w:ascii="Symbol" w:hAnsi="Symbol" w:hint="default"/>
      </w:rPr>
    </w:lvl>
    <w:lvl w:ilvl="7" w:tplc="04090003" w:tentative="1">
      <w:start w:val="1"/>
      <w:numFmt w:val="bullet"/>
      <w:lvlText w:val="o"/>
      <w:lvlJc w:val="left"/>
      <w:pPr>
        <w:ind w:left="6944" w:hanging="360"/>
      </w:pPr>
      <w:rPr>
        <w:rFonts w:ascii="Courier New" w:hAnsi="Courier New" w:cs="Courier New" w:hint="default"/>
      </w:rPr>
    </w:lvl>
    <w:lvl w:ilvl="8" w:tplc="04090005" w:tentative="1">
      <w:start w:val="1"/>
      <w:numFmt w:val="bullet"/>
      <w:lvlText w:val=""/>
      <w:lvlJc w:val="left"/>
      <w:pPr>
        <w:ind w:left="7664" w:hanging="360"/>
      </w:pPr>
      <w:rPr>
        <w:rFonts w:ascii="Wingdings" w:hAnsi="Wingdings" w:hint="default"/>
      </w:rPr>
    </w:lvl>
  </w:abstractNum>
  <w:abstractNum w:abstractNumId="7">
    <w:nsid w:val="661336CB"/>
    <w:multiLevelType w:val="multilevel"/>
    <w:tmpl w:val="15409668"/>
    <w:lvl w:ilvl="0">
      <w:start w:val="1"/>
      <w:numFmt w:val="decimal"/>
      <w:lvlText w:val="%1."/>
      <w:lvlJc w:val="left"/>
      <w:pPr>
        <w:ind w:hanging="720"/>
      </w:pPr>
      <w:rPr>
        <w:rFonts w:ascii="Times New Roman" w:eastAsia="Times New Roman" w:hAnsi="Times New Roman" w:hint="default"/>
        <w:b/>
        <w:bCs/>
        <w:spacing w:val="2"/>
        <w:w w:val="102"/>
        <w:sz w:val="21"/>
        <w:szCs w:val="21"/>
      </w:rPr>
    </w:lvl>
    <w:lvl w:ilvl="1">
      <w:start w:val="1"/>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8">
    <w:nsid w:val="66F75CC5"/>
    <w:multiLevelType w:val="multilevel"/>
    <w:tmpl w:val="9E4EA57A"/>
    <w:lvl w:ilvl="0">
      <w:start w:val="2"/>
      <w:numFmt w:val="decimal"/>
      <w:lvlText w:val="%1."/>
      <w:lvlJc w:val="left"/>
      <w:pPr>
        <w:ind w:hanging="720"/>
      </w:pPr>
      <w:rPr>
        <w:rFonts w:ascii="Times New Roman" w:eastAsia="Times New Roman" w:hAnsi="Times New Roman" w:hint="default"/>
        <w:b/>
        <w:bCs/>
        <w:spacing w:val="2"/>
        <w:w w:val="102"/>
        <w:sz w:val="21"/>
        <w:szCs w:val="21"/>
      </w:rPr>
    </w:lvl>
    <w:lvl w:ilvl="1">
      <w:start w:val="1"/>
      <w:numFmt w:val="decimal"/>
      <w:lvlText w:val="%1.%2."/>
      <w:lvlJc w:val="left"/>
      <w:pPr>
        <w:ind w:hanging="720"/>
      </w:pPr>
      <w:rPr>
        <w:rFonts w:ascii="Times New Roman" w:eastAsia="Times New Roman" w:hAnsi="Times New Roman" w:hint="default"/>
        <w:spacing w:val="2"/>
        <w:w w:val="102"/>
        <w:sz w:val="21"/>
        <w:szCs w:val="21"/>
      </w:rPr>
    </w:lvl>
    <w:lvl w:ilvl="2">
      <w:start w:val="1"/>
      <w:numFmt w:val="decimal"/>
      <w:lvlText w:val="%1.%2.%3."/>
      <w:lvlJc w:val="left"/>
      <w:pPr>
        <w:ind w:hanging="720"/>
      </w:pPr>
      <w:rPr>
        <w:rFonts w:ascii="Times New Roman" w:eastAsia="Times New Roman" w:hAnsi="Times New Roman" w:hint="default"/>
        <w:spacing w:val="2"/>
        <w:w w:val="102"/>
        <w:sz w:val="21"/>
        <w:szCs w:val="21"/>
      </w:rPr>
    </w:lvl>
    <w:lvl w:ilvl="3">
      <w:start w:val="1"/>
      <w:numFmt w:val="bullet"/>
      <w:lvlText w:val="•"/>
      <w:lvlJc w:val="left"/>
      <w:rPr>
        <w:rFonts w:hint="default"/>
      </w:rPr>
    </w:lvl>
    <w:lvl w:ilvl="4">
      <w:start w:val="1"/>
      <w:numFmt w:val="bullet"/>
      <w:lvlText w:val="•"/>
      <w:lvlJc w:val="left"/>
      <w:rPr>
        <w:rFonts w:hint="default"/>
      </w:rPr>
    </w:lvl>
    <w:lvl w:ilvl="5">
      <w:start w:val="1"/>
      <w:numFmt w:val="bullet"/>
      <w:lvlText w:val="•"/>
      <w:lvlJc w:val="left"/>
      <w:rPr>
        <w:rFonts w:hint="default"/>
      </w:rPr>
    </w:lvl>
    <w:lvl w:ilvl="6">
      <w:start w:val="1"/>
      <w:numFmt w:val="bullet"/>
      <w:lvlText w:val="•"/>
      <w:lvlJc w:val="left"/>
      <w:rPr>
        <w:rFonts w:hint="default"/>
      </w:rPr>
    </w:lvl>
    <w:lvl w:ilvl="7">
      <w:start w:val="1"/>
      <w:numFmt w:val="bullet"/>
      <w:lvlText w:val="•"/>
      <w:lvlJc w:val="left"/>
      <w:rPr>
        <w:rFonts w:hint="default"/>
      </w:rPr>
    </w:lvl>
    <w:lvl w:ilvl="8">
      <w:start w:val="1"/>
      <w:numFmt w:val="bullet"/>
      <w:lvlText w:val="•"/>
      <w:lvlJc w:val="left"/>
      <w:rPr>
        <w:rFonts w:hint="default"/>
      </w:rPr>
    </w:lvl>
  </w:abstractNum>
  <w:abstractNum w:abstractNumId="9">
    <w:nsid w:val="6AB02FDA"/>
    <w:multiLevelType w:val="hybridMultilevel"/>
    <w:tmpl w:val="D10AE522"/>
    <w:lvl w:ilvl="0" w:tplc="03FAD8D2">
      <w:start w:val="1"/>
      <w:numFmt w:val="lowerLetter"/>
      <w:lvlText w:val="(%1)"/>
      <w:lvlJc w:val="left"/>
      <w:pPr>
        <w:ind w:hanging="720"/>
      </w:pPr>
      <w:rPr>
        <w:rFonts w:ascii="Times New Roman" w:eastAsia="Times New Roman" w:hAnsi="Times New Roman" w:hint="default"/>
        <w:spacing w:val="1"/>
        <w:w w:val="102"/>
        <w:sz w:val="21"/>
        <w:szCs w:val="21"/>
      </w:rPr>
    </w:lvl>
    <w:lvl w:ilvl="1" w:tplc="7994B53A">
      <w:start w:val="1"/>
      <w:numFmt w:val="bullet"/>
      <w:lvlText w:val="•"/>
      <w:lvlJc w:val="left"/>
      <w:rPr>
        <w:rFonts w:hint="default"/>
      </w:rPr>
    </w:lvl>
    <w:lvl w:ilvl="2" w:tplc="0FDCCC44">
      <w:start w:val="1"/>
      <w:numFmt w:val="bullet"/>
      <w:lvlText w:val="•"/>
      <w:lvlJc w:val="left"/>
      <w:rPr>
        <w:rFonts w:hint="default"/>
      </w:rPr>
    </w:lvl>
    <w:lvl w:ilvl="3" w:tplc="C468732E">
      <w:start w:val="1"/>
      <w:numFmt w:val="bullet"/>
      <w:lvlText w:val="•"/>
      <w:lvlJc w:val="left"/>
      <w:rPr>
        <w:rFonts w:hint="default"/>
      </w:rPr>
    </w:lvl>
    <w:lvl w:ilvl="4" w:tplc="3EC0BDF0">
      <w:start w:val="1"/>
      <w:numFmt w:val="bullet"/>
      <w:lvlText w:val="•"/>
      <w:lvlJc w:val="left"/>
      <w:rPr>
        <w:rFonts w:hint="default"/>
      </w:rPr>
    </w:lvl>
    <w:lvl w:ilvl="5" w:tplc="1EDAF55C">
      <w:start w:val="1"/>
      <w:numFmt w:val="bullet"/>
      <w:lvlText w:val="•"/>
      <w:lvlJc w:val="left"/>
      <w:rPr>
        <w:rFonts w:hint="default"/>
      </w:rPr>
    </w:lvl>
    <w:lvl w:ilvl="6" w:tplc="6C78A4A2">
      <w:start w:val="1"/>
      <w:numFmt w:val="bullet"/>
      <w:lvlText w:val="•"/>
      <w:lvlJc w:val="left"/>
      <w:rPr>
        <w:rFonts w:hint="default"/>
      </w:rPr>
    </w:lvl>
    <w:lvl w:ilvl="7" w:tplc="57E42780">
      <w:start w:val="1"/>
      <w:numFmt w:val="bullet"/>
      <w:lvlText w:val="•"/>
      <w:lvlJc w:val="left"/>
      <w:rPr>
        <w:rFonts w:hint="default"/>
      </w:rPr>
    </w:lvl>
    <w:lvl w:ilvl="8" w:tplc="DA06C62A">
      <w:start w:val="1"/>
      <w:numFmt w:val="bullet"/>
      <w:lvlText w:val="•"/>
      <w:lvlJc w:val="left"/>
      <w:rPr>
        <w:rFonts w:hint="default"/>
      </w:rPr>
    </w:lvl>
  </w:abstractNum>
  <w:abstractNum w:abstractNumId="10">
    <w:nsid w:val="799935CB"/>
    <w:multiLevelType w:val="multilevel"/>
    <w:tmpl w:val="06007F32"/>
    <w:lvl w:ilvl="0">
      <w:start w:val="4"/>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8"/>
  </w:num>
  <w:num w:numId="2">
    <w:abstractNumId w:val="1"/>
  </w:num>
  <w:num w:numId="3">
    <w:abstractNumId w:val="4"/>
  </w:num>
  <w:num w:numId="4">
    <w:abstractNumId w:val="0"/>
  </w:num>
  <w:num w:numId="5">
    <w:abstractNumId w:val="5"/>
  </w:num>
  <w:num w:numId="6">
    <w:abstractNumId w:val="2"/>
  </w:num>
  <w:num w:numId="7">
    <w:abstractNumId w:val="9"/>
  </w:num>
  <w:num w:numId="8">
    <w:abstractNumId w:val="7"/>
  </w:num>
  <w:num w:numId="9">
    <w:abstractNumId w:val="10"/>
  </w:num>
  <w:num w:numId="10">
    <w:abstractNumId w:val="3"/>
  </w:num>
  <w:num w:numId="11">
    <w:abstractNumId w:val="6"/>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trackRevision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19C9"/>
    <w:rsid w:val="000517F8"/>
    <w:rsid w:val="00054BC6"/>
    <w:rsid w:val="000C19C9"/>
    <w:rsid w:val="00161A61"/>
    <w:rsid w:val="00460C92"/>
    <w:rsid w:val="004D4F22"/>
    <w:rsid w:val="005D0AFF"/>
    <w:rsid w:val="006049CF"/>
    <w:rsid w:val="0064344E"/>
    <w:rsid w:val="006C1DAA"/>
    <w:rsid w:val="007A495B"/>
    <w:rsid w:val="007E65FD"/>
    <w:rsid w:val="00840FAD"/>
    <w:rsid w:val="008A0DBF"/>
    <w:rsid w:val="00987D2D"/>
    <w:rsid w:val="009B6B79"/>
    <w:rsid w:val="009C313C"/>
    <w:rsid w:val="009D20B5"/>
    <w:rsid w:val="009E2B87"/>
    <w:rsid w:val="00AE7576"/>
    <w:rsid w:val="00D3642A"/>
    <w:rsid w:val="00DE7040"/>
    <w:rsid w:val="00E12C83"/>
    <w:rsid w:val="00E56E7A"/>
    <w:rsid w:val="00E875BF"/>
    <w:rsid w:val="00E97AA9"/>
    <w:rsid w:val="00F4724B"/>
    <w:rsid w:val="00FA6F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7A1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824"/>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4" w:firstLine="720"/>
    </w:pPr>
    <w:rPr>
      <w:rFonts w:ascii="Times New Roman" w:eastAsia="Times New Roman" w:hAnsi="Times New Roman"/>
      <w:sz w:val="21"/>
      <w:szCs w:val="21"/>
      <w:u w:val="single"/>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D4F2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D4F22"/>
    <w:rPr>
      <w:rFonts w:ascii="Times New Roman" w:hAnsi="Times New Roman" w:cs="Times New Roman"/>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style>
  <w:style w:type="paragraph" w:styleId="Heading1">
    <w:name w:val="heading 1"/>
    <w:basedOn w:val="Normal"/>
    <w:uiPriority w:val="1"/>
    <w:qFormat/>
    <w:pPr>
      <w:ind w:left="824"/>
      <w:outlineLvl w:val="0"/>
    </w:pPr>
    <w:rPr>
      <w:rFonts w:ascii="Times New Roman" w:eastAsia="Times New Roman" w:hAnsi="Times New Roman"/>
      <w:b/>
      <w:b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4" w:firstLine="720"/>
    </w:pPr>
    <w:rPr>
      <w:rFonts w:ascii="Times New Roman" w:eastAsia="Times New Roman" w:hAnsi="Times New Roman"/>
      <w:sz w:val="21"/>
      <w:szCs w:val="21"/>
      <w:u w:val="single"/>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4D4F22"/>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D4F2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1/relationships/people" Target="people.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233F35BBD7BE847B1FE9D41E83E62E1" ma:contentTypeVersion="13" ma:contentTypeDescription="Create a new document." ma:contentTypeScope="" ma:versionID="099d58a8c37cdba098fa2852e989e5b8">
  <xsd:schema xmlns:xsd="http://www.w3.org/2001/XMLSchema" xmlns:xs="http://www.w3.org/2001/XMLSchema" xmlns:p="http://schemas.microsoft.com/office/2006/metadata/properties" xmlns:ns2="8b946ec2-561f-4a03-a63a-0eab221a5776" xmlns:ns3="764674dd-e175-44e8-a710-52b02657ed00" targetNamespace="http://schemas.microsoft.com/office/2006/metadata/properties" ma:root="true" ma:fieldsID="ef3808dd6a5f5a95543715c162420a87" ns2:_="" ns3:_="">
    <xsd:import namespace="8b946ec2-561f-4a03-a63a-0eab221a5776"/>
    <xsd:import namespace="764674dd-e175-44e8-a710-52b02657ed00"/>
    <xsd:element name="properties">
      <xsd:complexType>
        <xsd:sequence>
          <xsd:element name="documentManagement">
            <xsd:complexType>
              <xsd:all>
                <xsd:element ref="ns2:PropertyShortName" minOccurs="0"/>
                <xsd:element ref="ns2:DocumentType"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b946ec2-561f-4a03-a63a-0eab221a5776" elementFormDefault="qualified">
    <xsd:import namespace="http://schemas.microsoft.com/office/2006/documentManagement/types"/>
    <xsd:import namespace="http://schemas.microsoft.com/office/infopath/2007/PartnerControls"/>
    <xsd:element name="PropertyShortName" ma:index="8" nillable="true" ma:displayName="Property Short Name" ma:format="Dropdown" ma:internalName="PropertyShortName">
      <xsd:simpleType>
        <xsd:restriction base="dms:Choice">
          <xsd:enumeration value="JBJ"/>
          <xsd:enumeration value="GO"/>
          <xsd:enumeration value="A2Z"/>
          <xsd:enumeration value="PC"/>
          <xsd:enumeration value="KEET"/>
          <xsd:enumeration value="BOVI"/>
          <xsd:enumeration value="BOVII"/>
          <xsd:enumeration value="POBOVI"/>
          <xsd:enumeration value="POBOVII"/>
          <xsd:enumeration value="ARD"/>
          <xsd:enumeration value="AMER"/>
          <xsd:enumeration value="APPLE"/>
          <xsd:enumeration value="AW"/>
          <xsd:enumeration value="Choice 14"/>
        </xsd:restriction>
      </xsd:simpleType>
    </xsd:element>
    <xsd:element name="DocumentType" ma:index="9" nillable="true" ma:displayName="Document Type" ma:format="Dropdown" ma:internalName="DocumentType">
      <xsd:simpleType>
        <xsd:restriction base="dms:Choice">
          <xsd:enumeration value="Cert of Formation"/>
          <xsd:enumeration value="EIN Letter"/>
          <xsd:enumeration value="LLC Agreeement"/>
          <xsd:enumeration value="Cert of Registration"/>
        </xsd:restriction>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122a211-7e95-43c4-85fe-cfb3afdd5862"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64674dd-e175-44e8-a710-52b02657ed00"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b658d5b-c62a-4dd6-8c80-51c9b9a50843}" ma:internalName="TaxCatchAll" ma:showField="CatchAllData" ma:web="764674dd-e175-44e8-a710-52b02657ed0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8b946ec2-561f-4a03-a63a-0eab221a5776" xsi:nil="true"/>
    <PropertyShortName xmlns="8b946ec2-561f-4a03-a63a-0eab221a5776" xsi:nil="true"/>
    <lcf76f155ced4ddcb4097134ff3c332f xmlns="8b946ec2-561f-4a03-a63a-0eab221a5776">
      <Terms xmlns="http://schemas.microsoft.com/office/infopath/2007/PartnerControls"/>
    </lcf76f155ced4ddcb4097134ff3c332f>
    <TaxCatchAll xmlns="764674dd-e175-44e8-a710-52b02657ed00" xsi:nil="true"/>
  </documentManagement>
</p:properties>
</file>

<file path=customXml/itemProps1.xml><?xml version="1.0" encoding="utf-8"?>
<ds:datastoreItem xmlns:ds="http://schemas.openxmlformats.org/officeDocument/2006/customXml" ds:itemID="{7C1B2CFF-45D6-4C58-B025-3C19CE1B0319}"/>
</file>

<file path=customXml/itemProps2.xml><?xml version="1.0" encoding="utf-8"?>
<ds:datastoreItem xmlns:ds="http://schemas.openxmlformats.org/officeDocument/2006/customXml" ds:itemID="{528B9FB8-4F9C-4DB8-90B7-335C5866D34F}"/>
</file>

<file path=customXml/itemProps3.xml><?xml version="1.0" encoding="utf-8"?>
<ds:datastoreItem xmlns:ds="http://schemas.openxmlformats.org/officeDocument/2006/customXml" ds:itemID="{A6A61093-D609-441B-A17E-0AB45C361D1E}"/>
</file>

<file path=docProps/app.xml><?xml version="1.0" encoding="utf-8"?>
<Properties xmlns="http://schemas.openxmlformats.org/officeDocument/2006/extended-properties" xmlns:vt="http://schemas.openxmlformats.org/officeDocument/2006/docPropsVTypes">
  <Template>Normal</Template>
  <TotalTime>0</TotalTime>
  <Pages>33</Pages>
  <Words>13934</Words>
  <Characters>79430</Characters>
  <Application>Microsoft Office Word</Application>
  <DocSecurity>0</DocSecurity>
  <Lines>661</Lines>
  <Paragraphs>186</Paragraphs>
  <ScaleCrop>false</ScaleCrop>
  <HeadingPairs>
    <vt:vector size="2" baseType="variant">
      <vt:variant>
        <vt:lpstr>Title</vt:lpstr>
      </vt:variant>
      <vt:variant>
        <vt:i4>1</vt:i4>
      </vt:variant>
    </vt:vector>
  </HeadingPairs>
  <TitlesOfParts>
    <vt:vector size="1" baseType="lpstr">
      <vt:lpstr>Microsoft Word - Moores Hill MHP operating agreement.docx</vt:lpstr>
    </vt:vector>
  </TitlesOfParts>
  <Company>Microsoft</Company>
  <LinksUpToDate>false</LinksUpToDate>
  <CharactersWithSpaces>93178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Moores Hill MHP operating agreement.docx</dc:title>
  <dc:creator>Austin</dc:creator>
  <cp:lastModifiedBy>Austin Berk</cp:lastModifiedBy>
  <cp:revision>2</cp:revision>
  <dcterms:created xsi:type="dcterms:W3CDTF">2017-11-01T15:57:00Z</dcterms:created>
  <dcterms:modified xsi:type="dcterms:W3CDTF">2017-11-01T15:57:00Z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2016-12-02T00:00:00Z</vt:filetime>
  </property>
  <property fmtid="{D5CDD505-2E9C-101B-9397-08002B2CF9AE}" pid="3" name="LastSaved">
    <vt:filetime>2017-01-25T00:00:00Z</vt:filetime>
  </property>
  <property fmtid="{D5CDD505-2E9C-101B-9397-08002B2CF9AE}" pid="4" name="ContentTypeId">
    <vt:lpwstr>0x010100E233F35BBD7BE847B1FE9D41E83E62E1</vt:lpwstr>
  </property>
  <property fmtid="{D5CDD505-2E9C-101B-9397-08002B2CF9AE}" pid="5" name="Order">
    <vt:r8>10100</vt:r8>
  </property>
  <property fmtid="{D5CDD505-2E9C-101B-9397-08002B2CF9AE}" pid="6" name="xd_Signature">
    <vt:bool>false</vt:bool>
  </property>
  <property fmtid="{D5CDD505-2E9C-101B-9397-08002B2CF9AE}" pid="7" name="xd_ProgID">
    <vt:lpwstr/>
  </property>
  <property fmtid="{D5CDD505-2E9C-101B-9397-08002B2CF9AE}" pid="8" name="_ExtendedDescription">
    <vt:lpwstr/>
  </property>
  <property fmtid="{D5CDD505-2E9C-101B-9397-08002B2CF9AE}" pid="9" name="TriggerFlowInfo">
    <vt:lpwstr/>
  </property>
  <property fmtid="{D5CDD505-2E9C-101B-9397-08002B2CF9AE}" pid="10" name="_SourceUrl">
    <vt:lpwstr/>
  </property>
  <property fmtid="{D5CDD505-2E9C-101B-9397-08002B2CF9AE}" pid="11" name="_SharedFileIndex">
    <vt:lpwstr/>
  </property>
  <property fmtid="{D5CDD505-2E9C-101B-9397-08002B2CF9AE}" pid="12" name="ComplianceAssetId">
    <vt:lpwstr/>
  </property>
  <property fmtid="{D5CDD505-2E9C-101B-9397-08002B2CF9AE}" pid="13" name="TemplateUrl">
    <vt:lpwstr/>
  </property>
</Properties>
</file>