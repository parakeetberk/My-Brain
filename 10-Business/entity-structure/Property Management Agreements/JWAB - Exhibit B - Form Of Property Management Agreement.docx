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56769" w14:textId="5B57FFBC" w:rsidR="00931C54"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Times New Roman" w:hAnsi="Times New Roman"/>
          <w:b/>
        </w:rPr>
      </w:pPr>
      <w:r w:rsidRPr="00D00781">
        <w:rPr>
          <w:rFonts w:ascii="Times New Roman" w:hAnsi="Times New Roman"/>
          <w:b/>
        </w:rPr>
        <w:t>PROPERTY MANAGEMENT AGREEMENT</w:t>
      </w:r>
    </w:p>
    <w:p w14:paraId="4DCD154A"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b/>
        </w:rPr>
      </w:pPr>
    </w:p>
    <w:p w14:paraId="4FB6922C" w14:textId="08B387F8" w:rsidR="00931C54"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     This </w:t>
      </w:r>
      <w:r w:rsidR="004E7B40" w:rsidRPr="00D00781">
        <w:rPr>
          <w:rFonts w:ascii="Times New Roman" w:hAnsi="Times New Roman"/>
        </w:rPr>
        <w:t>Property M</w:t>
      </w:r>
      <w:r w:rsidRPr="00D00781">
        <w:rPr>
          <w:rFonts w:ascii="Times New Roman" w:hAnsi="Times New Roman"/>
        </w:rPr>
        <w:t xml:space="preserve">anagement </w:t>
      </w:r>
      <w:r w:rsidR="004E7B40" w:rsidRPr="00D00781">
        <w:rPr>
          <w:rFonts w:ascii="Times New Roman" w:hAnsi="Times New Roman"/>
        </w:rPr>
        <w:t>A</w:t>
      </w:r>
      <w:r w:rsidRPr="00D00781">
        <w:rPr>
          <w:rFonts w:ascii="Times New Roman" w:hAnsi="Times New Roman"/>
        </w:rPr>
        <w:t>greement (this “Agreement”) is made</w:t>
      </w:r>
      <w:r w:rsidR="004E7B40" w:rsidRPr="00D00781">
        <w:rPr>
          <w:rFonts w:ascii="Times New Roman" w:hAnsi="Times New Roman"/>
        </w:rPr>
        <w:t xml:space="preserve"> as of as of </w:t>
      </w:r>
      <w:del w:id="0" w:author="Bryan LaPlant" w:date="2024-10-09T10:37:00Z" w16du:dateUtc="2024-10-09T14:37:00Z">
        <w:r w:rsidR="00DD14B4" w:rsidDel="007F770C">
          <w:rPr>
            <w:rFonts w:ascii="Times New Roman" w:hAnsi="Times New Roman"/>
          </w:rPr>
          <w:delText>May 18</w:delText>
        </w:r>
        <w:r w:rsidR="004E7B40" w:rsidRPr="00D00781" w:rsidDel="007F770C">
          <w:rPr>
            <w:rFonts w:ascii="Times New Roman" w:hAnsi="Times New Roman"/>
          </w:rPr>
          <w:delText>, 20</w:delText>
        </w:r>
        <w:r w:rsidR="00CC0B3D" w:rsidDel="007F770C">
          <w:rPr>
            <w:rFonts w:ascii="Times New Roman" w:hAnsi="Times New Roman"/>
          </w:rPr>
          <w:delText>2</w:delText>
        </w:r>
        <w:r w:rsidR="00DD14B4" w:rsidDel="007F770C">
          <w:rPr>
            <w:rFonts w:ascii="Times New Roman" w:hAnsi="Times New Roman"/>
          </w:rPr>
          <w:delText>2</w:delText>
        </w:r>
      </w:del>
      <w:ins w:id="1" w:author="Bryan LaPlant" w:date="2024-10-09T10:37:00Z" w16du:dateUtc="2024-10-09T14:37:00Z">
        <w:r w:rsidR="007F770C">
          <w:rPr>
            <w:rFonts w:ascii="Times New Roman" w:hAnsi="Times New Roman"/>
          </w:rPr>
          <w:t>[</w:t>
        </w:r>
        <w:r w:rsidR="007F770C" w:rsidRPr="007F770C">
          <w:rPr>
            <w:rFonts w:ascii="Times New Roman" w:hAnsi="Times New Roman"/>
            <w:highlight w:val="yellow"/>
            <w:rPrChange w:id="2" w:author="Bryan LaPlant" w:date="2024-10-09T10:37:00Z" w16du:dateUtc="2024-10-09T14:37:00Z">
              <w:rPr>
                <w:rFonts w:ascii="Times New Roman" w:hAnsi="Times New Roman"/>
              </w:rPr>
            </w:rPrChange>
          </w:rPr>
          <w:t>DATE</w:t>
        </w:r>
        <w:r w:rsidR="007F770C">
          <w:rPr>
            <w:rFonts w:ascii="Times New Roman" w:hAnsi="Times New Roman"/>
          </w:rPr>
          <w:t>], [</w:t>
        </w:r>
        <w:r w:rsidR="007F770C" w:rsidRPr="007F770C">
          <w:rPr>
            <w:rFonts w:ascii="Times New Roman" w:hAnsi="Times New Roman"/>
            <w:highlight w:val="yellow"/>
            <w:rPrChange w:id="3" w:author="Bryan LaPlant" w:date="2024-10-09T10:37:00Z" w16du:dateUtc="2024-10-09T14:37:00Z">
              <w:rPr>
                <w:rFonts w:ascii="Times New Roman" w:hAnsi="Times New Roman"/>
              </w:rPr>
            </w:rPrChange>
          </w:rPr>
          <w:t>DATE</w:t>
        </w:r>
        <w:r w:rsidR="007F770C">
          <w:rPr>
            <w:rFonts w:ascii="Times New Roman" w:hAnsi="Times New Roman"/>
          </w:rPr>
          <w:t>]</w:t>
        </w:r>
      </w:ins>
      <w:del w:id="4" w:author="Bryan LaPlant" w:date="2024-10-09T10:37:00Z" w16du:dateUtc="2024-10-09T14:37:00Z">
        <w:r w:rsidR="004E7B40" w:rsidRPr="00D00781" w:rsidDel="007F770C">
          <w:rPr>
            <w:rFonts w:ascii="Times New Roman" w:hAnsi="Times New Roman"/>
          </w:rPr>
          <w:delText xml:space="preserve"> </w:delText>
        </w:r>
      </w:del>
      <w:r w:rsidRPr="00D00781">
        <w:rPr>
          <w:rFonts w:ascii="Times New Roman" w:hAnsi="Times New Roman"/>
        </w:rPr>
        <w:t xml:space="preserve"> by and between </w:t>
      </w:r>
      <w:r w:rsidR="00CC0B3D">
        <w:rPr>
          <w:rFonts w:ascii="Times New Roman" w:hAnsi="Times New Roman"/>
        </w:rPr>
        <w:t>Parakeet Communities</w:t>
      </w:r>
      <w:r w:rsidR="004E7B40" w:rsidRPr="00D00781">
        <w:rPr>
          <w:rFonts w:ascii="Times New Roman" w:hAnsi="Times New Roman"/>
        </w:rPr>
        <w:t>, LLC</w:t>
      </w:r>
      <w:r w:rsidRPr="00D00781">
        <w:rPr>
          <w:rFonts w:ascii="Times New Roman" w:hAnsi="Times New Roman"/>
        </w:rPr>
        <w:t xml:space="preserve">, a </w:t>
      </w:r>
      <w:r w:rsidR="004E7B40" w:rsidRPr="00D00781">
        <w:rPr>
          <w:rFonts w:ascii="Times New Roman" w:hAnsi="Times New Roman"/>
        </w:rPr>
        <w:t xml:space="preserve">Delaware limited liability company </w:t>
      </w:r>
      <w:r w:rsidRPr="00D00781">
        <w:rPr>
          <w:rFonts w:ascii="Times New Roman" w:hAnsi="Times New Roman"/>
        </w:rPr>
        <w:t>(the “Property Manager”) and</w:t>
      </w:r>
      <w:r w:rsidR="004E7B40" w:rsidRPr="00D00781">
        <w:rPr>
          <w:rFonts w:ascii="Times New Roman" w:hAnsi="Times New Roman"/>
        </w:rPr>
        <w:t xml:space="preserve"> </w:t>
      </w:r>
      <w:del w:id="5" w:author="Bryan LaPlant" w:date="2024-10-09T10:37:00Z" w16du:dateUtc="2024-10-09T14:37:00Z">
        <w:r w:rsidR="005175E6" w:rsidDel="007F770C">
          <w:rPr>
            <w:rFonts w:ascii="Times New Roman" w:hAnsi="Times New Roman"/>
          </w:rPr>
          <w:delText>Whispering Pines MH, LLC</w:delText>
        </w:r>
      </w:del>
      <w:ins w:id="6" w:author="Bryan LaPlant" w:date="2024-10-09T10:37:00Z" w16du:dateUtc="2024-10-09T14:37:00Z">
        <w:r w:rsidR="007F770C">
          <w:rPr>
            <w:rFonts w:ascii="Times New Roman" w:hAnsi="Times New Roman"/>
          </w:rPr>
          <w:t>[</w:t>
        </w:r>
        <w:r w:rsidR="007F770C" w:rsidRPr="007F770C">
          <w:rPr>
            <w:rFonts w:ascii="Times New Roman" w:hAnsi="Times New Roman"/>
            <w:highlight w:val="yellow"/>
            <w:rPrChange w:id="7" w:author="Bryan LaPlant" w:date="2024-10-09T10:38:00Z" w16du:dateUtc="2024-10-09T14:38:00Z">
              <w:rPr>
                <w:rFonts w:ascii="Times New Roman" w:hAnsi="Times New Roman"/>
              </w:rPr>
            </w:rPrChange>
          </w:rPr>
          <w:t>PORTFOLIO COMPANY</w:t>
        </w:r>
        <w:r w:rsidR="007F770C">
          <w:rPr>
            <w:rFonts w:ascii="Times New Roman" w:hAnsi="Times New Roman"/>
          </w:rPr>
          <w:t>],</w:t>
        </w:r>
      </w:ins>
      <w:r w:rsidR="004E7B40" w:rsidRPr="00D00781">
        <w:rPr>
          <w:rFonts w:ascii="Times New Roman" w:hAnsi="Times New Roman"/>
        </w:rPr>
        <w:t xml:space="preserve"> </w:t>
      </w:r>
      <w:r w:rsidRPr="00D00781">
        <w:rPr>
          <w:rFonts w:ascii="Times New Roman" w:hAnsi="Times New Roman"/>
        </w:rPr>
        <w:t xml:space="preserve">a </w:t>
      </w:r>
      <w:ins w:id="8" w:author="Bryan LaPlant" w:date="2024-10-09T10:37:00Z" w16du:dateUtc="2024-10-09T14:37:00Z">
        <w:r w:rsidR="007F770C" w:rsidRPr="007F770C">
          <w:rPr>
            <w:rFonts w:ascii="Times New Roman" w:hAnsi="Times New Roman"/>
            <w:highlight w:val="yellow"/>
            <w:rPrChange w:id="9" w:author="Bryan LaPlant" w:date="2024-10-09T10:38:00Z" w16du:dateUtc="2024-10-09T14:38:00Z">
              <w:rPr>
                <w:rFonts w:ascii="Times New Roman" w:hAnsi="Times New Roman"/>
              </w:rPr>
            </w:rPrChange>
          </w:rPr>
          <w:t>[</w:t>
        </w:r>
      </w:ins>
      <w:r w:rsidR="00CC0B3D">
        <w:rPr>
          <w:rFonts w:ascii="Times New Roman" w:hAnsi="Times New Roman"/>
        </w:rPr>
        <w:t>Delaware</w:t>
      </w:r>
      <w:ins w:id="10" w:author="Bryan LaPlant" w:date="2024-10-09T10:37:00Z" w16du:dateUtc="2024-10-09T14:37:00Z">
        <w:r w:rsidR="007F770C" w:rsidRPr="007F770C">
          <w:rPr>
            <w:rFonts w:ascii="Times New Roman" w:hAnsi="Times New Roman"/>
            <w:highlight w:val="yellow"/>
            <w:rPrChange w:id="11" w:author="Bryan LaPlant" w:date="2024-10-09T10:38:00Z" w16du:dateUtc="2024-10-09T14:38:00Z">
              <w:rPr>
                <w:rFonts w:ascii="Times New Roman" w:hAnsi="Times New Roman"/>
              </w:rPr>
            </w:rPrChange>
          </w:rPr>
          <w:t>]</w:t>
        </w:r>
      </w:ins>
      <w:r w:rsidR="004E7B40" w:rsidRPr="00D00781">
        <w:rPr>
          <w:rFonts w:ascii="Times New Roman" w:hAnsi="Times New Roman"/>
        </w:rPr>
        <w:t xml:space="preserve"> limited liability company</w:t>
      </w:r>
      <w:r w:rsidRPr="00D00781">
        <w:rPr>
          <w:rFonts w:ascii="Times New Roman" w:hAnsi="Times New Roman"/>
        </w:rPr>
        <w:t xml:space="preserve"> (the “</w:t>
      </w:r>
      <w:r w:rsidR="004E7B40" w:rsidRPr="00D00781">
        <w:rPr>
          <w:rFonts w:ascii="Times New Roman" w:hAnsi="Times New Roman"/>
        </w:rPr>
        <w:t>Owner</w:t>
      </w:r>
      <w:r w:rsidRPr="00D00781">
        <w:rPr>
          <w:rFonts w:ascii="Times New Roman" w:hAnsi="Times New Roman"/>
        </w:rPr>
        <w:t>”)</w:t>
      </w:r>
    </w:p>
    <w:p w14:paraId="2A12771B"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1700779"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 xml:space="preserve">                                                      RECITALS: </w:t>
      </w:r>
    </w:p>
    <w:p w14:paraId="61DB7D6E"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3C67C1F3"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73884AB6" w14:textId="4E40D8F1" w:rsidR="003105CC" w:rsidRPr="003105CC" w:rsidRDefault="003105CC" w:rsidP="003105CC">
      <w:pPr>
        <w:widowControl w:val="0"/>
        <w:numPr>
          <w:ilvl w:val="0"/>
          <w:numId w:val="4"/>
        </w:numPr>
        <w:spacing w:after="240"/>
        <w:ind w:left="0"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 xml:space="preserve">Owner is the owner of a certain </w:t>
      </w:r>
      <w:r w:rsidRPr="00D00781">
        <w:rPr>
          <w:rFonts w:ascii="Times New Roman" w:eastAsia="Times New Roman" w:hAnsi="Times New Roman"/>
          <w:snapToGrid w:val="0"/>
          <w:szCs w:val="20"/>
        </w:rPr>
        <w:t>mobile home park</w:t>
      </w:r>
      <w:r w:rsidRPr="003105CC">
        <w:rPr>
          <w:rFonts w:ascii="Times New Roman" w:eastAsia="Times New Roman" w:hAnsi="Times New Roman"/>
          <w:snapToGrid w:val="0"/>
          <w:szCs w:val="20"/>
        </w:rPr>
        <w:t xml:space="preserve"> located in </w:t>
      </w:r>
      <w:del w:id="12" w:author="Bryan LaPlant" w:date="2024-10-09T10:38:00Z" w16du:dateUtc="2024-10-09T14:38:00Z">
        <w:r w:rsidR="005175E6" w:rsidDel="007F770C">
          <w:rPr>
            <w:rFonts w:ascii="Times New Roman" w:hAnsi="Times New Roman"/>
          </w:rPr>
          <w:delText>359 Cheney Highway, Titusville, FL 32780</w:delText>
        </w:r>
      </w:del>
      <w:ins w:id="13" w:author="Bryan LaPlant" w:date="2024-10-09T10:38:00Z" w16du:dateUtc="2024-10-09T14:38:00Z">
        <w:r w:rsidR="007F770C">
          <w:rPr>
            <w:rFonts w:ascii="Times New Roman" w:hAnsi="Times New Roman"/>
          </w:rPr>
          <w:t>[</w:t>
        </w:r>
        <w:r w:rsidR="007F770C" w:rsidRPr="007F770C">
          <w:rPr>
            <w:rFonts w:ascii="Times New Roman" w:hAnsi="Times New Roman"/>
            <w:highlight w:val="yellow"/>
            <w:rPrChange w:id="14" w:author="Bryan LaPlant" w:date="2024-10-09T10:38:00Z" w16du:dateUtc="2024-10-09T14:38:00Z">
              <w:rPr>
                <w:rFonts w:ascii="Times New Roman" w:hAnsi="Times New Roman"/>
              </w:rPr>
            </w:rPrChange>
          </w:rPr>
          <w:t>ADDRESS</w:t>
        </w:r>
        <w:r w:rsidR="007F770C">
          <w:rPr>
            <w:rFonts w:ascii="Times New Roman" w:hAnsi="Times New Roman"/>
          </w:rPr>
          <w:t>]</w:t>
        </w:r>
      </w:ins>
      <w:r w:rsidRPr="003105CC">
        <w:rPr>
          <w:rFonts w:ascii="Times New Roman" w:eastAsia="Times New Roman" w:hAnsi="Times New Roman"/>
          <w:snapToGrid w:val="0"/>
          <w:szCs w:val="20"/>
        </w:rPr>
        <w:t xml:space="preserve"> which property is commonly referred to as</w:t>
      </w:r>
      <w:r w:rsidRPr="00D00781">
        <w:rPr>
          <w:rFonts w:ascii="Times New Roman" w:eastAsia="Times New Roman" w:hAnsi="Times New Roman"/>
          <w:snapToGrid w:val="0"/>
          <w:szCs w:val="20"/>
        </w:rPr>
        <w:t xml:space="preserve"> </w:t>
      </w:r>
      <w:r w:rsidRPr="00D00781">
        <w:rPr>
          <w:rFonts w:ascii="Times New Roman" w:hAnsi="Times New Roman"/>
        </w:rPr>
        <w:t>“</w:t>
      </w:r>
      <w:del w:id="15" w:author="Bryan LaPlant" w:date="2024-10-09T10:38:00Z" w16du:dateUtc="2024-10-09T14:38:00Z">
        <w:r w:rsidR="005175E6" w:rsidDel="007F770C">
          <w:rPr>
            <w:rFonts w:ascii="Times New Roman" w:hAnsi="Times New Roman"/>
          </w:rPr>
          <w:delText>Whispering Pines FL</w:delText>
        </w:r>
      </w:del>
      <w:ins w:id="16" w:author="Bryan LaPlant" w:date="2024-10-09T10:38:00Z" w16du:dateUtc="2024-10-09T14:38:00Z">
        <w:r w:rsidR="007F770C">
          <w:rPr>
            <w:rFonts w:ascii="Times New Roman" w:hAnsi="Times New Roman"/>
          </w:rPr>
          <w:t>[</w:t>
        </w:r>
        <w:r w:rsidR="007F770C" w:rsidRPr="007F770C">
          <w:rPr>
            <w:rFonts w:ascii="Times New Roman" w:hAnsi="Times New Roman"/>
            <w:highlight w:val="yellow"/>
            <w:rPrChange w:id="17" w:author="Bryan LaPlant" w:date="2024-10-09T10:38:00Z" w16du:dateUtc="2024-10-09T14:38:00Z">
              <w:rPr>
                <w:rFonts w:ascii="Times New Roman" w:hAnsi="Times New Roman"/>
              </w:rPr>
            </w:rPrChange>
          </w:rPr>
          <w:t>NAME</w:t>
        </w:r>
        <w:r w:rsidR="007F770C">
          <w:rPr>
            <w:rFonts w:ascii="Times New Roman" w:hAnsi="Times New Roman"/>
          </w:rPr>
          <w:t>]</w:t>
        </w:r>
      </w:ins>
      <w:r w:rsidRPr="00D00781">
        <w:rPr>
          <w:rFonts w:ascii="Times New Roman" w:hAnsi="Times New Roman"/>
        </w:rPr>
        <w:t>”</w:t>
      </w:r>
      <w:r w:rsidRPr="00D00781">
        <w:rPr>
          <w:rFonts w:ascii="Times New Roman" w:eastAsia="Times New Roman" w:hAnsi="Times New Roman"/>
          <w:snapToGrid w:val="0"/>
          <w:szCs w:val="20"/>
        </w:rPr>
        <w:t xml:space="preserve"> </w:t>
      </w:r>
      <w:r w:rsidRPr="003105CC">
        <w:rPr>
          <w:rFonts w:ascii="Times New Roman" w:eastAsia="Times New Roman" w:hAnsi="Times New Roman"/>
          <w:snapToGrid w:val="0"/>
          <w:szCs w:val="20"/>
        </w:rPr>
        <w:t>(the “Property”</w:t>
      </w:r>
      <w:proofErr w:type="gramStart"/>
      <w:r w:rsidRPr="003105CC">
        <w:rPr>
          <w:rFonts w:ascii="Times New Roman" w:eastAsia="Times New Roman" w:hAnsi="Times New Roman"/>
          <w:snapToGrid w:val="0"/>
          <w:szCs w:val="20"/>
        </w:rPr>
        <w:t>);</w:t>
      </w:r>
      <w:proofErr w:type="gramEnd"/>
    </w:p>
    <w:p w14:paraId="4EA7143D" w14:textId="77777777" w:rsidR="003105CC" w:rsidRPr="003105CC" w:rsidRDefault="003105CC" w:rsidP="003105CC">
      <w:pPr>
        <w:spacing w:after="240"/>
        <w:ind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B.</w:t>
      </w:r>
      <w:r w:rsidRPr="003105CC">
        <w:rPr>
          <w:rFonts w:ascii="Times New Roman" w:eastAsia="Times New Roman" w:hAnsi="Times New Roman"/>
          <w:snapToGrid w:val="0"/>
          <w:szCs w:val="20"/>
        </w:rPr>
        <w:tab/>
        <w:t xml:space="preserve">Owner desires to </w:t>
      </w:r>
      <w:r w:rsidR="006D5894" w:rsidRPr="00D00781">
        <w:rPr>
          <w:rFonts w:ascii="Times New Roman" w:eastAsia="Times New Roman" w:hAnsi="Times New Roman"/>
          <w:snapToGrid w:val="0"/>
          <w:szCs w:val="20"/>
        </w:rPr>
        <w:t>hire</w:t>
      </w:r>
      <w:r w:rsidRPr="003105CC">
        <w:rPr>
          <w:rFonts w:ascii="Times New Roman" w:eastAsia="Times New Roman" w:hAnsi="Times New Roman"/>
          <w:snapToGrid w:val="0"/>
          <w:szCs w:val="20"/>
        </w:rPr>
        <w:t xml:space="preserve"> Property Manager </w:t>
      </w:r>
      <w:r w:rsidR="00EC08D2">
        <w:rPr>
          <w:rFonts w:ascii="Times New Roman" w:eastAsia="Times New Roman" w:hAnsi="Times New Roman"/>
          <w:snapToGrid w:val="0"/>
          <w:szCs w:val="20"/>
        </w:rPr>
        <w:t>to</w:t>
      </w:r>
      <w:r w:rsidR="00EC08D2" w:rsidRPr="00EC08D2">
        <w:rPr>
          <w:rFonts w:ascii="Times New Roman" w:eastAsia="Times New Roman" w:hAnsi="Times New Roman"/>
          <w:snapToGrid w:val="0"/>
          <w:szCs w:val="20"/>
        </w:rPr>
        <w:t xml:space="preserve"> oversee and supervise the management, operations and maintenance of the Property in a reasonably efficient, econom</w:t>
      </w:r>
      <w:r w:rsidR="00EC08D2">
        <w:rPr>
          <w:rFonts w:ascii="Times New Roman" w:eastAsia="Times New Roman" w:hAnsi="Times New Roman"/>
          <w:snapToGrid w:val="0"/>
          <w:szCs w:val="20"/>
        </w:rPr>
        <w:t>ic and satisfactory manner and to</w:t>
      </w:r>
      <w:r w:rsidR="00EC08D2" w:rsidRPr="00EC08D2">
        <w:rPr>
          <w:rFonts w:ascii="Times New Roman" w:eastAsia="Times New Roman" w:hAnsi="Times New Roman"/>
          <w:snapToGrid w:val="0"/>
          <w:szCs w:val="20"/>
        </w:rPr>
        <w:t xml:space="preserve"> arrange the performance of everything reasonably necessary for the proper operation of the Property</w:t>
      </w:r>
      <w:r w:rsidR="00EC08D2">
        <w:rPr>
          <w:rFonts w:ascii="Times New Roman" w:eastAsia="Times New Roman" w:hAnsi="Times New Roman"/>
          <w:snapToGrid w:val="0"/>
          <w:szCs w:val="20"/>
        </w:rPr>
        <w:t xml:space="preserve"> </w:t>
      </w:r>
      <w:r w:rsidRPr="003105CC">
        <w:rPr>
          <w:rFonts w:ascii="Times New Roman" w:eastAsia="Times New Roman" w:hAnsi="Times New Roman"/>
          <w:snapToGrid w:val="0"/>
          <w:szCs w:val="20"/>
        </w:rPr>
        <w:t>pursuant to the terms and conditions set forth herein; and</w:t>
      </w:r>
    </w:p>
    <w:p w14:paraId="7AC04631" w14:textId="77777777" w:rsidR="00931C54" w:rsidRPr="00EC08D2" w:rsidRDefault="003105CC" w:rsidP="00EC08D2">
      <w:pPr>
        <w:spacing w:after="240"/>
        <w:ind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C.</w:t>
      </w:r>
      <w:r w:rsidRPr="003105CC">
        <w:rPr>
          <w:rFonts w:ascii="Times New Roman" w:eastAsia="Times New Roman" w:hAnsi="Times New Roman"/>
          <w:snapToGrid w:val="0"/>
          <w:szCs w:val="20"/>
        </w:rPr>
        <w:tab/>
        <w:t>Property Manager desires to provide the property management services for the Property pursuant to the terms and conditions set forth herein.</w:t>
      </w:r>
    </w:p>
    <w:p w14:paraId="3D51C46E" w14:textId="77777777" w:rsidR="00931C54" w:rsidRPr="00D00781" w:rsidRDefault="00FC7C7B"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NOW THEREFORE, the parties agree as follows:</w:t>
      </w:r>
    </w:p>
    <w:p w14:paraId="04E988E8" w14:textId="77777777" w:rsidR="00FC7C7B" w:rsidRPr="00D00781" w:rsidRDefault="00FC7C7B"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41942125" w14:textId="4AA849DC" w:rsidR="00FC7C7B"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1.  </w:t>
      </w:r>
      <w:r w:rsidRPr="00D00781">
        <w:rPr>
          <w:rFonts w:ascii="Times New Roman" w:hAnsi="Times New Roman"/>
          <w:u w:val="single"/>
        </w:rPr>
        <w:t>Incorporation of recitals</w:t>
      </w:r>
      <w:r w:rsidRPr="00D00781">
        <w:rPr>
          <w:rFonts w:ascii="Times New Roman" w:hAnsi="Times New Roman"/>
        </w:rPr>
        <w:t xml:space="preserve">.  It is agreed that the recitals set forth above are hereby incorporated into the agreement of the parties and shall be deemed part of this Agreement. </w:t>
      </w:r>
    </w:p>
    <w:p w14:paraId="6AC8522B"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220531A3" w14:textId="4CD0044F"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2.  </w:t>
      </w:r>
      <w:r w:rsidR="00BA1E84">
        <w:rPr>
          <w:rFonts w:ascii="Times New Roman" w:hAnsi="Times New Roman"/>
          <w:u w:val="single"/>
        </w:rPr>
        <w:t>Term</w:t>
      </w:r>
      <w:r w:rsidRPr="00D00781">
        <w:rPr>
          <w:rFonts w:ascii="Times New Roman" w:hAnsi="Times New Roman"/>
        </w:rPr>
        <w:t>.  This Agreement shall initially be for a</w:t>
      </w:r>
      <w:r w:rsidR="00BA1E84">
        <w:rPr>
          <w:rFonts w:ascii="Times New Roman" w:hAnsi="Times New Roman"/>
        </w:rPr>
        <w:t xml:space="preserve"> term of</w:t>
      </w:r>
      <w:r w:rsidRPr="00D00781">
        <w:rPr>
          <w:rFonts w:ascii="Times New Roman" w:hAnsi="Times New Roman"/>
        </w:rPr>
        <w:t xml:space="preserve"> one year. </w:t>
      </w:r>
      <w:r w:rsidR="00BA1E84">
        <w:rPr>
          <w:rFonts w:ascii="Times New Roman" w:hAnsi="Times New Roman"/>
        </w:rPr>
        <w:t xml:space="preserve">The term of this Agreement </w:t>
      </w:r>
      <w:r w:rsidRPr="00D00781">
        <w:rPr>
          <w:rFonts w:ascii="Times New Roman" w:hAnsi="Times New Roman"/>
        </w:rPr>
        <w:t xml:space="preserve">shall automatically be extended for an additional </w:t>
      </w:r>
      <w:r w:rsidR="00CC0B3D" w:rsidRPr="00D00781">
        <w:rPr>
          <w:rFonts w:ascii="Times New Roman" w:hAnsi="Times New Roman"/>
        </w:rPr>
        <w:t>one-year</w:t>
      </w:r>
      <w:r w:rsidRPr="00D00781">
        <w:rPr>
          <w:rFonts w:ascii="Times New Roman" w:hAnsi="Times New Roman"/>
        </w:rPr>
        <w:t xml:space="preserve"> period unless it </w:t>
      </w:r>
      <w:r w:rsidR="00A62B55" w:rsidRPr="00D00781">
        <w:rPr>
          <w:rFonts w:ascii="Times New Roman" w:hAnsi="Times New Roman"/>
        </w:rPr>
        <w:t>is terminated</w:t>
      </w:r>
      <w:r w:rsidRPr="00D00781">
        <w:rPr>
          <w:rFonts w:ascii="Times New Roman" w:hAnsi="Times New Roman"/>
        </w:rPr>
        <w:t xml:space="preserve"> by either party by providing written notice no later than thirty (30) days</w:t>
      </w:r>
      <w:r w:rsidR="00D00781">
        <w:rPr>
          <w:rFonts w:ascii="Times New Roman" w:hAnsi="Times New Roman"/>
        </w:rPr>
        <w:t xml:space="preserve"> </w:t>
      </w:r>
      <w:r w:rsidRPr="00D00781">
        <w:rPr>
          <w:rFonts w:ascii="Times New Roman" w:hAnsi="Times New Roman"/>
        </w:rPr>
        <w:t xml:space="preserve">prior to the expiration of the </w:t>
      </w:r>
      <w:r w:rsidR="00BA1E84">
        <w:rPr>
          <w:rFonts w:ascii="Times New Roman" w:hAnsi="Times New Roman"/>
        </w:rPr>
        <w:t xml:space="preserve">initial </w:t>
      </w:r>
      <w:r w:rsidR="00FB00C0">
        <w:rPr>
          <w:rFonts w:ascii="Times New Roman" w:hAnsi="Times New Roman"/>
        </w:rPr>
        <w:t>one-year</w:t>
      </w:r>
      <w:r w:rsidR="00BA1E84">
        <w:rPr>
          <w:rFonts w:ascii="Times New Roman" w:hAnsi="Times New Roman"/>
        </w:rPr>
        <w:t xml:space="preserve"> term</w:t>
      </w:r>
      <w:r w:rsidRPr="00D00781">
        <w:rPr>
          <w:rFonts w:ascii="Times New Roman" w:hAnsi="Times New Roman"/>
        </w:rPr>
        <w:t xml:space="preserve">.  This Agreement shall each and every year thereafter be automatically extended for an additional year unless </w:t>
      </w:r>
      <w:r w:rsidR="00CD3DB5" w:rsidRPr="00D00781">
        <w:rPr>
          <w:rFonts w:ascii="Times New Roman" w:hAnsi="Times New Roman"/>
        </w:rPr>
        <w:t xml:space="preserve">earlier </w:t>
      </w:r>
      <w:r w:rsidR="00CD3DB5" w:rsidRPr="00D00781">
        <w:rPr>
          <w:rFonts w:ascii="Times New Roman" w:hAnsi="Times New Roman"/>
        </w:rPr>
        <w:br/>
      </w:r>
      <w:r w:rsidRPr="00D00781">
        <w:rPr>
          <w:rFonts w:ascii="Times New Roman" w:hAnsi="Times New Roman"/>
        </w:rPr>
        <w:t>terminated.  Not</w:t>
      </w:r>
      <w:r w:rsidR="008206D8" w:rsidRPr="00D00781">
        <w:rPr>
          <w:rFonts w:ascii="Times New Roman" w:hAnsi="Times New Roman"/>
        </w:rPr>
        <w:t xml:space="preserve">withstanding the foregoing, this </w:t>
      </w:r>
      <w:r w:rsidRPr="00D00781">
        <w:rPr>
          <w:rFonts w:ascii="Times New Roman" w:hAnsi="Times New Roman"/>
        </w:rPr>
        <w:t xml:space="preserve">Agreement shall be terminable at any time by </w:t>
      </w:r>
      <w:r w:rsidR="008206D8" w:rsidRPr="00D00781">
        <w:rPr>
          <w:rFonts w:ascii="Times New Roman" w:hAnsi="Times New Roman"/>
        </w:rPr>
        <w:t xml:space="preserve">30 days’ written notice from </w:t>
      </w:r>
      <w:del w:id="18" w:author="Bryan LaPlant" w:date="2024-10-09T10:39:00Z" w16du:dateUtc="2024-10-09T14:39:00Z">
        <w:r w:rsidRPr="00D00781" w:rsidDel="007F770C">
          <w:rPr>
            <w:rFonts w:ascii="Times New Roman" w:hAnsi="Times New Roman"/>
          </w:rPr>
          <w:delText>either party</w:delText>
        </w:r>
      </w:del>
      <w:ins w:id="19" w:author="Bryan LaPlant" w:date="2024-10-09T10:39:00Z" w16du:dateUtc="2024-10-09T14:39:00Z">
        <w:r w:rsidR="007F770C">
          <w:rPr>
            <w:rFonts w:ascii="Times New Roman" w:hAnsi="Times New Roman"/>
          </w:rPr>
          <w:t>Owner</w:t>
        </w:r>
      </w:ins>
      <w:r w:rsidRPr="00D00781">
        <w:rPr>
          <w:rFonts w:ascii="Times New Roman" w:hAnsi="Times New Roman"/>
        </w:rPr>
        <w:t xml:space="preserve">. </w:t>
      </w:r>
    </w:p>
    <w:p w14:paraId="3C4DF0FD"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B65F0FB" w14:textId="1B77A129"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3</w:t>
      </w:r>
      <w:r w:rsidR="00931C54" w:rsidRPr="00D00781">
        <w:rPr>
          <w:rFonts w:ascii="Times New Roman" w:hAnsi="Times New Roman"/>
        </w:rPr>
        <w:t xml:space="preserve">.  </w:t>
      </w:r>
      <w:r w:rsidR="00931C54" w:rsidRPr="00D00781">
        <w:rPr>
          <w:rFonts w:ascii="Times New Roman" w:hAnsi="Times New Roman"/>
          <w:u w:val="single"/>
        </w:rPr>
        <w:t>Responsibilities of the Property Manager</w:t>
      </w:r>
      <w:r w:rsidR="00931C54" w:rsidRPr="00D00781">
        <w:rPr>
          <w:rFonts w:ascii="Times New Roman" w:hAnsi="Times New Roman"/>
        </w:rPr>
        <w:t xml:space="preserve">.  </w:t>
      </w:r>
      <w:r w:rsidR="00B34179" w:rsidRPr="00D00781">
        <w:rPr>
          <w:rFonts w:ascii="Times New Roman" w:hAnsi="Times New Roman"/>
        </w:rPr>
        <w:t>Owner</w:t>
      </w:r>
      <w:r w:rsidR="00931C54" w:rsidRPr="00D00781">
        <w:rPr>
          <w:rFonts w:ascii="Times New Roman" w:hAnsi="Times New Roman"/>
        </w:rPr>
        <w:t xml:space="preserve"> appoints the Property Manager as its lawful agent and attorney in fact with full authority to do any and all lawful things necessary for the fulfillment of the provisions of this Agreement,</w:t>
      </w:r>
      <w:r w:rsidR="00DA4A25" w:rsidRPr="00D00781">
        <w:rPr>
          <w:rFonts w:ascii="Times New Roman" w:hAnsi="Times New Roman"/>
        </w:rPr>
        <w:t xml:space="preserve"> </w:t>
      </w:r>
      <w:r w:rsidR="00931C54" w:rsidRPr="00D00781">
        <w:rPr>
          <w:rFonts w:ascii="Times New Roman" w:hAnsi="Times New Roman"/>
        </w:rPr>
        <w:t xml:space="preserve">including but not limited to the following: </w:t>
      </w:r>
      <w:r w:rsidR="00B34179" w:rsidRPr="00D00781">
        <w:rPr>
          <w:rFonts w:ascii="Times New Roman" w:hAnsi="Times New Roman"/>
        </w:rPr>
        <w:t xml:space="preserve">(a) </w:t>
      </w:r>
      <w:r w:rsidR="00931C54" w:rsidRPr="00D00781">
        <w:rPr>
          <w:rFonts w:ascii="Times New Roman" w:hAnsi="Times New Roman"/>
        </w:rPr>
        <w:t>Collecting all rents due as they become due, giving receipts therefore</w:t>
      </w:r>
      <w:r w:rsidR="00D41588">
        <w:rPr>
          <w:rFonts w:ascii="Times New Roman" w:hAnsi="Times New Roman"/>
        </w:rPr>
        <w:t>; (b)</w:t>
      </w:r>
      <w:r w:rsidR="00931C54" w:rsidRPr="00D00781">
        <w:rPr>
          <w:rFonts w:ascii="Times New Roman" w:hAnsi="Times New Roman"/>
        </w:rPr>
        <w:t xml:space="preserve"> rend</w:t>
      </w:r>
      <w:r w:rsidR="00B34179" w:rsidRPr="00D00781">
        <w:rPr>
          <w:rFonts w:ascii="Times New Roman" w:hAnsi="Times New Roman"/>
        </w:rPr>
        <w:t>er</w:t>
      </w:r>
      <w:r w:rsidR="00931C54" w:rsidRPr="00D00781">
        <w:rPr>
          <w:rFonts w:ascii="Times New Roman" w:hAnsi="Times New Roman"/>
        </w:rPr>
        <w:t xml:space="preserve">ing to </w:t>
      </w:r>
      <w:r w:rsidR="00A62B55" w:rsidRPr="00D00781">
        <w:rPr>
          <w:rFonts w:ascii="Times New Roman" w:hAnsi="Times New Roman"/>
        </w:rPr>
        <w:t>Owner</w:t>
      </w:r>
      <w:r w:rsidR="00931C54" w:rsidRPr="00D00781">
        <w:rPr>
          <w:rFonts w:ascii="Times New Roman" w:hAnsi="Times New Roman"/>
        </w:rPr>
        <w:t xml:space="preserve"> a monthly accounting of rents collected and expenses paid out;</w:t>
      </w:r>
      <w:r w:rsidR="00D41588">
        <w:rPr>
          <w:rFonts w:ascii="Times New Roman" w:hAnsi="Times New Roman"/>
        </w:rPr>
        <w:t xml:space="preserve"> (c) </w:t>
      </w:r>
      <w:r w:rsidR="00931C54" w:rsidRPr="00D00781">
        <w:rPr>
          <w:rFonts w:ascii="Times New Roman" w:hAnsi="Times New Roman"/>
        </w:rPr>
        <w:t xml:space="preserve">remitting to </w:t>
      </w:r>
      <w:r w:rsidR="00A62B55" w:rsidRPr="00D00781">
        <w:rPr>
          <w:rFonts w:ascii="Times New Roman" w:hAnsi="Times New Roman"/>
        </w:rPr>
        <w:t>Owner</w:t>
      </w:r>
      <w:r w:rsidR="00931C54" w:rsidRPr="00D00781">
        <w:rPr>
          <w:rFonts w:ascii="Times New Roman" w:hAnsi="Times New Roman"/>
        </w:rPr>
        <w:t xml:space="preserve"> all income, less </w:t>
      </w:r>
      <w:r w:rsidR="00D00781">
        <w:rPr>
          <w:rFonts w:ascii="Times New Roman" w:hAnsi="Times New Roman"/>
        </w:rPr>
        <w:t xml:space="preserve"> </w:t>
      </w:r>
      <w:r w:rsidR="00B34179" w:rsidRPr="00D00781">
        <w:rPr>
          <w:rFonts w:ascii="Times New Roman" w:hAnsi="Times New Roman"/>
        </w:rPr>
        <w:t>any sums paid out; (</w:t>
      </w:r>
      <w:r w:rsidR="00D41588">
        <w:rPr>
          <w:rFonts w:ascii="Times New Roman" w:hAnsi="Times New Roman"/>
        </w:rPr>
        <w:t>d</w:t>
      </w:r>
      <w:r w:rsidR="00B34179" w:rsidRPr="00D00781">
        <w:rPr>
          <w:rFonts w:ascii="Times New Roman" w:hAnsi="Times New Roman"/>
        </w:rPr>
        <w:t>) m</w:t>
      </w:r>
      <w:r w:rsidR="00931C54" w:rsidRPr="00D00781">
        <w:rPr>
          <w:rFonts w:ascii="Times New Roman" w:hAnsi="Times New Roman"/>
        </w:rPr>
        <w:t>aking or causing to be made all decorating, maintenance, alterations and repairs to</w:t>
      </w:r>
      <w:r w:rsidR="00B34179" w:rsidRPr="00D00781">
        <w:rPr>
          <w:rFonts w:ascii="Times New Roman" w:hAnsi="Times New Roman"/>
        </w:rPr>
        <w:t xml:space="preserve"> </w:t>
      </w:r>
      <w:r w:rsidR="00931C54" w:rsidRPr="00D00781">
        <w:rPr>
          <w:rFonts w:ascii="Times New Roman" w:hAnsi="Times New Roman"/>
        </w:rPr>
        <w:t xml:space="preserve">the </w:t>
      </w:r>
      <w:r w:rsidR="00B34179" w:rsidRPr="00D00781">
        <w:rPr>
          <w:rFonts w:ascii="Times New Roman" w:hAnsi="Times New Roman"/>
        </w:rPr>
        <w:t>Property</w:t>
      </w:r>
      <w:r w:rsidR="00DA4A25" w:rsidRPr="00D00781">
        <w:rPr>
          <w:rFonts w:ascii="Times New Roman" w:hAnsi="Times New Roman"/>
        </w:rPr>
        <w:t xml:space="preserve"> as reasonably necessary</w:t>
      </w:r>
      <w:r w:rsidR="00931C54" w:rsidRPr="00D00781">
        <w:rPr>
          <w:rFonts w:ascii="Times New Roman" w:hAnsi="Times New Roman"/>
        </w:rPr>
        <w:t xml:space="preserve"> and hiring an</w:t>
      </w:r>
      <w:r w:rsidR="00DA4A25" w:rsidRPr="00D00781">
        <w:rPr>
          <w:rFonts w:ascii="Times New Roman" w:hAnsi="Times New Roman"/>
        </w:rPr>
        <w:t>d</w:t>
      </w:r>
      <w:r w:rsidR="00D41588">
        <w:rPr>
          <w:rFonts w:ascii="Times New Roman" w:hAnsi="Times New Roman"/>
        </w:rPr>
        <w:t xml:space="preserve"> </w:t>
      </w:r>
      <w:r w:rsidR="00DA4A25" w:rsidRPr="00D00781">
        <w:rPr>
          <w:rFonts w:ascii="Times New Roman" w:hAnsi="Times New Roman"/>
        </w:rPr>
        <w:t xml:space="preserve"> supervising all employees and </w:t>
      </w:r>
      <w:r w:rsidR="00931C54" w:rsidRPr="00D00781">
        <w:rPr>
          <w:rFonts w:ascii="Times New Roman" w:hAnsi="Times New Roman"/>
        </w:rPr>
        <w:t>other</w:t>
      </w:r>
      <w:r w:rsidR="00B34179" w:rsidRPr="00D00781">
        <w:rPr>
          <w:rFonts w:ascii="Times New Roman" w:hAnsi="Times New Roman"/>
        </w:rPr>
        <w:t xml:space="preserve"> </w:t>
      </w:r>
      <w:r w:rsidR="00931C54" w:rsidRPr="00D00781">
        <w:rPr>
          <w:rFonts w:ascii="Times New Roman" w:hAnsi="Times New Roman"/>
        </w:rPr>
        <w:t xml:space="preserve">individuals and entities to accomplish the duties </w:t>
      </w:r>
      <w:r w:rsidR="00DA4A25" w:rsidRPr="00D00781">
        <w:rPr>
          <w:rFonts w:ascii="Times New Roman" w:hAnsi="Times New Roman"/>
        </w:rPr>
        <w:t>set forth herein; (</w:t>
      </w:r>
      <w:r w:rsidR="00D41588">
        <w:rPr>
          <w:rFonts w:ascii="Times New Roman" w:hAnsi="Times New Roman"/>
        </w:rPr>
        <w:t>e</w:t>
      </w:r>
      <w:r w:rsidR="00DA4A25" w:rsidRPr="00D00781">
        <w:rPr>
          <w:rFonts w:ascii="Times New Roman" w:hAnsi="Times New Roman"/>
        </w:rPr>
        <w:t>) a</w:t>
      </w:r>
      <w:r w:rsidR="00931C54" w:rsidRPr="00D00781">
        <w:rPr>
          <w:rFonts w:ascii="Times New Roman" w:hAnsi="Times New Roman"/>
        </w:rPr>
        <w:t xml:space="preserve">dvertising the </w:t>
      </w:r>
      <w:r w:rsidR="00846CB7" w:rsidRPr="00D00781">
        <w:rPr>
          <w:rFonts w:ascii="Times New Roman" w:hAnsi="Times New Roman"/>
        </w:rPr>
        <w:t>Property</w:t>
      </w:r>
      <w:r w:rsidR="00931C54" w:rsidRPr="00D00781">
        <w:rPr>
          <w:rFonts w:ascii="Times New Roman" w:hAnsi="Times New Roman"/>
        </w:rPr>
        <w:t xml:space="preserve"> and displaying signs on the </w:t>
      </w:r>
      <w:r w:rsidR="00846CB7" w:rsidRPr="00D00781">
        <w:rPr>
          <w:rFonts w:ascii="Times New Roman" w:hAnsi="Times New Roman"/>
        </w:rPr>
        <w:t>Property</w:t>
      </w:r>
      <w:r w:rsidR="00DA4A25" w:rsidRPr="00D00781">
        <w:rPr>
          <w:rFonts w:ascii="Times New Roman" w:hAnsi="Times New Roman"/>
        </w:rPr>
        <w:t xml:space="preserve">, </w:t>
      </w:r>
      <w:r w:rsidR="00D41588">
        <w:rPr>
          <w:rFonts w:ascii="Times New Roman" w:hAnsi="Times New Roman"/>
        </w:rPr>
        <w:t xml:space="preserve">(f) </w:t>
      </w:r>
      <w:r w:rsidR="00931C54" w:rsidRPr="00D00781">
        <w:rPr>
          <w:rFonts w:ascii="Times New Roman" w:hAnsi="Times New Roman"/>
        </w:rPr>
        <w:t xml:space="preserve">renting and leasing the </w:t>
      </w:r>
      <w:r w:rsidR="00846CB7" w:rsidRPr="00D00781">
        <w:rPr>
          <w:rFonts w:ascii="Times New Roman" w:hAnsi="Times New Roman"/>
        </w:rPr>
        <w:t>Property</w:t>
      </w:r>
      <w:r w:rsidR="00931C54" w:rsidRPr="00D00781">
        <w:rPr>
          <w:rFonts w:ascii="Times New Roman" w:hAnsi="Times New Roman"/>
        </w:rPr>
        <w:t xml:space="preserve">; </w:t>
      </w:r>
      <w:r w:rsidR="00D41588">
        <w:rPr>
          <w:rFonts w:ascii="Times New Roman" w:hAnsi="Times New Roman"/>
        </w:rPr>
        <w:t xml:space="preserve">(g) </w:t>
      </w:r>
      <w:r w:rsidR="00931C54" w:rsidRPr="00D00781">
        <w:rPr>
          <w:rFonts w:ascii="Times New Roman" w:hAnsi="Times New Roman"/>
        </w:rPr>
        <w:t xml:space="preserve">signing, renewing and canceling rental </w:t>
      </w:r>
      <w:r w:rsidR="00D41588">
        <w:rPr>
          <w:rFonts w:ascii="Times New Roman" w:hAnsi="Times New Roman"/>
        </w:rPr>
        <w:t>a</w:t>
      </w:r>
      <w:r w:rsidR="00931C54" w:rsidRPr="00D00781">
        <w:rPr>
          <w:rFonts w:ascii="Times New Roman" w:hAnsi="Times New Roman"/>
        </w:rPr>
        <w:t xml:space="preserve">greements and leases for the </w:t>
      </w:r>
      <w:r w:rsidR="00846CB7" w:rsidRPr="00D00781">
        <w:rPr>
          <w:rFonts w:ascii="Times New Roman" w:hAnsi="Times New Roman"/>
        </w:rPr>
        <w:t>Property</w:t>
      </w:r>
      <w:r w:rsidR="00931C54" w:rsidRPr="00D00781">
        <w:rPr>
          <w:rFonts w:ascii="Times New Roman" w:hAnsi="Times New Roman"/>
        </w:rPr>
        <w:t xml:space="preserve"> or an</w:t>
      </w:r>
      <w:r w:rsidR="00DA4A25" w:rsidRPr="00D00781">
        <w:rPr>
          <w:rFonts w:ascii="Times New Roman" w:hAnsi="Times New Roman"/>
        </w:rPr>
        <w:t>y part thereof;</w:t>
      </w:r>
      <w:r w:rsidR="00D41588">
        <w:rPr>
          <w:rFonts w:ascii="Times New Roman" w:hAnsi="Times New Roman"/>
        </w:rPr>
        <w:t xml:space="preserve"> (h) </w:t>
      </w:r>
      <w:r w:rsidR="00DA4A25" w:rsidRPr="00D00781">
        <w:rPr>
          <w:rFonts w:ascii="Times New Roman" w:hAnsi="Times New Roman"/>
        </w:rPr>
        <w:t>initiating legal</w:t>
      </w:r>
      <w:r w:rsidR="00931C54" w:rsidRPr="00D00781">
        <w:rPr>
          <w:rFonts w:ascii="Times New Roman" w:hAnsi="Times New Roman"/>
        </w:rPr>
        <w:t xml:space="preserve"> actions to recover for </w:t>
      </w:r>
      <w:r w:rsidR="00931C54" w:rsidRPr="00D00781">
        <w:rPr>
          <w:rFonts w:ascii="Times New Roman" w:hAnsi="Times New Roman"/>
        </w:rPr>
        <w:lastRenderedPageBreak/>
        <w:t xml:space="preserve">unpaid rent and for loss of or damage to any part of the </w:t>
      </w:r>
      <w:r w:rsidR="009D1DCD" w:rsidRPr="00D00781">
        <w:rPr>
          <w:rFonts w:ascii="Times New Roman" w:hAnsi="Times New Roman"/>
        </w:rPr>
        <w:t>Property and</w:t>
      </w:r>
      <w:r w:rsidR="00931C54" w:rsidRPr="00D00781">
        <w:rPr>
          <w:rFonts w:ascii="Times New Roman" w:hAnsi="Times New Roman"/>
        </w:rPr>
        <w:t>/or furnishings thereof</w:t>
      </w:r>
      <w:r w:rsidR="0055717C" w:rsidRPr="00D00781">
        <w:rPr>
          <w:rFonts w:ascii="Times New Roman" w:hAnsi="Times New Roman"/>
        </w:rPr>
        <w:t xml:space="preserve"> (including the right to hire legal counsel)</w:t>
      </w:r>
      <w:r w:rsidR="00931C54" w:rsidRPr="00D00781">
        <w:rPr>
          <w:rFonts w:ascii="Times New Roman" w:hAnsi="Times New Roman"/>
        </w:rPr>
        <w:t xml:space="preserve">; and </w:t>
      </w:r>
      <w:r w:rsidR="00D41588">
        <w:rPr>
          <w:rFonts w:ascii="Times New Roman" w:hAnsi="Times New Roman"/>
        </w:rPr>
        <w:t xml:space="preserve">(i) </w:t>
      </w:r>
      <w:r w:rsidR="00931C54" w:rsidRPr="00D00781">
        <w:rPr>
          <w:rFonts w:ascii="Times New Roman" w:hAnsi="Times New Roman"/>
        </w:rPr>
        <w:t>if appropriate, in the discretion of</w:t>
      </w:r>
      <w:r w:rsidR="0055717C" w:rsidRPr="00D00781">
        <w:rPr>
          <w:rFonts w:ascii="Times New Roman" w:hAnsi="Times New Roman"/>
        </w:rPr>
        <w:t xml:space="preserve"> </w:t>
      </w:r>
      <w:r w:rsidR="00931C54" w:rsidRPr="00D00781">
        <w:rPr>
          <w:rFonts w:ascii="Times New Roman" w:hAnsi="Times New Roman"/>
        </w:rPr>
        <w:t xml:space="preserve">the Property Manager to compromise, settle and release said legal proceedings or </w:t>
      </w:r>
      <w:r w:rsidR="00591E3E" w:rsidRPr="00D00781">
        <w:rPr>
          <w:rFonts w:ascii="Times New Roman" w:hAnsi="Times New Roman"/>
        </w:rPr>
        <w:t>lawsuits.</w:t>
      </w:r>
      <w:r w:rsidR="0055717C" w:rsidRPr="00D00781">
        <w:rPr>
          <w:rFonts w:ascii="Times New Roman" w:hAnsi="Times New Roman"/>
        </w:rPr>
        <w:t xml:space="preserve"> Property Manager hereby acknowledges the foregoing and agrees to perform its obligations pursuant to the terms of this Agreement.</w:t>
      </w:r>
      <w:r w:rsidR="00591E3E" w:rsidRPr="00D00781">
        <w:rPr>
          <w:rFonts w:ascii="Times New Roman" w:hAnsi="Times New Roman"/>
        </w:rPr>
        <w:t xml:space="preserve"> </w:t>
      </w:r>
      <w:r w:rsidR="00931C54" w:rsidRPr="00D00781">
        <w:rPr>
          <w:rFonts w:ascii="Times New Roman" w:hAnsi="Times New Roman"/>
        </w:rPr>
        <w:t xml:space="preserve">  </w:t>
      </w:r>
    </w:p>
    <w:p w14:paraId="00DA9771"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CF07DC0" w14:textId="77777777"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4</w:t>
      </w:r>
      <w:r w:rsidR="00931C54" w:rsidRPr="00D00781">
        <w:rPr>
          <w:rFonts w:ascii="Times New Roman" w:hAnsi="Times New Roman"/>
        </w:rPr>
        <w:t xml:space="preserve">.  </w:t>
      </w:r>
      <w:r w:rsidR="00931C54" w:rsidRPr="00D00781">
        <w:rPr>
          <w:rFonts w:ascii="Times New Roman" w:hAnsi="Times New Roman"/>
          <w:u w:val="single"/>
        </w:rPr>
        <w:t>Indemnification and holding the Property Manager Harmless</w:t>
      </w:r>
      <w:r w:rsidR="00931C54" w:rsidRPr="00D00781">
        <w:rPr>
          <w:rFonts w:ascii="Times New Roman" w:hAnsi="Times New Roman"/>
        </w:rPr>
        <w:t xml:space="preserve">.  It is agreed that </w:t>
      </w:r>
      <w:r w:rsidR="00D64686" w:rsidRPr="00D00781">
        <w:rPr>
          <w:rFonts w:ascii="Times New Roman" w:hAnsi="Times New Roman"/>
        </w:rPr>
        <w:t>Owner</w:t>
      </w:r>
      <w:r w:rsidR="00931C54" w:rsidRPr="00D00781">
        <w:rPr>
          <w:rFonts w:ascii="Times New Roman" w:hAnsi="Times New Roman"/>
        </w:rPr>
        <w:t xml:space="preserve"> does hereby agree to indemnify and hold the Property Manager harmless from any and all claims, charges, debts, demands and lawsuits or threatened lawsuits, including but not limited to </w:t>
      </w:r>
      <w:r w:rsidR="00591E3E" w:rsidRPr="00D00781">
        <w:rPr>
          <w:rFonts w:ascii="Times New Roman" w:hAnsi="Times New Roman"/>
        </w:rPr>
        <w:t xml:space="preserve">reasonable </w:t>
      </w:r>
      <w:r w:rsidR="00931C54" w:rsidRPr="00D00781">
        <w:rPr>
          <w:rFonts w:ascii="Times New Roman" w:hAnsi="Times New Roman"/>
        </w:rPr>
        <w:t xml:space="preserve">attorney’s fees, court costs and costs of expert witnesses, and from any liability for injury (or even death) occurring on or about the </w:t>
      </w:r>
      <w:r w:rsidR="00591E3E" w:rsidRPr="00D00781">
        <w:rPr>
          <w:rFonts w:ascii="Times New Roman" w:hAnsi="Times New Roman"/>
        </w:rPr>
        <w:t>Property</w:t>
      </w:r>
      <w:r w:rsidR="00931C54" w:rsidRPr="00D00781">
        <w:rPr>
          <w:rFonts w:ascii="Times New Roman" w:hAnsi="Times New Roman"/>
        </w:rPr>
        <w:t xml:space="preserve"> which may be suffered by an employee, tenant, invitee or anyone else who is on the </w:t>
      </w:r>
      <w:r w:rsidR="00591E3E" w:rsidRPr="00D00781">
        <w:rPr>
          <w:rFonts w:ascii="Times New Roman" w:hAnsi="Times New Roman"/>
        </w:rPr>
        <w:t>Property</w:t>
      </w:r>
      <w:r w:rsidR="00931C54" w:rsidRPr="00D00781">
        <w:rPr>
          <w:rFonts w:ascii="Times New Roman" w:hAnsi="Times New Roman"/>
        </w:rPr>
        <w:t xml:space="preserve"> related to any acts or omissions performed in connection with the Property Manager managing the </w:t>
      </w:r>
      <w:r w:rsidR="00591E3E" w:rsidRPr="00D00781">
        <w:rPr>
          <w:rFonts w:ascii="Times New Roman" w:hAnsi="Times New Roman"/>
        </w:rPr>
        <w:t>Property</w:t>
      </w:r>
      <w:r w:rsidR="00931C54" w:rsidRPr="00D00781">
        <w:rPr>
          <w:rFonts w:ascii="Times New Roman" w:hAnsi="Times New Roman"/>
        </w:rPr>
        <w:t xml:space="preserve">, in good faith and in a manner reasonably believed to be in the best interests of </w:t>
      </w:r>
      <w:r w:rsidR="00D64686" w:rsidRPr="00D00781">
        <w:rPr>
          <w:rFonts w:ascii="Times New Roman" w:hAnsi="Times New Roman"/>
        </w:rPr>
        <w:t>Owner</w:t>
      </w:r>
      <w:r w:rsidR="00931C54" w:rsidRPr="00D00781">
        <w:rPr>
          <w:rFonts w:ascii="Times New Roman" w:hAnsi="Times New Roman"/>
        </w:rPr>
        <w:t xml:space="preserve"> and within the scope of the authority conferred on the Property Manager by this Agreement or by law, unless the act or omission resulted from the Property Manager’s willful misconduct, bad faith, gross negligence or reckless disregard of its obligations and duties to </w:t>
      </w:r>
      <w:r w:rsidR="00D64686" w:rsidRPr="00D00781">
        <w:rPr>
          <w:rFonts w:ascii="Times New Roman" w:hAnsi="Times New Roman"/>
        </w:rPr>
        <w:t>Owner</w:t>
      </w:r>
      <w:r w:rsidR="00931C54" w:rsidRPr="00D00781">
        <w:rPr>
          <w:rFonts w:ascii="Times New Roman" w:hAnsi="Times New Roman"/>
        </w:rPr>
        <w:t xml:space="preserve">. </w:t>
      </w:r>
    </w:p>
    <w:p w14:paraId="11151555" w14:textId="77777777" w:rsidR="00196B4D" w:rsidRPr="00D00781" w:rsidRDefault="00196B4D"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ED2E40F" w14:textId="0F0F3DFF" w:rsidR="00931C54"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commentRangeStart w:id="20"/>
      <w:r>
        <w:rPr>
          <w:rFonts w:ascii="Times New Roman" w:hAnsi="Times New Roman"/>
        </w:rPr>
        <w:t>5</w:t>
      </w:r>
      <w:r w:rsidR="00931C54" w:rsidRPr="00D00781">
        <w:rPr>
          <w:rFonts w:ascii="Times New Roman" w:hAnsi="Times New Roman"/>
        </w:rPr>
        <w:t xml:space="preserve">.  </w:t>
      </w:r>
      <w:r w:rsidR="00931C54" w:rsidRPr="00D00781">
        <w:rPr>
          <w:rFonts w:ascii="Times New Roman" w:hAnsi="Times New Roman"/>
          <w:u w:val="single"/>
        </w:rPr>
        <w:t>Compensation to be paid to the Property Manager</w:t>
      </w:r>
      <w:r w:rsidR="00931C54" w:rsidRPr="00D00781">
        <w:rPr>
          <w:rFonts w:ascii="Times New Roman" w:hAnsi="Times New Roman"/>
        </w:rPr>
        <w:t xml:space="preserve">. </w:t>
      </w:r>
      <w:r w:rsidR="00843BE8">
        <w:rPr>
          <w:rFonts w:ascii="Times New Roman" w:hAnsi="Times New Roman"/>
        </w:rPr>
        <w:t xml:space="preserve">Subject to Section 13 below, </w:t>
      </w:r>
      <w:r w:rsidR="00931C54" w:rsidRPr="00D00781">
        <w:rPr>
          <w:rFonts w:ascii="Times New Roman" w:hAnsi="Times New Roman"/>
        </w:rPr>
        <w:t>P</w:t>
      </w:r>
      <w:r w:rsidR="009D1DCD" w:rsidRPr="00D00781">
        <w:rPr>
          <w:rFonts w:ascii="Times New Roman" w:hAnsi="Times New Roman"/>
        </w:rPr>
        <w:t>roperty Manager shall submit and</w:t>
      </w:r>
      <w:r w:rsidR="00931C54" w:rsidRPr="00D00781">
        <w:rPr>
          <w:rFonts w:ascii="Times New Roman" w:hAnsi="Times New Roman"/>
        </w:rPr>
        <w:t xml:space="preserve"> </w:t>
      </w:r>
      <w:del w:id="21" w:author="Bryan LaPlant" w:date="2024-10-09T10:39:00Z" w16du:dateUtc="2024-10-09T14:39:00Z">
        <w:r w:rsidR="00931C54" w:rsidRPr="00D00781" w:rsidDel="007F770C">
          <w:rPr>
            <w:rFonts w:ascii="Times New Roman" w:hAnsi="Times New Roman"/>
          </w:rPr>
          <w:delText xml:space="preserve">  </w:delText>
        </w:r>
      </w:del>
      <w:r w:rsidR="00931C54" w:rsidRPr="00D00781">
        <w:rPr>
          <w:rFonts w:ascii="Times New Roman" w:hAnsi="Times New Roman"/>
        </w:rPr>
        <w:t xml:space="preserve">invoice each month for an amount equal </w:t>
      </w:r>
      <w:r w:rsidR="006A7D29">
        <w:rPr>
          <w:rFonts w:ascii="Times New Roman" w:hAnsi="Times New Roman"/>
        </w:rPr>
        <w:t xml:space="preserve">to </w:t>
      </w:r>
      <w:del w:id="22" w:author="Bryan LaPlant" w:date="2024-10-09T10:40:00Z" w16du:dateUtc="2024-10-09T14:40:00Z">
        <w:r w:rsidR="005C1C1D" w:rsidDel="007F770C">
          <w:rPr>
            <w:rFonts w:ascii="Times New Roman" w:hAnsi="Times New Roman"/>
          </w:rPr>
          <w:delText>three</w:delText>
        </w:r>
        <w:r w:rsidR="006A7D29" w:rsidDel="007F770C">
          <w:rPr>
            <w:rFonts w:ascii="Times New Roman" w:hAnsi="Times New Roman"/>
          </w:rPr>
          <w:delText xml:space="preserve"> </w:delText>
        </w:r>
      </w:del>
      <w:ins w:id="23" w:author="Bryan LaPlant" w:date="2024-10-09T10:40:00Z" w16du:dateUtc="2024-10-09T14:40:00Z">
        <w:r w:rsidR="007F770C">
          <w:rPr>
            <w:rFonts w:ascii="Times New Roman" w:hAnsi="Times New Roman"/>
          </w:rPr>
          <w:t xml:space="preserve">four </w:t>
        </w:r>
      </w:ins>
      <w:r w:rsidR="006A7D29">
        <w:rPr>
          <w:rFonts w:ascii="Times New Roman" w:hAnsi="Times New Roman"/>
        </w:rPr>
        <w:t>percent (</w:t>
      </w:r>
      <w:del w:id="24" w:author="Bryan LaPlant" w:date="2024-10-09T10:40:00Z" w16du:dateUtc="2024-10-09T14:40:00Z">
        <w:r w:rsidR="005C1C1D" w:rsidDel="007F770C">
          <w:rPr>
            <w:rFonts w:ascii="Times New Roman" w:hAnsi="Times New Roman"/>
          </w:rPr>
          <w:delText>3</w:delText>
        </w:r>
      </w:del>
      <w:ins w:id="25" w:author="Bryan LaPlant" w:date="2024-10-09T10:40:00Z" w16du:dateUtc="2024-10-09T14:40:00Z">
        <w:r w:rsidR="007F770C">
          <w:rPr>
            <w:rFonts w:ascii="Times New Roman" w:hAnsi="Times New Roman"/>
          </w:rPr>
          <w:t>4</w:t>
        </w:r>
      </w:ins>
      <w:r w:rsidR="006A7D29">
        <w:rPr>
          <w:rFonts w:ascii="Times New Roman" w:hAnsi="Times New Roman"/>
        </w:rPr>
        <w:t>.0</w:t>
      </w:r>
      <w:r w:rsidR="00931C54" w:rsidRPr="00D00781">
        <w:rPr>
          <w:rFonts w:ascii="Times New Roman" w:hAnsi="Times New Roman"/>
        </w:rPr>
        <w:t xml:space="preserve">%) of </w:t>
      </w:r>
      <w:commentRangeStart w:id="26"/>
      <w:del w:id="27" w:author="Bryan LaPlant" w:date="2024-10-09T10:40:00Z" w16du:dateUtc="2024-10-09T14:40:00Z">
        <w:r w:rsidR="00931C54" w:rsidRPr="00D00781" w:rsidDel="007F770C">
          <w:rPr>
            <w:rFonts w:ascii="Times New Roman" w:hAnsi="Times New Roman"/>
          </w:rPr>
          <w:delText xml:space="preserve">the gross </w:delText>
        </w:r>
        <w:r w:rsidR="00C00322" w:rsidDel="007F770C">
          <w:rPr>
            <w:rFonts w:ascii="Times New Roman" w:hAnsi="Times New Roman"/>
          </w:rPr>
          <w:delText>revenues</w:delText>
        </w:r>
      </w:del>
      <w:commentRangeEnd w:id="26"/>
      <w:r w:rsidR="003B5B4A">
        <w:rPr>
          <w:rStyle w:val="CommentReference"/>
        </w:rPr>
        <w:commentReference w:id="26"/>
      </w:r>
      <w:ins w:id="28" w:author="Bryan LaPlant" w:date="2024-10-09T10:40:00Z" w16du:dateUtc="2024-10-09T14:40:00Z">
        <w:r w:rsidR="007F770C">
          <w:rPr>
            <w:rFonts w:ascii="Times New Roman" w:hAnsi="Times New Roman"/>
          </w:rPr>
          <w:t>Effective Gross Income</w:t>
        </w:r>
      </w:ins>
      <w:ins w:id="29" w:author="Bryan LaPlant" w:date="2024-10-09T10:50:00Z" w16du:dateUtc="2024-10-09T14:50:00Z">
        <w:r w:rsidR="00CE6AAE">
          <w:rPr>
            <w:rFonts w:ascii="Times New Roman" w:hAnsi="Times New Roman"/>
          </w:rPr>
          <w:t xml:space="preserve"> (as defined below)</w:t>
        </w:r>
      </w:ins>
      <w:r w:rsidR="00931C54" w:rsidRPr="00D00781">
        <w:rPr>
          <w:rFonts w:ascii="Times New Roman" w:hAnsi="Times New Roman"/>
        </w:rPr>
        <w:t xml:space="preserve"> that the Property Manager collects for the </w:t>
      </w:r>
      <w:r w:rsidR="00931C54" w:rsidRPr="007F770C">
        <w:rPr>
          <w:rFonts w:ascii="Times New Roman" w:hAnsi="Times New Roman"/>
        </w:rPr>
        <w:t xml:space="preserve">month, plus such additional documented expenses that the Property Manager incurs in such month to the </w:t>
      </w:r>
      <w:r w:rsidR="00D64686" w:rsidRPr="007F770C">
        <w:rPr>
          <w:rFonts w:ascii="Times New Roman" w:hAnsi="Times New Roman"/>
        </w:rPr>
        <w:t>Owner</w:t>
      </w:r>
      <w:r w:rsidR="00931C54" w:rsidRPr="007F770C">
        <w:rPr>
          <w:rFonts w:ascii="Times New Roman" w:hAnsi="Times New Roman"/>
        </w:rPr>
        <w:t xml:space="preserve">.  </w:t>
      </w:r>
      <w:r w:rsidR="00D64686" w:rsidRPr="007F770C">
        <w:rPr>
          <w:rFonts w:ascii="Times New Roman" w:hAnsi="Times New Roman"/>
        </w:rPr>
        <w:t>Owner</w:t>
      </w:r>
      <w:r w:rsidR="00931C54" w:rsidRPr="007F770C">
        <w:rPr>
          <w:rFonts w:ascii="Times New Roman" w:hAnsi="Times New Roman"/>
        </w:rPr>
        <w:t xml:space="preserve"> shall remit payment to the Property Manager within </w:t>
      </w:r>
      <w:del w:id="30" w:author="Bryan LaPlant" w:date="2024-10-09T10:40:00Z" w16du:dateUtc="2024-10-09T14:40:00Z">
        <w:r w:rsidR="00591E3E" w:rsidRPr="007F770C" w:rsidDel="007F770C">
          <w:rPr>
            <w:rFonts w:ascii="Times New Roman" w:hAnsi="Times New Roman"/>
          </w:rPr>
          <w:delText xml:space="preserve">fifteen </w:delText>
        </w:r>
      </w:del>
      <w:ins w:id="31" w:author="Bryan LaPlant" w:date="2024-10-09T10:40:00Z" w16du:dateUtc="2024-10-09T14:40:00Z">
        <w:r w:rsidR="007F770C" w:rsidRPr="007F770C">
          <w:rPr>
            <w:rFonts w:ascii="Times New Roman" w:hAnsi="Times New Roman"/>
          </w:rPr>
          <w:t xml:space="preserve">thirty </w:t>
        </w:r>
      </w:ins>
      <w:r w:rsidR="00591E3E" w:rsidRPr="007F770C">
        <w:rPr>
          <w:rFonts w:ascii="Times New Roman" w:hAnsi="Times New Roman"/>
        </w:rPr>
        <w:t>(</w:t>
      </w:r>
      <w:del w:id="32" w:author="Bryan LaPlant" w:date="2024-10-09T10:40:00Z" w16du:dateUtc="2024-10-09T14:40:00Z">
        <w:r w:rsidR="00591E3E" w:rsidRPr="007F770C" w:rsidDel="007F770C">
          <w:rPr>
            <w:rFonts w:ascii="Times New Roman" w:hAnsi="Times New Roman"/>
          </w:rPr>
          <w:delText>15</w:delText>
        </w:r>
      </w:del>
      <w:ins w:id="33" w:author="Bryan LaPlant" w:date="2024-10-09T10:40:00Z" w16du:dateUtc="2024-10-09T14:40:00Z">
        <w:r w:rsidR="007F770C" w:rsidRPr="007F770C">
          <w:rPr>
            <w:rFonts w:ascii="Times New Roman" w:hAnsi="Times New Roman"/>
          </w:rPr>
          <w:t>30</w:t>
        </w:r>
      </w:ins>
      <w:r w:rsidR="00931C54" w:rsidRPr="007F770C">
        <w:rPr>
          <w:rFonts w:ascii="Times New Roman" w:hAnsi="Times New Roman"/>
        </w:rPr>
        <w:t>)</w:t>
      </w:r>
      <w:r w:rsidR="009D1DCD" w:rsidRPr="007F770C">
        <w:rPr>
          <w:rFonts w:ascii="Times New Roman" w:hAnsi="Times New Roman"/>
        </w:rPr>
        <w:t xml:space="preserve"> </w:t>
      </w:r>
      <w:r w:rsidR="00931C54" w:rsidRPr="007F770C">
        <w:rPr>
          <w:rFonts w:ascii="Times New Roman" w:hAnsi="Times New Roman"/>
        </w:rPr>
        <w:t>days of receipt of invoice</w:t>
      </w:r>
      <w:ins w:id="34" w:author="Bryan LaPlant" w:date="2024-10-09T10:40:00Z" w16du:dateUtc="2024-10-09T14:40:00Z">
        <w:r w:rsidR="007F770C" w:rsidRPr="007F770C">
          <w:rPr>
            <w:rFonts w:ascii="Times New Roman" w:hAnsi="Times New Roman"/>
          </w:rPr>
          <w:t xml:space="preserve"> (payment to be made monthly and in arrears)</w:t>
        </w:r>
      </w:ins>
      <w:r w:rsidR="00931C54" w:rsidRPr="007F770C">
        <w:rPr>
          <w:rFonts w:ascii="Times New Roman" w:hAnsi="Times New Roman"/>
        </w:rPr>
        <w:t>.</w:t>
      </w:r>
      <w:ins w:id="35" w:author="Bryan LaPlant" w:date="2024-10-09T10:43:00Z" w16du:dateUtc="2024-10-09T14:43:00Z">
        <w:r w:rsidR="007F770C" w:rsidRPr="007F770C">
          <w:rPr>
            <w:rFonts w:ascii="Times New Roman" w:hAnsi="Times New Roman"/>
          </w:rPr>
          <w:t xml:space="preserve"> “</w:t>
        </w:r>
        <w:r w:rsidR="007F770C" w:rsidRPr="007F770C">
          <w:rPr>
            <w:rFonts w:ascii="Times New Roman" w:hAnsi="Times New Roman"/>
            <w:u w:val="single"/>
          </w:rPr>
          <w:t>Effective Gross Income</w:t>
        </w:r>
        <w:r w:rsidR="007F770C" w:rsidRPr="007F770C">
          <w:rPr>
            <w:rFonts w:ascii="Times New Roman" w:hAnsi="Times New Roman"/>
          </w:rPr>
          <w:t xml:space="preserve">” shall mean, as to any period, the gross income of </w:t>
        </w:r>
      </w:ins>
      <w:ins w:id="36" w:author="Bryan LaPlant" w:date="2024-10-09T10:44:00Z" w16du:dateUtc="2024-10-09T14:44:00Z">
        <w:r w:rsidR="007F770C">
          <w:rPr>
            <w:rFonts w:ascii="Times New Roman" w:hAnsi="Times New Roman"/>
          </w:rPr>
          <w:t>the Property</w:t>
        </w:r>
      </w:ins>
      <w:ins w:id="37" w:author="Bryan LaPlant" w:date="2024-10-09T10:43:00Z" w16du:dateUtc="2024-10-09T14:43:00Z">
        <w:r w:rsidR="007F770C" w:rsidRPr="007F770C">
          <w:rPr>
            <w:rFonts w:ascii="Times New Roman" w:hAnsi="Times New Roman"/>
          </w:rPr>
          <w:t xml:space="preserve"> actually collected by </w:t>
        </w:r>
      </w:ins>
      <w:ins w:id="38" w:author="Bryan LaPlant" w:date="2024-10-09T10:45:00Z" w16du:dateUtc="2024-10-09T14:45:00Z">
        <w:r w:rsidR="007F770C">
          <w:rPr>
            <w:rFonts w:ascii="Times New Roman" w:hAnsi="Times New Roman"/>
          </w:rPr>
          <w:t xml:space="preserve">Property </w:t>
        </w:r>
      </w:ins>
      <w:ins w:id="39" w:author="Bryan LaPlant" w:date="2024-10-09T10:43:00Z" w16du:dateUtc="2024-10-09T14:43:00Z">
        <w:r w:rsidR="007F770C" w:rsidRPr="007F770C">
          <w:rPr>
            <w:rFonts w:ascii="Times New Roman" w:hAnsi="Times New Roman"/>
          </w:rPr>
          <w:t xml:space="preserve">Manager (on behalf of such </w:t>
        </w:r>
      </w:ins>
      <w:ins w:id="40" w:author="Bryan LaPlant" w:date="2024-10-09T10:45:00Z" w16du:dateUtc="2024-10-09T14:45:00Z">
        <w:r w:rsidR="007F770C">
          <w:rPr>
            <w:rFonts w:ascii="Times New Roman" w:hAnsi="Times New Roman"/>
          </w:rPr>
          <w:t>Property</w:t>
        </w:r>
      </w:ins>
      <w:ins w:id="41" w:author="Bryan LaPlant" w:date="2024-10-09T10:43:00Z" w16du:dateUtc="2024-10-09T14:43:00Z">
        <w:r w:rsidR="007F770C" w:rsidRPr="007F770C">
          <w:rPr>
            <w:rFonts w:ascii="Times New Roman" w:hAnsi="Times New Roman"/>
          </w:rPr>
          <w:t xml:space="preserve">) during such </w:t>
        </w:r>
      </w:ins>
      <w:ins w:id="42" w:author="Bryan LaPlant" w:date="2024-10-09T10:45:00Z" w16du:dateUtc="2024-10-09T14:45:00Z">
        <w:r w:rsidR="007F770C">
          <w:rPr>
            <w:rFonts w:ascii="Times New Roman" w:hAnsi="Times New Roman"/>
          </w:rPr>
          <w:t xml:space="preserve">monthly </w:t>
        </w:r>
      </w:ins>
      <w:ins w:id="43" w:author="Bryan LaPlant" w:date="2024-10-09T10:43:00Z" w16du:dateUtc="2024-10-09T14:43:00Z">
        <w:r w:rsidR="007F770C" w:rsidRPr="007F770C">
          <w:rPr>
            <w:rFonts w:ascii="Times New Roman" w:hAnsi="Times New Roman"/>
          </w:rPr>
          <w:t xml:space="preserve">period, including, without limitation, all fixed rents, rental income (including any rent increases and percentage rents), fees for services, and reimbursements of operating expenses from leases, common area maintenance reimbursements and the like, tax and insurance reimbursements, forfeited security and other deposits, net rental interruption insurance proceeds, late charges and interest, parking-related receipts, and all other forms of income derived from such </w:t>
        </w:r>
      </w:ins>
      <w:ins w:id="44" w:author="Bryan LaPlant" w:date="2024-10-09T10:45:00Z" w16du:dateUtc="2024-10-09T14:45:00Z">
        <w:r w:rsidR="007F770C">
          <w:rPr>
            <w:rFonts w:ascii="Times New Roman" w:hAnsi="Times New Roman"/>
          </w:rPr>
          <w:t>Property</w:t>
        </w:r>
      </w:ins>
      <w:ins w:id="45" w:author="Bryan LaPlant" w:date="2024-10-09T10:43:00Z" w16du:dateUtc="2024-10-09T14:43:00Z">
        <w:r w:rsidR="007F770C" w:rsidRPr="007F770C">
          <w:rPr>
            <w:rFonts w:ascii="Times New Roman" w:hAnsi="Times New Roman"/>
          </w:rPr>
          <w:t xml:space="preserve"> and/or its assets.</w:t>
        </w:r>
      </w:ins>
      <w:commentRangeEnd w:id="20"/>
      <w:r w:rsidR="00296C75">
        <w:rPr>
          <w:rStyle w:val="CommentReference"/>
        </w:rPr>
        <w:commentReference w:id="20"/>
      </w:r>
    </w:p>
    <w:p w14:paraId="5B83EA4A" w14:textId="77777777" w:rsidR="00316C7C"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7CEF259" w14:textId="407FFBA8"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6</w:t>
      </w:r>
      <w:r w:rsidRPr="00D00781">
        <w:rPr>
          <w:rFonts w:ascii="Times New Roman" w:hAnsi="Times New Roman"/>
        </w:rPr>
        <w:t xml:space="preserve">.  </w:t>
      </w:r>
      <w:r w:rsidRPr="00D00781">
        <w:rPr>
          <w:rFonts w:ascii="Times New Roman" w:hAnsi="Times New Roman"/>
          <w:u w:val="single"/>
        </w:rPr>
        <w:t>Notice</w:t>
      </w:r>
      <w:r w:rsidRPr="00D00781">
        <w:rPr>
          <w:rFonts w:ascii="Times New Roman" w:hAnsi="Times New Roman"/>
        </w:rPr>
        <w:t xml:space="preserve">.  Any notice required to be provided pursuant to this Agreement shall be in writing and shall either be delivered in person or sent by certified mail, return </w:t>
      </w:r>
      <w:r w:rsidR="00CC0B3D" w:rsidRPr="00D00781">
        <w:rPr>
          <w:rFonts w:ascii="Times New Roman" w:hAnsi="Times New Roman"/>
        </w:rPr>
        <w:t>receipt requested</w:t>
      </w:r>
      <w:r w:rsidRPr="00D00781">
        <w:rPr>
          <w:rFonts w:ascii="Times New Roman" w:hAnsi="Times New Roman"/>
        </w:rPr>
        <w:t>, sent to the addresses set forth herein and to the attention of the applicable</w:t>
      </w:r>
      <w:r>
        <w:rPr>
          <w:rFonts w:ascii="Times New Roman" w:hAnsi="Times New Roman"/>
        </w:rPr>
        <w:t xml:space="preserve"> </w:t>
      </w:r>
      <w:r w:rsidRPr="00D00781">
        <w:rPr>
          <w:rFonts w:ascii="Times New Roman" w:hAnsi="Times New Roman"/>
        </w:rPr>
        <w:t xml:space="preserve">party.  It is agreed that if notice is to be provided by certified mail, it shall be deemed received when actually received or when notice is rejected.  As of the date of this </w:t>
      </w:r>
    </w:p>
    <w:p w14:paraId="39342603"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Agreement the addresses of the parties are as follows: </w:t>
      </w:r>
    </w:p>
    <w:p w14:paraId="20A3073A"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958F026"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If to Property Manager:</w:t>
      </w:r>
    </w:p>
    <w:p w14:paraId="5D2A4CEB" w14:textId="285319BA" w:rsidR="00316C7C" w:rsidRPr="00D00781" w:rsidRDefault="00CC0B3D"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Pr>
          <w:rFonts w:ascii="Times New Roman" w:hAnsi="Times New Roman"/>
        </w:rPr>
        <w:t>Parakeet Communities</w:t>
      </w:r>
      <w:r w:rsidR="00316C7C" w:rsidRPr="00D00781">
        <w:rPr>
          <w:rFonts w:ascii="Times New Roman" w:hAnsi="Times New Roman"/>
        </w:rPr>
        <w:t>, LLC</w:t>
      </w:r>
    </w:p>
    <w:p w14:paraId="3AD5CAF5"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10221 River Road</w:t>
      </w:r>
    </w:p>
    <w:p w14:paraId="36D7EEF3"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Potomac, MD 20859</w:t>
      </w:r>
    </w:p>
    <w:p w14:paraId="14F6A0DE"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lastRenderedPageBreak/>
        <w:t xml:space="preserve">Attn: Austin Berk </w:t>
      </w:r>
    </w:p>
    <w:p w14:paraId="2C931505" w14:textId="77777777" w:rsidR="00CC0B3D" w:rsidRDefault="00CC0B3D"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54862E27" w14:textId="170EC472"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If to Owner:</w:t>
      </w:r>
    </w:p>
    <w:p w14:paraId="6E6FFA38" w14:textId="694DE71F" w:rsidR="00EC62A7" w:rsidRDefault="005175E6"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del w:id="46" w:author="Bryan LaPlant" w:date="2024-10-09T10:41:00Z" w16du:dateUtc="2024-10-09T14:41:00Z">
        <w:r w:rsidDel="007F770C">
          <w:rPr>
            <w:rFonts w:ascii="Times New Roman" w:hAnsi="Times New Roman"/>
          </w:rPr>
          <w:delText>Whispering Pines MH, LLC</w:delText>
        </w:r>
      </w:del>
      <w:ins w:id="47" w:author="Bryan LaPlant" w:date="2024-10-09T10:41:00Z" w16du:dateUtc="2024-10-09T14:41:00Z">
        <w:r w:rsidR="007F770C">
          <w:rPr>
            <w:rFonts w:ascii="Times New Roman" w:hAnsi="Times New Roman"/>
          </w:rPr>
          <w:t>[</w:t>
        </w:r>
        <w:r w:rsidR="007F770C" w:rsidRPr="007F770C">
          <w:rPr>
            <w:rFonts w:ascii="Times New Roman" w:hAnsi="Times New Roman"/>
            <w:highlight w:val="yellow"/>
            <w:rPrChange w:id="48" w:author="Bryan LaPlant" w:date="2024-10-09T10:41:00Z" w16du:dateUtc="2024-10-09T14:41:00Z">
              <w:rPr>
                <w:rFonts w:ascii="Times New Roman" w:hAnsi="Times New Roman"/>
              </w:rPr>
            </w:rPrChange>
          </w:rPr>
          <w:t>NAME</w:t>
        </w:r>
        <w:r w:rsidR="007F770C">
          <w:rPr>
            <w:rFonts w:ascii="Times New Roman" w:hAnsi="Times New Roman"/>
          </w:rPr>
          <w:t>]</w:t>
        </w:r>
      </w:ins>
    </w:p>
    <w:p w14:paraId="693A19D5"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10221 River Road</w:t>
      </w:r>
    </w:p>
    <w:p w14:paraId="74FDEC6C"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Potomac, MD 20859</w:t>
      </w:r>
    </w:p>
    <w:p w14:paraId="4C63E897"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 xml:space="preserve">Attn: Austin Berk </w:t>
      </w:r>
    </w:p>
    <w:p w14:paraId="0341A9B9" w14:textId="77777777" w:rsidR="00931C54"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     </w:t>
      </w:r>
    </w:p>
    <w:p w14:paraId="0918D80E" w14:textId="0BBE85FC" w:rsidR="00316C7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49" w:author="Bryan LaPlant" w:date="2024-10-09T10:41:00Z" w16du:dateUtc="2024-10-09T14:41:00Z"/>
          <w:rFonts w:ascii="Times New Roman" w:hAnsi="Times New Roman"/>
        </w:rPr>
      </w:pPr>
      <w:ins w:id="50" w:author="Bryan LaPlant" w:date="2024-10-09T10:41:00Z" w16du:dateUtc="2024-10-09T14:41:00Z">
        <w:r>
          <w:rPr>
            <w:rFonts w:ascii="Times New Roman" w:hAnsi="Times New Roman"/>
          </w:rPr>
          <w:t>With a Copy to:</w:t>
        </w:r>
      </w:ins>
    </w:p>
    <w:p w14:paraId="111401D6" w14:textId="618F2D5E"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1" w:author="Bryan LaPlant" w:date="2024-10-09T10:41:00Z" w16du:dateUtc="2024-10-09T14:41:00Z"/>
          <w:rFonts w:ascii="Times New Roman" w:hAnsi="Times New Roman"/>
        </w:rPr>
      </w:pPr>
      <w:ins w:id="52" w:author="Bryan LaPlant" w:date="2024-10-09T10:41:00Z" w16du:dateUtc="2024-10-09T14:41:00Z">
        <w:r>
          <w:rPr>
            <w:rFonts w:ascii="Times New Roman" w:hAnsi="Times New Roman"/>
          </w:rPr>
          <w:t>c/o Jadian Capital</w:t>
        </w:r>
      </w:ins>
    </w:p>
    <w:p w14:paraId="05B1F2EB" w14:textId="0216099A"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3" w:author="Bryan LaPlant" w:date="2024-10-09T10:41:00Z" w16du:dateUtc="2024-10-09T14:41:00Z"/>
          <w:rFonts w:ascii="Times New Roman" w:hAnsi="Times New Roman"/>
        </w:rPr>
      </w:pPr>
      <w:ins w:id="54" w:author="Bryan LaPlant" w:date="2024-10-09T10:41:00Z" w16du:dateUtc="2024-10-09T14:41:00Z">
        <w:r>
          <w:rPr>
            <w:rFonts w:ascii="Times New Roman" w:hAnsi="Times New Roman"/>
          </w:rPr>
          <w:t>4 Star Point, Suite 204</w:t>
        </w:r>
      </w:ins>
    </w:p>
    <w:p w14:paraId="03C30941" w14:textId="74E5F01E"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5" w:author="Bryan LaPlant" w:date="2024-10-09T10:42:00Z" w16du:dateUtc="2024-10-09T14:42:00Z"/>
          <w:rFonts w:ascii="Times New Roman" w:hAnsi="Times New Roman"/>
        </w:rPr>
      </w:pPr>
      <w:ins w:id="56" w:author="Bryan LaPlant" w:date="2024-10-09T10:41:00Z" w16du:dateUtc="2024-10-09T14:41:00Z">
        <w:r>
          <w:rPr>
            <w:rFonts w:ascii="Times New Roman" w:hAnsi="Times New Roman"/>
          </w:rPr>
          <w:t>Stamford, CT 0</w:t>
        </w:r>
      </w:ins>
      <w:ins w:id="57" w:author="Bryan LaPlant" w:date="2024-10-09T10:42:00Z" w16du:dateUtc="2024-10-09T14:42:00Z">
        <w:r>
          <w:rPr>
            <w:rFonts w:ascii="Times New Roman" w:hAnsi="Times New Roman"/>
          </w:rPr>
          <w:t>6902</w:t>
        </w:r>
      </w:ins>
    </w:p>
    <w:p w14:paraId="02DD1B68" w14:textId="699796DA"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8" w:author="Bryan LaPlant" w:date="2024-10-09T10:44:00Z" w16du:dateUtc="2024-10-09T14:44:00Z"/>
          <w:rFonts w:ascii="Times New Roman" w:hAnsi="Times New Roman"/>
        </w:rPr>
      </w:pPr>
      <w:ins w:id="59" w:author="Bryan LaPlant" w:date="2024-10-09T10:44:00Z" w16du:dateUtc="2024-10-09T14:44:00Z">
        <w:r>
          <w:rPr>
            <w:rFonts w:ascii="Times New Roman" w:hAnsi="Times New Roman"/>
          </w:rPr>
          <w:t>Attn: Bryan LaPlant; Morgan Wilwol</w:t>
        </w:r>
      </w:ins>
    </w:p>
    <w:p w14:paraId="6942BAD3" w14:textId="04D1E223"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60" w:author="Bryan LaPlant" w:date="2024-10-09T10:41:00Z" w16du:dateUtc="2024-10-09T14:41:00Z"/>
          <w:rFonts w:ascii="Times New Roman" w:hAnsi="Times New Roman"/>
        </w:rPr>
      </w:pPr>
      <w:ins w:id="61" w:author="Bryan LaPlant" w:date="2024-10-09T10:42:00Z" w16du:dateUtc="2024-10-09T14:42:00Z">
        <w:r>
          <w:rPr>
            <w:rFonts w:ascii="Times New Roman" w:hAnsi="Times New Roman"/>
          </w:rPr>
          <w:t>Email: legal@jadiancapital.com</w:t>
        </w:r>
      </w:ins>
    </w:p>
    <w:p w14:paraId="1E026334" w14:textId="77777777" w:rsidR="007F770C" w:rsidRPr="00D00781"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0A7FC994" w14:textId="2F81A6DD"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7</w:t>
      </w:r>
      <w:r w:rsidR="00931C54" w:rsidRPr="00D00781">
        <w:rPr>
          <w:rFonts w:ascii="Times New Roman" w:hAnsi="Times New Roman"/>
        </w:rPr>
        <w:t xml:space="preserve">.  </w:t>
      </w:r>
      <w:r w:rsidR="00931C54" w:rsidRPr="00D00781">
        <w:rPr>
          <w:rFonts w:ascii="Times New Roman" w:hAnsi="Times New Roman"/>
          <w:u w:val="single"/>
        </w:rPr>
        <w:t xml:space="preserve">Agreement governed by the laws of the State of </w:t>
      </w:r>
      <w:r w:rsidR="00D64686" w:rsidRPr="00D00781">
        <w:rPr>
          <w:rFonts w:ascii="Times New Roman" w:hAnsi="Times New Roman"/>
          <w:u w:val="single"/>
        </w:rPr>
        <w:t>New York</w:t>
      </w:r>
      <w:r w:rsidR="00931C54" w:rsidRPr="00D00781">
        <w:rPr>
          <w:rFonts w:ascii="Times New Roman" w:hAnsi="Times New Roman"/>
        </w:rPr>
        <w:t>.  This Agreement shall be</w:t>
      </w:r>
      <w:r w:rsidR="009D1DCD" w:rsidRPr="00D00781">
        <w:rPr>
          <w:rFonts w:ascii="Times New Roman" w:hAnsi="Times New Roman"/>
        </w:rPr>
        <w:t xml:space="preserve"> </w:t>
      </w:r>
      <w:r w:rsidR="00931C54" w:rsidRPr="00D00781">
        <w:rPr>
          <w:rFonts w:ascii="Times New Roman" w:hAnsi="Times New Roman"/>
        </w:rPr>
        <w:t xml:space="preserve">governed by the laws of the State of </w:t>
      </w:r>
      <w:r w:rsidR="00D64686" w:rsidRPr="00D00781">
        <w:rPr>
          <w:rFonts w:ascii="Times New Roman" w:hAnsi="Times New Roman"/>
        </w:rPr>
        <w:t xml:space="preserve">New York </w:t>
      </w:r>
      <w:r w:rsidR="00931C54" w:rsidRPr="00D00781">
        <w:rPr>
          <w:rFonts w:ascii="Times New Roman" w:hAnsi="Times New Roman"/>
        </w:rPr>
        <w:t>and the applicable court to hear any</w:t>
      </w:r>
      <w:r w:rsidR="009D1DCD" w:rsidRPr="00D00781">
        <w:rPr>
          <w:rFonts w:ascii="Times New Roman" w:hAnsi="Times New Roman"/>
        </w:rPr>
        <w:t xml:space="preserve"> </w:t>
      </w:r>
      <w:r w:rsidR="00931C54" w:rsidRPr="00D00781">
        <w:rPr>
          <w:rFonts w:ascii="Times New Roman" w:hAnsi="Times New Roman"/>
        </w:rPr>
        <w:t xml:space="preserve">matter regarding this agreement shall be in the county where the </w:t>
      </w:r>
      <w:r w:rsidR="00D64686" w:rsidRPr="00D00781">
        <w:rPr>
          <w:rFonts w:ascii="Times New Roman" w:hAnsi="Times New Roman"/>
        </w:rPr>
        <w:t xml:space="preserve">Property </w:t>
      </w:r>
      <w:r w:rsidR="00931C54" w:rsidRPr="00D00781">
        <w:rPr>
          <w:rFonts w:ascii="Times New Roman" w:hAnsi="Times New Roman"/>
        </w:rPr>
        <w:t xml:space="preserve">is located. </w:t>
      </w:r>
    </w:p>
    <w:p w14:paraId="6364F526"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150769CC" w14:textId="1BEB35F1"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8</w:t>
      </w:r>
      <w:r w:rsidR="00931C54" w:rsidRPr="00D00781">
        <w:rPr>
          <w:rFonts w:ascii="Times New Roman" w:hAnsi="Times New Roman"/>
        </w:rPr>
        <w:t xml:space="preserve">.  </w:t>
      </w:r>
      <w:r w:rsidR="00931C54" w:rsidRPr="00D00781">
        <w:rPr>
          <w:rFonts w:ascii="Times New Roman" w:hAnsi="Times New Roman"/>
          <w:u w:val="single"/>
        </w:rPr>
        <w:t>Entire agreement</w:t>
      </w:r>
      <w:r w:rsidR="00931C54" w:rsidRPr="00D00781">
        <w:rPr>
          <w:rFonts w:ascii="Times New Roman" w:hAnsi="Times New Roman"/>
        </w:rPr>
        <w:t xml:space="preserve">.  This is the entire agreement of the parties.  </w:t>
      </w:r>
      <w:r w:rsidR="00FD5CA7" w:rsidRPr="00D00781">
        <w:rPr>
          <w:rFonts w:ascii="Times New Roman" w:hAnsi="Times New Roman"/>
        </w:rPr>
        <w:t>No modification of this Agreement shall be deemed effective unless in writing and signed by all of the parties hereto.</w:t>
      </w:r>
    </w:p>
    <w:p w14:paraId="58728329"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b/>
        </w:rPr>
      </w:pPr>
    </w:p>
    <w:p w14:paraId="7E7CA6C8" w14:textId="2981273C" w:rsidR="00931C54" w:rsidRPr="00D00781" w:rsidRDefault="00952EDF"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 xml:space="preserve"> 9</w:t>
      </w:r>
      <w:r w:rsidR="00931C54" w:rsidRPr="00D00781">
        <w:rPr>
          <w:rFonts w:ascii="Times New Roman" w:hAnsi="Times New Roman"/>
        </w:rPr>
        <w:t xml:space="preserve">.  </w:t>
      </w:r>
      <w:r w:rsidR="00931C54" w:rsidRPr="00D00781">
        <w:rPr>
          <w:rFonts w:ascii="Times New Roman" w:hAnsi="Times New Roman"/>
          <w:u w:val="single"/>
        </w:rPr>
        <w:t>Facsimile signatures are binding signatures</w:t>
      </w:r>
      <w:r w:rsidR="00931C54" w:rsidRPr="00D00781">
        <w:rPr>
          <w:rFonts w:ascii="Times New Roman" w:hAnsi="Times New Roman"/>
        </w:rPr>
        <w:t xml:space="preserve">.  It is agreed that facsimile signatures shall be binding signatures. </w:t>
      </w:r>
    </w:p>
    <w:p w14:paraId="0F17430A"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0A739E31" w14:textId="77777777" w:rsidR="00FD5CA7"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10</w:t>
      </w:r>
      <w:r w:rsidR="00931C54" w:rsidRPr="00D00781">
        <w:rPr>
          <w:rFonts w:ascii="Times New Roman" w:hAnsi="Times New Roman"/>
        </w:rPr>
        <w:t>.</w:t>
      </w:r>
      <w:r w:rsidR="00931C54" w:rsidRPr="00D00781">
        <w:rPr>
          <w:rFonts w:ascii="Times New Roman" w:hAnsi="Times New Roman"/>
          <w:b/>
        </w:rPr>
        <w:t xml:space="preserve"> </w:t>
      </w:r>
      <w:r w:rsidR="00931C54" w:rsidRPr="00D00781">
        <w:rPr>
          <w:rFonts w:ascii="Times New Roman" w:hAnsi="Times New Roman"/>
        </w:rPr>
        <w:t xml:space="preserve"> </w:t>
      </w:r>
      <w:r w:rsidR="00931C54" w:rsidRPr="00D00781">
        <w:rPr>
          <w:rFonts w:ascii="Times New Roman" w:hAnsi="Times New Roman"/>
          <w:u w:val="single"/>
        </w:rPr>
        <w:t>Counterparts</w:t>
      </w:r>
      <w:r w:rsidR="00931C54" w:rsidRPr="00D00781">
        <w:rPr>
          <w:rFonts w:ascii="Times New Roman" w:hAnsi="Times New Roman"/>
        </w:rPr>
        <w:t xml:space="preserve">.  </w:t>
      </w:r>
      <w:r w:rsidR="00FD5CA7" w:rsidRPr="00D00781">
        <w:rPr>
          <w:rFonts w:ascii="Times New Roman" w:hAnsi="Times New Roman"/>
        </w:rPr>
        <w:t>This Agreement may be executed in multiple counterparts, each of which shall be considered an original and all shall constitute one and the same Agreement, binding upon all of the parties hereto, notwithstanding that all of the parties may not be signatories to the same counterpart.</w:t>
      </w:r>
    </w:p>
    <w:p w14:paraId="10888330"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601D838E" w14:textId="77777777" w:rsidR="00AE5F6E"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952EDF" w:rsidRPr="00D00781">
        <w:rPr>
          <w:rFonts w:ascii="Times New Roman" w:hAnsi="Times New Roman"/>
        </w:rPr>
        <w:t>1</w:t>
      </w:r>
      <w:r w:rsidRPr="00D00781">
        <w:rPr>
          <w:rFonts w:ascii="Times New Roman" w:hAnsi="Times New Roman"/>
        </w:rPr>
        <w:t xml:space="preserve">. </w:t>
      </w:r>
      <w:bookmarkStart w:id="62" w:name="_Toc115708181"/>
      <w:r w:rsidRPr="00D00781">
        <w:rPr>
          <w:rFonts w:ascii="Times New Roman" w:hAnsi="Times New Roman"/>
          <w:u w:val="single"/>
        </w:rPr>
        <w:t>Further Assurances</w:t>
      </w:r>
      <w:r w:rsidRPr="00D00781">
        <w:rPr>
          <w:rFonts w:ascii="Times New Roman" w:hAnsi="Times New Roman"/>
        </w:rPr>
        <w:t>.  Property Manager and Owner shall execute and deliver such further instruments and do such further acts and things as may reasonably be required to carry out the intent and purposes of this Agreement.</w:t>
      </w:r>
      <w:bookmarkEnd w:id="62"/>
    </w:p>
    <w:p w14:paraId="674CC47D" w14:textId="77777777" w:rsidR="00AE5F6E" w:rsidRPr="00D00781" w:rsidRDefault="00AE5F6E"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u w:val="single"/>
        </w:rPr>
      </w:pPr>
    </w:p>
    <w:p w14:paraId="071ACA74" w14:textId="77777777" w:rsidR="00952EDF" w:rsidRPr="00D00781" w:rsidRDefault="009D1DCD"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952EDF" w:rsidRPr="00D00781">
        <w:rPr>
          <w:rFonts w:ascii="Times New Roman" w:hAnsi="Times New Roman"/>
        </w:rPr>
        <w:t>2</w:t>
      </w:r>
      <w:r w:rsidRPr="00D00781">
        <w:rPr>
          <w:rFonts w:ascii="Times New Roman" w:hAnsi="Times New Roman"/>
        </w:rPr>
        <w:t xml:space="preserve">. </w:t>
      </w:r>
      <w:r w:rsidR="00AE5F6E" w:rsidRPr="00D00781">
        <w:rPr>
          <w:rFonts w:ascii="Times New Roman" w:hAnsi="Times New Roman"/>
          <w:u w:val="single"/>
        </w:rPr>
        <w:t>Loan Documents</w:t>
      </w:r>
      <w:r w:rsidR="00AE5F6E" w:rsidRPr="00D00781">
        <w:rPr>
          <w:rFonts w:ascii="Times New Roman" w:hAnsi="Times New Roman"/>
        </w:rPr>
        <w:t>.  Property Manager acknowledges that Owner may obtain a loan secured by the Property and enter into a cash management system in connection with such secured loan.  Notwithstanding anything to the contrary contained herein, the loan documents may  require rents, revenues and proceeds from the Property to be deposited directly into a lockbox account in which Owner’s lender has a security interest and for so long as any such loan remains outstanding, Property Manager agrees to abide by all of the terms and conditions of the applicable loan documents with regard to the operation of the Property and any cash management system required thereunder and not to take any action with respect to the rents, revenues or proceeds of the Property or otherwise in the performance of its obligations under this Agreement that would result in a violation of the terms of the Owner’s loan documents.</w:t>
      </w:r>
    </w:p>
    <w:p w14:paraId="29D56BDB" w14:textId="77777777" w:rsidR="00952EDF"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7B976E5F" w14:textId="067D700F" w:rsidR="00952EDF"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13.</w:t>
      </w:r>
      <w:r w:rsidRPr="00D00781">
        <w:rPr>
          <w:rFonts w:ascii="Times New Roman" w:hAnsi="Times New Roman"/>
        </w:rPr>
        <w:tab/>
      </w:r>
      <w:r w:rsidRPr="00D00781">
        <w:rPr>
          <w:rFonts w:ascii="Times New Roman" w:hAnsi="Times New Roman"/>
          <w:u w:val="single"/>
        </w:rPr>
        <w:t>Subordination of Management Agreement</w:t>
      </w:r>
      <w:r w:rsidRPr="00D00781">
        <w:rPr>
          <w:rFonts w:ascii="Times New Roman" w:hAnsi="Times New Roman"/>
        </w:rPr>
        <w:t>.  This Agreement and any and all liens, rights and interests (whether choate or inchoate and including, without limitation, all mechanic’s and materialmen’s liens under applicable law) owed, claimed or held, by Property Manager in and to the Property, are, and shall be in all respects, subordinate and inferior to the liens and security interests created, or to be created, for the benefit of any lender entering into a secured loan transaction with Owner.</w:t>
      </w:r>
      <w:r w:rsidR="001A1EA0">
        <w:rPr>
          <w:rFonts w:ascii="Times New Roman" w:hAnsi="Times New Roman"/>
        </w:rPr>
        <w:t xml:space="preserve"> In addition, any Management Fees, asset management fees, leasing commissions or </w:t>
      </w:r>
      <w:r w:rsidR="00755677">
        <w:rPr>
          <w:rFonts w:ascii="Times New Roman" w:hAnsi="Times New Roman"/>
        </w:rPr>
        <w:t>incentive</w:t>
      </w:r>
      <w:r w:rsidR="001A1EA0">
        <w:rPr>
          <w:rFonts w:ascii="Times New Roman" w:hAnsi="Times New Roman"/>
        </w:rPr>
        <w:t xml:space="preserve"> fees which are in excess of </w:t>
      </w:r>
      <w:del w:id="63" w:author="Bryan LaPlant" w:date="2024-10-09T10:48:00Z" w16du:dateUtc="2024-10-09T14:48:00Z">
        <w:r w:rsidR="005C1C1D" w:rsidDel="00CE6AAE">
          <w:rPr>
            <w:rFonts w:ascii="Times New Roman" w:hAnsi="Times New Roman"/>
          </w:rPr>
          <w:delText>three</w:delText>
        </w:r>
        <w:r w:rsidR="001A1EA0" w:rsidDel="00CE6AAE">
          <w:rPr>
            <w:rFonts w:ascii="Times New Roman" w:hAnsi="Times New Roman"/>
          </w:rPr>
          <w:delText xml:space="preserve"> </w:delText>
        </w:r>
      </w:del>
      <w:ins w:id="64" w:author="Bryan LaPlant" w:date="2024-10-09T10:48:00Z" w16du:dateUtc="2024-10-09T14:48:00Z">
        <w:r w:rsidR="00CE6AAE">
          <w:rPr>
            <w:rFonts w:ascii="Times New Roman" w:hAnsi="Times New Roman"/>
          </w:rPr>
          <w:t xml:space="preserve">four </w:t>
        </w:r>
      </w:ins>
      <w:r w:rsidR="001A1EA0">
        <w:rPr>
          <w:rFonts w:ascii="Times New Roman" w:hAnsi="Times New Roman"/>
        </w:rPr>
        <w:t>percent (</w:t>
      </w:r>
      <w:del w:id="65" w:author="Bryan LaPlant" w:date="2024-10-09T10:48:00Z" w16du:dateUtc="2024-10-09T14:48:00Z">
        <w:r w:rsidR="005C1C1D" w:rsidDel="00CE6AAE">
          <w:rPr>
            <w:rFonts w:ascii="Times New Roman" w:hAnsi="Times New Roman"/>
          </w:rPr>
          <w:delText>3</w:delText>
        </w:r>
      </w:del>
      <w:ins w:id="66" w:author="Bryan LaPlant" w:date="2024-10-09T10:48:00Z" w16du:dateUtc="2024-10-09T14:48:00Z">
        <w:r w:rsidR="00CE6AAE">
          <w:rPr>
            <w:rFonts w:ascii="Times New Roman" w:hAnsi="Times New Roman"/>
          </w:rPr>
          <w:t>4</w:t>
        </w:r>
      </w:ins>
      <w:r w:rsidR="001A1EA0">
        <w:rPr>
          <w:rFonts w:ascii="Times New Roman" w:hAnsi="Times New Roman"/>
        </w:rPr>
        <w:t xml:space="preserve">.0%) of </w:t>
      </w:r>
      <w:del w:id="67" w:author="Bryan LaPlant" w:date="2024-10-09T10:50:00Z" w16du:dateUtc="2024-10-09T14:50:00Z">
        <w:r w:rsidR="001A1EA0" w:rsidDel="00CE6AAE">
          <w:rPr>
            <w:rFonts w:ascii="Times New Roman" w:hAnsi="Times New Roman"/>
          </w:rPr>
          <w:delText>gross revenues</w:delText>
        </w:r>
      </w:del>
      <w:ins w:id="68" w:author="Bryan LaPlant" w:date="2024-10-09T10:50:00Z" w16du:dateUtc="2024-10-09T14:50:00Z">
        <w:r w:rsidR="00CE6AAE">
          <w:rPr>
            <w:rFonts w:ascii="Times New Roman" w:hAnsi="Times New Roman"/>
          </w:rPr>
          <w:t>Effective Gross Income</w:t>
        </w:r>
      </w:ins>
      <w:r w:rsidR="001A1EA0">
        <w:rPr>
          <w:rFonts w:ascii="Times New Roman" w:hAnsi="Times New Roman"/>
        </w:rPr>
        <w:t xml:space="preserve"> shall only be payable to the extent there is sufficient excess cash flow available from the operation of the Property after payment of ongoing debt service, funding of reserves of payment of other expenses in connection with the Loan.</w:t>
      </w:r>
    </w:p>
    <w:p w14:paraId="7B722D17"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608391D6" w14:textId="3122ECD7" w:rsidR="009D1DCD" w:rsidRDefault="00931C54"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D00781">
        <w:rPr>
          <w:rFonts w:ascii="Times New Roman" w:hAnsi="Times New Roman"/>
        </w:rPr>
        <w:t>4</w:t>
      </w:r>
      <w:r w:rsidRPr="00D00781">
        <w:rPr>
          <w:rFonts w:ascii="Times New Roman" w:hAnsi="Times New Roman"/>
        </w:rPr>
        <w:t xml:space="preserve">.  </w:t>
      </w:r>
      <w:r w:rsidRPr="00D00781">
        <w:rPr>
          <w:rFonts w:ascii="Times New Roman" w:hAnsi="Times New Roman"/>
          <w:u w:val="single"/>
        </w:rPr>
        <w:t>No presumptions</w:t>
      </w:r>
      <w:r w:rsidRPr="00D00781">
        <w:rPr>
          <w:rFonts w:ascii="Times New Roman" w:hAnsi="Times New Roman"/>
        </w:rPr>
        <w:t xml:space="preserve">.  It is agreed that both </w:t>
      </w:r>
      <w:r w:rsidR="00D64686" w:rsidRPr="00D00781">
        <w:rPr>
          <w:rFonts w:ascii="Times New Roman" w:hAnsi="Times New Roman"/>
        </w:rPr>
        <w:t>Owner</w:t>
      </w:r>
      <w:r w:rsidRPr="00D00781">
        <w:rPr>
          <w:rFonts w:ascii="Times New Roman" w:hAnsi="Times New Roman"/>
        </w:rPr>
        <w:t xml:space="preserve"> and the Property Manager</w:t>
      </w:r>
      <w:r w:rsidR="00843BE8">
        <w:rPr>
          <w:rFonts w:ascii="Times New Roman" w:hAnsi="Times New Roman"/>
        </w:rPr>
        <w:t xml:space="preserve"> </w:t>
      </w:r>
      <w:r w:rsidRPr="00D00781">
        <w:rPr>
          <w:rFonts w:ascii="Times New Roman" w:hAnsi="Times New Roman"/>
        </w:rPr>
        <w:t>have had input regarding the terms of this Agreement and thus no presumptions shall</w:t>
      </w:r>
      <w:r w:rsidR="00843BE8">
        <w:rPr>
          <w:rFonts w:ascii="Times New Roman" w:hAnsi="Times New Roman"/>
        </w:rPr>
        <w:t xml:space="preserve"> </w:t>
      </w:r>
      <w:r w:rsidRPr="00D00781">
        <w:rPr>
          <w:rFonts w:ascii="Times New Roman" w:hAnsi="Times New Roman"/>
        </w:rPr>
        <w:t xml:space="preserve">be made for or against any party to this Agreement. </w:t>
      </w:r>
    </w:p>
    <w:p w14:paraId="327EA851" w14:textId="77777777" w:rsidR="00316C7C"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69" w:author="Bryan LaPlant" w:date="2024-10-09T10:50:00Z" w16du:dateUtc="2024-10-09T14:50:00Z"/>
          <w:rFonts w:ascii="Times New Roman" w:hAnsi="Times New Roman"/>
        </w:rPr>
      </w:pPr>
    </w:p>
    <w:p w14:paraId="191EF141"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0" w:author="Bryan LaPlant" w:date="2024-10-09T10:50:00Z" w16du:dateUtc="2024-10-09T14:50:00Z"/>
          <w:rFonts w:ascii="Times New Roman" w:hAnsi="Times New Roman"/>
        </w:rPr>
      </w:pPr>
    </w:p>
    <w:p w14:paraId="5B586E42"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1" w:author="Bryan LaPlant" w:date="2024-10-09T10:50:00Z" w16du:dateUtc="2024-10-09T14:50:00Z"/>
          <w:rFonts w:ascii="Times New Roman" w:hAnsi="Times New Roman"/>
        </w:rPr>
      </w:pPr>
    </w:p>
    <w:p w14:paraId="54540443" w14:textId="273DC66B" w:rsidR="00CE6AAE" w:rsidRDefault="00CE6A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center"/>
        <w:rPr>
          <w:ins w:id="72" w:author="Bryan LaPlant" w:date="2024-10-09T10:50:00Z" w16du:dateUtc="2024-10-09T14:50:00Z"/>
          <w:rFonts w:ascii="Times New Roman" w:hAnsi="Times New Roman"/>
        </w:rPr>
        <w:pPrChange w:id="73" w:author="Bryan LaPlant" w:date="2024-10-09T10:50:00Z" w16du:dateUtc="2024-10-09T14:50:00Z">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pPr>
        </w:pPrChange>
      </w:pPr>
      <w:ins w:id="74" w:author="Bryan LaPlant" w:date="2024-10-09T10:50:00Z" w16du:dateUtc="2024-10-09T14:50:00Z">
        <w:r>
          <w:rPr>
            <w:rFonts w:ascii="Times New Roman" w:hAnsi="Times New Roman"/>
          </w:rPr>
          <w:t>[</w:t>
        </w:r>
        <w:r w:rsidRPr="00CE6AAE">
          <w:rPr>
            <w:rFonts w:ascii="Times New Roman" w:hAnsi="Times New Roman"/>
            <w:i/>
            <w:iCs/>
            <w:rPrChange w:id="75" w:author="Bryan LaPlant" w:date="2024-10-09T10:50:00Z" w16du:dateUtc="2024-10-09T14:50:00Z">
              <w:rPr>
                <w:rFonts w:ascii="Times New Roman" w:hAnsi="Times New Roman"/>
              </w:rPr>
            </w:rPrChange>
          </w:rPr>
          <w:t>Signature Page Follows</w:t>
        </w:r>
        <w:r>
          <w:rPr>
            <w:rFonts w:ascii="Times New Roman" w:hAnsi="Times New Roman"/>
          </w:rPr>
          <w:t>]</w:t>
        </w:r>
      </w:ins>
    </w:p>
    <w:p w14:paraId="63C35B1B"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6" w:author="Bryan LaPlant" w:date="2024-10-09T10:50:00Z" w16du:dateUtc="2024-10-09T14:50:00Z"/>
          <w:rFonts w:ascii="Times New Roman" w:hAnsi="Times New Roman"/>
        </w:rPr>
      </w:pPr>
    </w:p>
    <w:p w14:paraId="2F6FDEC7"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1D336776"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7" w:author="Bryan LaPlant" w:date="2024-10-09T10:50:00Z" w16du:dateUtc="2024-10-09T14:50:00Z"/>
          <w:rFonts w:ascii="Times New Roman" w:hAnsi="Times New Roman"/>
        </w:rPr>
        <w:sectPr w:rsidR="00CE6AAE" w:rsidSect="00931C54">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sectPr>
      </w:pPr>
    </w:p>
    <w:p w14:paraId="400C02A5" w14:textId="3746FE8F" w:rsidR="00316C7C" w:rsidRPr="00316C7C" w:rsidDel="00CE6AAE"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del w:id="78" w:author="Bryan LaPlant" w:date="2024-10-09T10:50:00Z" w16du:dateUtc="2024-10-09T14:50:00Z"/>
          <w:rFonts w:ascii="Times New Roman" w:hAnsi="Times New Roman"/>
        </w:rPr>
      </w:pPr>
    </w:p>
    <w:p w14:paraId="27CE37E7" w14:textId="44AC250A" w:rsidR="009D1DCD" w:rsidDel="00CE6AAE" w:rsidRDefault="009D1DCD"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rPr>
          <w:del w:id="79" w:author="Bryan LaPlant" w:date="2024-10-09T10:50:00Z" w16du:dateUtc="2024-10-09T14:50:00Z"/>
          <w:rFonts w:ascii="Times New Roman" w:hAnsi="Times New Roman" w:cs="Helvetica"/>
        </w:rPr>
      </w:pPr>
    </w:p>
    <w:p w14:paraId="2D436918" w14:textId="77777777" w:rsidR="00931C54" w:rsidRPr="00BF5723"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rPr>
          <w:rFonts w:ascii="Times New Roman" w:hAnsi="Times New Roman" w:cs="Helvetica"/>
        </w:rPr>
      </w:pPr>
    </w:p>
    <w:p w14:paraId="0E237ED6"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r w:rsidRPr="00F65D4F">
        <w:rPr>
          <w:rFonts w:ascii="Times New Roman" w:hAnsi="Times New Roman" w:cs="Helvetica"/>
          <w:b/>
        </w:rPr>
        <w:t>IN WITNESS WHEREOF</w:t>
      </w:r>
      <w:r w:rsidRPr="00BF5723">
        <w:rPr>
          <w:rFonts w:ascii="Times New Roman" w:hAnsi="Times New Roman" w:cs="Helvetica"/>
        </w:rPr>
        <w:t xml:space="preserve">, </w:t>
      </w:r>
      <w:r w:rsidRPr="00BF5723">
        <w:rPr>
          <w:rFonts w:ascii="Times New Roman" w:hAnsi="Times New Roman"/>
        </w:rPr>
        <w:t xml:space="preserve">this </w:t>
      </w:r>
      <w:r>
        <w:rPr>
          <w:rFonts w:ascii="Times New Roman" w:hAnsi="Times New Roman"/>
        </w:rPr>
        <w:t>Agreement</w:t>
      </w:r>
      <w:r w:rsidRPr="00BF5723">
        <w:rPr>
          <w:rFonts w:ascii="Times New Roman" w:hAnsi="Times New Roman"/>
        </w:rPr>
        <w:t xml:space="preserve"> shall be effective as of the</w:t>
      </w:r>
      <w:r>
        <w:rPr>
          <w:rFonts w:ascii="Times New Roman" w:hAnsi="Times New Roman"/>
        </w:rPr>
        <w:t xml:space="preserve"> date, first above written.</w:t>
      </w:r>
      <w:r w:rsidRPr="00BF5723">
        <w:rPr>
          <w:rFonts w:ascii="Times New Roman" w:hAnsi="Times New Roman" w:cs="Helvetica"/>
        </w:rPr>
        <w:t xml:space="preserve"> </w:t>
      </w:r>
    </w:p>
    <w:p w14:paraId="02C5854D"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6E979F3B"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49C4867B"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13680AC2"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19716170" w14:textId="77777777" w:rsidR="00931C54" w:rsidRDefault="009D1DCD" w:rsidP="00CD3DB5">
      <w:pPr>
        <w:spacing w:after="0"/>
        <w:rPr>
          <w:rFonts w:ascii="Times New Roman" w:hAnsi="Times New Roman"/>
        </w:rPr>
      </w:pPr>
      <w:r>
        <w:rPr>
          <w:rFonts w:ascii="Times New Roman" w:hAnsi="Times New Roman"/>
        </w:rPr>
        <w:t>OWNER:</w:t>
      </w:r>
    </w:p>
    <w:p w14:paraId="2DB3B891" w14:textId="77777777" w:rsidR="00CD3DB5" w:rsidRDefault="00CD3DB5" w:rsidP="00CD3DB5">
      <w:pPr>
        <w:spacing w:after="0"/>
        <w:rPr>
          <w:rFonts w:ascii="Times New Roman" w:hAnsi="Times New Roman"/>
        </w:rPr>
      </w:pPr>
    </w:p>
    <w:p w14:paraId="62BC52F6" w14:textId="041D4978" w:rsidR="00CD3DB5" w:rsidRDefault="005175E6" w:rsidP="00CD3DB5">
      <w:pPr>
        <w:spacing w:after="0"/>
        <w:rPr>
          <w:rFonts w:ascii="Times New Roman" w:hAnsi="Times New Roman"/>
        </w:rPr>
      </w:pPr>
      <w:del w:id="80" w:author="Bryan LaPlant" w:date="2024-10-09T10:42:00Z" w16du:dateUtc="2024-10-09T14:42:00Z">
        <w:r w:rsidDel="007F770C">
          <w:rPr>
            <w:rFonts w:ascii="Times New Roman" w:hAnsi="Times New Roman"/>
          </w:rPr>
          <w:delText>WHISPERING PINES MH</w:delText>
        </w:r>
        <w:r w:rsidR="00CD3DB5" w:rsidDel="007F770C">
          <w:rPr>
            <w:rFonts w:ascii="Times New Roman" w:hAnsi="Times New Roman"/>
          </w:rPr>
          <w:delText>, LLC</w:delText>
        </w:r>
      </w:del>
      <w:ins w:id="81" w:author="Bryan LaPlant" w:date="2024-10-09T10:42:00Z" w16du:dateUtc="2024-10-09T14:42:00Z">
        <w:r w:rsidR="007F770C">
          <w:rPr>
            <w:rFonts w:ascii="Times New Roman" w:hAnsi="Times New Roman"/>
          </w:rPr>
          <w:t>[NAME]</w:t>
        </w:r>
      </w:ins>
      <w:r w:rsidR="00CD3DB5">
        <w:rPr>
          <w:rFonts w:ascii="Times New Roman" w:hAnsi="Times New Roman"/>
        </w:rPr>
        <w:t>,</w:t>
      </w:r>
    </w:p>
    <w:p w14:paraId="6DC7A1B9" w14:textId="44CF5E9C" w:rsidR="00CD3DB5" w:rsidRDefault="00CD3DB5" w:rsidP="00CD3DB5">
      <w:pPr>
        <w:spacing w:after="0"/>
        <w:rPr>
          <w:rFonts w:ascii="Times New Roman" w:hAnsi="Times New Roman"/>
        </w:rPr>
      </w:pPr>
      <w:r>
        <w:rPr>
          <w:rFonts w:ascii="Times New Roman" w:hAnsi="Times New Roman"/>
        </w:rPr>
        <w:t xml:space="preserve">a </w:t>
      </w:r>
      <w:r w:rsidR="00CC0B3D">
        <w:rPr>
          <w:rFonts w:ascii="Times New Roman" w:hAnsi="Times New Roman"/>
        </w:rPr>
        <w:t>Delaware</w:t>
      </w:r>
      <w:r>
        <w:rPr>
          <w:rFonts w:ascii="Times New Roman" w:hAnsi="Times New Roman"/>
        </w:rPr>
        <w:t xml:space="preserve"> limited liability company</w:t>
      </w:r>
    </w:p>
    <w:p w14:paraId="1E9427CD" w14:textId="77777777" w:rsidR="00CD3DB5" w:rsidRDefault="00CD3DB5" w:rsidP="00CD3DB5">
      <w:pPr>
        <w:spacing w:after="0"/>
        <w:rPr>
          <w:rFonts w:ascii="Times New Roman" w:hAnsi="Times New Roman"/>
        </w:rPr>
      </w:pPr>
    </w:p>
    <w:p w14:paraId="34C7A509" w14:textId="77777777" w:rsidR="00CD3DB5" w:rsidRDefault="00CD3DB5" w:rsidP="00CD3DB5">
      <w:pPr>
        <w:spacing w:after="0"/>
        <w:rPr>
          <w:rFonts w:ascii="Times New Roman" w:hAnsi="Times New Roman"/>
        </w:rPr>
      </w:pPr>
    </w:p>
    <w:p w14:paraId="6A1321A2" w14:textId="77777777" w:rsidR="009D1DCD" w:rsidRDefault="00CD3DB5" w:rsidP="00CD3DB5">
      <w:pPr>
        <w:spacing w:after="0"/>
        <w:rPr>
          <w:rFonts w:ascii="Times New Roman" w:hAnsi="Times New Roman"/>
        </w:rPr>
      </w:pPr>
      <w:r>
        <w:rPr>
          <w:rFonts w:ascii="Times New Roman" w:hAnsi="Times New Roman"/>
        </w:rPr>
        <w:t>By:</w:t>
      </w:r>
      <w:r w:rsidR="009D1DCD">
        <w:rPr>
          <w:rFonts w:ascii="Times New Roman" w:hAnsi="Times New Roman"/>
        </w:rPr>
        <w:t>______________________</w:t>
      </w:r>
    </w:p>
    <w:p w14:paraId="5AF9EDFA" w14:textId="22C54CCF" w:rsidR="005175E6" w:rsidRDefault="005175E6" w:rsidP="005175E6">
      <w:pPr>
        <w:spacing w:after="0"/>
        <w:rPr>
          <w:rFonts w:ascii="Times New Roman" w:hAnsi="Times New Roman"/>
        </w:rPr>
      </w:pPr>
      <w:r>
        <w:rPr>
          <w:rFonts w:ascii="Times New Roman" w:hAnsi="Times New Roman"/>
        </w:rPr>
        <w:t xml:space="preserve">Name: </w:t>
      </w:r>
      <w:del w:id="82" w:author="Bryan LaPlant" w:date="2024-10-09T10:42:00Z" w16du:dateUtc="2024-10-09T14:42:00Z">
        <w:r w:rsidDel="007F770C">
          <w:rPr>
            <w:rFonts w:ascii="Times New Roman" w:hAnsi="Times New Roman"/>
          </w:rPr>
          <w:delText>Austin Berk</w:delText>
        </w:r>
      </w:del>
      <w:ins w:id="83" w:author="Bryan LaPlant" w:date="2024-10-09T10:42:00Z" w16du:dateUtc="2024-10-09T14:42:00Z">
        <w:r w:rsidR="007F770C">
          <w:rPr>
            <w:rFonts w:ascii="Times New Roman" w:hAnsi="Times New Roman"/>
          </w:rPr>
          <w:t>[Bryan LaPlant/Morgan Wilwol/Jarret Cohen]</w:t>
        </w:r>
      </w:ins>
    </w:p>
    <w:p w14:paraId="412B8815" w14:textId="204BA829" w:rsidR="005175E6" w:rsidRDefault="005175E6" w:rsidP="005175E6">
      <w:pPr>
        <w:spacing w:after="0"/>
        <w:rPr>
          <w:rFonts w:ascii="Times New Roman" w:hAnsi="Times New Roman"/>
        </w:rPr>
      </w:pPr>
      <w:r>
        <w:rPr>
          <w:rFonts w:ascii="Times New Roman" w:hAnsi="Times New Roman"/>
        </w:rPr>
        <w:t xml:space="preserve">Title: Authorized </w:t>
      </w:r>
      <w:del w:id="84" w:author="Bryan LaPlant" w:date="2024-10-09T10:42:00Z" w16du:dateUtc="2024-10-09T14:42:00Z">
        <w:r w:rsidDel="007F770C">
          <w:rPr>
            <w:rFonts w:ascii="Times New Roman" w:hAnsi="Times New Roman"/>
          </w:rPr>
          <w:delText>Signer</w:delText>
        </w:r>
      </w:del>
      <w:ins w:id="85" w:author="Bryan LaPlant" w:date="2024-10-09T10:42:00Z" w16du:dateUtc="2024-10-09T14:42:00Z">
        <w:r w:rsidR="007F770C">
          <w:rPr>
            <w:rFonts w:ascii="Times New Roman" w:hAnsi="Times New Roman"/>
          </w:rPr>
          <w:t>Signatory</w:t>
        </w:r>
      </w:ins>
    </w:p>
    <w:p w14:paraId="03007976" w14:textId="77777777" w:rsidR="00CD3DB5" w:rsidRDefault="00CD3DB5" w:rsidP="00CD3DB5">
      <w:pPr>
        <w:spacing w:after="0"/>
        <w:rPr>
          <w:rFonts w:ascii="Times New Roman" w:hAnsi="Times New Roman"/>
        </w:rPr>
      </w:pPr>
    </w:p>
    <w:p w14:paraId="44404A61" w14:textId="77777777" w:rsidR="00CD3DB5" w:rsidRDefault="00CD3DB5" w:rsidP="00CD3DB5">
      <w:pPr>
        <w:spacing w:after="0"/>
        <w:rPr>
          <w:rFonts w:ascii="Times New Roman" w:hAnsi="Times New Roman"/>
        </w:rPr>
      </w:pPr>
    </w:p>
    <w:p w14:paraId="71725303" w14:textId="77777777" w:rsidR="00CD3DB5" w:rsidRDefault="00CD3DB5" w:rsidP="00CD3DB5">
      <w:pPr>
        <w:spacing w:after="0"/>
        <w:rPr>
          <w:rFonts w:ascii="Times New Roman" w:hAnsi="Times New Roman"/>
        </w:rPr>
      </w:pPr>
    </w:p>
    <w:p w14:paraId="49E7A0E3" w14:textId="77777777" w:rsidR="00CD3DB5" w:rsidRDefault="00CD3DB5" w:rsidP="00CD3DB5">
      <w:pPr>
        <w:spacing w:after="0"/>
        <w:rPr>
          <w:rFonts w:ascii="Times New Roman" w:hAnsi="Times New Roman"/>
        </w:rPr>
      </w:pPr>
      <w:r>
        <w:rPr>
          <w:rFonts w:ascii="Times New Roman" w:hAnsi="Times New Roman"/>
        </w:rPr>
        <w:t>PROPERTY MANAGER:</w:t>
      </w:r>
    </w:p>
    <w:p w14:paraId="5613F59C" w14:textId="77777777" w:rsidR="00CD3DB5" w:rsidRDefault="00CD3DB5" w:rsidP="00CD3DB5">
      <w:pPr>
        <w:spacing w:after="0"/>
        <w:rPr>
          <w:rFonts w:ascii="Times New Roman" w:hAnsi="Times New Roman"/>
        </w:rPr>
      </w:pPr>
    </w:p>
    <w:p w14:paraId="56C25702" w14:textId="35FA5254" w:rsidR="00CD3DB5" w:rsidRDefault="00CC0B3D" w:rsidP="00CD3DB5">
      <w:pPr>
        <w:spacing w:after="0"/>
        <w:rPr>
          <w:rFonts w:ascii="Times New Roman" w:hAnsi="Times New Roman"/>
        </w:rPr>
      </w:pPr>
      <w:r>
        <w:rPr>
          <w:rFonts w:ascii="Times New Roman" w:hAnsi="Times New Roman"/>
        </w:rPr>
        <w:t>PARAKEET COMMUNITIES, LLC</w:t>
      </w:r>
    </w:p>
    <w:p w14:paraId="7890D2CC" w14:textId="77777777" w:rsidR="00CD3DB5" w:rsidRDefault="00CD3DB5" w:rsidP="00CD3DB5">
      <w:pPr>
        <w:spacing w:after="0"/>
        <w:rPr>
          <w:rFonts w:ascii="Times New Roman" w:hAnsi="Times New Roman"/>
        </w:rPr>
      </w:pPr>
      <w:r>
        <w:rPr>
          <w:rFonts w:ascii="Times New Roman" w:hAnsi="Times New Roman"/>
        </w:rPr>
        <w:t>a Delaware limited liability company</w:t>
      </w:r>
    </w:p>
    <w:p w14:paraId="66F3CB9A" w14:textId="77777777" w:rsidR="00CD3DB5" w:rsidRDefault="00CD3DB5" w:rsidP="00CD3DB5">
      <w:pPr>
        <w:spacing w:after="0"/>
        <w:rPr>
          <w:rFonts w:ascii="Times New Roman" w:hAnsi="Times New Roman"/>
        </w:rPr>
      </w:pPr>
    </w:p>
    <w:p w14:paraId="31D6B793" w14:textId="77777777" w:rsidR="00CD3DB5" w:rsidRDefault="00CD3DB5" w:rsidP="00CD3DB5">
      <w:pPr>
        <w:spacing w:after="0"/>
        <w:rPr>
          <w:rFonts w:ascii="Times New Roman" w:hAnsi="Times New Roman"/>
        </w:rPr>
      </w:pPr>
    </w:p>
    <w:p w14:paraId="154D5A12" w14:textId="77777777" w:rsidR="00CD3DB5" w:rsidRDefault="00CD3DB5" w:rsidP="00CD3DB5">
      <w:pPr>
        <w:spacing w:after="0"/>
        <w:rPr>
          <w:rFonts w:ascii="Times New Roman" w:hAnsi="Times New Roman"/>
        </w:rPr>
      </w:pPr>
      <w:r>
        <w:rPr>
          <w:rFonts w:ascii="Times New Roman" w:hAnsi="Times New Roman"/>
        </w:rPr>
        <w:t>By:______________________</w:t>
      </w:r>
    </w:p>
    <w:p w14:paraId="7405F907" w14:textId="77777777" w:rsidR="005175E6" w:rsidRDefault="005175E6" w:rsidP="005175E6">
      <w:pPr>
        <w:spacing w:after="0"/>
        <w:rPr>
          <w:rFonts w:ascii="Times New Roman" w:hAnsi="Times New Roman"/>
        </w:rPr>
      </w:pPr>
      <w:r>
        <w:rPr>
          <w:rFonts w:ascii="Times New Roman" w:hAnsi="Times New Roman"/>
        </w:rPr>
        <w:t>Name: Austin Berk</w:t>
      </w:r>
    </w:p>
    <w:p w14:paraId="242F8977" w14:textId="77777777" w:rsidR="005175E6" w:rsidRDefault="005175E6" w:rsidP="005175E6">
      <w:pPr>
        <w:spacing w:after="0"/>
        <w:rPr>
          <w:rFonts w:ascii="Times New Roman" w:hAnsi="Times New Roman"/>
        </w:rPr>
      </w:pPr>
      <w:r>
        <w:rPr>
          <w:rFonts w:ascii="Times New Roman" w:hAnsi="Times New Roman"/>
        </w:rPr>
        <w:t>Title: Authorized Signer</w:t>
      </w:r>
    </w:p>
    <w:p w14:paraId="403562EE" w14:textId="77777777" w:rsidR="00CD3DB5" w:rsidRPr="00BF5723" w:rsidRDefault="00CD3DB5" w:rsidP="00CD3DB5">
      <w:pPr>
        <w:spacing w:after="0"/>
        <w:rPr>
          <w:rFonts w:ascii="Times New Roman" w:hAnsi="Times New Roman"/>
        </w:rPr>
      </w:pPr>
    </w:p>
    <w:sectPr w:rsidR="00CD3DB5" w:rsidRPr="00BF5723" w:rsidSect="00931C54">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6" w:author="Jon Wyss" w:date="2024-10-10T23:59:00Z" w:initials="JW">
    <w:p w14:paraId="126B8668" w14:textId="77777777" w:rsidR="003B5B4A" w:rsidRDefault="003B5B4A" w:rsidP="003B5B4A">
      <w:pPr>
        <w:pStyle w:val="CommentText"/>
      </w:pPr>
      <w:r>
        <w:rPr>
          <w:rStyle w:val="CommentReference"/>
        </w:rPr>
        <w:annotationRef/>
      </w:r>
      <w:r>
        <w:t>This PM agreement was agreed to and in place across all existing properties, we calculate it based on accrued gross revenues b/c bad debt is minimal and in the majority of cases is recaptured in the basis of a home in the event we take one over through eviction, which is then leased or sold.</w:t>
      </w:r>
    </w:p>
  </w:comment>
  <w:comment w:id="20" w:author="Jon Wyss" w:date="2024-10-11T00:16:00Z" w:initials="JW">
    <w:p w14:paraId="547CDBD3" w14:textId="77777777" w:rsidR="00296C75" w:rsidRDefault="00296C75" w:rsidP="00296C75">
      <w:pPr>
        <w:pStyle w:val="CommentText"/>
      </w:pPr>
      <w:r>
        <w:rPr>
          <w:rStyle w:val="CommentReference"/>
        </w:rPr>
        <w:annotationRef/>
      </w:r>
      <w:r>
        <w:t>Discuss the allocation of 3% to property management fee and 1% to another fee such that it does not burden NOI more than the 3% for the purposes of lender reporting and in the interest of showing the higher amount of profits at the property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6B8668" w15:done="0"/>
  <w15:commentEx w15:paraId="547CDB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132E5F3" w16cex:dateUtc="2024-10-11T03:59:00Z"/>
  <w16cex:commentExtensible w16cex:durableId="3D50A5DD" w16cex:dateUtc="2024-10-11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6B8668" w16cid:durableId="7132E5F3"/>
  <w16cid:commentId w16cid:paraId="547CDBD3" w16cid:durableId="3D50A5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D7D1D" w14:textId="77777777" w:rsidR="00507BCF" w:rsidRDefault="00507BCF" w:rsidP="00076314">
      <w:pPr>
        <w:spacing w:after="0"/>
      </w:pPr>
      <w:r>
        <w:separator/>
      </w:r>
    </w:p>
  </w:endnote>
  <w:endnote w:type="continuationSeparator" w:id="0">
    <w:p w14:paraId="443ABD99" w14:textId="77777777" w:rsidR="00507BCF" w:rsidRDefault="00507BCF" w:rsidP="00076314">
      <w:pPr>
        <w:spacing w:after="0"/>
      </w:pPr>
      <w:r>
        <w:continuationSeparator/>
      </w:r>
    </w:p>
  </w:endnote>
  <w:endnote w:type="continuationNotice" w:id="1">
    <w:p w14:paraId="3992ADCE" w14:textId="77777777" w:rsidR="00507BCF" w:rsidRDefault="00507B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22CB8" w14:textId="77777777" w:rsidR="00E27C9A" w:rsidRDefault="00E27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6451" w14:textId="77777777" w:rsidR="00E27C9A" w:rsidRDefault="00E27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6E35E" w14:textId="77777777" w:rsidR="00E27C9A" w:rsidRDefault="00E27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A9996" w14:textId="77777777" w:rsidR="00507BCF" w:rsidRDefault="00507BCF" w:rsidP="00076314">
      <w:pPr>
        <w:spacing w:after="0"/>
        <w:rPr>
          <w:noProof/>
        </w:rPr>
      </w:pPr>
      <w:r>
        <w:rPr>
          <w:noProof/>
        </w:rPr>
        <w:separator/>
      </w:r>
    </w:p>
  </w:footnote>
  <w:footnote w:type="continuationSeparator" w:id="0">
    <w:p w14:paraId="04E46B6C" w14:textId="77777777" w:rsidR="00507BCF" w:rsidRDefault="00507BCF" w:rsidP="00076314">
      <w:pPr>
        <w:spacing w:after="0"/>
      </w:pPr>
      <w:r>
        <w:continuationSeparator/>
      </w:r>
    </w:p>
  </w:footnote>
  <w:footnote w:type="continuationNotice" w:id="1">
    <w:p w14:paraId="0FCDDAAB" w14:textId="77777777" w:rsidR="00507BCF" w:rsidRDefault="00507BC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D5E67" w14:textId="77777777" w:rsidR="00E27C9A" w:rsidRDefault="00E27C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D62B8" w14:textId="77777777" w:rsidR="00E27C9A" w:rsidRDefault="00E27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DA441" w14:textId="77777777" w:rsidR="00E27C9A" w:rsidRDefault="00E27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B2DB8"/>
    <w:multiLevelType w:val="hybridMultilevel"/>
    <w:tmpl w:val="24289148"/>
    <w:lvl w:ilvl="0" w:tplc="5A2009D4">
      <w:start w:val="1"/>
      <w:numFmt w:val="upperLetter"/>
      <w:lvlText w:val="%1."/>
      <w:lvlJc w:val="left"/>
      <w:pPr>
        <w:ind w:left="720" w:hanging="360"/>
      </w:pPr>
      <w:rPr>
        <w:rFonts w:hint="default"/>
        <w:b/>
      </w:rPr>
    </w:lvl>
    <w:lvl w:ilvl="1" w:tplc="6A1C34FA" w:tentative="1">
      <w:start w:val="1"/>
      <w:numFmt w:val="lowerLetter"/>
      <w:lvlText w:val="%2."/>
      <w:lvlJc w:val="left"/>
      <w:pPr>
        <w:ind w:left="1440" w:hanging="360"/>
      </w:pPr>
    </w:lvl>
    <w:lvl w:ilvl="2" w:tplc="D0C82EB0" w:tentative="1">
      <w:start w:val="1"/>
      <w:numFmt w:val="lowerRoman"/>
      <w:lvlText w:val="%3."/>
      <w:lvlJc w:val="right"/>
      <w:pPr>
        <w:ind w:left="2160" w:hanging="180"/>
      </w:pPr>
    </w:lvl>
    <w:lvl w:ilvl="3" w:tplc="80861EF4" w:tentative="1">
      <w:start w:val="1"/>
      <w:numFmt w:val="decimal"/>
      <w:lvlText w:val="%4."/>
      <w:lvlJc w:val="left"/>
      <w:pPr>
        <w:ind w:left="2880" w:hanging="360"/>
      </w:pPr>
    </w:lvl>
    <w:lvl w:ilvl="4" w:tplc="01BA9EF8" w:tentative="1">
      <w:start w:val="1"/>
      <w:numFmt w:val="lowerLetter"/>
      <w:lvlText w:val="%5."/>
      <w:lvlJc w:val="left"/>
      <w:pPr>
        <w:ind w:left="3600" w:hanging="360"/>
      </w:pPr>
    </w:lvl>
    <w:lvl w:ilvl="5" w:tplc="4208AAA0" w:tentative="1">
      <w:start w:val="1"/>
      <w:numFmt w:val="lowerRoman"/>
      <w:lvlText w:val="%6."/>
      <w:lvlJc w:val="right"/>
      <w:pPr>
        <w:ind w:left="4320" w:hanging="180"/>
      </w:pPr>
    </w:lvl>
    <w:lvl w:ilvl="6" w:tplc="5F2471B2" w:tentative="1">
      <w:start w:val="1"/>
      <w:numFmt w:val="decimal"/>
      <w:lvlText w:val="%7."/>
      <w:lvlJc w:val="left"/>
      <w:pPr>
        <w:ind w:left="5040" w:hanging="360"/>
      </w:pPr>
    </w:lvl>
    <w:lvl w:ilvl="7" w:tplc="338870DC" w:tentative="1">
      <w:start w:val="1"/>
      <w:numFmt w:val="lowerLetter"/>
      <w:lvlText w:val="%8."/>
      <w:lvlJc w:val="left"/>
      <w:pPr>
        <w:ind w:left="5760" w:hanging="360"/>
      </w:pPr>
    </w:lvl>
    <w:lvl w:ilvl="8" w:tplc="029C8654" w:tentative="1">
      <w:start w:val="1"/>
      <w:numFmt w:val="lowerRoman"/>
      <w:lvlText w:val="%9."/>
      <w:lvlJc w:val="right"/>
      <w:pPr>
        <w:ind w:left="6480" w:hanging="180"/>
      </w:pPr>
    </w:lvl>
  </w:abstractNum>
  <w:abstractNum w:abstractNumId="1" w15:restartNumberingAfterBreak="0">
    <w:nsid w:val="50B32E11"/>
    <w:multiLevelType w:val="hybridMultilevel"/>
    <w:tmpl w:val="28D4BF68"/>
    <w:lvl w:ilvl="0" w:tplc="F88CD9B0">
      <w:start w:val="1"/>
      <w:numFmt w:val="upperLetter"/>
      <w:lvlText w:val="%1."/>
      <w:lvlJc w:val="left"/>
      <w:pPr>
        <w:ind w:left="720" w:hanging="360"/>
      </w:pPr>
      <w:rPr>
        <w:rFonts w:hint="default"/>
        <w:b/>
      </w:rPr>
    </w:lvl>
    <w:lvl w:ilvl="1" w:tplc="B03446DC" w:tentative="1">
      <w:start w:val="1"/>
      <w:numFmt w:val="lowerLetter"/>
      <w:lvlText w:val="%2."/>
      <w:lvlJc w:val="left"/>
      <w:pPr>
        <w:ind w:left="1440" w:hanging="360"/>
      </w:pPr>
    </w:lvl>
    <w:lvl w:ilvl="2" w:tplc="BE288202" w:tentative="1">
      <w:start w:val="1"/>
      <w:numFmt w:val="lowerRoman"/>
      <w:lvlText w:val="%3."/>
      <w:lvlJc w:val="right"/>
      <w:pPr>
        <w:ind w:left="2160" w:hanging="180"/>
      </w:pPr>
    </w:lvl>
    <w:lvl w:ilvl="3" w:tplc="1D62BB3A" w:tentative="1">
      <w:start w:val="1"/>
      <w:numFmt w:val="decimal"/>
      <w:lvlText w:val="%4."/>
      <w:lvlJc w:val="left"/>
      <w:pPr>
        <w:ind w:left="2880" w:hanging="360"/>
      </w:pPr>
    </w:lvl>
    <w:lvl w:ilvl="4" w:tplc="317CB97C" w:tentative="1">
      <w:start w:val="1"/>
      <w:numFmt w:val="lowerLetter"/>
      <w:lvlText w:val="%5."/>
      <w:lvlJc w:val="left"/>
      <w:pPr>
        <w:ind w:left="3600" w:hanging="360"/>
      </w:pPr>
    </w:lvl>
    <w:lvl w:ilvl="5" w:tplc="510EF37A" w:tentative="1">
      <w:start w:val="1"/>
      <w:numFmt w:val="lowerRoman"/>
      <w:lvlText w:val="%6."/>
      <w:lvlJc w:val="right"/>
      <w:pPr>
        <w:ind w:left="4320" w:hanging="180"/>
      </w:pPr>
    </w:lvl>
    <w:lvl w:ilvl="6" w:tplc="2BF4ADA8" w:tentative="1">
      <w:start w:val="1"/>
      <w:numFmt w:val="decimal"/>
      <w:lvlText w:val="%7."/>
      <w:lvlJc w:val="left"/>
      <w:pPr>
        <w:ind w:left="5040" w:hanging="360"/>
      </w:pPr>
    </w:lvl>
    <w:lvl w:ilvl="7" w:tplc="94FAB064" w:tentative="1">
      <w:start w:val="1"/>
      <w:numFmt w:val="lowerLetter"/>
      <w:lvlText w:val="%8."/>
      <w:lvlJc w:val="left"/>
      <w:pPr>
        <w:ind w:left="5760" w:hanging="360"/>
      </w:pPr>
    </w:lvl>
    <w:lvl w:ilvl="8" w:tplc="5F221F0A" w:tentative="1">
      <w:start w:val="1"/>
      <w:numFmt w:val="lowerRoman"/>
      <w:lvlText w:val="%9."/>
      <w:lvlJc w:val="right"/>
      <w:pPr>
        <w:ind w:left="6480" w:hanging="180"/>
      </w:pPr>
    </w:lvl>
  </w:abstractNum>
  <w:abstractNum w:abstractNumId="2" w15:restartNumberingAfterBreak="0">
    <w:nsid w:val="62616204"/>
    <w:multiLevelType w:val="hybridMultilevel"/>
    <w:tmpl w:val="0C2C5E48"/>
    <w:lvl w:ilvl="0" w:tplc="D1AEA84C">
      <w:start w:val="1"/>
      <w:numFmt w:val="upperLetter"/>
      <w:lvlText w:val="%1."/>
      <w:lvlJc w:val="left"/>
      <w:pPr>
        <w:ind w:left="720" w:hanging="360"/>
      </w:pPr>
      <w:rPr>
        <w:rFonts w:cs="Cambria" w:hint="default"/>
        <w:b/>
      </w:rPr>
    </w:lvl>
    <w:lvl w:ilvl="1" w:tplc="00A6262C" w:tentative="1">
      <w:start w:val="1"/>
      <w:numFmt w:val="lowerLetter"/>
      <w:lvlText w:val="%2."/>
      <w:lvlJc w:val="left"/>
      <w:pPr>
        <w:ind w:left="1440" w:hanging="360"/>
      </w:pPr>
    </w:lvl>
    <w:lvl w:ilvl="2" w:tplc="C9321C30" w:tentative="1">
      <w:start w:val="1"/>
      <w:numFmt w:val="lowerRoman"/>
      <w:lvlText w:val="%3."/>
      <w:lvlJc w:val="right"/>
      <w:pPr>
        <w:ind w:left="2160" w:hanging="180"/>
      </w:pPr>
    </w:lvl>
    <w:lvl w:ilvl="3" w:tplc="DA3E1298" w:tentative="1">
      <w:start w:val="1"/>
      <w:numFmt w:val="decimal"/>
      <w:lvlText w:val="%4."/>
      <w:lvlJc w:val="left"/>
      <w:pPr>
        <w:ind w:left="2880" w:hanging="360"/>
      </w:pPr>
    </w:lvl>
    <w:lvl w:ilvl="4" w:tplc="96629F02" w:tentative="1">
      <w:start w:val="1"/>
      <w:numFmt w:val="lowerLetter"/>
      <w:lvlText w:val="%5."/>
      <w:lvlJc w:val="left"/>
      <w:pPr>
        <w:ind w:left="3600" w:hanging="360"/>
      </w:pPr>
    </w:lvl>
    <w:lvl w:ilvl="5" w:tplc="97202020" w:tentative="1">
      <w:start w:val="1"/>
      <w:numFmt w:val="lowerRoman"/>
      <w:lvlText w:val="%6."/>
      <w:lvlJc w:val="right"/>
      <w:pPr>
        <w:ind w:left="4320" w:hanging="180"/>
      </w:pPr>
    </w:lvl>
    <w:lvl w:ilvl="6" w:tplc="D2C689D8" w:tentative="1">
      <w:start w:val="1"/>
      <w:numFmt w:val="decimal"/>
      <w:lvlText w:val="%7."/>
      <w:lvlJc w:val="left"/>
      <w:pPr>
        <w:ind w:left="5040" w:hanging="360"/>
      </w:pPr>
    </w:lvl>
    <w:lvl w:ilvl="7" w:tplc="8F901EF4" w:tentative="1">
      <w:start w:val="1"/>
      <w:numFmt w:val="lowerLetter"/>
      <w:lvlText w:val="%8."/>
      <w:lvlJc w:val="left"/>
      <w:pPr>
        <w:ind w:left="5760" w:hanging="360"/>
      </w:pPr>
    </w:lvl>
    <w:lvl w:ilvl="8" w:tplc="EB42EE72" w:tentative="1">
      <w:start w:val="1"/>
      <w:numFmt w:val="lowerRoman"/>
      <w:lvlText w:val="%9."/>
      <w:lvlJc w:val="right"/>
      <w:pPr>
        <w:ind w:left="6480" w:hanging="180"/>
      </w:pPr>
    </w:lvl>
  </w:abstractNum>
  <w:abstractNum w:abstractNumId="3" w15:restartNumberingAfterBreak="0">
    <w:nsid w:val="72EA5E35"/>
    <w:multiLevelType w:val="multilevel"/>
    <w:tmpl w:val="DD2EA84A"/>
    <w:lvl w:ilvl="0">
      <w:start w:val="1"/>
      <w:numFmt w:val="upperRoman"/>
      <w:pStyle w:val="Heading1"/>
      <w:lvlText w:val="%1."/>
      <w:lvlJc w:val="left"/>
      <w:rPr>
        <w:rFonts w:ascii="Times New Roman" w:hAnsi="Times New Roman" w:cs="Times New Roman"/>
        <w:b w:val="0"/>
        <w:i w:val="0"/>
        <w:caps/>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6)"/>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Heading7"/>
      <w:lvlText w:val="(%7)"/>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Roman"/>
      <w:pStyle w:val="Heading8"/>
      <w:lvlText w:val="(%8)"/>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Heading9"/>
      <w:lvlText w:val="(%9)"/>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7D4A4BB2"/>
    <w:multiLevelType w:val="hybridMultilevel"/>
    <w:tmpl w:val="EEBEABE2"/>
    <w:lvl w:ilvl="0" w:tplc="90BAA05A">
      <w:start w:val="1"/>
      <w:numFmt w:val="upperLetter"/>
      <w:lvlText w:val="%1."/>
      <w:lvlJc w:val="left"/>
      <w:pPr>
        <w:ind w:left="1080" w:hanging="360"/>
      </w:pPr>
      <w:rPr>
        <w:rFonts w:hint="default"/>
      </w:rPr>
    </w:lvl>
    <w:lvl w:ilvl="1" w:tplc="455A170A" w:tentative="1">
      <w:start w:val="1"/>
      <w:numFmt w:val="lowerLetter"/>
      <w:lvlText w:val="%2."/>
      <w:lvlJc w:val="left"/>
      <w:pPr>
        <w:ind w:left="1800" w:hanging="360"/>
      </w:pPr>
    </w:lvl>
    <w:lvl w:ilvl="2" w:tplc="1818BDD6" w:tentative="1">
      <w:start w:val="1"/>
      <w:numFmt w:val="lowerRoman"/>
      <w:lvlText w:val="%3."/>
      <w:lvlJc w:val="right"/>
      <w:pPr>
        <w:ind w:left="2520" w:hanging="180"/>
      </w:pPr>
    </w:lvl>
    <w:lvl w:ilvl="3" w:tplc="3304AFF0" w:tentative="1">
      <w:start w:val="1"/>
      <w:numFmt w:val="decimal"/>
      <w:lvlText w:val="%4."/>
      <w:lvlJc w:val="left"/>
      <w:pPr>
        <w:ind w:left="3240" w:hanging="360"/>
      </w:pPr>
    </w:lvl>
    <w:lvl w:ilvl="4" w:tplc="36F26AF4" w:tentative="1">
      <w:start w:val="1"/>
      <w:numFmt w:val="lowerLetter"/>
      <w:lvlText w:val="%5."/>
      <w:lvlJc w:val="left"/>
      <w:pPr>
        <w:ind w:left="3960" w:hanging="360"/>
      </w:pPr>
    </w:lvl>
    <w:lvl w:ilvl="5" w:tplc="A5320E1E" w:tentative="1">
      <w:start w:val="1"/>
      <w:numFmt w:val="lowerRoman"/>
      <w:lvlText w:val="%6."/>
      <w:lvlJc w:val="right"/>
      <w:pPr>
        <w:ind w:left="4680" w:hanging="180"/>
      </w:pPr>
    </w:lvl>
    <w:lvl w:ilvl="6" w:tplc="ED90304C" w:tentative="1">
      <w:start w:val="1"/>
      <w:numFmt w:val="decimal"/>
      <w:lvlText w:val="%7."/>
      <w:lvlJc w:val="left"/>
      <w:pPr>
        <w:ind w:left="5400" w:hanging="360"/>
      </w:pPr>
    </w:lvl>
    <w:lvl w:ilvl="7" w:tplc="2C9E1D7C" w:tentative="1">
      <w:start w:val="1"/>
      <w:numFmt w:val="lowerLetter"/>
      <w:lvlText w:val="%8."/>
      <w:lvlJc w:val="left"/>
      <w:pPr>
        <w:ind w:left="6120" w:hanging="360"/>
      </w:pPr>
    </w:lvl>
    <w:lvl w:ilvl="8" w:tplc="784EE81E" w:tentative="1">
      <w:start w:val="1"/>
      <w:numFmt w:val="lowerRoman"/>
      <w:lvlText w:val="%9."/>
      <w:lvlJc w:val="right"/>
      <w:pPr>
        <w:ind w:left="6840" w:hanging="180"/>
      </w:pPr>
    </w:lvl>
  </w:abstractNum>
  <w:num w:numId="1" w16cid:durableId="1007758025">
    <w:abstractNumId w:val="2"/>
  </w:num>
  <w:num w:numId="2" w16cid:durableId="831413657">
    <w:abstractNumId w:val="0"/>
  </w:num>
  <w:num w:numId="3" w16cid:durableId="239173607">
    <w:abstractNumId w:val="1"/>
  </w:num>
  <w:num w:numId="4" w16cid:durableId="1842548489">
    <w:abstractNumId w:val="4"/>
  </w:num>
  <w:num w:numId="5" w16cid:durableId="21473559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yan LaPlant">
    <w15:presenceInfo w15:providerId="AD" w15:userId="S::blaplant@jadiancapital.com::cd9d22b5-9eb0-4b53-a207-48915ce25bcd"/>
  </w15:person>
  <w15:person w15:author="Jon Wyss">
    <w15:presenceInfo w15:providerId="AD" w15:userId="S::jon@parakeetcommunities.com::3fa6ade5-ab81-48f6-826c-5ad02fd6b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4"/>
    <w:rsid w:val="00076314"/>
    <w:rsid w:val="00086D30"/>
    <w:rsid w:val="000A3FD4"/>
    <w:rsid w:val="00157B75"/>
    <w:rsid w:val="00196706"/>
    <w:rsid w:val="00196B4D"/>
    <w:rsid w:val="001A1EA0"/>
    <w:rsid w:val="001F436D"/>
    <w:rsid w:val="00210959"/>
    <w:rsid w:val="00250179"/>
    <w:rsid w:val="00296C75"/>
    <w:rsid w:val="002A4FE9"/>
    <w:rsid w:val="002C2383"/>
    <w:rsid w:val="003077BA"/>
    <w:rsid w:val="003105CC"/>
    <w:rsid w:val="00316C7C"/>
    <w:rsid w:val="0035432A"/>
    <w:rsid w:val="003639EC"/>
    <w:rsid w:val="00376672"/>
    <w:rsid w:val="003B5B4A"/>
    <w:rsid w:val="003C0900"/>
    <w:rsid w:val="00432035"/>
    <w:rsid w:val="004372EA"/>
    <w:rsid w:val="00496881"/>
    <w:rsid w:val="004A5590"/>
    <w:rsid w:val="004E7B40"/>
    <w:rsid w:val="004F5251"/>
    <w:rsid w:val="00507BCF"/>
    <w:rsid w:val="005175E6"/>
    <w:rsid w:val="0055717C"/>
    <w:rsid w:val="005823C5"/>
    <w:rsid w:val="00591E3E"/>
    <w:rsid w:val="005A5E6E"/>
    <w:rsid w:val="005B0726"/>
    <w:rsid w:val="005C1C1D"/>
    <w:rsid w:val="005D2B59"/>
    <w:rsid w:val="006009EE"/>
    <w:rsid w:val="00614B09"/>
    <w:rsid w:val="00654841"/>
    <w:rsid w:val="006715BC"/>
    <w:rsid w:val="0069431C"/>
    <w:rsid w:val="00697AE7"/>
    <w:rsid w:val="006A7D29"/>
    <w:rsid w:val="006B3678"/>
    <w:rsid w:val="006D5894"/>
    <w:rsid w:val="006E3759"/>
    <w:rsid w:val="00724741"/>
    <w:rsid w:val="00752CEB"/>
    <w:rsid w:val="00755677"/>
    <w:rsid w:val="007F770C"/>
    <w:rsid w:val="008206D8"/>
    <w:rsid w:val="00843BE8"/>
    <w:rsid w:val="00846CB7"/>
    <w:rsid w:val="00856673"/>
    <w:rsid w:val="00931C54"/>
    <w:rsid w:val="009344F6"/>
    <w:rsid w:val="00952EDF"/>
    <w:rsid w:val="00993C70"/>
    <w:rsid w:val="009A0C8D"/>
    <w:rsid w:val="009D1DCD"/>
    <w:rsid w:val="00A23788"/>
    <w:rsid w:val="00A27728"/>
    <w:rsid w:val="00A50209"/>
    <w:rsid w:val="00A546A5"/>
    <w:rsid w:val="00A62B55"/>
    <w:rsid w:val="00A873CA"/>
    <w:rsid w:val="00AE5F6E"/>
    <w:rsid w:val="00B0017E"/>
    <w:rsid w:val="00B029DD"/>
    <w:rsid w:val="00B229AD"/>
    <w:rsid w:val="00B34179"/>
    <w:rsid w:val="00B70D34"/>
    <w:rsid w:val="00BA1E84"/>
    <w:rsid w:val="00BF5723"/>
    <w:rsid w:val="00C00322"/>
    <w:rsid w:val="00C203BA"/>
    <w:rsid w:val="00C71D17"/>
    <w:rsid w:val="00CA086B"/>
    <w:rsid w:val="00CC0B3D"/>
    <w:rsid w:val="00CD3DB5"/>
    <w:rsid w:val="00CE473B"/>
    <w:rsid w:val="00CE6AAE"/>
    <w:rsid w:val="00D00781"/>
    <w:rsid w:val="00D41588"/>
    <w:rsid w:val="00D64686"/>
    <w:rsid w:val="00DA4A25"/>
    <w:rsid w:val="00DD14B4"/>
    <w:rsid w:val="00E008BC"/>
    <w:rsid w:val="00E27C9A"/>
    <w:rsid w:val="00E94164"/>
    <w:rsid w:val="00E975FB"/>
    <w:rsid w:val="00EC08D2"/>
    <w:rsid w:val="00EC62A7"/>
    <w:rsid w:val="00F65D4F"/>
    <w:rsid w:val="00FB00C0"/>
    <w:rsid w:val="00FC7C7B"/>
    <w:rsid w:val="00FD5CA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8559712"/>
  <w15:chartTrackingRefBased/>
  <w15:docId w15:val="{72167F9B-E01F-466F-8711-A36735F9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D4A"/>
    <w:pPr>
      <w:spacing w:after="200"/>
    </w:pPr>
    <w:rPr>
      <w:sz w:val="24"/>
      <w:szCs w:val="24"/>
    </w:rPr>
  </w:style>
  <w:style w:type="paragraph" w:styleId="Heading1">
    <w:name w:val="heading 1"/>
    <w:basedOn w:val="Normal"/>
    <w:next w:val="BodyText2"/>
    <w:link w:val="Heading1Char"/>
    <w:qFormat/>
    <w:rsid w:val="00FC7C7B"/>
    <w:pPr>
      <w:keepLines/>
      <w:widowControl w:val="0"/>
      <w:numPr>
        <w:numId w:val="5"/>
      </w:numPr>
      <w:spacing w:after="240"/>
      <w:outlineLvl w:val="0"/>
    </w:pPr>
    <w:rPr>
      <w:rFonts w:ascii="Times New Roman" w:eastAsia="Times New Roman" w:hAnsi="Times New Roman"/>
      <w:bCs/>
      <w:caps/>
      <w:snapToGrid w:val="0"/>
      <w:color w:val="000000"/>
      <w:szCs w:val="32"/>
    </w:rPr>
  </w:style>
  <w:style w:type="paragraph" w:styleId="Heading2">
    <w:name w:val="heading 2"/>
    <w:basedOn w:val="Normal"/>
    <w:next w:val="BodyText2"/>
    <w:link w:val="Heading2Char"/>
    <w:qFormat/>
    <w:rsid w:val="00FC7C7B"/>
    <w:pPr>
      <w:widowControl w:val="0"/>
      <w:numPr>
        <w:ilvl w:val="1"/>
        <w:numId w:val="5"/>
      </w:numPr>
      <w:spacing w:after="240"/>
      <w:jc w:val="both"/>
      <w:outlineLvl w:val="1"/>
    </w:pPr>
    <w:rPr>
      <w:rFonts w:ascii="Times New Roman" w:eastAsia="Times New Roman" w:hAnsi="Times New Roman"/>
      <w:bCs/>
      <w:iCs/>
      <w:snapToGrid w:val="0"/>
      <w:color w:val="000000"/>
      <w:szCs w:val="28"/>
    </w:rPr>
  </w:style>
  <w:style w:type="paragraph" w:styleId="Heading3">
    <w:name w:val="heading 3"/>
    <w:basedOn w:val="Normal"/>
    <w:next w:val="BodyText2"/>
    <w:link w:val="Heading3Char"/>
    <w:qFormat/>
    <w:rsid w:val="00FC7C7B"/>
    <w:pPr>
      <w:widowControl w:val="0"/>
      <w:numPr>
        <w:ilvl w:val="2"/>
        <w:numId w:val="5"/>
      </w:numPr>
      <w:spacing w:after="240"/>
      <w:jc w:val="both"/>
      <w:outlineLvl w:val="2"/>
    </w:pPr>
    <w:rPr>
      <w:rFonts w:ascii="Times New Roman" w:eastAsia="Times New Roman" w:hAnsi="Times New Roman"/>
      <w:bCs/>
      <w:snapToGrid w:val="0"/>
      <w:color w:val="000000"/>
      <w:szCs w:val="26"/>
    </w:rPr>
  </w:style>
  <w:style w:type="paragraph" w:styleId="Heading4">
    <w:name w:val="heading 4"/>
    <w:basedOn w:val="Normal"/>
    <w:next w:val="BodyText2"/>
    <w:link w:val="Heading4Char"/>
    <w:qFormat/>
    <w:rsid w:val="00FC7C7B"/>
    <w:pPr>
      <w:widowControl w:val="0"/>
      <w:numPr>
        <w:ilvl w:val="3"/>
        <w:numId w:val="5"/>
      </w:numPr>
      <w:spacing w:after="240"/>
      <w:jc w:val="both"/>
      <w:outlineLvl w:val="3"/>
    </w:pPr>
    <w:rPr>
      <w:rFonts w:ascii="Times New Roman" w:eastAsia="Times New Roman" w:hAnsi="Times New Roman"/>
      <w:bCs/>
      <w:snapToGrid w:val="0"/>
      <w:color w:val="000000"/>
      <w:szCs w:val="28"/>
    </w:rPr>
  </w:style>
  <w:style w:type="paragraph" w:styleId="Heading5">
    <w:name w:val="heading 5"/>
    <w:basedOn w:val="Normal"/>
    <w:next w:val="BodyText2"/>
    <w:link w:val="Heading5Char"/>
    <w:qFormat/>
    <w:rsid w:val="00FC7C7B"/>
    <w:pPr>
      <w:widowControl w:val="0"/>
      <w:numPr>
        <w:ilvl w:val="4"/>
        <w:numId w:val="5"/>
      </w:numPr>
      <w:spacing w:after="240"/>
      <w:jc w:val="both"/>
      <w:outlineLvl w:val="4"/>
    </w:pPr>
    <w:rPr>
      <w:rFonts w:ascii="Times New Roman" w:eastAsia="Times New Roman" w:hAnsi="Times New Roman"/>
      <w:bCs/>
      <w:iCs/>
      <w:snapToGrid w:val="0"/>
      <w:color w:val="000000"/>
      <w:szCs w:val="26"/>
    </w:rPr>
  </w:style>
  <w:style w:type="paragraph" w:styleId="Heading6">
    <w:name w:val="heading 6"/>
    <w:basedOn w:val="Normal"/>
    <w:next w:val="BodyText2"/>
    <w:link w:val="Heading6Char"/>
    <w:qFormat/>
    <w:rsid w:val="00FC7C7B"/>
    <w:pPr>
      <w:widowControl w:val="0"/>
      <w:numPr>
        <w:ilvl w:val="5"/>
        <w:numId w:val="5"/>
      </w:numPr>
      <w:spacing w:after="240"/>
      <w:jc w:val="both"/>
      <w:outlineLvl w:val="5"/>
    </w:pPr>
    <w:rPr>
      <w:rFonts w:ascii="Times New Roman" w:eastAsia="Times New Roman" w:hAnsi="Times New Roman"/>
      <w:bCs/>
      <w:snapToGrid w:val="0"/>
      <w:color w:val="000000"/>
      <w:szCs w:val="22"/>
    </w:rPr>
  </w:style>
  <w:style w:type="paragraph" w:styleId="Heading7">
    <w:name w:val="heading 7"/>
    <w:basedOn w:val="Normal"/>
    <w:next w:val="BodyText2"/>
    <w:link w:val="Heading7Char"/>
    <w:qFormat/>
    <w:rsid w:val="00FC7C7B"/>
    <w:pPr>
      <w:widowControl w:val="0"/>
      <w:numPr>
        <w:ilvl w:val="6"/>
        <w:numId w:val="5"/>
      </w:numPr>
      <w:spacing w:after="240"/>
      <w:jc w:val="both"/>
      <w:outlineLvl w:val="6"/>
    </w:pPr>
    <w:rPr>
      <w:rFonts w:ascii="Times New Roman" w:eastAsia="Times New Roman" w:hAnsi="Times New Roman"/>
      <w:snapToGrid w:val="0"/>
      <w:color w:val="000000"/>
    </w:rPr>
  </w:style>
  <w:style w:type="paragraph" w:styleId="Heading8">
    <w:name w:val="heading 8"/>
    <w:basedOn w:val="Normal"/>
    <w:next w:val="BodyText2"/>
    <w:link w:val="Heading8Char"/>
    <w:qFormat/>
    <w:rsid w:val="00FC7C7B"/>
    <w:pPr>
      <w:widowControl w:val="0"/>
      <w:numPr>
        <w:ilvl w:val="7"/>
        <w:numId w:val="5"/>
      </w:numPr>
      <w:spacing w:after="240"/>
      <w:jc w:val="both"/>
      <w:outlineLvl w:val="7"/>
    </w:pPr>
    <w:rPr>
      <w:rFonts w:ascii="Times New Roman" w:eastAsia="Times New Roman" w:hAnsi="Times New Roman"/>
      <w:iCs/>
      <w:snapToGrid w:val="0"/>
      <w:color w:val="000000"/>
    </w:rPr>
  </w:style>
  <w:style w:type="paragraph" w:styleId="Heading9">
    <w:name w:val="heading 9"/>
    <w:basedOn w:val="Normal"/>
    <w:next w:val="BodyText2"/>
    <w:link w:val="Heading9Char"/>
    <w:qFormat/>
    <w:rsid w:val="00FC7C7B"/>
    <w:pPr>
      <w:widowControl w:val="0"/>
      <w:numPr>
        <w:ilvl w:val="8"/>
        <w:numId w:val="5"/>
      </w:numPr>
      <w:spacing w:after="240"/>
      <w:jc w:val="both"/>
      <w:outlineLvl w:val="8"/>
    </w:pPr>
    <w:rPr>
      <w:rFonts w:ascii="Times New Roman" w:eastAsia="Times New Roman" w:hAnsi="Times New Roman"/>
      <w:snapToGrid w:val="0"/>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649A5"/>
    <w:pPr>
      <w:spacing w:after="0"/>
    </w:pPr>
    <w:rPr>
      <w:rFonts w:ascii="Tahoma" w:hAnsi="Tahoma" w:cs="Tahoma"/>
      <w:sz w:val="16"/>
      <w:szCs w:val="16"/>
    </w:rPr>
  </w:style>
  <w:style w:type="character" w:customStyle="1" w:styleId="BalloonTextChar">
    <w:name w:val="Balloon Text Char"/>
    <w:link w:val="BalloonText"/>
    <w:rsid w:val="004649A5"/>
    <w:rPr>
      <w:rFonts w:ascii="Tahoma" w:hAnsi="Tahoma" w:cs="Tahoma"/>
      <w:sz w:val="16"/>
      <w:szCs w:val="16"/>
    </w:rPr>
  </w:style>
  <w:style w:type="paragraph" w:styleId="Header">
    <w:name w:val="header"/>
    <w:basedOn w:val="Normal"/>
    <w:link w:val="HeaderChar"/>
    <w:rsid w:val="00076314"/>
    <w:pPr>
      <w:tabs>
        <w:tab w:val="center" w:pos="4680"/>
        <w:tab w:val="right" w:pos="9360"/>
      </w:tabs>
    </w:pPr>
  </w:style>
  <w:style w:type="character" w:customStyle="1" w:styleId="HeaderChar">
    <w:name w:val="Header Char"/>
    <w:link w:val="Header"/>
    <w:rsid w:val="00076314"/>
    <w:rPr>
      <w:sz w:val="24"/>
      <w:szCs w:val="24"/>
    </w:rPr>
  </w:style>
  <w:style w:type="paragraph" w:styleId="Footer">
    <w:name w:val="footer"/>
    <w:basedOn w:val="Normal"/>
    <w:link w:val="FooterChar"/>
    <w:rsid w:val="00076314"/>
    <w:pPr>
      <w:tabs>
        <w:tab w:val="center" w:pos="4680"/>
        <w:tab w:val="right" w:pos="9360"/>
      </w:tabs>
    </w:pPr>
  </w:style>
  <w:style w:type="character" w:customStyle="1" w:styleId="FooterChar">
    <w:name w:val="Footer Char"/>
    <w:link w:val="Footer"/>
    <w:rsid w:val="00076314"/>
    <w:rPr>
      <w:sz w:val="24"/>
      <w:szCs w:val="24"/>
    </w:rPr>
  </w:style>
  <w:style w:type="character" w:customStyle="1" w:styleId="Heading1Char">
    <w:name w:val="Heading 1 Char"/>
    <w:link w:val="Heading1"/>
    <w:rsid w:val="00FC7C7B"/>
    <w:rPr>
      <w:rFonts w:ascii="Times New Roman" w:eastAsia="Times New Roman" w:hAnsi="Times New Roman"/>
      <w:bCs/>
      <w:caps/>
      <w:snapToGrid w:val="0"/>
      <w:color w:val="000000"/>
      <w:sz w:val="24"/>
      <w:szCs w:val="32"/>
    </w:rPr>
  </w:style>
  <w:style w:type="character" w:customStyle="1" w:styleId="Heading2Char">
    <w:name w:val="Heading 2 Char"/>
    <w:link w:val="Heading2"/>
    <w:rsid w:val="00FC7C7B"/>
    <w:rPr>
      <w:rFonts w:ascii="Times New Roman" w:eastAsia="Times New Roman" w:hAnsi="Times New Roman"/>
      <w:bCs/>
      <w:iCs/>
      <w:snapToGrid w:val="0"/>
      <w:color w:val="000000"/>
      <w:sz w:val="24"/>
      <w:szCs w:val="28"/>
    </w:rPr>
  </w:style>
  <w:style w:type="character" w:customStyle="1" w:styleId="Heading3Char">
    <w:name w:val="Heading 3 Char"/>
    <w:link w:val="Heading3"/>
    <w:rsid w:val="00FC7C7B"/>
    <w:rPr>
      <w:rFonts w:ascii="Times New Roman" w:eastAsia="Times New Roman" w:hAnsi="Times New Roman"/>
      <w:bCs/>
      <w:snapToGrid w:val="0"/>
      <w:color w:val="000000"/>
      <w:sz w:val="24"/>
      <w:szCs w:val="26"/>
    </w:rPr>
  </w:style>
  <w:style w:type="character" w:customStyle="1" w:styleId="Heading4Char">
    <w:name w:val="Heading 4 Char"/>
    <w:link w:val="Heading4"/>
    <w:rsid w:val="00FC7C7B"/>
    <w:rPr>
      <w:rFonts w:ascii="Times New Roman" w:eastAsia="Times New Roman" w:hAnsi="Times New Roman"/>
      <w:bCs/>
      <w:snapToGrid w:val="0"/>
      <w:color w:val="000000"/>
      <w:sz w:val="24"/>
      <w:szCs w:val="28"/>
    </w:rPr>
  </w:style>
  <w:style w:type="character" w:customStyle="1" w:styleId="Heading5Char">
    <w:name w:val="Heading 5 Char"/>
    <w:link w:val="Heading5"/>
    <w:rsid w:val="00FC7C7B"/>
    <w:rPr>
      <w:rFonts w:ascii="Times New Roman" w:eastAsia="Times New Roman" w:hAnsi="Times New Roman"/>
      <w:bCs/>
      <w:iCs/>
      <w:snapToGrid w:val="0"/>
      <w:color w:val="000000"/>
      <w:sz w:val="24"/>
      <w:szCs w:val="26"/>
    </w:rPr>
  </w:style>
  <w:style w:type="character" w:customStyle="1" w:styleId="Heading6Char">
    <w:name w:val="Heading 6 Char"/>
    <w:link w:val="Heading6"/>
    <w:rsid w:val="00FC7C7B"/>
    <w:rPr>
      <w:rFonts w:ascii="Times New Roman" w:eastAsia="Times New Roman" w:hAnsi="Times New Roman"/>
      <w:bCs/>
      <w:snapToGrid w:val="0"/>
      <w:color w:val="000000"/>
      <w:sz w:val="24"/>
      <w:szCs w:val="22"/>
    </w:rPr>
  </w:style>
  <w:style w:type="character" w:customStyle="1" w:styleId="Heading7Char">
    <w:name w:val="Heading 7 Char"/>
    <w:link w:val="Heading7"/>
    <w:rsid w:val="00FC7C7B"/>
    <w:rPr>
      <w:rFonts w:ascii="Times New Roman" w:eastAsia="Times New Roman" w:hAnsi="Times New Roman"/>
      <w:snapToGrid w:val="0"/>
      <w:color w:val="000000"/>
      <w:sz w:val="24"/>
      <w:szCs w:val="24"/>
    </w:rPr>
  </w:style>
  <w:style w:type="character" w:customStyle="1" w:styleId="Heading8Char">
    <w:name w:val="Heading 8 Char"/>
    <w:link w:val="Heading8"/>
    <w:rsid w:val="00FC7C7B"/>
    <w:rPr>
      <w:rFonts w:ascii="Times New Roman" w:eastAsia="Times New Roman" w:hAnsi="Times New Roman"/>
      <w:iCs/>
      <w:snapToGrid w:val="0"/>
      <w:color w:val="000000"/>
      <w:sz w:val="24"/>
      <w:szCs w:val="24"/>
    </w:rPr>
  </w:style>
  <w:style w:type="character" w:customStyle="1" w:styleId="Heading9Char">
    <w:name w:val="Heading 9 Char"/>
    <w:link w:val="Heading9"/>
    <w:rsid w:val="00FC7C7B"/>
    <w:rPr>
      <w:rFonts w:ascii="Times New Roman" w:eastAsia="Times New Roman" w:hAnsi="Times New Roman"/>
      <w:snapToGrid w:val="0"/>
      <w:color w:val="000000"/>
      <w:sz w:val="24"/>
      <w:szCs w:val="22"/>
    </w:rPr>
  </w:style>
  <w:style w:type="paragraph" w:styleId="BodyText2">
    <w:name w:val="Body Text 2"/>
    <w:basedOn w:val="Normal"/>
    <w:link w:val="BodyText2Char"/>
    <w:rsid w:val="00FC7C7B"/>
    <w:pPr>
      <w:spacing w:after="120" w:line="480" w:lineRule="auto"/>
    </w:pPr>
  </w:style>
  <w:style w:type="character" w:customStyle="1" w:styleId="BodyText2Char">
    <w:name w:val="Body Text 2 Char"/>
    <w:link w:val="BodyText2"/>
    <w:rsid w:val="00FC7C7B"/>
    <w:rPr>
      <w:sz w:val="24"/>
      <w:szCs w:val="24"/>
    </w:rPr>
  </w:style>
  <w:style w:type="paragraph" w:styleId="Revision">
    <w:name w:val="Revision"/>
    <w:hidden/>
    <w:rsid w:val="007F770C"/>
    <w:rPr>
      <w:sz w:val="24"/>
      <w:szCs w:val="24"/>
    </w:rPr>
  </w:style>
  <w:style w:type="character" w:styleId="CommentReference">
    <w:name w:val="annotation reference"/>
    <w:basedOn w:val="DefaultParagraphFont"/>
    <w:rsid w:val="003B5B4A"/>
    <w:rPr>
      <w:sz w:val="16"/>
      <w:szCs w:val="16"/>
    </w:rPr>
  </w:style>
  <w:style w:type="paragraph" w:styleId="CommentText">
    <w:name w:val="annotation text"/>
    <w:basedOn w:val="Normal"/>
    <w:link w:val="CommentTextChar"/>
    <w:rsid w:val="003B5B4A"/>
    <w:rPr>
      <w:sz w:val="20"/>
      <w:szCs w:val="20"/>
    </w:rPr>
  </w:style>
  <w:style w:type="character" w:customStyle="1" w:styleId="CommentTextChar">
    <w:name w:val="Comment Text Char"/>
    <w:basedOn w:val="DefaultParagraphFont"/>
    <w:link w:val="CommentText"/>
    <w:rsid w:val="003B5B4A"/>
  </w:style>
  <w:style w:type="paragraph" w:styleId="CommentSubject">
    <w:name w:val="annotation subject"/>
    <w:basedOn w:val="CommentText"/>
    <w:next w:val="CommentText"/>
    <w:link w:val="CommentSubjectChar"/>
    <w:rsid w:val="003B5B4A"/>
    <w:rPr>
      <w:b/>
      <w:bCs/>
    </w:rPr>
  </w:style>
  <w:style w:type="character" w:customStyle="1" w:styleId="CommentSubjectChar">
    <w:name w:val="Comment Subject Char"/>
    <w:basedOn w:val="CommentTextChar"/>
    <w:link w:val="CommentSubject"/>
    <w:rsid w:val="003B5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9834211">
      <w:bodyDiv w:val="1"/>
      <w:marLeft w:val="0"/>
      <w:marRight w:val="0"/>
      <w:marTop w:val="0"/>
      <w:marBottom w:val="0"/>
      <w:divBdr>
        <w:top w:val="none" w:sz="0" w:space="0" w:color="auto"/>
        <w:left w:val="none" w:sz="0" w:space="0" w:color="auto"/>
        <w:bottom w:val="none" w:sz="0" w:space="0" w:color="auto"/>
        <w:right w:val="none" w:sz="0" w:space="0" w:color="auto"/>
      </w:divBdr>
    </w:div>
    <w:div w:id="1929150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292AA-8F78-4D95-A5B0-8529B2D09E93}"/>
</file>

<file path=customXml/itemProps2.xml><?xml version="1.0" encoding="utf-8"?>
<ds:datastoreItem xmlns:ds="http://schemas.openxmlformats.org/officeDocument/2006/customXml" ds:itemID="{9378C801-07D4-4A54-8340-30E0FDC6B86C}">
  <ds:schemaRefs>
    <ds:schemaRef ds:uri="http://schemas.microsoft.com/office/2006/metadata/properties"/>
    <ds:schemaRef ds:uri="http://schemas.microsoft.com/office/infopath/2007/PartnerControls"/>
    <ds:schemaRef ds:uri="55b7ea7a-bf19-4eec-b378-a30ccb9c197c"/>
    <ds:schemaRef ds:uri="401553dd-2b1b-4034-a158-8d59433b3929"/>
  </ds:schemaRefs>
</ds:datastoreItem>
</file>

<file path=customXml/itemProps3.xml><?xml version="1.0" encoding="utf-8"?>
<ds:datastoreItem xmlns:ds="http://schemas.openxmlformats.org/officeDocument/2006/customXml" ds:itemID="{FEED2C02-16FB-446D-B89B-C5F1A1CD20CD}">
  <ds:schemaRefs>
    <ds:schemaRef ds:uri="http://schemas.microsoft.com/sharepoint/v3/contenttype/forms"/>
  </ds:schemaRefs>
</ds:datastoreItem>
</file>

<file path=customXml/itemProps4.xml><?xml version="1.0" encoding="utf-8"?>
<ds:datastoreItem xmlns:ds="http://schemas.openxmlformats.org/officeDocument/2006/customXml" ds:itemID="{11E436F4-062C-4E36-934E-D8ACAE50D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1524</Words>
  <Characters>8504</Characters>
  <Application>Microsoft Office Word</Application>
  <DocSecurity>4</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Berk</dc:creator>
  <cp:keywords/>
  <dc:description/>
  <cp:lastModifiedBy>Jon Wyss</cp:lastModifiedBy>
  <cp:revision>2</cp:revision>
  <cp:lastPrinted>1900-01-01T05:00:00Z</cp:lastPrinted>
  <dcterms:created xsi:type="dcterms:W3CDTF">2024-10-11T04:17:00Z</dcterms:created>
  <dcterms:modified xsi:type="dcterms:W3CDTF">2024-10-11T04:17:00Z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