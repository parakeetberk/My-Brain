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693" w:rsidRDefault="005103A3" w14:paraId="009C4A95" w14:textId="77777777">
      <w:pPr>
        <w:spacing w:after="40"/>
      </w:pPr>
      <w:r>
        <w:rPr>
          <w:b/>
          <w:bCs/>
          <w:sz w:val="40"/>
          <w:szCs w:val="40"/>
        </w:rPr>
        <w:t>Home Sale Closing Document Checklist</w:t>
      </w:r>
    </w:p>
    <w:p w:rsidR="00DB0693" w:rsidRDefault="005103A3" w14:paraId="06E5DA9F" w14:textId="60B80913">
      <w:pPr>
        <w:spacing w:after="240"/>
      </w:pPr>
      <w:r>
        <w:rPr>
          <w:color w:val="4CAF50"/>
          <w:sz w:val="22"/>
          <w:szCs w:val="22"/>
        </w:rPr>
        <w:t xml:space="preserve">Parakeet </w:t>
      </w:r>
      <w:r w:rsidR="005C11B6">
        <w:rPr>
          <w:color w:val="4CAF50"/>
          <w:sz w:val="22"/>
          <w:szCs w:val="22"/>
        </w:rPr>
        <w:t xml:space="preserve">Communities </w:t>
      </w:r>
      <w:proofErr w:type="gramStart"/>
      <w:r w:rsidR="005C11B6">
        <w:rPr>
          <w:color w:val="4CAF50"/>
          <w:sz w:val="22"/>
          <w:szCs w:val="22"/>
        </w:rPr>
        <w:t>·</w:t>
      </w:r>
      <w:r>
        <w:rPr>
          <w:color w:val="4CAF50"/>
          <w:sz w:val="22"/>
          <w:szCs w:val="22"/>
        </w:rPr>
        <w:t xml:space="preserve">  Complete</w:t>
      </w:r>
      <w:proofErr w:type="gramEnd"/>
      <w:r>
        <w:rPr>
          <w:color w:val="4CAF50"/>
          <w:sz w:val="22"/>
          <w:szCs w:val="22"/>
        </w:rPr>
        <w:t xml:space="preserve"> one checklist per closing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DB0693" w14:paraId="1B9E1449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3B00CAD9" w14:textId="77777777">
            <w:r>
              <w:rPr>
                <w:b/>
                <w:bCs/>
              </w:rPr>
              <w:t>Property Address:</w:t>
            </w:r>
          </w:p>
          <w:p w:rsidR="00DB0693" w:rsidRDefault="005103A3" w14:paraId="2872B7F2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54077742" w14:textId="77777777">
            <w:r>
              <w:rPr>
                <w:b/>
                <w:bCs/>
              </w:rPr>
              <w:t>Buyer Name:</w:t>
            </w:r>
          </w:p>
          <w:p w:rsidR="00DB0693" w:rsidRDefault="005103A3" w14:paraId="3D770F98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  <w:tr w:rsidR="00DB0693" w14:paraId="4FD4539C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1A7CF4BC" w14:textId="77777777">
            <w:r>
              <w:rPr>
                <w:b/>
                <w:bCs/>
              </w:rPr>
              <w:t>Closing Date:</w:t>
            </w:r>
          </w:p>
          <w:p w:rsidR="00DB0693" w:rsidRDefault="005103A3" w14:paraId="46C59D53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26314881" w14:textId="77777777">
            <w:r>
              <w:rPr>
                <w:b/>
                <w:bCs/>
              </w:rPr>
              <w:t>Deal Type:   □ Cash     □ Financed     □ Lease Option Purchase</w:t>
            </w:r>
          </w:p>
          <w:p w:rsidR="00DB0693" w:rsidRDefault="005103A3" w14:paraId="4BB73E0D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  <w:tr w:rsidR="00DB0693" w14:paraId="5505CD02" w14:textId="77777777"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1F986E2D" w14:textId="77777777">
            <w:r>
              <w:rPr>
                <w:b/>
                <w:bCs/>
              </w:rPr>
              <w:t>Community Manager / Sales Rep:</w:t>
            </w:r>
          </w:p>
          <w:p w:rsidR="00DB0693" w:rsidRDefault="005103A3" w14:paraId="35C77A68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  <w:tc>
          <w:tcPr>
            <w:tcW w:w="50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EBF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40AFBB40" w14:textId="77777777">
            <w:r>
              <w:rPr>
                <w:b/>
                <w:bCs/>
              </w:rPr>
              <w:t>Closing Coordinator: Melanie S.</w:t>
            </w:r>
          </w:p>
          <w:p w:rsidR="00DB0693" w:rsidRDefault="005103A3" w14:paraId="30AF6D6D" w14:textId="77777777">
            <w:pPr>
              <w:pBdr>
                <w:bottom w:val="single" w:color="CCCCCC" w:sz="1" w:space="0"/>
              </w:pBdr>
              <w:spacing w:before="80"/>
            </w:pPr>
            <w:r>
              <w:t xml:space="preserve">  </w:t>
            </w:r>
          </w:p>
        </w:tc>
      </w:tr>
    </w:tbl>
    <w:p w:rsidR="00DB0693" w:rsidRDefault="005103A3" w14:paraId="5A969A78" w14:textId="77777777">
      <w:pPr>
        <w:spacing w:before="240" w:after="120"/>
      </w:pPr>
      <w:r>
        <w:t xml:space="preserve">State:   □ South Carolina (Form 500 </w:t>
      </w:r>
      <w:proofErr w:type="gramStart"/>
      <w:r>
        <w:t xml:space="preserve">required)   </w:t>
      </w:r>
      <w:proofErr w:type="gramEnd"/>
      <w:r>
        <w:t xml:space="preserve">  □ Other: _______________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1800"/>
        <w:gridCol w:w="1800"/>
        <w:gridCol w:w="3080"/>
      </w:tblGrid>
      <w:tr w:rsidR="00DB0693" w:rsidTr="4DF8C06F" w14:paraId="270062E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B0693" w:rsidRDefault="005103A3" w14:paraId="5EB0D824" w14:textId="77777777">
            <w:pPr>
              <w:jc w:val="center"/>
            </w:pPr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4160C228" w14:textId="77777777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80553A5" w14:textId="77777777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F66B5FC" w14:textId="77777777">
            <w:r>
              <w:rPr>
                <w:b/>
                <w:bCs/>
                <w:color w:val="FFFFFF"/>
              </w:rPr>
              <w:t>Applies To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260649A" w14:textId="77777777">
            <w:r>
              <w:rPr>
                <w:b/>
                <w:bCs/>
                <w:color w:val="FFFFFF"/>
              </w:rPr>
              <w:t>Notes / Status</w:t>
            </w:r>
          </w:p>
        </w:tc>
      </w:tr>
      <w:tr w:rsidR="00DB0693" w:rsidTr="4DF8C06F" w14:paraId="0D236C5E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4DF1487" w14:textId="77777777">
            <w:r>
              <w:rPr>
                <w:b/>
                <w:bCs/>
                <w:color w:val="FFFFFF"/>
                <w:sz w:val="22"/>
                <w:szCs w:val="22"/>
              </w:rPr>
              <w:t>PHASE 1 — Offer Submission &amp; Approval</w:t>
            </w:r>
          </w:p>
        </w:tc>
      </w:tr>
      <w:tr w:rsidR="00DB0693" w:rsidTr="4DF8C06F" w14:paraId="72FB7E79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301062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P="4DF8C06F" w:rsidRDefault="005103A3" w14:paraId="7955BBE3" w14:textId="49BFBAFE">
            <w:pPr>
              <w:rPr>
                <w:b w:val="1"/>
                <w:bCs w:val="1"/>
              </w:rPr>
            </w:pPr>
            <w:r w:rsidRPr="4DF8C06F" w:rsidR="005103A3">
              <w:rPr>
                <w:b w:val="1"/>
                <w:bCs w:val="1"/>
              </w:rPr>
              <w:t>S</w:t>
            </w:r>
            <w:r w:rsidRPr="4DF8C06F" w:rsidR="537AC726">
              <w:rPr>
                <w:b w:val="1"/>
                <w:bCs w:val="1"/>
              </w:rPr>
              <w:t xml:space="preserve">ubmit offer form to create the </w:t>
            </w:r>
            <w:r w:rsidRPr="4DF8C06F" w:rsidR="005103A3">
              <w:rPr>
                <w:b w:val="1"/>
                <w:bCs w:val="1"/>
              </w:rPr>
              <w:t>Purchase &amp; Sales Agreement (PSA)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915FCBB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B8D892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FD329E8" w14:textId="1A3F9E28">
            <w:r>
              <w:rPr>
                <w:i/>
                <w:iCs/>
              </w:rPr>
              <w:t xml:space="preserve">Submitted via </w:t>
            </w:r>
            <w:r w:rsidR="002974EF">
              <w:rPr>
                <w:i/>
                <w:iCs/>
              </w:rPr>
              <w:t xml:space="preserve">Form </w:t>
            </w:r>
            <w:r>
              <w:rPr>
                <w:i/>
                <w:iCs/>
              </w:rPr>
              <w:t>to Director of Sales. Copies: Regional Manager, Director of Operations.</w:t>
            </w:r>
          </w:p>
        </w:tc>
      </w:tr>
      <w:tr w:rsidR="00DB0693" w:rsidTr="4DF8C06F" w14:paraId="45007CB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52FD5F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2FBDFF" w14:textId="77777777">
            <w:r>
              <w:rPr>
                <w:b/>
                <w:bCs/>
              </w:rPr>
              <w:t>Director of Sales Approval Email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9896A2" w14:textId="77777777">
            <w:r>
              <w:t>Director of Sales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D7AB20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2974EF" w14:paraId="79CCE880" w14:textId="555082CB">
            <w:r>
              <w:rPr>
                <w:i/>
                <w:iCs/>
              </w:rPr>
              <w:t>Same day</w:t>
            </w:r>
            <w:r w:rsidR="005103A3">
              <w:rPr>
                <w:i/>
                <w:iCs/>
              </w:rPr>
              <w:t xml:space="preserve"> turnaround</w:t>
            </w:r>
            <w:r>
              <w:rPr>
                <w:i/>
                <w:iCs/>
              </w:rPr>
              <w:t xml:space="preserve"> – max of 24 hours</w:t>
            </w:r>
            <w:r w:rsidR="005103A3">
              <w:rPr>
                <w:i/>
                <w:iCs/>
              </w:rPr>
              <w:t xml:space="preserve">. If rejected: </w:t>
            </w:r>
            <w:r w:rsidR="000C0F81">
              <w:rPr>
                <w:i/>
                <w:iCs/>
              </w:rPr>
              <w:t>counteroffer</w:t>
            </w:r>
            <w:r w:rsidR="005103A3">
              <w:rPr>
                <w:i/>
                <w:iCs/>
              </w:rPr>
              <w:t xml:space="preserve"> sent, buyer has </w:t>
            </w:r>
            <w:ins w:author="Leslie Croft" w:date="2026-07-06T10:37:00Z" w16du:dateUtc="2026-07-06T14:37:00Z" w:id="0">
              <w:r>
                <w:rPr>
                  <w:i/>
                  <w:iCs/>
                </w:rPr>
                <w:t>3</w:t>
              </w:r>
            </w:ins>
            <w:r w:rsidR="005103A3">
              <w:rPr>
                <w:i/>
                <w:iCs/>
              </w:rPr>
              <w:t>-day window to respond.</w:t>
            </w:r>
          </w:p>
        </w:tc>
      </w:tr>
      <w:tr w:rsidR="00DB0693" w:rsidTr="4DF8C06F" w14:paraId="65249B53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EBC9ECB" w14:textId="77777777">
            <w:r>
              <w:rPr>
                <w:b/>
                <w:bCs/>
                <w:color w:val="FFFFFF"/>
                <w:sz w:val="22"/>
                <w:szCs w:val="22"/>
              </w:rPr>
              <w:t>PHASE 2 — Deal Type Routing</w:t>
            </w:r>
          </w:p>
        </w:tc>
      </w:tr>
      <w:tr w:rsidR="00DB0693" w:rsidTr="4DF8C06F" w14:paraId="3028C861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867A73A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B87415F" w14:textId="77777777">
            <w:r>
              <w:rPr>
                <w:b/>
                <w:bCs/>
              </w:rPr>
              <w:t>Deal Type Identified in PSA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EE3C98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3B72F17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596402D" w14:textId="77777777">
            <w:r>
              <w:rPr>
                <w:i/>
                <w:iCs/>
              </w:rPr>
              <w:t xml:space="preserve">Cash / Financed / Lease Option Purchase. Closing date </w:t>
            </w:r>
            <w:proofErr w:type="gramStart"/>
            <w:r>
              <w:rPr>
                <w:i/>
                <w:iCs/>
              </w:rPr>
              <w:t>drives</w:t>
            </w:r>
            <w:proofErr w:type="gramEnd"/>
            <w:r>
              <w:rPr>
                <w:i/>
                <w:iCs/>
              </w:rPr>
              <w:t xml:space="preserve"> all deadlines.</w:t>
            </w:r>
          </w:p>
        </w:tc>
      </w:tr>
      <w:tr w:rsidR="00DB0693" w:rsidTr="4DF8C06F" w14:paraId="254873A2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79BF666" w14:textId="77777777">
            <w:r>
              <w:rPr>
                <w:b/>
                <w:bCs/>
                <w:color w:val="FFFFFF"/>
                <w:sz w:val="22"/>
                <w:szCs w:val="22"/>
              </w:rPr>
              <w:t>PHASE 3 — Document Compilation &amp; E-Sign (All Deals)</w:t>
            </w:r>
          </w:p>
        </w:tc>
      </w:tr>
      <w:tr w:rsidR="00DB0693" w:rsidTr="4DF8C06F" w14:paraId="1241D346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788D9C0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8169B08" w14:textId="77777777">
            <w:r>
              <w:rPr>
                <w:b/>
                <w:bCs/>
              </w:rPr>
              <w:t>Closing Checklist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646342E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E4CC45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2153291" w14:textId="77777777">
            <w:r>
              <w:rPr>
                <w:i/>
                <w:iCs/>
              </w:rPr>
              <w:t xml:space="preserve">Compiled and included in </w:t>
            </w:r>
            <w:proofErr w:type="spellStart"/>
            <w:r>
              <w:rPr>
                <w:i/>
                <w:iCs/>
              </w:rPr>
              <w:t>SignEasy</w:t>
            </w:r>
            <w:proofErr w:type="spellEnd"/>
            <w:r>
              <w:rPr>
                <w:i/>
                <w:iCs/>
              </w:rPr>
              <w:t xml:space="preserve"> package.</w:t>
            </w:r>
          </w:p>
        </w:tc>
      </w:tr>
      <w:tr w:rsidR="00DB0693" w:rsidTr="4DF8C06F" w14:paraId="7582CA5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252DBC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C72A3A" w14:textId="77777777">
            <w:r>
              <w:rPr>
                <w:b/>
                <w:bCs/>
              </w:rPr>
              <w:t>Purchase &amp; Sales Agreement (PSA)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6ABDC5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A3114A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7F32296" w14:textId="77777777">
            <w:r>
              <w:rPr>
                <w:i/>
                <w:iCs/>
              </w:rPr>
              <w:t>Fully executed PSA included in closing package.</w:t>
            </w:r>
          </w:p>
        </w:tc>
      </w:tr>
      <w:tr w:rsidR="00DB0693" w:rsidTr="4DF8C06F" w14:paraId="71B4D85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599D42F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96DE1B8" w14:textId="77777777">
            <w:r>
              <w:rPr>
                <w:b/>
                <w:bCs/>
              </w:rPr>
              <w:t>Flood Addendum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779371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0437919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78984B4" w14:textId="77777777">
            <w:r>
              <w:rPr>
                <w:i/>
                <w:iCs/>
              </w:rPr>
              <w:t>Included in all closing packages.</w:t>
            </w:r>
          </w:p>
        </w:tc>
      </w:tr>
      <w:tr w:rsidR="00DB0693" w:rsidTr="4DF8C06F" w14:paraId="1B83AA8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1DB56B2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99B838" w14:textId="77777777">
            <w:r>
              <w:rPr>
                <w:b/>
                <w:bCs/>
              </w:rPr>
              <w:t>Closing Worksheet (incl. sales tax)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23CEFBF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C63D1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E2278DE" w14:textId="77777777">
            <w:r>
              <w:rPr>
                <w:i/>
                <w:iCs/>
              </w:rPr>
              <w:t xml:space="preserve">Amount confirmed against wire by </w:t>
            </w:r>
            <w:proofErr w:type="gramStart"/>
            <w:r>
              <w:rPr>
                <w:i/>
                <w:iCs/>
              </w:rPr>
              <w:t>Accounting</w:t>
            </w:r>
            <w:proofErr w:type="gramEnd"/>
            <w:r>
              <w:rPr>
                <w:i/>
                <w:iCs/>
              </w:rPr>
              <w:t>.</w:t>
            </w:r>
          </w:p>
        </w:tc>
      </w:tr>
      <w:tr w:rsidR="00DB0693" w:rsidTr="4DF8C06F" w14:paraId="5DF1319C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530BFC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39EF83" w14:textId="77777777">
            <w:r>
              <w:rPr>
                <w:b/>
                <w:bCs/>
              </w:rPr>
              <w:t>Bill of Sale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BA6539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6E1FAB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65BE1C6" w14:textId="77777777">
            <w:r>
              <w:rPr>
                <w:i/>
                <w:iCs/>
              </w:rPr>
              <w:t>Included in all closing packages.</w:t>
            </w:r>
          </w:p>
        </w:tc>
      </w:tr>
      <w:tr w:rsidR="00DB0693" w:rsidTr="4DF8C06F" w14:paraId="717179D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9090EDC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B8BB197" w14:textId="77777777">
            <w:r>
              <w:rPr>
                <w:b/>
                <w:bCs/>
              </w:rPr>
              <w:t>Payment — Wire or Certified Bank Check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928B303" w14:textId="77777777">
            <w:r>
              <w:t>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686D08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62B97F6" w14:textId="77777777">
            <w:r>
              <w:rPr>
                <w:i/>
                <w:iCs/>
              </w:rPr>
              <w:t>Wire instructions per closing paperwork.</w:t>
            </w:r>
          </w:p>
        </w:tc>
      </w:tr>
      <w:tr w:rsidR="00DB0693" w:rsidTr="4DF8C06F" w14:paraId="7D874497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95C96F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0180B18" w14:textId="77777777">
            <w:r>
              <w:rPr>
                <w:b/>
                <w:bCs/>
              </w:rPr>
              <w:t>Form 500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56E8C9C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14FDEF" w14:textId="77777777">
            <w:r>
              <w:t>SC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95E9BAE" w14:textId="77777777">
            <w:r>
              <w:rPr>
                <w:i/>
                <w:iCs/>
              </w:rPr>
              <w:t>South Carolina deals only.</w:t>
            </w:r>
          </w:p>
        </w:tc>
      </w:tr>
      <w:tr w:rsidR="00DB0693" w:rsidTr="4DF8C06F" w14:paraId="2CD1072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95F41A7" w14:textId="77777777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666739D" w14:textId="77777777">
            <w:r>
              <w:rPr>
                <w:b/>
                <w:bCs/>
              </w:rPr>
              <w:t>Lease Option Purchase Agreement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6E46F9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A57861" w14:textId="77777777">
            <w:r>
              <w:t>LOP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07E460" w14:textId="77777777">
            <w:r>
              <w:rPr>
                <w:i/>
                <w:iCs/>
              </w:rPr>
              <w:t>Lease Option Purchase deals only.</w:t>
            </w:r>
          </w:p>
        </w:tc>
      </w:tr>
      <w:tr w:rsidR="002974EF" w:rsidTr="4DF8C06F" w14:paraId="14C1695D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2974EF" w:rsidRDefault="002974EF" w14:paraId="25540C8C" w14:textId="336309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24720E15" w14:textId="673E3DB3">
            <w:pPr>
              <w:rPr>
                <w:b/>
                <w:bCs/>
              </w:rPr>
            </w:pPr>
            <w:r>
              <w:rPr>
                <w:b/>
                <w:bCs/>
              </w:rPr>
              <w:t>Rehab Addendum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46931073" w14:textId="46286B92">
            <w:r>
              <w:t>Parakeet Agent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12EAD6EF" w14:textId="40CCA83B">
            <w:r>
              <w:t>Homes In Need of Rehab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74EF" w:rsidRDefault="002974EF" w14:paraId="5644496B" w14:textId="1F9DF4AB">
            <w:pPr>
              <w:rPr>
                <w:i/>
                <w:iCs/>
              </w:rPr>
            </w:pPr>
            <w:r>
              <w:rPr>
                <w:i/>
                <w:iCs/>
              </w:rPr>
              <w:t>Collected at time of offer, or within 3 business days following.</w:t>
            </w:r>
          </w:p>
        </w:tc>
      </w:tr>
      <w:tr w:rsidR="00DB0693" w:rsidTr="4DF8C06F" w14:paraId="6285465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A0B1EB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7A5D58D" w14:textId="77777777">
            <w:r>
              <w:rPr>
                <w:b/>
                <w:bCs/>
              </w:rPr>
              <w:t>Additional Lender Documentation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FE6D38" w14:textId="77777777">
            <w:r>
              <w:t>Lender / 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EB0E5DF" w14:textId="77777777">
            <w:r>
              <w:t>Financed Only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6F5E67" w14:textId="77777777">
            <w:r>
              <w:rPr>
                <w:i/>
                <w:iCs/>
              </w:rPr>
              <w:t>Collected after clear to close from lender.</w:t>
            </w:r>
          </w:p>
        </w:tc>
      </w:tr>
      <w:tr w:rsidR="00DB0693" w:rsidTr="4DF8C06F" w14:paraId="1848B15C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DE88F4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DCCC964" w14:textId="77777777">
            <w:r>
              <w:rPr>
                <w:b/>
                <w:bCs/>
              </w:rPr>
              <w:t>Parakeet Agent Countersignature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56E92E" w14:textId="77777777">
            <w:r>
              <w:t>Parakeet Agent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53C5A1C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59BA31" w14:textId="77777777">
            <w:r>
              <w:rPr>
                <w:i/>
                <w:iCs/>
              </w:rPr>
              <w:t>All docs requiring Parakeet signature countersigned.</w:t>
            </w:r>
          </w:p>
        </w:tc>
      </w:tr>
      <w:tr w:rsidR="00DB0693" w:rsidTr="4DF8C06F" w14:paraId="2E531D7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7C8DBC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FA54F52" w14:textId="77777777">
            <w:r>
              <w:rPr>
                <w:b/>
                <w:bCs/>
              </w:rPr>
              <w:t>All Docs Fully Executed — Confirmed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3E0BC53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FA5BD8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465BEBC" w14:textId="77777777">
            <w:r>
              <w:rPr>
                <w:i/>
                <w:iCs/>
              </w:rPr>
              <w:t>Confirm before proceeding to Closing Day.</w:t>
            </w:r>
          </w:p>
        </w:tc>
      </w:tr>
      <w:tr w:rsidR="00DB0693" w:rsidTr="4DF8C06F" w14:paraId="6DB40B57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59D6E8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3A57819" w14:textId="77777777">
            <w:r>
              <w:rPr>
                <w:b/>
                <w:bCs/>
              </w:rPr>
              <w:t>Closing Package Saved to SharePoint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DFD2F20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505A283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43844CC" w14:textId="77777777">
            <w:r>
              <w:rPr>
                <w:i/>
                <w:iCs/>
              </w:rPr>
              <w:t>Sales Folder &gt; Agreements and Closing Docs.</w:t>
            </w:r>
          </w:p>
        </w:tc>
      </w:tr>
      <w:tr w:rsidR="00DB0693" w:rsidTr="4DF8C06F" w14:paraId="138149D0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67E2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F240284" w14:textId="77777777">
            <w:r>
              <w:rPr>
                <w:b/>
                <w:bCs/>
                <w:color w:val="FFFFFF"/>
                <w:sz w:val="22"/>
                <w:szCs w:val="22"/>
              </w:rPr>
              <w:t>PHASE 4 — Lender Coordination (Financed &amp; LOP Only)</w:t>
            </w:r>
          </w:p>
        </w:tc>
      </w:tr>
      <w:tr w:rsidR="00DB0693" w:rsidTr="4DF8C06F" w14:paraId="3F0CCA00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1F96B7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9C3881" w14:textId="77777777">
            <w:r>
              <w:rPr>
                <w:b/>
                <w:bCs/>
              </w:rPr>
              <w:t>Buyer Initiated Lender Communication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C306DE6" w14:textId="77777777">
            <w:r>
              <w:t>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8F503DE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AA24A64" w14:textId="77777777">
            <w:r>
              <w:rPr>
                <w:i/>
                <w:iCs/>
              </w:rPr>
              <w:t>Melanie S. and Sales Rep copied on all lender emails.</w:t>
            </w:r>
          </w:p>
        </w:tc>
      </w:tr>
      <w:tr w:rsidR="00DB0693" w:rsidTr="4DF8C06F" w14:paraId="40024601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8AE3C96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F57377B" w14:textId="77777777">
            <w:r>
              <w:rPr>
                <w:b/>
                <w:bCs/>
              </w:rPr>
              <w:t>48-Hour Follow-Up Sent (if no lender response)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FF86697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78480E8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151F3CA" w14:textId="77777777">
            <w:r>
              <w:rPr>
                <w:i/>
                <w:iCs/>
              </w:rPr>
              <w:t>Follow up every 48 hours until clear to close received.</w:t>
            </w:r>
          </w:p>
        </w:tc>
      </w:tr>
      <w:tr w:rsidR="00DB0693" w:rsidTr="4DF8C06F" w14:paraId="200048D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24461F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470131C" w14:textId="77777777">
            <w:r>
              <w:rPr>
                <w:b/>
                <w:bCs/>
              </w:rPr>
              <w:t>Clear to Close Received from Lender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99D7BC" w14:textId="77777777">
            <w:r>
              <w:t>Lender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AF63AD6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33C0107" w14:textId="77777777">
            <w:r>
              <w:rPr>
                <w:i/>
                <w:iCs/>
              </w:rPr>
              <w:t>Required before compiling and sending final closing docs.</w:t>
            </w:r>
          </w:p>
        </w:tc>
      </w:tr>
      <w:tr w:rsidR="00DB0693" w:rsidTr="4DF8C06F" w14:paraId="356E0818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5F7AED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9FB00D6" w14:textId="77777777">
            <w:r>
              <w:rPr>
                <w:b/>
                <w:bCs/>
              </w:rPr>
              <w:t>Asset Changed to Inactive in Rent Manager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D5BFB51" w14:textId="77777777">
            <w:r>
              <w:t>Asset Management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CC529A5" w14:textId="77777777">
            <w:r>
              <w:t>Financed / LOP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2DB62E8" w14:textId="77777777">
            <w:r>
              <w:rPr>
                <w:i/>
                <w:iCs/>
              </w:rPr>
              <w:t>After payment wire is confirmed received.</w:t>
            </w:r>
          </w:p>
        </w:tc>
      </w:tr>
      <w:tr w:rsidR="00DB0693" w:rsidTr="4DF8C06F" w14:paraId="049F734E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93941D5" w14:textId="77777777">
            <w:r>
              <w:rPr>
                <w:b/>
                <w:bCs/>
                <w:color w:val="FFFFFF"/>
                <w:sz w:val="22"/>
                <w:szCs w:val="22"/>
              </w:rPr>
              <w:t>PHASE 5 — Closing Day</w:t>
            </w:r>
          </w:p>
        </w:tc>
      </w:tr>
      <w:tr w:rsidR="00DB0693" w:rsidTr="4DF8C06F" w14:paraId="6810932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7417328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FA51EA" w14:textId="77777777">
            <w:r>
              <w:rPr>
                <w:b/>
                <w:bCs/>
              </w:rPr>
              <w:t>Closing Day Appointment Scheduled with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62554FF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13AB66C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14750369" w14:textId="77777777"/>
        </w:tc>
      </w:tr>
      <w:tr w:rsidR="00DB0693" w:rsidTr="4DF8C06F" w14:paraId="31F5B79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5EE95DD6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9C1B675" w14:textId="77777777">
            <w:r>
              <w:rPr>
                <w:b/>
                <w:bCs/>
              </w:rPr>
              <w:t>Final Walkthrough Completed with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7816691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A48AE22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4CFF94" w14:textId="77777777">
            <w:r>
              <w:rPr>
                <w:i/>
                <w:iCs/>
              </w:rPr>
              <w:t>Use closing walkthrough checklist [TBD — in development].</w:t>
            </w:r>
          </w:p>
        </w:tc>
      </w:tr>
      <w:tr w:rsidR="00DB0693" w:rsidTr="4DF8C06F" w14:paraId="7AFB7C1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3A90179C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E67EA8" w14:textId="77777777">
            <w:r>
              <w:rPr>
                <w:b/>
                <w:bCs/>
              </w:rPr>
              <w:t>Work Orders Opened for Any Issues Found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995DBB4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51A7F13" w14:textId="77777777">
            <w:r>
              <w:t>If applicable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489F151" w14:textId="77777777">
            <w:r>
              <w:rPr>
                <w:i/>
                <w:iCs/>
              </w:rPr>
              <w:t>Maintenance resolves onsite before key handover.</w:t>
            </w:r>
          </w:p>
        </w:tc>
      </w:tr>
      <w:tr w:rsidR="00DB0693" w:rsidTr="4DF8C06F" w14:paraId="3C60A2E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1CD4DCD2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D282301" w14:textId="77777777">
            <w:r>
              <w:rPr>
                <w:b/>
                <w:bCs/>
              </w:rPr>
              <w:t>Keys Handed to Buyer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7D3B879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058F55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FC9D0EB" w14:textId="77777777">
            <w:r>
              <w:rPr>
                <w:i/>
                <w:iCs/>
              </w:rPr>
              <w:t>After satisfactory walkthrough completion.</w:t>
            </w:r>
          </w:p>
        </w:tc>
      </w:tr>
      <w:tr w:rsidR="00DB0693" w:rsidTr="4DF8C06F" w14:paraId="6C29EA1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2578350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25581C2" w14:textId="77777777">
            <w:r>
              <w:rPr>
                <w:b/>
                <w:bCs/>
              </w:rPr>
              <w:t>Move-In Request Submitted (same day)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55FC652" w14:textId="77777777">
            <w:r>
              <w:t xml:space="preserve">Community </w:t>
            </w:r>
            <w:proofErr w:type="spellStart"/>
            <w:r>
              <w:t>Mgr</w:t>
            </w:r>
            <w:proofErr w:type="spellEnd"/>
            <w:r>
              <w:t xml:space="preserve"> / Sales Rep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647FF46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318DED9" w14:textId="77777777">
            <w:r>
              <w:rPr>
                <w:i/>
                <w:iCs/>
              </w:rPr>
              <w:t>Sent to Justin for Rent Manager updates. Melanie S. copied.</w:t>
            </w:r>
          </w:p>
        </w:tc>
      </w:tr>
      <w:tr w:rsidR="00DB0693" w:rsidTr="4DF8C06F" w14:paraId="34F473BD" w14:textId="77777777">
        <w:tc>
          <w:tcPr>
            <w:tcW w:w="10080" w:type="dxa"/>
            <w:gridSpan w:val="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4CAF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F059A12" w14:textId="77777777">
            <w:r>
              <w:rPr>
                <w:b/>
                <w:bCs/>
                <w:color w:val="FFFFFF"/>
                <w:sz w:val="22"/>
                <w:szCs w:val="22"/>
              </w:rPr>
              <w:t>PHASE 6 — Closing Completion &amp; Team Notification</w:t>
            </w:r>
          </w:p>
        </w:tc>
      </w:tr>
      <w:tr w:rsidR="00DB0693" w:rsidTr="4DF8C06F" w14:paraId="09D16D9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108F347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F69A78F" w14:textId="77777777">
            <w:r>
              <w:rPr>
                <w:b/>
                <w:bCs/>
              </w:rPr>
              <w:t>Accounting Notified (David, Moe)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34DFEB4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2310CA5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EBED3D5" w14:textId="77777777">
            <w:r>
              <w:rPr>
                <w:i/>
                <w:iCs/>
              </w:rPr>
              <w:t>Confirm wire received, loan paid off on floor plan, insurance updated.</w:t>
            </w:r>
          </w:p>
        </w:tc>
      </w:tr>
      <w:tr w:rsidR="00DB0693" w:rsidTr="4DF8C06F" w14:paraId="49C19C7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42652FB0" w14:textId="77777777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EE34EE0" w14:textId="77777777">
            <w:r>
              <w:rPr>
                <w:b/>
                <w:bCs/>
              </w:rPr>
              <w:t>Sales Team Notified (Leslie, Daniel, Anthony, Auzzi, Tonya)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155BC58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127550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CF6F92B" w14:textId="77777777">
            <w:r>
              <w:rPr>
                <w:i/>
                <w:iCs/>
              </w:rPr>
              <w:t>Closing completion confirmation.</w:t>
            </w:r>
          </w:p>
        </w:tc>
      </w:tr>
      <w:tr w:rsidR="00DB0693" w:rsidTr="4DF8C06F" w14:paraId="0A8469A2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239D7E9E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6C0F3C00" w14:textId="77777777">
            <w:r>
              <w:rPr>
                <w:b/>
                <w:bCs/>
              </w:rPr>
              <w:t xml:space="preserve">Operations Notified (Comm. </w:t>
            </w:r>
            <w:proofErr w:type="spellStart"/>
            <w:r>
              <w:rPr>
                <w:b/>
                <w:bCs/>
              </w:rPr>
              <w:t>Mgr</w:t>
            </w:r>
            <w:proofErr w:type="spellEnd"/>
            <w:r>
              <w:rPr>
                <w:b/>
                <w:bCs/>
              </w:rPr>
              <w:t xml:space="preserve">, Regional </w:t>
            </w:r>
            <w:proofErr w:type="spellStart"/>
            <w:r>
              <w:rPr>
                <w:b/>
                <w:bCs/>
              </w:rPr>
              <w:t>Mgr</w:t>
            </w:r>
            <w:proofErr w:type="spellEnd"/>
            <w:r>
              <w:rPr>
                <w:b/>
                <w:bCs/>
              </w:rPr>
              <w:t>, Dir. of Ops)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1F7DCC94" w14:textId="77777777">
            <w:r>
              <w:t>Melanie S.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1E17EB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5885727" w14:textId="77777777">
            <w:r>
              <w:rPr>
                <w:i/>
                <w:iCs/>
              </w:rPr>
              <w:t>Closing completion confirmation.</w:t>
            </w:r>
          </w:p>
        </w:tc>
      </w:tr>
      <w:tr w:rsidR="00DB0693" w:rsidTr="4DF8C06F" w14:paraId="3CB72B5A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14D52613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0225F8C" w14:textId="77777777">
            <w:r>
              <w:rPr>
                <w:b/>
                <w:bCs/>
              </w:rPr>
              <w:t>Wire Payment Confirmed Received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1B863FC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E0AA7E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AF9657D" w14:textId="77777777">
            <w:r>
              <w:rPr>
                <w:i/>
                <w:iCs/>
              </w:rPr>
              <w:t>Confirmed against Closing Worksheet amount.</w:t>
            </w:r>
          </w:p>
        </w:tc>
      </w:tr>
      <w:tr w:rsidR="00DB0693" w:rsidTr="4DF8C06F" w14:paraId="67F36D0B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5A06E559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5997660" w14:textId="77777777">
            <w:r>
              <w:rPr>
                <w:b/>
                <w:bCs/>
              </w:rPr>
              <w:t>Home Loan Paid Off on Floor Plan Confirmed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B5F220E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BAA637B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22B72AD8" w14:textId="77777777"/>
        </w:tc>
      </w:tr>
      <w:tr w:rsidR="00DB0693" w:rsidTr="4DF8C06F" w14:paraId="73C197E4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00AB3144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428DB141" w14:textId="77777777">
            <w:r>
              <w:rPr>
                <w:b/>
                <w:bCs/>
              </w:rPr>
              <w:t>Insurance Updated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50D5E341" w14:textId="77777777">
            <w:r>
              <w:t>Accounting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387C1559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DB0693" w14:paraId="0B4BBDEB" w14:textId="77777777"/>
        </w:tc>
      </w:tr>
      <w:tr w:rsidR="00DB0693" w:rsidTr="4DF8C06F" w14:paraId="5085248F" w14:textId="77777777">
        <w:tc>
          <w:tcPr>
            <w:tcW w:w="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DB0693" w:rsidRDefault="005103A3" w14:paraId="64ECF685" w14:textId="77777777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71BA2D59" w14:textId="77777777">
            <w:r>
              <w:rPr>
                <w:b/>
                <w:bCs/>
              </w:rPr>
              <w:t>Asset Marked Inactive in Rent Manager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E6A91CB" w14:textId="77777777">
            <w:r>
              <w:t>Asset Management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2967BFEF" w14:textId="77777777">
            <w:r>
              <w:t>All Deals</w:t>
            </w:r>
          </w:p>
        </w:tc>
        <w:tc>
          <w:tcPr>
            <w:tcW w:w="30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B0693" w:rsidRDefault="005103A3" w14:paraId="0C3B0D98" w14:textId="77777777">
            <w:r>
              <w:rPr>
                <w:i/>
                <w:iCs/>
              </w:rPr>
              <w:t>Only after payment confirmed AND loan paid off.</w:t>
            </w:r>
          </w:p>
        </w:tc>
      </w:tr>
    </w:tbl>
    <w:p w:rsidR="00DB0693" w:rsidRDefault="005103A3" w14:paraId="1ED85F76" w14:textId="77777777">
      <w:pPr>
        <w:spacing w:before="240" w:after="80"/>
      </w:pPr>
      <w:r>
        <w:rPr>
          <w:b/>
          <w:bCs/>
          <w:color w:val="4CAF50"/>
          <w:sz w:val="22"/>
          <w:szCs w:val="22"/>
        </w:rPr>
        <w:t>Sign-Off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B0693" w14:paraId="347CE936" w14:textId="77777777"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DD2FFB7" w14:textId="77777777">
            <w:r>
              <w:rPr>
                <w:b/>
                <w:bCs/>
                <w:color w:val="FFFFFF"/>
              </w:rPr>
              <w:t>Closing Coordinator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52A9051E" w14:textId="77777777">
            <w:r>
              <w:rPr>
                <w:b/>
                <w:bCs/>
                <w:color w:val="FFFFFF"/>
              </w:rPr>
              <w:t xml:space="preserve">Community </w:t>
            </w:r>
            <w:proofErr w:type="spellStart"/>
            <w:r>
              <w:rPr>
                <w:b/>
                <w:bCs/>
                <w:color w:val="FFFFFF"/>
              </w:rPr>
              <w:t>Mgr</w:t>
            </w:r>
            <w:proofErr w:type="spellEnd"/>
            <w:r>
              <w:rPr>
                <w:b/>
                <w:bCs/>
                <w:color w:val="FFFFFF"/>
              </w:rPr>
              <w:t xml:space="preserve"> / Sales Rep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393630A2" w14:textId="77777777">
            <w:r>
              <w:rPr>
                <w:b/>
                <w:bCs/>
                <w:color w:val="FFFFFF"/>
              </w:rPr>
              <w:t>Regional Manager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B0693" w:rsidRDefault="005103A3" w14:paraId="6EF47D6E" w14:textId="77777777">
            <w:r>
              <w:rPr>
                <w:b/>
                <w:bCs/>
                <w:color w:val="FFFFFF"/>
              </w:rPr>
              <w:t>Date Closed</w:t>
            </w:r>
          </w:p>
        </w:tc>
      </w:tr>
      <w:tr w:rsidR="00DB0693" w14:paraId="6605E934" w14:textId="77777777"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370B8706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5047B2D1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69A3DA42" w14:textId="77777777"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B0693" w:rsidRDefault="005103A3" w14:paraId="4DF90A1D" w14:textId="77777777"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5103A3" w:rsidRDefault="005103A3" w14:paraId="0BD05499" w14:textId="77777777"/>
    <w:sectPr w:rsidR="005103A3">
      <w:headerReference w:type="default" r:id="rId10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2960" w:rsidRDefault="00312960" w14:paraId="5D977D1A" w14:textId="77777777">
      <w:r>
        <w:separator/>
      </w:r>
    </w:p>
  </w:endnote>
  <w:endnote w:type="continuationSeparator" w:id="0">
    <w:p w:rsidR="00312960" w:rsidRDefault="00312960" w14:paraId="030087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2960" w:rsidRDefault="00312960" w14:paraId="76D3EC83" w14:textId="77777777">
      <w:r>
        <w:separator/>
      </w:r>
    </w:p>
  </w:footnote>
  <w:footnote w:type="continuationSeparator" w:id="0">
    <w:p w:rsidR="00312960" w:rsidRDefault="00312960" w14:paraId="20EE44B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0693" w:rsidRDefault="005103A3" w14:paraId="730F5E70" w14:textId="77777777">
    <w:pPr>
      <w:pBdr>
        <w:bottom w:val="single" w:color="4CAF50" w:sz="6" w:space="4"/>
      </w:pBdr>
      <w:tabs>
        <w:tab w:val="right" w:pos="9026"/>
      </w:tabs>
      <w:spacing w:after="80"/>
    </w:pPr>
    <w:r>
      <w:rPr>
        <w:b/>
        <w:bCs/>
        <w:sz w:val="22"/>
        <w:szCs w:val="22"/>
      </w:rPr>
      <w:t xml:space="preserve">PARAKEET </w:t>
    </w:r>
    <w:proofErr w:type="gramStart"/>
    <w:r>
      <w:rPr>
        <w:b/>
        <w:bCs/>
        <w:sz w:val="22"/>
        <w:szCs w:val="22"/>
      </w:rPr>
      <w:t>COMMUNITIES</w:t>
    </w:r>
    <w:r>
      <w:rPr>
        <w:color w:val="4CAF50"/>
        <w:sz w:val="18"/>
        <w:szCs w:val="18"/>
      </w:rPr>
      <w:t xml:space="preserve">  |</w:t>
    </w:r>
    <w:proofErr w:type="gramEnd"/>
    <w:r>
      <w:rPr>
        <w:color w:val="4CAF50"/>
        <w:sz w:val="18"/>
        <w:szCs w:val="18"/>
      </w:rPr>
      <w:t xml:space="preserve">  Home Sale Closing Document Checklist</w:t>
    </w:r>
    <w:r>
      <w:rPr>
        <w:color w:val="CCCCCC"/>
        <w:sz w:val="16"/>
        <w:szCs w:val="16"/>
      </w:rPr>
      <w:tab/>
    </w:r>
    <w:proofErr w:type="gramStart"/>
    <w:r>
      <w:rPr>
        <w:color w:val="CCCCCC"/>
        <w:sz w:val="16"/>
        <w:szCs w:val="16"/>
      </w:rPr>
      <w:t>Sales  |</w:t>
    </w:r>
    <w:proofErr w:type="gramEnd"/>
    <w:r>
      <w:rPr>
        <w:color w:val="CCCCCC"/>
        <w:sz w:val="16"/>
        <w:szCs w:val="16"/>
      </w:rPr>
      <w:t xml:space="preserve">  June 27,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5AFD"/>
    <w:multiLevelType w:val="hybridMultilevel"/>
    <w:tmpl w:val="EA0A3166"/>
    <w:lvl w:ilvl="0" w:tplc="8E62D79E">
      <w:start w:val="1"/>
      <w:numFmt w:val="bullet"/>
      <w:lvlText w:val="●"/>
      <w:lvlJc w:val="left"/>
      <w:pPr>
        <w:ind w:left="720" w:hanging="360"/>
      </w:pPr>
    </w:lvl>
    <w:lvl w:ilvl="1" w:tplc="8744D78C">
      <w:start w:val="1"/>
      <w:numFmt w:val="bullet"/>
      <w:lvlText w:val="○"/>
      <w:lvlJc w:val="left"/>
      <w:pPr>
        <w:ind w:left="1440" w:hanging="360"/>
      </w:pPr>
    </w:lvl>
    <w:lvl w:ilvl="2" w:tplc="AFB680E6">
      <w:start w:val="1"/>
      <w:numFmt w:val="bullet"/>
      <w:lvlText w:val="■"/>
      <w:lvlJc w:val="left"/>
      <w:pPr>
        <w:ind w:left="2160" w:hanging="360"/>
      </w:pPr>
    </w:lvl>
    <w:lvl w:ilvl="3" w:tplc="746A67D2">
      <w:start w:val="1"/>
      <w:numFmt w:val="bullet"/>
      <w:lvlText w:val="●"/>
      <w:lvlJc w:val="left"/>
      <w:pPr>
        <w:ind w:left="2880" w:hanging="360"/>
      </w:pPr>
    </w:lvl>
    <w:lvl w:ilvl="4" w:tplc="3A16C5BE">
      <w:start w:val="1"/>
      <w:numFmt w:val="bullet"/>
      <w:lvlText w:val="○"/>
      <w:lvlJc w:val="left"/>
      <w:pPr>
        <w:ind w:left="3600" w:hanging="360"/>
      </w:pPr>
    </w:lvl>
    <w:lvl w:ilvl="5" w:tplc="930486F2">
      <w:start w:val="1"/>
      <w:numFmt w:val="bullet"/>
      <w:lvlText w:val="■"/>
      <w:lvlJc w:val="left"/>
      <w:pPr>
        <w:ind w:left="4320" w:hanging="360"/>
      </w:pPr>
    </w:lvl>
    <w:lvl w:ilvl="6" w:tplc="578289E6">
      <w:start w:val="1"/>
      <w:numFmt w:val="bullet"/>
      <w:lvlText w:val="●"/>
      <w:lvlJc w:val="left"/>
      <w:pPr>
        <w:ind w:left="5040" w:hanging="360"/>
      </w:pPr>
    </w:lvl>
    <w:lvl w:ilvl="7" w:tplc="D4A2E7B8">
      <w:start w:val="1"/>
      <w:numFmt w:val="bullet"/>
      <w:lvlText w:val="●"/>
      <w:lvlJc w:val="left"/>
      <w:pPr>
        <w:ind w:left="5760" w:hanging="360"/>
      </w:pPr>
    </w:lvl>
    <w:lvl w:ilvl="8" w:tplc="37CC1BC4">
      <w:start w:val="1"/>
      <w:numFmt w:val="bullet"/>
      <w:lvlText w:val="●"/>
      <w:lvlJc w:val="left"/>
      <w:pPr>
        <w:ind w:left="6480" w:hanging="360"/>
      </w:pPr>
    </w:lvl>
  </w:abstractNum>
  <w:num w:numId="1" w16cid:durableId="311369514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slie Croft">
    <w15:presenceInfo w15:providerId="AD" w15:userId="S::lcroft@parakeetcommunities.com::ebe36037-7f68-4cf3-b312-6a1e0e2d25a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693"/>
    <w:rsid w:val="000C0F81"/>
    <w:rsid w:val="000E698D"/>
    <w:rsid w:val="001263CD"/>
    <w:rsid w:val="001B104E"/>
    <w:rsid w:val="001C3B54"/>
    <w:rsid w:val="002974EF"/>
    <w:rsid w:val="00312960"/>
    <w:rsid w:val="00364F52"/>
    <w:rsid w:val="005103A3"/>
    <w:rsid w:val="005C11B6"/>
    <w:rsid w:val="00C43328"/>
    <w:rsid w:val="00DB0693"/>
    <w:rsid w:val="37946351"/>
    <w:rsid w:val="4DF8C06F"/>
    <w:rsid w:val="537AC726"/>
    <w:rsid w:val="7D30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A10B"/>
  <w15:docId w15:val="{7BF1B111-8D2A-4B2A-A663-58BBBDDD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29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1/relationships/people" Target="peop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375F1E54-10BA-4B0F-8A21-98CD2BBD9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CAC471-EDCF-4388-9D6F-E2868DD8B7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1E9303-E05F-45DD-B0A2-D97E89953362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Natalie Magurne</lastModifiedBy>
  <revision>4</revision>
  <dcterms:created xsi:type="dcterms:W3CDTF">2026-07-06T20:16:00.0000000Z</dcterms:created>
  <dcterms:modified xsi:type="dcterms:W3CDTF">2026-07-17T19:11:10.5474263Z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