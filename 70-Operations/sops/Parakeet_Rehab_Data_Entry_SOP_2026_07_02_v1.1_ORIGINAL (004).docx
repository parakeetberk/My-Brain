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D6DE" w14:textId="77777777" w:rsidR="007F4BDB" w:rsidRDefault="00B93E5F">
      <w:pPr>
        <w:pStyle w:val="Heading1"/>
      </w:pPr>
      <w:r>
        <w:t>Used-Home Rehab — Data Entry SOP</w:t>
      </w:r>
    </w:p>
    <w:p w14:paraId="7AE3D6DF" w14:textId="77777777" w:rsidR="007F4BDB" w:rsidRDefault="00B93E5F">
      <w:pPr>
        <w:spacing w:after="140"/>
      </w:pPr>
      <w:r>
        <w:rPr>
          <w:color w:val="555555"/>
          <w:sz w:val="19"/>
          <w:szCs w:val="19"/>
        </w:rPr>
        <w:t>Parakeet Communities · How every data point in the rehab pipeline gets created, who enters it, and when. Companion to the New Home Purchase SOP. Drafted from the 7/1/2026 working session (Jon, Zach, Natalie, Austin) + sketched flowcharts. Last updated 2026-07-02 · v1.1 DRAFT.</w:t>
      </w:r>
    </w:p>
    <w:p w14:paraId="7AE3D6E0" w14:textId="77777777" w:rsidR="007F4BDB" w:rsidRDefault="00B93E5F">
      <w:pPr>
        <w:pBdr>
          <w:left w:val="single" w:sz="24" w:space="4" w:color="2E75B6"/>
        </w:pBdr>
        <w:shd w:val="clear" w:color="auto" w:fill="EFF6FB"/>
        <w:spacing w:before="60" w:after="180"/>
      </w:pPr>
      <w:r>
        <w:rPr>
          <w:b/>
          <w:bCs/>
        </w:rPr>
        <w:t xml:space="preserve">What this is. </w:t>
      </w:r>
      <w:r>
        <w:t>The New Home Purchase SOP maps how data enters the system when we buy a home. This SOP maps the same thing for the needs-rehab path: a used home coming out of TBD, through rehab (in-house or vendor), to sign-off and handoff to Leslie for sale. Unlike the new-home SOP, most rehab data does not live on the asset record — it lives on a project/issue tied to the asset, exactly like a CapEx project tied to a property.</w:t>
      </w:r>
    </w:p>
    <w:p w14:paraId="7AE3D6E1" w14:textId="77777777" w:rsidR="007F4BDB" w:rsidRDefault="00B93E5F">
      <w:pPr>
        <w:pBdr>
          <w:left w:val="single" w:sz="24" w:space="4" w:color="C0504D"/>
        </w:pBdr>
        <w:shd w:val="clear" w:color="auto" w:fill="FDF2F2"/>
        <w:spacing w:before="60" w:after="180"/>
      </w:pPr>
      <w:r>
        <w:rPr>
          <w:b/>
          <w:bCs/>
        </w:rPr>
        <w:t xml:space="preserve">The core principle: rehab is a PROJECT, not asset fields. </w:t>
      </w:r>
      <w:r>
        <w:t>An asset can be rehabbed multiple times, and once a rehab is done the detail should go historical — not clutter a for-sale asset with stale UDFs. So the asset carries only a high-level status (TBD → Needs Rehab → For Sale …). The rehab project (keyed by its unique Issue #) carries everything else: vendor, tier, stages, dates, flags, budget, cost, scope, sign-off. “It’s a project on the asset, not a feature of the asset — it runs like CapEx.”</w:t>
      </w:r>
    </w:p>
    <w:p w14:paraId="7AE3D6E2" w14:textId="77777777" w:rsidR="007F4BDB" w:rsidRDefault="00B93E5F">
      <w:pPr>
        <w:pStyle w:val="Heading2"/>
      </w:pPr>
      <w:r>
        <w:t>Where each data point lives (three layers)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500"/>
        <w:gridCol w:w="5760"/>
      </w:tblGrid>
      <w:tr w:rsidR="007F4BDB" w14:paraId="7AE3D6E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E3" w14:textId="77777777" w:rsidR="007F4BDB" w:rsidRDefault="00B93E5F">
            <w:r>
              <w:rPr>
                <w:b/>
                <w:bCs/>
                <w:sz w:val="19"/>
                <w:szCs w:val="19"/>
              </w:rPr>
              <w:t>Layer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E4" w14:textId="77777777" w:rsidR="007F4BDB" w:rsidRDefault="00B93E5F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E5" w14:textId="77777777" w:rsidR="007F4BDB" w:rsidRDefault="00B93E5F">
            <w:r>
              <w:rPr>
                <w:b/>
                <w:bCs/>
                <w:sz w:val="19"/>
                <w:szCs w:val="19"/>
              </w:rPr>
              <w:t>What it holds</w:t>
            </w:r>
          </w:p>
        </w:tc>
      </w:tr>
      <w:tr w:rsidR="007F4BDB" w14:paraId="7AE3D6E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E7" w14:textId="77777777" w:rsidR="007F4BDB" w:rsidRDefault="00B93E5F">
            <w:r>
              <w:rPr>
                <w:b/>
                <w:bCs/>
              </w:rPr>
              <w:t>Rent Manager (RM)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E8" w14:textId="77777777" w:rsidR="007F4BDB" w:rsidRDefault="00B93E5F">
            <w:r>
              <w:t>System of record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E9" w14:textId="77777777" w:rsidR="007F4BDB" w:rsidRDefault="00B93E5F">
            <w:r>
              <w:t>Asset status (TBD / Needs Rehab / To Be Demoed / For Sale …), the Issue # (auto-created on the make-ready board), title status, asset specs (width S/D), GL codes. Refreshes daily 6 a.m.</w:t>
            </w:r>
          </w:p>
        </w:tc>
      </w:tr>
      <w:tr w:rsidR="007F4BDB" w14:paraId="7AE3D6EE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EB" w14:textId="77777777" w:rsidR="007F4BDB" w:rsidRDefault="00B93E5F">
            <w:r>
              <w:rPr>
                <w:b/>
                <w:bCs/>
              </w:rPr>
              <w:t>Rehab Tracker workbook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EC" w14:textId="77777777" w:rsidR="007F4BDB" w:rsidRDefault="00B93E5F">
            <w:r>
              <w:t>Project detail layer (today)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ED" w14:textId="649AF81F" w:rsidR="007F4BDB" w:rsidRDefault="00B93E5F">
            <w:r>
              <w:t xml:space="preserve">One row per open rehab project — all 27 locked columns (see the LOCKED FORMAT SPEC 7-1): vendor, tier, target/actual dates, budget, final cost, HVAC/WH/Roof/Siding, deposits, scope. </w:t>
            </w:r>
            <w:ins w:id="0" w:author="Zach Schwartz" w:date="2026-07-06T13:43:00Z" w16du:dateUtc="2026-07-06T17:43:00Z">
              <w:r w:rsidR="00B95D0A" w:rsidRPr="00B95D0A">
                <w:t>External rehabs live on the main tab; internal rehabs live on a new Internal tab in the same workbook, with six maintained fields (see the data dictionary)</w:t>
              </w:r>
              <w:r w:rsidR="002948DF">
                <w:t xml:space="preserve">. </w:t>
              </w:r>
            </w:ins>
            <w:r>
              <w:t>Feeds the dashboard + finance via _DATA/rehab_data_latest.csv.</w:t>
            </w:r>
          </w:p>
        </w:tc>
      </w:tr>
      <w:tr w:rsidR="007F4BDB" w14:paraId="7AE3D6F2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EF" w14:textId="77777777" w:rsidR="007F4BDB" w:rsidRDefault="00B93E5F">
            <w:r>
              <w:rPr>
                <w:b/>
                <w:bCs/>
              </w:rPr>
              <w:t>QuickBase (coming)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F0" w14:textId="77777777" w:rsidR="007F4BDB" w:rsidRDefault="00B93E5F">
            <w:r>
              <w:t>Project detail layer (future)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6F1" w14:textId="77777777" w:rsidR="007F4BDB" w:rsidRDefault="00B93E5F">
            <w:r>
              <w:t>Replaces the workbook as the rich project/task layer: stages, checklists, forms, dispatched tasks, notifications. Pushes status + Issue # only back to RM via nightly import. The Issue # is the join key that marries the two.</w:t>
            </w:r>
          </w:p>
        </w:tc>
      </w:tr>
    </w:tbl>
    <w:p w14:paraId="7AE3D6F3" w14:textId="77777777" w:rsidR="007F4BDB" w:rsidRDefault="007F4BDB">
      <w:pPr>
        <w:spacing w:after="140"/>
      </w:pPr>
    </w:p>
    <w:p w14:paraId="7AE3D6F4" w14:textId="77777777" w:rsidR="007F4BDB" w:rsidRDefault="00B93E5F">
      <w:pPr>
        <w:pBdr>
          <w:left w:val="single" w:sz="24" w:space="4" w:color="4F9D69"/>
        </w:pBdr>
        <w:shd w:val="clear" w:color="auto" w:fill="EFF9F1"/>
        <w:spacing w:before="60" w:after="180"/>
      </w:pPr>
      <w:r>
        <w:rPr>
          <w:b/>
          <w:bCs/>
        </w:rPr>
        <w:t xml:space="preserve">One unique identifier links everything. </w:t>
      </w:r>
      <w:r>
        <w:t>The rehab Issue # (created automatically when the asset hits the RM make-ready board) is the anchor. Project ↔ asset ↔ tracker row ↔ accounting memo all reference it. If a data point can’t be traced to an Issue #, it’s orphaned.</w:t>
      </w:r>
    </w:p>
    <w:p w14:paraId="7AE3D6F5" w14:textId="77777777" w:rsidR="007F4BDB" w:rsidRDefault="00B93E5F">
      <w:pPr>
        <w:pBdr>
          <w:left w:val="single" w:sz="24" w:space="4" w:color="D9A420"/>
        </w:pBdr>
        <w:shd w:val="clear" w:color="auto" w:fill="FEF9EC"/>
        <w:spacing w:before="60" w:after="180"/>
      </w:pPr>
      <w:r>
        <w:rPr>
          <w:b/>
          <w:bCs/>
        </w:rPr>
        <w:t xml:space="preserve">The tracker’s source is Needs-Rehab ONLY. </w:t>
      </w:r>
      <w:r>
        <w:t>The rehab tracker = every asset with an open (or historical) rehab project. It pulls from RM assets whose status is Needs Rehab — it must exclude anything still in TBD, and it is used to audit Mark’s list (his list must not contain non-needs-rehab assets — see the Golf Field 28 leak). Each refresh: diff the asset listing against the tracker, add missing Needs-Rehab homes, archive homes no longer Needs-Rehab.</w:t>
      </w:r>
    </w:p>
    <w:p w14:paraId="7AE3D6F6" w14:textId="77777777" w:rsidR="007F4BDB" w:rsidRDefault="00B93E5F">
      <w:pPr>
        <w:pStyle w:val="Heading2"/>
      </w:pPr>
      <w:r>
        <w:t>The trigger — how a rehab project is born</w:t>
      </w:r>
    </w:p>
    <w:p w14:paraId="7AE3D6F7" w14:textId="77777777" w:rsidR="007F4BDB" w:rsidRDefault="00B93E5F">
      <w:pPr>
        <w:spacing w:after="140"/>
      </w:pPr>
      <w:r>
        <w:t xml:space="preserve">Every rehab project starts at the </w:t>
      </w:r>
      <w:r>
        <w:rPr>
          <w:b/>
          <w:bCs/>
        </w:rPr>
        <w:t>weekly TBD call</w:t>
      </w:r>
      <w:r>
        <w:t>. Out of that call an asset goes exactly one of two ways — nothing sits in TBD more than a week:</w:t>
      </w:r>
    </w:p>
    <w:p w14:paraId="7AE3D6F8" w14:textId="77777777" w:rsidR="007F4BDB" w:rsidRDefault="00B93E5F">
      <w:pPr>
        <w:spacing w:after="140"/>
        <w:ind w:left="360"/>
      </w:pPr>
      <w:r>
        <w:rPr>
          <w:b/>
          <w:bCs/>
        </w:rPr>
        <w:t>1. 100% certain demo</w:t>
      </w:r>
      <w:r>
        <w:t xml:space="preserve"> → asset status = To Be Demoed. No rehab project.</w:t>
      </w:r>
    </w:p>
    <w:p w14:paraId="7AE3D6F9" w14:textId="39E93A15" w:rsidR="007F4BDB" w:rsidRDefault="00B93E5F">
      <w:pPr>
        <w:spacing w:after="140"/>
        <w:ind w:left="360"/>
      </w:pPr>
      <w:r>
        <w:rPr>
          <w:b/>
          <w:bCs/>
        </w:rPr>
        <w:t>2. Anything less than 100% certain</w:t>
      </w:r>
      <w:r>
        <w:t xml:space="preserve"> → asset status = Needs Rehab. This status change is the single trigger: it creates the rehab project, generates the Issue # on the make-ready board, and pulls </w:t>
      </w:r>
      <w:r>
        <w:lastRenderedPageBreak/>
        <w:t>the asset into the rehab tracker.</w:t>
      </w:r>
      <w:ins w:id="1" w:author="Zach Schwartz" w:date="2026-07-06T13:44:00Z" w16du:dateUtc="2026-07-06T17:44:00Z">
        <w:r w:rsidR="00011CFA">
          <w:t xml:space="preserve"> </w:t>
        </w:r>
        <w:r w:rsidR="00011CFA" w:rsidRPr="00011CFA">
          <w:t>The same call also buckets the rehab</w:t>
        </w:r>
        <w:r w:rsidR="00011CFA">
          <w:t xml:space="preserve"> as</w:t>
        </w:r>
        <w:r w:rsidR="00011CFA" w:rsidRPr="00011CFA">
          <w:t xml:space="preserve"> Internal or External. External (vendor): marked External, Justin sets the status, and the issue is added to the make-ready board → Flow B. Internal (Parakeet Ops): allotted a 30-day window (Target End = T+30), the same status is set, and an issue is added to the make-ready board → Flow A.</w:t>
        </w:r>
      </w:ins>
    </w:p>
    <w:p w14:paraId="7AE3D6FA" w14:textId="77777777" w:rsidR="007F4BDB" w:rsidRDefault="00B93E5F">
      <w:pPr>
        <w:spacing w:after="140"/>
        <w:rPr>
          <w:ins w:id="2" w:author="Zach Schwartz" w:date="2026-07-06T13:44:00Z" w16du:dateUtc="2026-07-06T17:44:00Z"/>
        </w:rPr>
      </w:pPr>
      <w:r>
        <w:rPr>
          <w:b/>
          <w:bCs/>
        </w:rPr>
        <w:t>Justin</w:t>
      </w:r>
      <w:r>
        <w:t xml:space="preserve"> owns flipping the asset status in RM the same day as the TBD call. That is the extent of Justin’s role in this pipeline — he does not own issue-level rehab data (Natalie does).</w:t>
      </w:r>
    </w:p>
    <w:p w14:paraId="2783545F" w14:textId="196FA879" w:rsidR="00E9637B" w:rsidRDefault="00E9637B">
      <w:pPr>
        <w:spacing w:after="140"/>
      </w:pPr>
      <w:ins w:id="3" w:author="Zach Schwartz" w:date="2026-07-06T13:44:00Z" w16du:dateUtc="2026-07-06T17:44:00Z">
        <w:r w:rsidRPr="00E9637B">
          <w:rPr>
            <w:b/>
            <w:bCs/>
            <w:rPrChange w:id="4" w:author="Zach Schwartz" w:date="2026-07-06T13:44:00Z" w16du:dateUtc="2026-07-06T17:44:00Z">
              <w:rPr/>
            </w:rPrChange>
          </w:rPr>
          <w:t>Weekly timing review</w:t>
        </w:r>
      </w:ins>
      <w:ins w:id="5" w:author="Zach Schwartz" w:date="2026-07-06T13:45:00Z" w16du:dateUtc="2026-07-06T17:45:00Z">
        <w:r w:rsidR="00F13BE4">
          <w:rPr>
            <w:b/>
            <w:bCs/>
          </w:rPr>
          <w:t xml:space="preserve"> – internal jobs:</w:t>
        </w:r>
      </w:ins>
      <w:ins w:id="6" w:author="Zach Schwartz" w:date="2026-07-06T13:44:00Z" w16du:dateUtc="2026-07-06T17:44:00Z">
        <w:r w:rsidRPr="00E9637B">
          <w:t xml:space="preserve"> Each TBD call reviews open internal rehabs against their 30-day allotment. Anything on pace to finish faster than 30 days moves into the sale bucket ahead of T+30</w:t>
        </w:r>
      </w:ins>
      <w:ins w:id="7" w:author="Zach Schwartz" w:date="2026-07-06T13:45:00Z" w16du:dateUtc="2026-07-06T17:45:00Z">
        <w:r w:rsidR="00F13BE4">
          <w:t xml:space="preserve"> window.</w:t>
        </w:r>
      </w:ins>
    </w:p>
    <w:p w14:paraId="7AE3D6FB" w14:textId="77777777" w:rsidR="007F4BDB" w:rsidRDefault="00B93E5F">
      <w:pPr>
        <w:pBdr>
          <w:left w:val="single" w:sz="24" w:space="4" w:color="D9A420"/>
        </w:pBdr>
        <w:shd w:val="clear" w:color="auto" w:fill="FEF9EC"/>
        <w:spacing w:before="60" w:after="180"/>
      </w:pPr>
      <w:r>
        <w:rPr>
          <w:b/>
          <w:bCs/>
        </w:rPr>
        <w:t xml:space="preserve">If the vendor later says “not worth saving,” the project reverts to demo. </w:t>
      </w:r>
      <w:r>
        <w:t>Asset status flips to To Be Demoed, the rehab deposit already paid applies to the demo cost (not forfeited), and the make-ready board issue gets reclassified (mechanics being finalized by Zach — see Open Items). This revert path is expected and fine; TBD purgatory is not.</w:t>
      </w:r>
    </w:p>
    <w:p w14:paraId="7AE3D6FC" w14:textId="77777777" w:rsidR="007F4BDB" w:rsidRDefault="00B93E5F">
      <w:pPr>
        <w:pStyle w:val="Heading2"/>
      </w:pPr>
      <w:r>
        <w:t>Flow A — Internal rehab (Parakeet Ops)</w:t>
      </w:r>
    </w:p>
    <w:p w14:paraId="7AE3D6FD" w14:textId="7E6F7064" w:rsidR="007F4BDB" w:rsidRDefault="00B93E5F">
      <w:pPr>
        <w:spacing w:after="140"/>
      </w:pPr>
      <w:r>
        <w:t xml:space="preserve">Used when the work is light enough for our own crews. Internal is always tier = </w:t>
      </w:r>
      <w:r>
        <w:rPr>
          <w:b/>
          <w:bCs/>
        </w:rPr>
        <w:t>Minor Rehab</w:t>
      </w:r>
      <w:r>
        <w:t xml:space="preserve"> and all four component flags default to </w:t>
      </w:r>
      <w:r>
        <w:rPr>
          <w:b/>
          <w:bCs/>
        </w:rPr>
        <w:t>N</w:t>
      </w:r>
      <w:r>
        <w:t xml:space="preserve"> — if it needs HVAC, a roof, or siding, it isn’t an internal job.</w:t>
      </w:r>
      <w:ins w:id="8" w:author="Zach Schwartz" w:date="2026-07-06T13:45:00Z" w16du:dateUtc="2026-07-06T17:45:00Z">
        <w:r w:rsidR="00720CA2" w:rsidRPr="00720CA2">
          <w:t xml:space="preserve"> Internal is designated on the TBD call, allotted a 30-day window (T+30), and gets a make-ready board issue just like an external job. The project row lives on the new Internal tab of the rehab tracker.</w:t>
        </w:r>
      </w:ins>
    </w:p>
    <w:p w14:paraId="7AE3D6FE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TBD call</w:t>
      </w:r>
    </w:p>
    <w:p w14:paraId="7AE3D6FF" w14:textId="001633C0" w:rsidR="007F4BDB" w:rsidRDefault="00B93E5F">
      <w:pPr>
        <w:spacing w:after="60"/>
        <w:ind w:left="240"/>
      </w:pPr>
      <w:r>
        <w:t>Disposition decided → Justin sets RM asset status = Needs Rehab · Issue # auto-created on make-ready board</w:t>
      </w:r>
      <w:ins w:id="9" w:author="Zach Schwartz" w:date="2026-07-06T13:46:00Z" w16du:dateUtc="2026-07-06T17:46:00Z">
        <w:r w:rsidR="00CD617F" w:rsidRPr="00CD617F">
          <w:t xml:space="preserve"> bucketed Internal on the call </w:t>
        </w:r>
        <w:r w:rsidR="00CD617F">
          <w:t xml:space="preserve">w/ a </w:t>
        </w:r>
        <w:r w:rsidR="00CD617F" w:rsidRPr="00CD617F">
          <w:t>30-day window allotted (T+30)</w:t>
        </w:r>
      </w:ins>
    </w:p>
    <w:p w14:paraId="7AE3D700" w14:textId="77777777" w:rsidR="007F4BDB" w:rsidRDefault="00B93E5F">
      <w:pPr>
        <w:spacing w:after="60"/>
        <w:jc w:val="center"/>
      </w:pPr>
      <w:r>
        <w:rPr>
          <w:i/>
          <w:iCs/>
          <w:color w:val="666666"/>
          <w:sz w:val="17"/>
          <w:szCs w:val="17"/>
        </w:rPr>
        <w:t xml:space="preserve">▼  </w:t>
      </w:r>
    </w:p>
    <w:p w14:paraId="7AE3D701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1 — Not Started — project created</w:t>
      </w:r>
    </w:p>
    <w:p w14:paraId="7AE3D702" w14:textId="5F1C8256" w:rsidR="007F4BDB" w:rsidRDefault="00B93E5F">
      <w:pPr>
        <w:spacing w:after="60"/>
        <w:ind w:left="240"/>
      </w:pPr>
      <w:r>
        <w:t>Set: Rehab Vendor = Parakeet Ops · Rehab Tier = Minor Rehab · Target Start + Target End (from the TBD call discussion</w:t>
      </w:r>
      <w:ins w:id="10" w:author="Zach Schwartz" w:date="2026-07-06T13:46:00Z" w16du:dateUtc="2026-07-06T17:46:00Z">
        <w:r w:rsidR="00E763A9">
          <w:t>:</w:t>
        </w:r>
        <w:r w:rsidR="00063A9B" w:rsidRPr="00063A9B">
          <w:t xml:space="preserve"> Target End defaults to Target Start + 30 days — the internal allotment</w:t>
        </w:r>
      </w:ins>
      <w:r>
        <w:t>) · HVAC / WH / Roof / Siding = N · Budget (auto from tier + flags) · Issue # · Scope/Notes (entered in RM) · Title Status (from RM) · Deposit: N/A (internal — no vendor deposit) · GL #: none today (see Open Items)</w:t>
      </w:r>
      <w:ins w:id="11" w:author="Zach Schwartz" w:date="2026-07-06T13:46:00Z" w16du:dateUtc="2026-07-06T17:46:00Z">
        <w:r w:rsidR="00090B27" w:rsidRPr="00090B27">
          <w:t xml:space="preserve"> Row added to the Internal tab of the rehab tracker (Natalie + operations)</w:t>
        </w:r>
      </w:ins>
    </w:p>
    <w:p w14:paraId="7AE3D703" w14:textId="77777777" w:rsidR="007F4BDB" w:rsidRDefault="00B93E5F">
      <w:pPr>
        <w:spacing w:after="60"/>
        <w:jc w:val="center"/>
      </w:pPr>
      <w:r>
        <w:rPr>
          <w:i/>
          <w:iCs/>
          <w:color w:val="666666"/>
          <w:sz w:val="17"/>
          <w:szCs w:val="17"/>
        </w:rPr>
        <w:t>▼  regional reports start via FORM (not word of mouth)</w:t>
      </w:r>
    </w:p>
    <w:p w14:paraId="7AE3D704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2 — In Progress</w:t>
      </w:r>
    </w:p>
    <w:p w14:paraId="7AE3D705" w14:textId="77777777" w:rsidR="007F4BDB" w:rsidRDefault="00B93E5F">
      <w:pPr>
        <w:spacing w:after="60"/>
        <w:ind w:left="240"/>
      </w:pPr>
      <w:r>
        <w:t>Enter Actual Start → Rehab Status flips to In Progress</w:t>
      </w:r>
    </w:p>
    <w:p w14:paraId="7AE3D706" w14:textId="77777777" w:rsidR="007F4BDB" w:rsidRDefault="00B93E5F">
      <w:pPr>
        <w:spacing w:after="60"/>
        <w:jc w:val="center"/>
      </w:pPr>
      <w:r>
        <w:rPr>
          <w:i/>
          <w:iCs/>
          <w:color w:val="666666"/>
          <w:sz w:val="17"/>
          <w:szCs w:val="17"/>
        </w:rPr>
        <w:t>▼  regional reports completion via FORM</w:t>
      </w:r>
    </w:p>
    <w:p w14:paraId="7AE3D707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3 — Completed</w:t>
      </w:r>
    </w:p>
    <w:p w14:paraId="7AE3D708" w14:textId="020B2DC2" w:rsidR="007F4BDB" w:rsidRDefault="00B93E5F">
      <w:pPr>
        <w:spacing w:after="60"/>
        <w:ind w:left="240"/>
      </w:pPr>
      <w:r>
        <w:t xml:space="preserve">Enter Actual End → status flips to Completed · Build / Final Cost: left blank short-term </w:t>
      </w:r>
      <w:commentRangeStart w:id="12"/>
      <w:r>
        <w:t>(no GL tie for internal spend — see Open Items)</w:t>
      </w:r>
      <w:commentRangeEnd w:id="12"/>
      <w:r w:rsidR="00090B27" w:rsidRPr="00CB4488">
        <w:rPr>
          <w:rStyle w:val="CommentReference"/>
          <w:sz w:val="20"/>
          <w:szCs w:val="20"/>
        </w:rPr>
        <w:commentReference w:id="12"/>
      </w:r>
      <w:ins w:id="13" w:author="Zach Schwartz" w:date="2026-07-06T13:47:00Z" w16du:dateUtc="2026-07-06T17:47:00Z">
        <w:r w:rsidR="00CB4488" w:rsidRPr="00CB4488">
          <w:t xml:space="preserve"> </w:t>
        </w:r>
        <w:r w:rsidR="00CB4488">
          <w:t>maintained on the Internal tab (see Internal cost capture below)</w:t>
        </w:r>
      </w:ins>
    </w:p>
    <w:p w14:paraId="7AE3D709" w14:textId="77777777" w:rsidR="007F4BDB" w:rsidRDefault="00B93E5F">
      <w:pPr>
        <w:spacing w:after="60"/>
        <w:jc w:val="center"/>
      </w:pPr>
      <w:r>
        <w:rPr>
          <w:i/>
          <w:iCs/>
          <w:color w:val="666666"/>
          <w:sz w:val="17"/>
          <w:szCs w:val="17"/>
        </w:rPr>
        <w:t xml:space="preserve">▼  </w:t>
      </w:r>
    </w:p>
    <w:p w14:paraId="7AE3D70A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4 — Parakeet Sign-off → Leslie</w:t>
      </w:r>
    </w:p>
    <w:p w14:paraId="7AE3D70B" w14:textId="77777777" w:rsidR="007F4BDB" w:rsidRDefault="00B93E5F">
      <w:pPr>
        <w:spacing w:after="60"/>
        <w:ind w:left="240"/>
      </w:pPr>
      <w:r>
        <w:t>Internal sign-off checklist (our equivalent of the vendor punch list) completed · Parakeet Sign-off = Y → home handed to Leslie for listing · sell clock starts now, not 90 days later</w:t>
      </w:r>
    </w:p>
    <w:p w14:paraId="7AE3D70C" w14:textId="1DCF095C" w:rsidR="007F4BDB" w:rsidRDefault="00B93E5F">
      <w:pPr>
        <w:pBdr>
          <w:left w:val="single" w:sz="24" w:space="4" w:color="D9A420"/>
        </w:pBdr>
        <w:shd w:val="clear" w:color="auto" w:fill="FEF9EC"/>
        <w:spacing w:before="60" w:after="180"/>
      </w:pPr>
      <w:r>
        <w:rPr>
          <w:b/>
          <w:bCs/>
        </w:rPr>
        <w:t xml:space="preserve">Internal cost capture — the honest state. </w:t>
      </w:r>
      <w:r>
        <w:t xml:space="preserve">Crews buy materials at Home Depot / Lowe’s and put the Issue # + lot in the transaction memo, but there is no GL code tied to the issue and no WIP created, so cost can’t be auto-pulled yet. Short-term rule: leave the internal Build amount blank. </w:t>
      </w:r>
      <w:del w:id="14" w:author="Zach Schwartz" w:date="2026-07-06T13:48:00Z" w16du:dateUtc="2026-07-06T17:48:00Z">
        <w:r w:rsidDel="00926C6B">
          <w:delText xml:space="preserve">Do NOT hand-enter actual spend into UDFs. </w:delText>
        </w:r>
      </w:del>
      <w:ins w:id="15" w:author="Zach Schwartz" w:date="2026-07-06T13:48:00Z" w16du:dateUtc="2026-07-06T17:48:00Z">
        <w:r w:rsidR="00926C6B">
          <w:t>Interim rule: Budget Cost and Final Cost are two of the six maintained fields on the Internal tab</w:t>
        </w:r>
        <w:r w:rsidR="00D8026B">
          <w:t xml:space="preserve">. Operations </w:t>
        </w:r>
        <w:r w:rsidR="00926C6B">
          <w:t xml:space="preserve">keep them current there (never in asset UDFs). </w:t>
        </w:r>
      </w:ins>
      <w:r>
        <w:t>The target end-state is an automatic pull from accounting by Issue # / GL over the rehab window (Actual Start − 7 days through Actual End + 7 days).</w:t>
      </w:r>
    </w:p>
    <w:p w14:paraId="7AE3D70D" w14:textId="77777777" w:rsidR="007F4BDB" w:rsidRDefault="00B93E5F">
      <w:pPr>
        <w:pBdr>
          <w:left w:val="single" w:sz="24" w:space="4" w:color="C0504D"/>
        </w:pBdr>
        <w:shd w:val="clear" w:color="auto" w:fill="FDF2F2"/>
        <w:spacing w:before="60" w:after="180"/>
      </w:pPr>
      <w:r>
        <w:rPr>
          <w:b/>
          <w:bCs/>
        </w:rPr>
        <w:t xml:space="preserve">Forms, not word of mouth. </w:t>
      </w:r>
      <w:r>
        <w:t xml:space="preserve">Actual Start / Actual End for internal jobs are captured via a form the regional fills out — not by taking someone’s word on a call. The weekly internal-rehab call reviews and </w:t>
      </w:r>
      <w:r>
        <w:lastRenderedPageBreak/>
        <w:t>chases; the form is the record. (This also fixes today’s under-reporting: internal rehabs that just sit in TBD and later flip to For Sale never show up as rehabs at all.)</w:t>
      </w:r>
    </w:p>
    <w:p w14:paraId="7AE3D70E" w14:textId="77777777" w:rsidR="007F4BDB" w:rsidRDefault="00B93E5F">
      <w:pPr>
        <w:pStyle w:val="Heading2"/>
      </w:pPr>
      <w:r>
        <w:t>Flow B — External rehab (High Pace / Mark, or third-party)</w:t>
      </w:r>
    </w:p>
    <w:p w14:paraId="7AE3D70F" w14:textId="062A2B9B" w:rsidR="007F4BDB" w:rsidRDefault="00B93E5F">
      <w:pPr>
        <w:spacing w:after="140"/>
      </w:pPr>
      <w:r>
        <w:t xml:space="preserve">The ~100% case today is </w:t>
      </w:r>
      <w:r>
        <w:rPr>
          <w:b/>
          <w:bCs/>
        </w:rPr>
        <w:t>Mark Doucette / High Pace</w:t>
      </w:r>
      <w:r>
        <w:t xml:space="preserve">. Stage 1 splits into </w:t>
      </w:r>
      <w:r>
        <w:rPr>
          <w:b/>
          <w:bCs/>
        </w:rPr>
        <w:t>1A (engage + evaluate)</w:t>
      </w:r>
      <w:r>
        <w:t xml:space="preserve"> and </w:t>
      </w:r>
      <w:r>
        <w:rPr>
          <w:b/>
          <w:bCs/>
        </w:rPr>
        <w:t>1B (tier + budget back)</w:t>
      </w:r>
      <w:r>
        <w:t xml:space="preserve">. A non-Mark third-party vendor runs the identical flow, except 1B is a </w:t>
      </w:r>
      <w:r>
        <w:rPr>
          <w:b/>
          <w:bCs/>
        </w:rPr>
        <w:t>formal bid</w:t>
      </w:r>
      <w:r>
        <w:t xml:space="preserve"> instead of Mark’s evaluation.</w:t>
      </w:r>
      <w:ins w:id="16" w:author="Zach Schwartz" w:date="2026-07-06T13:48:00Z" w16du:dateUtc="2026-07-06T17:48:00Z">
        <w:r w:rsidR="00517897">
          <w:t xml:space="preserve"> The External bucket is set on the TBD call — marked External there, Justin sets the status, and the issue is added to the make-ready board (unchanged).</w:t>
        </w:r>
      </w:ins>
    </w:p>
    <w:p w14:paraId="7AE3D710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TBD call</w:t>
      </w:r>
    </w:p>
    <w:p w14:paraId="7AE3D711" w14:textId="4CDB96E7" w:rsidR="007F4BDB" w:rsidRDefault="00B93E5F">
      <w:pPr>
        <w:spacing w:after="60"/>
        <w:ind w:left="240"/>
      </w:pPr>
      <w:r>
        <w:t>Disposition decided → Justin sets RM asset status = Needs Rehab · Issue # auto-created on make-ready board</w:t>
      </w:r>
      <w:ins w:id="17" w:author="Zach Schwartz" w:date="2026-07-06T13:48:00Z" w16du:dateUtc="2026-07-06T17:48:00Z">
        <w:r w:rsidR="00802C77" w:rsidRPr="00802C77">
          <w:t xml:space="preserve"> </w:t>
        </w:r>
        <w:r w:rsidR="00802C77">
          <w:t>marked External on TBD call</w:t>
        </w:r>
      </w:ins>
    </w:p>
    <w:p w14:paraId="7AE3D712" w14:textId="77777777" w:rsidR="007F4BDB" w:rsidRDefault="00B93E5F">
      <w:pPr>
        <w:spacing w:after="60"/>
        <w:jc w:val="center"/>
      </w:pPr>
      <w:r>
        <w:rPr>
          <w:i/>
          <w:iCs/>
          <w:color w:val="666666"/>
          <w:sz w:val="17"/>
          <w:szCs w:val="17"/>
        </w:rPr>
        <w:t xml:space="preserve">▼  </w:t>
      </w:r>
    </w:p>
    <w:p w14:paraId="7AE3D713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1A — Not Started — engage vendor</w:t>
      </w:r>
    </w:p>
    <w:p w14:paraId="7AE3D714" w14:textId="77777777" w:rsidR="007F4BDB" w:rsidRDefault="00B93E5F">
      <w:pPr>
        <w:spacing w:after="60"/>
        <w:ind w:left="240"/>
      </w:pPr>
      <w:r>
        <w:t>Set: Rehab Vendor = High Pace (or real 3P vendor name — never “Alt Vendor”) · home added to Mark’s list · rehab deposit paid (~$2,500 — confirm, see Open Items) → Rehab Deposit = Y (vocabulary: Y / N / S “sent” / MVD-… “moved to another lot”) · GL # created at kickoff · Issue # · Deposit, Scope/Notes, Title Status logged · Mark’s team evaluates on site (power + water on first) · “we have a call”</w:t>
      </w:r>
    </w:p>
    <w:p w14:paraId="7AE3D715" w14:textId="77777777" w:rsidR="007F4BDB" w:rsidRDefault="00B93E5F">
      <w:pPr>
        <w:spacing w:after="60"/>
        <w:jc w:val="center"/>
      </w:pPr>
      <w:r>
        <w:rPr>
          <w:i/>
          <w:iCs/>
          <w:color w:val="666666"/>
          <w:sz w:val="17"/>
          <w:szCs w:val="17"/>
        </w:rPr>
        <w:t>▼  vendor returns evaluation (3P: formal bid)</w:t>
      </w:r>
    </w:p>
    <w:p w14:paraId="7AE3D716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1B — Tier &amp; budget back</w:t>
      </w:r>
    </w:p>
    <w:p w14:paraId="7AE3D717" w14:textId="77777777" w:rsidR="007F4BDB" w:rsidRDefault="00B93E5F">
      <w:pPr>
        <w:spacing w:after="60"/>
        <w:ind w:left="240"/>
      </w:pPr>
      <w:r>
        <w:t>Mark returns: Rehab Tier (L1 · L1+ · L2 · L2+ · L3 · L3+ · Siding Only) · Target Start + Target End · HVAC Y/N · Water Heater Y/N · Roof (None/Minor/Major/Replace) · Siding Y/N → these auto-populate Budget Cost (tier base + add-ons via Cost Grid)</w:t>
      </w:r>
    </w:p>
    <w:p w14:paraId="7AE3D718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OR — revert to demo</w:t>
      </w:r>
    </w:p>
    <w:p w14:paraId="7AE3D719" w14:textId="77777777" w:rsidR="007F4BDB" w:rsidRDefault="00B93E5F">
      <w:pPr>
        <w:spacing w:after="60"/>
        <w:ind w:left="240"/>
      </w:pPr>
      <w:r>
        <w:t>Vendor says home isn’t worth saving → asset status = To Be Demoed · deposit applies to the demo · make-ready issue reclassified · row moves to the Full Demo tab (tier = Demo)</w:t>
      </w:r>
    </w:p>
    <w:p w14:paraId="7AE3D71A" w14:textId="77777777" w:rsidR="007F4BDB" w:rsidRDefault="00B93E5F">
      <w:pPr>
        <w:spacing w:after="60"/>
        <w:jc w:val="center"/>
      </w:pPr>
      <w:r>
        <w:rPr>
          <w:i/>
          <w:iCs/>
          <w:color w:val="666666"/>
          <w:sz w:val="17"/>
          <w:szCs w:val="17"/>
        </w:rPr>
        <w:t xml:space="preserve">▼  </w:t>
      </w:r>
    </w:p>
    <w:p w14:paraId="7AE3D71B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2 — In Progress</w:t>
      </w:r>
    </w:p>
    <w:p w14:paraId="7AE3D71C" w14:textId="77777777" w:rsidR="007F4BDB" w:rsidRDefault="00B93E5F">
      <w:pPr>
        <w:spacing w:after="60"/>
        <w:ind w:left="240"/>
      </w:pPr>
      <w:r>
        <w:t>Enter Actual Start → status flips · Melanie kicks off missing-title work in parallel so title is in hand at completion</w:t>
      </w:r>
    </w:p>
    <w:p w14:paraId="7AE3D71D" w14:textId="77777777" w:rsidR="007F4BDB" w:rsidRDefault="00B93E5F">
      <w:pPr>
        <w:spacing w:after="60"/>
        <w:jc w:val="center"/>
      </w:pPr>
      <w:r>
        <w:rPr>
          <w:i/>
          <w:iCs/>
          <w:color w:val="666666"/>
          <w:sz w:val="17"/>
          <w:szCs w:val="17"/>
        </w:rPr>
        <w:t xml:space="preserve">▼  </w:t>
      </w:r>
    </w:p>
    <w:p w14:paraId="7AE3D71E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3 — Completed</w:t>
      </w:r>
    </w:p>
    <w:p w14:paraId="7AE3D71F" w14:textId="77777777" w:rsidR="007F4BDB" w:rsidRDefault="00B93E5F">
      <w:pPr>
        <w:spacing w:after="60"/>
        <w:ind w:left="240"/>
      </w:pPr>
      <w:r>
        <w:t>Enter Actual End + Build / Final Cost (from the vendor invoice) · Additional Work free text + its $ · status flips to Completed</w:t>
      </w:r>
    </w:p>
    <w:p w14:paraId="7AE3D720" w14:textId="77777777" w:rsidR="007F4BDB" w:rsidRDefault="00B93E5F">
      <w:pPr>
        <w:spacing w:after="60"/>
        <w:jc w:val="center"/>
      </w:pPr>
      <w:r>
        <w:rPr>
          <w:i/>
          <w:iCs/>
          <w:color w:val="666666"/>
          <w:sz w:val="17"/>
          <w:szCs w:val="17"/>
        </w:rPr>
        <w:t xml:space="preserve">▼  </w:t>
      </w:r>
    </w:p>
    <w:p w14:paraId="7AE3D721" w14:textId="77777777" w:rsidR="007F4BDB" w:rsidRDefault="00B93E5F">
      <w:pPr>
        <w:shd w:val="clear" w:color="auto" w:fill="F2F5F8"/>
        <w:spacing w:before="120" w:after="40"/>
      </w:pPr>
      <w:r>
        <w:rPr>
          <w:b/>
          <w:bCs/>
          <w:sz w:val="21"/>
          <w:szCs w:val="21"/>
        </w:rPr>
        <w:t>4 — Parakeet Sign-off → Leslie</w:t>
      </w:r>
    </w:p>
    <w:p w14:paraId="7AE3D722" w14:textId="77777777" w:rsidR="007F4BDB" w:rsidRDefault="00B93E5F">
      <w:pPr>
        <w:spacing w:after="60"/>
        <w:ind w:left="240"/>
      </w:pPr>
      <w:r>
        <w:t>Vendor punch list + Parakeet sign-off checklist completed · Parakeet Sign-off = Y → home handed to Leslie for listing</w:t>
      </w:r>
    </w:p>
    <w:p w14:paraId="7AE3D723" w14:textId="77777777" w:rsidR="007F4BDB" w:rsidRDefault="00B93E5F">
      <w:pPr>
        <w:pBdr>
          <w:left w:val="single" w:sz="24" w:space="4" w:color="7E57A0"/>
        </w:pBdr>
        <w:shd w:val="clear" w:color="auto" w:fill="F6F2FA"/>
        <w:spacing w:before="60" w:after="180"/>
      </w:pPr>
      <w:r>
        <w:rPr>
          <w:b/>
          <w:bCs/>
        </w:rPr>
        <w:t xml:space="preserve">QuickBase note — Mark stops trading spreadsheets. </w:t>
      </w:r>
      <w:r>
        <w:t>Once QuickBase is live, Mark (or his admin) gets an alias/login and submits the 1B/2/3 data via the same forms directly (the “JD alias” approach). Until then, the weekly tracker exchange continues: Mark owns the construction fields on his rows; Natalie owns everything else.</w:t>
      </w:r>
    </w:p>
    <w:p w14:paraId="7AE3D724" w14:textId="77777777" w:rsidR="007F4BDB" w:rsidRDefault="00B93E5F">
      <w:pPr>
        <w:pStyle w:val="Heading2"/>
      </w:pPr>
      <w:r>
        <w:t>The data dictionary — every field, who enters it, when</w:t>
      </w:r>
    </w:p>
    <w:p w14:paraId="7AE3D725" w14:textId="77777777" w:rsidR="007F4BDB" w:rsidRDefault="00B93E5F">
      <w:pPr>
        <w:spacing w:after="140"/>
        <w:rPr>
          <w:ins w:id="18" w:author="Zach Schwartz" w:date="2026-07-06T13:49:00Z" w16du:dateUtc="2026-07-06T17:49:00Z"/>
        </w:rPr>
      </w:pPr>
      <w:r>
        <w:t>This is the full inventory. “Set at” uses the stage numbers above (1A/1B are external-only). Column numbers reference the LOCKED FORMAT SPEC (7-1) tracker layout.</w:t>
      </w:r>
    </w:p>
    <w:p w14:paraId="24B39F1D" w14:textId="4C136E4E" w:rsidR="00176FD5" w:rsidRDefault="00176FD5">
      <w:pPr>
        <w:spacing w:after="140"/>
      </w:pPr>
      <w:ins w:id="19" w:author="Zach Schwartz" w:date="2026-07-06T13:49:00Z" w16du:dateUtc="2026-07-06T17:49:00Z">
        <w:r w:rsidRPr="00176FD5">
          <w:rPr>
            <w:b/>
            <w:bCs/>
            <w:rPrChange w:id="20" w:author="Zach Schwartz" w:date="2026-07-06T13:49:00Z" w16du:dateUtc="2026-07-06T17:49:00Z">
              <w:rPr/>
            </w:rPrChange>
          </w:rPr>
          <w:t>Internal tab.</w:t>
        </w:r>
        <w:r w:rsidRPr="00176FD5">
          <w:t xml:space="preserve"> All internal rehabs live on a new Internal tab of the same External Rehab workbook, upkept by </w:t>
        </w:r>
        <w:r>
          <w:t>Operations</w:t>
        </w:r>
        <w:r w:rsidRPr="00176FD5">
          <w:t>. Only six fields are actively maintained on internal rows</w:t>
        </w:r>
        <w:r>
          <w:t xml:space="preserve"> which are updated on TBD Call</w:t>
        </w:r>
        <w:r w:rsidRPr="00176FD5">
          <w:t xml:space="preserve">: </w:t>
        </w:r>
        <w:r w:rsidRPr="00176FD5">
          <w:lastRenderedPageBreak/>
          <w:t>Target Start, Target End, Actual Start, Actual End, Budget Cost, and Build/Final Cost. Every other column keeps its stage-1 default and does not need to be adjusted.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6"/>
        <w:gridCol w:w="934"/>
        <w:gridCol w:w="2386"/>
        <w:gridCol w:w="1189"/>
        <w:gridCol w:w="3135"/>
      </w:tblGrid>
      <w:tr w:rsidR="007F4BDB" w14:paraId="7AE3D72B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26" w14:textId="77777777" w:rsidR="007F4BDB" w:rsidRDefault="00B93E5F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27" w14:textId="77777777" w:rsidR="007F4BDB" w:rsidRDefault="00B93E5F">
            <w:r>
              <w:rPr>
                <w:b/>
                <w:bCs/>
                <w:sz w:val="19"/>
                <w:szCs w:val="19"/>
              </w:rPr>
              <w:t>Set 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28" w14:textId="77777777" w:rsidR="007F4BDB" w:rsidRDefault="00B93E5F">
            <w:r>
              <w:rPr>
                <w:b/>
                <w:bCs/>
                <w:sz w:val="19"/>
                <w:szCs w:val="19"/>
              </w:rPr>
              <w:t>Entered by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29" w14:textId="77777777" w:rsidR="007F4BDB" w:rsidRDefault="00B93E5F">
            <w:r>
              <w:rPr>
                <w:b/>
                <w:bCs/>
                <w:sz w:val="19"/>
                <w:szCs w:val="19"/>
              </w:rPr>
              <w:t>Lives in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2A" w14:textId="77777777" w:rsidR="007F4BDB" w:rsidRDefault="00B93E5F">
            <w:r>
              <w:rPr>
                <w:b/>
                <w:bCs/>
                <w:sz w:val="19"/>
                <w:szCs w:val="19"/>
              </w:rPr>
              <w:t>Rules</w:t>
            </w:r>
          </w:p>
        </w:tc>
      </w:tr>
      <w:tr w:rsidR="007F4BDB" w14:paraId="7AE3D731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2C" w14:textId="77777777" w:rsidR="007F4BDB" w:rsidRDefault="00B93E5F">
            <w:r>
              <w:rPr>
                <w:b/>
                <w:bCs/>
              </w:rPr>
              <w:t>Asset Status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2D" w14:textId="77777777" w:rsidR="007F4BDB" w:rsidRDefault="00B93E5F">
            <w:r>
              <w:t>Trigger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2E" w14:textId="77777777" w:rsidR="007F4BDB" w:rsidRDefault="00B93E5F">
            <w:r>
              <w:t>Justin (same day as TBD call)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2F" w14:textId="77777777" w:rsidR="007F4BDB" w:rsidRDefault="00B93E5F">
            <w:r>
              <w:t>RM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0" w14:textId="77777777" w:rsidR="007F4BDB" w:rsidRDefault="00B93E5F">
            <w:r>
              <w:t>TBD → Needs Rehab or To Be Demoed. The ONLY asset-level rehab data point. Needs Rehab is the single trigger that creates the project.</w:t>
            </w:r>
          </w:p>
        </w:tc>
      </w:tr>
      <w:tr w:rsidR="007F4BDB" w14:paraId="7AE3D737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2" w14:textId="77777777" w:rsidR="007F4BDB" w:rsidRDefault="00B93E5F">
            <w:r>
              <w:rPr>
                <w:b/>
                <w:bCs/>
              </w:rPr>
              <w:t>Issue # (col 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3" w14:textId="77777777" w:rsidR="007F4BDB" w:rsidRDefault="00B93E5F">
            <w:r>
              <w:t>Trigger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4" w14:textId="77777777" w:rsidR="007F4BDB" w:rsidRDefault="00B93E5F">
            <w:r>
              <w:t>Auto (make-ready board); Natalie records on tracker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5" w14:textId="77777777" w:rsidR="007F4BDB" w:rsidRDefault="00B93E5F">
            <w:r>
              <w:t>RM + 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6" w14:textId="77777777" w:rsidR="007F4BDB" w:rsidRDefault="00B93E5F">
            <w:r>
              <w:t>The unique identifier joining project ↔ asset ↔ tracker ↔ accounting memos. A companion sell issue is created alongside it (see Open Items on staggering).</w:t>
            </w:r>
          </w:p>
        </w:tc>
      </w:tr>
      <w:tr w:rsidR="007F4BDB" w14:paraId="7AE3D73D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8" w14:textId="77777777" w:rsidR="007F4BDB" w:rsidRDefault="00B93E5F">
            <w:r>
              <w:rPr>
                <w:b/>
                <w:bCs/>
              </w:rPr>
              <w:t>Community / Lot / RM Asset (cols 2–4)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9" w14:textId="77777777" w:rsidR="007F4BDB" w:rsidRDefault="00B93E5F">
            <w:r>
              <w:t>Trigger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A" w14:textId="77777777" w:rsidR="007F4BDB" w:rsidRDefault="00B93E5F">
            <w:r>
              <w:t>Natalie (roster, from RM listing)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B" w14:textId="77777777" w:rsidR="007F4BDB" w:rsidRDefault="00B93E5F">
            <w:r>
              <w:t>Tracker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C" w14:textId="77777777" w:rsidR="007F4BDB" w:rsidRDefault="00B93E5F">
            <w:r>
              <w:t>RM Asset is the canonical join key — must match RM exactly.</w:t>
            </w:r>
          </w:p>
        </w:tc>
      </w:tr>
      <w:tr w:rsidR="007F4BDB" w14:paraId="7AE3D743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E" w14:textId="77777777" w:rsidR="007F4BDB" w:rsidRDefault="00B93E5F">
            <w:r>
              <w:rPr>
                <w:b/>
                <w:bCs/>
              </w:rPr>
              <w:t>Width S/D (col 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3F" w14:textId="77777777" w:rsidR="007F4BDB" w:rsidRDefault="00B93E5F">
            <w:r>
              <w:t>Trigger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0" w14:textId="77777777" w:rsidR="007F4BDB" w:rsidRDefault="00B93E5F">
            <w:r>
              <w:t>Auto from RM listing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1" w14:textId="77777777" w:rsidR="007F4BDB" w:rsidRDefault="00B93E5F">
            <w:r>
              <w:t>RM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2" w14:textId="77777777" w:rsidR="007F4BDB" w:rsidRDefault="00B93E5F">
            <w:r>
              <w:t>Single / Double (apartments = N/A). Drives siding pricing.</w:t>
            </w:r>
          </w:p>
        </w:tc>
      </w:tr>
      <w:tr w:rsidR="007F4BDB" w14:paraId="7AE3D749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4" w14:textId="77777777" w:rsidR="007F4BDB" w:rsidRDefault="00B93E5F">
            <w:r>
              <w:rPr>
                <w:b/>
                <w:bCs/>
              </w:rPr>
              <w:t>Rehab Vendor (col 10)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5" w14:textId="77777777" w:rsidR="007F4BDB" w:rsidRDefault="00B93E5F">
            <w:r>
              <w:t>1 / 1A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6" w14:textId="77777777" w:rsidR="007F4BDB" w:rsidRDefault="00B93E5F">
            <w:r>
              <w:t>Natalie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7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8" w14:textId="77777777" w:rsidR="007F4BDB" w:rsidRDefault="00B93E5F">
            <w:r>
              <w:t>Parakeet Ops, High Pace, or the real 3P vendor name — never “Alt Vendor”.</w:t>
            </w:r>
          </w:p>
        </w:tc>
      </w:tr>
      <w:tr w:rsidR="007F4BDB" w14:paraId="7AE3D74F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A" w14:textId="77777777" w:rsidR="007F4BDB" w:rsidRDefault="00B93E5F">
            <w:r>
              <w:rPr>
                <w:b/>
                <w:bCs/>
              </w:rPr>
              <w:t>Rehab Tier (col 9)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B" w14:textId="77777777" w:rsidR="007F4BDB" w:rsidRDefault="00B93E5F">
            <w:r>
              <w:t>1 / 1B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C" w14:textId="77777777" w:rsidR="007F4BDB" w:rsidRDefault="00B93E5F">
            <w:r>
              <w:t>Internal: Natalie (always Minor Rehab). External: Mark/vendor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D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4E" w14:textId="77777777" w:rsidR="007F4BDB" w:rsidRDefault="00B93E5F">
            <w:r>
              <w:t>Vocabulary is locked: L1 · L1+ · L2 · L2+ · L3 · L3+ · Minor Rehab · Siding Only · Demo.</w:t>
            </w:r>
          </w:p>
        </w:tc>
      </w:tr>
      <w:tr w:rsidR="007F4BDB" w14:paraId="7AE3D755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0" w14:textId="77777777" w:rsidR="007F4BDB" w:rsidRDefault="00B93E5F">
            <w:r>
              <w:rPr>
                <w:b/>
                <w:bCs/>
              </w:rPr>
              <w:t>Rehab Status (col 6)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1" w14:textId="77777777" w:rsidR="007F4BDB" w:rsidRDefault="00B93E5F">
            <w:r>
              <w:t>1→2→3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2" w14:textId="77777777" w:rsidR="007F4BDB" w:rsidRDefault="00B93E5F">
            <w:r>
              <w:t>Flips automatically off the date fields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3" w14:textId="77777777" w:rsidR="007F4BDB" w:rsidRDefault="00B93E5F">
            <w:r>
              <w:t>Project → RM (sync)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4" w14:textId="77777777" w:rsidR="007F4BDB" w:rsidRDefault="00B93E5F">
            <w:r>
              <w:t>Not Started (created) → In Progress (Actual Start entered) → Completed (Actual End entered). Never hand-set the status; set the date.</w:t>
            </w:r>
          </w:p>
        </w:tc>
      </w:tr>
      <w:tr w:rsidR="007F4BDB" w14:paraId="7AE3D75B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6" w14:textId="77777777" w:rsidR="007F4BDB" w:rsidRDefault="00B93E5F">
            <w:r>
              <w:rPr>
                <w:b/>
                <w:bCs/>
              </w:rPr>
              <w:t>Target Start / Target End (cols 11–12)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7" w14:textId="77777777" w:rsidR="007F4BDB" w:rsidRDefault="00B93E5F">
            <w:r>
              <w:t>1 / 1B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8" w14:textId="77777777" w:rsidR="007F4BDB" w:rsidRDefault="00B93E5F">
            <w:r>
              <w:t>Internal: from TBD call. External: Mark/vendor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9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A" w14:textId="77777777" w:rsidR="007F4BDB" w:rsidRDefault="00B93E5F">
            <w:r>
              <w:t>Blank Target End auto-defaults to start + 30 days. Feeds finance cash-flow off the Budget.</w:t>
            </w:r>
          </w:p>
        </w:tc>
      </w:tr>
      <w:tr w:rsidR="007F4BDB" w14:paraId="7AE3D761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C" w14:textId="77777777" w:rsidR="007F4BDB" w:rsidRDefault="00B93E5F">
            <w:r>
              <w:rPr>
                <w:b/>
                <w:bCs/>
              </w:rPr>
              <w:t>HVAC Y/N · Water Heater Y/N · Roof · Siding Y/N (cols 19–22)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D" w14:textId="77777777" w:rsidR="007F4BDB" w:rsidRDefault="00B93E5F">
            <w:r>
              <w:t>1 / 1B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E" w14:textId="77777777" w:rsidR="007F4BDB" w:rsidRDefault="00B93E5F">
            <w:r>
              <w:t>Internal: default all N. External: Mark/vendor after on-site 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5F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0" w14:textId="77777777" w:rsidR="007F4BDB" w:rsidRDefault="00B93E5F">
            <w:r>
              <w:t>Roof scale: None / Minor / Major / Replace. Power + water must be on before vendor can assess. These flags auto-populate Budget.</w:t>
            </w:r>
          </w:p>
        </w:tc>
      </w:tr>
      <w:tr w:rsidR="007F4BDB" w14:paraId="7AE3D767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2" w14:textId="77777777" w:rsidR="007F4BDB" w:rsidRDefault="00B93E5F">
            <w:r>
              <w:rPr>
                <w:b/>
                <w:bCs/>
              </w:rPr>
              <w:t>Budget Cost (col 13)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3" w14:textId="77777777" w:rsidR="007F4BDB" w:rsidRDefault="00B93E5F">
            <w:r>
              <w:t>1 / 1B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4" w14:textId="77777777" w:rsidR="007F4BDB" w:rsidRDefault="00B93E5F">
            <w:r>
              <w:t>Auto (Cost Grid)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5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6" w14:textId="77777777" w:rsidR="007F4BDB" w:rsidRDefault="00B93E5F">
            <w:r>
              <w:t>= tier base + add-ons (roof/siding/HVAC/WH per Cost Grid). A planned number for finance — not chasing invoices. Pending Mark’s HVAC/WH set costs.</w:t>
            </w:r>
          </w:p>
        </w:tc>
      </w:tr>
      <w:tr w:rsidR="007F4BDB" w14:paraId="7AE3D76D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8" w14:textId="77777777" w:rsidR="007F4BDB" w:rsidRDefault="00B93E5F">
            <w:r>
              <w:rPr>
                <w:b/>
                <w:bCs/>
              </w:rPr>
              <w:t>Actual Start (col 14)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9" w14:textId="77777777" w:rsidR="007F4BDB" w:rsidRDefault="00B93E5F"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A" w14:textId="77777777" w:rsidR="007F4BDB" w:rsidRPr="00B95D0A" w:rsidRDefault="00B93E5F">
            <w:pPr>
              <w:rPr>
                <w:lang w:val="pt-BR"/>
              </w:rPr>
            </w:pPr>
            <w:r w:rsidRPr="00B95D0A">
              <w:rPr>
                <w:lang w:val="pt-BR"/>
              </w:rPr>
              <w:t>Internal: regional via form. External: Mark/vendor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B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C" w14:textId="77777777" w:rsidR="007F4BDB" w:rsidRDefault="00B93E5F">
            <w:r>
              <w:t>Entering it flips status to In Progress and starts Melanie’s title workflow.</w:t>
            </w:r>
          </w:p>
        </w:tc>
      </w:tr>
      <w:tr w:rsidR="007F4BDB" w14:paraId="7AE3D773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E" w14:textId="77777777" w:rsidR="007F4BDB" w:rsidRDefault="00B93E5F">
            <w:r>
              <w:rPr>
                <w:b/>
                <w:bCs/>
              </w:rPr>
              <w:t>Actual End (col 15)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6F" w14:textId="77777777" w:rsidR="007F4BDB" w:rsidRDefault="00B93E5F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0" w14:textId="77777777" w:rsidR="007F4BDB" w:rsidRPr="00B95D0A" w:rsidRDefault="00B93E5F">
            <w:pPr>
              <w:rPr>
                <w:lang w:val="pt-BR"/>
              </w:rPr>
            </w:pPr>
            <w:r w:rsidRPr="00B95D0A">
              <w:rPr>
                <w:lang w:val="pt-BR"/>
              </w:rPr>
              <w:t>Internal: regional via form. External: Mark/vendor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1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2" w14:textId="77777777" w:rsidR="007F4BDB" w:rsidRDefault="00B93E5F">
            <w:r>
              <w:t>Entering it flips status to Completed.</w:t>
            </w:r>
          </w:p>
        </w:tc>
      </w:tr>
      <w:tr w:rsidR="007F4BDB" w14:paraId="7AE3D779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4" w14:textId="77777777" w:rsidR="007F4BDB" w:rsidRDefault="00B93E5F">
            <w:r>
              <w:rPr>
                <w:b/>
                <w:bCs/>
              </w:rPr>
              <w:lastRenderedPageBreak/>
              <w:t>Build / Final Cost (col 16)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5" w14:textId="77777777" w:rsidR="007F4BDB" w:rsidRDefault="00B93E5F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6" w14:textId="77777777" w:rsidR="007F4BDB" w:rsidRDefault="00B93E5F">
            <w:r>
              <w:t>External: Mark/vendor from invoice. Internal: leave blank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7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8" w14:textId="77777777" w:rsidR="007F4BDB" w:rsidRDefault="00B93E5F">
            <w:r>
              <w:t>Internal spend will eventually auto-pull from accounting by Issue #/GL over the rehab window ±7 days. Do not hand-key it.</w:t>
            </w:r>
          </w:p>
        </w:tc>
      </w:tr>
      <w:tr w:rsidR="007F4BDB" w14:paraId="7AE3D77F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A" w14:textId="77777777" w:rsidR="007F4BDB" w:rsidRDefault="00B93E5F">
            <w:r>
              <w:rPr>
                <w:b/>
                <w:bCs/>
              </w:rPr>
              <w:t>Additional Work / $ (cols 17–18)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B" w14:textId="77777777" w:rsidR="007F4BDB" w:rsidRDefault="00B93E5F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C" w14:textId="77777777" w:rsidR="007F4BDB" w:rsidRDefault="00B93E5F">
            <w:r>
              <w:t>Mark/vendor (free text); $ auto-extracted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D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7E" w14:textId="77777777" w:rsidR="007F4BDB" w:rsidRDefault="00B93E5F">
            <w:r>
              <w:t>Ala-carte add-ons (e.g. “subfloor 2 rooms $700”); $ adds to Budget.</w:t>
            </w:r>
          </w:p>
        </w:tc>
      </w:tr>
      <w:tr w:rsidR="007F4BDB" w14:paraId="7AE3D785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0" w14:textId="77777777" w:rsidR="007F4BDB" w:rsidRDefault="00B93E5F">
            <w:r>
              <w:rPr>
                <w:b/>
                <w:bCs/>
              </w:rPr>
              <w:t>GL # (col 7)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1" w14:textId="77777777" w:rsidR="007F4BDB" w:rsidRDefault="00B93E5F">
            <w:r>
              <w:t>1A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2" w14:textId="77777777" w:rsidR="007F4BDB" w:rsidRDefault="00B93E5F">
            <w:r>
              <w:t>Natalie / accounting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3" w14:textId="77777777" w:rsidR="007F4BDB" w:rsidRDefault="00B93E5F">
            <w:r>
              <w:t>RM/acctg + tracker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4" w14:textId="77777777" w:rsidR="007F4BDB" w:rsidRDefault="00B93E5F">
            <w:r>
              <w:t>Created at kickoff (external). Every home on the sheet should have one (David filled the gaps 6/30). Internal issue-tied GL is an open item.</w:t>
            </w:r>
          </w:p>
        </w:tc>
      </w:tr>
      <w:tr w:rsidR="007F4BDB" w14:paraId="7AE3D78B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6" w14:textId="77777777" w:rsidR="007F4BDB" w:rsidRPr="00B95D0A" w:rsidRDefault="00B93E5F">
            <w:pPr>
              <w:rPr>
                <w:lang w:val="es-ES"/>
              </w:rPr>
            </w:pPr>
            <w:r w:rsidRPr="00B95D0A">
              <w:rPr>
                <w:b/>
                <w:bCs/>
                <w:lang w:val="es-ES"/>
              </w:rPr>
              <w:t>Rehab Deposit Y/N (col 24)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7" w14:textId="77777777" w:rsidR="007F4BDB" w:rsidRDefault="00B93E5F">
            <w:r>
              <w:t>1A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8" w14:textId="77777777" w:rsidR="007F4BDB" w:rsidRDefault="00B93E5F">
            <w:r>
              <w:t>Natalie / accounting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9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A" w14:textId="77777777" w:rsidR="007F4BDB" w:rsidRDefault="00B93E5F">
            <w:r>
              <w:t>External only (~$2,500 — confirm). Values: Y / N / S (sent → flips to Y) / MVD-… (moved to another lot). Reverts apply the deposit to the demo. Internal: N/A.</w:t>
            </w:r>
          </w:p>
        </w:tc>
      </w:tr>
      <w:tr w:rsidR="007F4BDB" w14:paraId="7AE3D791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C" w14:textId="77777777" w:rsidR="007F4BDB" w:rsidRDefault="00B93E5F">
            <w:r>
              <w:rPr>
                <w:b/>
                <w:bCs/>
              </w:rPr>
              <w:t>Siding Deposit Y/N (col 23)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D" w14:textId="77777777" w:rsidR="007F4BDB" w:rsidRDefault="00B93E5F">
            <w:r>
              <w:t>1A/1B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E" w14:textId="77777777" w:rsidR="007F4BDB" w:rsidRDefault="00B93E5F">
            <w:r>
              <w:t>Natalie / accounting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8F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0" w14:textId="77777777" w:rsidR="007F4BDB" w:rsidRDefault="00B93E5F">
            <w:r>
              <w:t>Separate fixed deposit for siding jobs.</w:t>
            </w:r>
          </w:p>
        </w:tc>
      </w:tr>
      <w:tr w:rsidR="007F4BDB" w14:paraId="7AE3D797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2" w14:textId="77777777" w:rsidR="007F4BDB" w:rsidRDefault="00B93E5F">
            <w:r>
              <w:rPr>
                <w:b/>
                <w:bCs/>
              </w:rPr>
              <w:t>Title Status (RM) / Title Action (cols 25–26)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3" w14:textId="77777777" w:rsidR="007F4BDB" w:rsidRDefault="00B93E5F">
            <w:r>
              <w:t>1→3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4" w14:textId="77777777" w:rsidR="007F4BDB" w:rsidRDefault="00B93E5F">
            <w:r>
              <w:t>Melanie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5" w14:textId="77777777" w:rsidR="007F4BDB" w:rsidRDefault="00B93E5F">
            <w:r>
              <w:t>RM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6" w14:textId="77777777" w:rsidR="007F4BDB" w:rsidRDefault="00B93E5F">
            <w:r>
              <w:t>Title work starts in parallel at Actual Start so title is in hand at completion — a home without title isn’t sellable.</w:t>
            </w:r>
          </w:p>
        </w:tc>
      </w:tr>
      <w:tr w:rsidR="007F4BDB" w14:paraId="7AE3D79D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8" w14:textId="77777777" w:rsidR="007F4BDB" w:rsidRDefault="00B93E5F">
            <w:r>
              <w:rPr>
                <w:b/>
                <w:bCs/>
              </w:rPr>
              <w:t>Scope / Notes (col 27)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9" w14:textId="77777777" w:rsidR="007F4BDB" w:rsidRDefault="00B93E5F">
            <w:r>
              <w:t>1 / 1B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A" w14:textId="77777777" w:rsidR="007F4BDB" w:rsidRDefault="00B93E5F">
            <w:r>
              <w:t>Internal: entered in RM. External: Mark/vendor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B" w14:textId="77777777" w:rsidR="007F4BDB" w:rsidRDefault="00B93E5F">
            <w:r>
              <w:t>Project + RM notes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C" w14:textId="77777777" w:rsidR="007F4BDB" w:rsidRDefault="00B93E5F">
            <w:r>
              <w:t>What the job actually is. TBD-call notes should land here (Zach getting call notes into RM comments).</w:t>
            </w:r>
          </w:p>
        </w:tc>
      </w:tr>
      <w:tr w:rsidR="007F4BDB" w14:paraId="7AE3D7A3" w14:textId="77777777"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E" w14:textId="77777777" w:rsidR="007F4BDB" w:rsidRDefault="00B93E5F">
            <w:r>
              <w:rPr>
                <w:b/>
                <w:bCs/>
              </w:rPr>
              <w:t>Parakeet Sign-off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9F" w14:textId="77777777" w:rsidR="007F4BDB" w:rsidRDefault="00B93E5F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A0" w14:textId="77777777" w:rsidR="007F4BDB" w:rsidRDefault="00B93E5F">
            <w:r>
              <w:t>Internal: regionals/maintenance checklist. External: vendor punch list + Parakeet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A1" w14:textId="77777777" w:rsidR="007F4BDB" w:rsidRDefault="00B93E5F">
            <w:r>
              <w:t>Project</w:t>
            </w:r>
          </w:p>
        </w:tc>
        <w:tc>
          <w:tcPr>
            <w:tcW w:w="3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A2" w14:textId="77777777" w:rsidR="007F4BDB" w:rsidRDefault="00B93E5F">
            <w:r>
              <w:t>Y is the handoff trigger to Leslie. Not a tracker column yet — being added as the stage-4 gate (QuickBase form).</w:t>
            </w:r>
          </w:p>
        </w:tc>
      </w:tr>
    </w:tbl>
    <w:p w14:paraId="7AE3D7A4" w14:textId="77777777" w:rsidR="007F4BDB" w:rsidRDefault="007F4BDB">
      <w:pPr>
        <w:spacing w:after="140"/>
      </w:pPr>
    </w:p>
    <w:p w14:paraId="7AE3D7A5" w14:textId="77777777" w:rsidR="007F4BDB" w:rsidRDefault="00B93E5F">
      <w:pPr>
        <w:pStyle w:val="Heading2"/>
      </w:pPr>
      <w:r>
        <w:t>Who does what —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7F4BDB" w14:paraId="7AE3D7A8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A6" w14:textId="77777777" w:rsidR="007F4BDB" w:rsidRDefault="00B93E5F">
            <w:r>
              <w:rPr>
                <w:b/>
                <w:bCs/>
                <w:sz w:val="19"/>
                <w:szCs w:val="19"/>
              </w:rPr>
              <w:t>Person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A7" w14:textId="77777777" w:rsidR="007F4BDB" w:rsidRDefault="00B93E5F">
            <w:r>
              <w:rPr>
                <w:b/>
                <w:bCs/>
                <w:sz w:val="19"/>
                <w:szCs w:val="19"/>
              </w:rPr>
              <w:t>Owns</w:t>
            </w:r>
          </w:p>
        </w:tc>
      </w:tr>
      <w:tr w:rsidR="007F4BDB" w14:paraId="7AE3D7A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A9" w14:textId="77777777" w:rsidR="007F4BDB" w:rsidRDefault="00B93E5F">
            <w:r>
              <w:rPr>
                <w:b/>
                <w:bCs/>
              </w:rPr>
              <w:t>Justin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AA" w14:textId="77777777" w:rsidR="007F4BDB" w:rsidRDefault="00B93E5F">
            <w:r>
              <w:t>Asset status flips in RM when items leave TBD (→ Needs Rehab / To Be Demoed), same day as the TBD call. Does not own issue-level rehab data.</w:t>
            </w:r>
          </w:p>
        </w:tc>
      </w:tr>
      <w:tr w:rsidR="007F4BDB" w14:paraId="7AE3D7AE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AC" w14:textId="77777777" w:rsidR="007F4BDB" w:rsidRDefault="00B93E5F">
            <w:r>
              <w:rPr>
                <w:b/>
                <w:bCs/>
              </w:rPr>
              <w:t>Natalie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AD" w14:textId="77777777" w:rsidR="007F4BDB" w:rsidRDefault="00B93E5F">
            <w:r>
              <w:t>Every non–High-Pace row (all outside vendors + Parakeet Ops) plus the cross-cutting fields on all rows: roster adds/removes vs RM, GL #, Issue #, deposits, title status coordination. Building the flowcharts + workflow with Zach.</w:t>
            </w:r>
          </w:p>
        </w:tc>
      </w:tr>
      <w:tr w:rsidR="007F4BDB" w14:paraId="7AE3D7B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AF" w14:textId="77777777" w:rsidR="007F4BDB" w:rsidRDefault="00B93E5F">
            <w:r>
              <w:rPr>
                <w:b/>
                <w:bCs/>
              </w:rPr>
              <w:t>Mark / High Pace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B0" w14:textId="77777777" w:rsidR="007F4BDB" w:rsidRDefault="00B93E5F">
            <w:r>
              <w:t>Construction fields on Vendor = High Pace rows: tier, target/actual dates, HVAC/WH/Roof/Siding, additional work, final cost, scope. Later: submits directly via QuickBase forms.</w:t>
            </w:r>
          </w:p>
        </w:tc>
      </w:tr>
      <w:tr w:rsidR="007F4BDB" w14:paraId="7AE3D7B4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B2" w14:textId="77777777" w:rsidR="007F4BDB" w:rsidRDefault="00B93E5F">
            <w:r>
              <w:rPr>
                <w:b/>
                <w:bCs/>
              </w:rPr>
              <w:t>Regionals / maintenance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B3" w14:textId="77777777" w:rsidR="007F4BDB" w:rsidRDefault="00B93E5F">
            <w:r>
              <w:t>Internal-job Actual Start / Actual End / sign-off checklist — via forms, never verbally.</w:t>
            </w:r>
          </w:p>
        </w:tc>
      </w:tr>
      <w:tr w:rsidR="007F4BDB" w14:paraId="7AE3D7B7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B5" w14:textId="77777777" w:rsidR="007F4BDB" w:rsidRDefault="00B93E5F">
            <w:r>
              <w:rPr>
                <w:b/>
                <w:bCs/>
              </w:rPr>
              <w:t>Melanie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B6" w14:textId="77777777" w:rsidR="007F4BDB" w:rsidRDefault="00B93E5F">
            <w:r>
              <w:t>Title workflow, kicked off at rehab start.</w:t>
            </w:r>
          </w:p>
        </w:tc>
      </w:tr>
      <w:tr w:rsidR="007F4BDB" w14:paraId="7AE3D7B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B8" w14:textId="77777777" w:rsidR="007F4BDB" w:rsidRDefault="00B93E5F">
            <w:r>
              <w:rPr>
                <w:b/>
                <w:bCs/>
              </w:rPr>
              <w:lastRenderedPageBreak/>
              <w:t>Zach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B9" w14:textId="77777777" w:rsidR="007F4BDB" w:rsidRDefault="00B93E5F">
            <w:r>
              <w:t>Make-ready-board control for rehab→demo switches; the sell-clock staggering fix; TBD notes into RM comments; workflow build with Natalie.</w:t>
            </w:r>
          </w:p>
        </w:tc>
      </w:tr>
      <w:tr w:rsidR="007F4BDB" w14:paraId="7AE3D7B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BB" w14:textId="77777777" w:rsidR="007F4BDB" w:rsidRDefault="00B93E5F">
            <w:r>
              <w:rPr>
                <w:b/>
                <w:bCs/>
              </w:rPr>
              <w:t>Austin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BC" w14:textId="77777777" w:rsidR="007F4BDB" w:rsidRDefault="00B93E5F">
            <w:r>
              <w:t>QuickBase configuration, internal-vs-external denominator, Mark/admin onboarding, adding Zach + Natalie to QuickBase / Fast Forms training.</w:t>
            </w:r>
          </w:p>
        </w:tc>
      </w:tr>
      <w:tr w:rsidR="007F4BDB" w14:paraId="7AE3D7C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BE" w14:textId="77777777" w:rsidR="007F4BDB" w:rsidRDefault="00B93E5F">
            <w:r>
              <w:rPr>
                <w:b/>
                <w:bCs/>
              </w:rPr>
              <w:t>Leslie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BF" w14:textId="77777777" w:rsidR="007F4BDB" w:rsidRDefault="00B93E5F">
            <w:r>
              <w:t>Receives the home at Parakeet Sign-off = Y; listing and sale from there.</w:t>
            </w:r>
          </w:p>
        </w:tc>
      </w:tr>
    </w:tbl>
    <w:p w14:paraId="7AE3D7C1" w14:textId="77777777" w:rsidR="007F4BDB" w:rsidRDefault="007F4BDB">
      <w:pPr>
        <w:spacing w:after="140"/>
      </w:pPr>
    </w:p>
    <w:p w14:paraId="7AE3D7C2" w14:textId="77777777" w:rsidR="007F4BDB" w:rsidRDefault="00B93E5F">
      <w:pPr>
        <w:pStyle w:val="Heading2"/>
      </w:pPr>
      <w:r>
        <w:t>Meeting cadence — where the data gets entered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F4BDB" w14:paraId="7AE3D7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C3" w14:textId="77777777" w:rsidR="007F4BDB" w:rsidRDefault="00B93E5F">
            <w:r>
              <w:rPr>
                <w:b/>
                <w:bCs/>
                <w:sz w:val="19"/>
                <w:szCs w:val="19"/>
              </w:rPr>
              <w:t>Call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C4" w14:textId="77777777" w:rsidR="007F4BDB" w:rsidRDefault="00B93E5F">
            <w:r>
              <w:rPr>
                <w:b/>
                <w:bCs/>
                <w:sz w:val="19"/>
                <w:szCs w:val="19"/>
              </w:rPr>
              <w:t>Purpose in this pipeline</w:t>
            </w:r>
          </w:p>
        </w:tc>
      </w:tr>
      <w:tr w:rsidR="007F4BDB" w14:paraId="7AE3D7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C6" w14:textId="77777777" w:rsidR="007F4BDB" w:rsidRDefault="00B93E5F">
            <w:r>
              <w:rPr>
                <w:b/>
                <w:bCs/>
              </w:rPr>
              <w:t>Weekly TBD call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C7" w14:textId="77777777" w:rsidR="007F4BDB" w:rsidRDefault="00B93E5F">
            <w:r>
              <w:t>Initiates projects: disposition decisions, target dates for internal jobs, status flips entered same day. Not for ongoing progress tracking. Nothing lingers in TBD past one week.</w:t>
            </w:r>
          </w:p>
        </w:tc>
      </w:tr>
      <w:tr w:rsidR="007F4BDB" w14:paraId="7AE3D7C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C9" w14:textId="77777777" w:rsidR="007F4BDB" w:rsidRDefault="00B93E5F">
            <w:r>
              <w:rPr>
                <w:b/>
                <w:bCs/>
              </w:rPr>
              <w:t>Weekly internal-rehab call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CA" w14:textId="77777777" w:rsidR="007F4BDB" w:rsidRDefault="00B93E5F">
            <w:r>
              <w:t>Reviews Parakeet Ops jobs: chases the Actual Start/End forms, confirms sign-offs. (May run combined with the TBD call initially.)</w:t>
            </w:r>
          </w:p>
        </w:tc>
      </w:tr>
      <w:tr w:rsidR="007F4BDB" w14:paraId="7AE3D7C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CC" w14:textId="77777777" w:rsidR="007F4BDB" w:rsidRDefault="00B93E5F">
            <w:r>
              <w:rPr>
                <w:b/>
                <w:bCs/>
              </w:rPr>
              <w:t>Weekly external-rehab call (Mark)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CD" w14:textId="77777777" w:rsidR="007F4BDB" w:rsidRDefault="00B93E5F">
            <w:r>
              <w:t>Reviews High Pace/3P jobs: 1B returns, in-progress dates, invoices, punch lists. Auto-report highlights new rehabs in orange; Mark returns the white (fully filled) sheet weekly.</w:t>
            </w:r>
          </w:p>
        </w:tc>
      </w:tr>
    </w:tbl>
    <w:p w14:paraId="7AE3D7CF" w14:textId="77777777" w:rsidR="007F4BDB" w:rsidRDefault="007F4BDB">
      <w:pPr>
        <w:spacing w:after="140"/>
      </w:pPr>
    </w:p>
    <w:p w14:paraId="7AE3D7D0" w14:textId="77777777" w:rsidR="007F4BDB" w:rsidRDefault="00B93E5F">
      <w:pPr>
        <w:pStyle w:val="Heading2"/>
      </w:pPr>
      <w:r>
        <w:t>Rules that don’t bend</w:t>
      </w:r>
    </w:p>
    <w:p w14:paraId="7AE3D7D1" w14:textId="77777777" w:rsidR="007F4BDB" w:rsidRDefault="00B93E5F">
      <w:pPr>
        <w:pBdr>
          <w:left w:val="single" w:sz="24" w:space="4" w:color="C0504D"/>
        </w:pBdr>
        <w:shd w:val="clear" w:color="auto" w:fill="FDF2F2"/>
        <w:spacing w:before="60" w:after="180"/>
      </w:pPr>
      <w:r>
        <w:rPr>
          <w:b/>
          <w:bCs/>
        </w:rPr>
        <w:t xml:space="preserve">Rule 1: The tracker source is Needs-Rehab only. </w:t>
      </w:r>
      <w:r>
        <w:t>If it’s in TBD, it’s not in the tracker. If it’s on Mark’s list but not Needs-Rehab in RM, that’s an audit finding, not a tracker row.</w:t>
      </w:r>
    </w:p>
    <w:p w14:paraId="7AE3D7D2" w14:textId="77777777" w:rsidR="007F4BDB" w:rsidRDefault="00B93E5F">
      <w:pPr>
        <w:pBdr>
          <w:left w:val="single" w:sz="24" w:space="4" w:color="C0504D"/>
        </w:pBdr>
        <w:shd w:val="clear" w:color="auto" w:fill="FDF2F2"/>
        <w:spacing w:before="60" w:after="180"/>
      </w:pPr>
      <w:r>
        <w:rPr>
          <w:b/>
          <w:bCs/>
        </w:rPr>
        <w:t xml:space="preserve">Rule 2: No TBD purgatory. </w:t>
      </w:r>
      <w:r>
        <w:t>One week max. 100% demo → To Be Demoed; any doubt at all → Needs Rehab and let the vendor evaluation decide. Reverting to demo is cheap (the deposit carries over); sitting in TBD is not.</w:t>
      </w:r>
    </w:p>
    <w:p w14:paraId="7AE3D7D3" w14:textId="77777777" w:rsidR="007F4BDB" w:rsidRDefault="00B93E5F">
      <w:pPr>
        <w:pBdr>
          <w:left w:val="single" w:sz="24" w:space="4" w:color="C0504D"/>
        </w:pBdr>
        <w:shd w:val="clear" w:color="auto" w:fill="FDF2F2"/>
        <w:spacing w:before="60" w:after="180"/>
      </w:pPr>
      <w:r>
        <w:rPr>
          <w:b/>
          <w:bCs/>
        </w:rPr>
        <w:t xml:space="preserve">Rule 3: Dates come from forms, not word of mouth. </w:t>
      </w:r>
      <w:r>
        <w:t>Actual Start / Actual End are form submissions by the person responsible. Statuses flip off the dates — never hand-set a status.</w:t>
      </w:r>
    </w:p>
    <w:p w14:paraId="7AE3D7D4" w14:textId="77777777" w:rsidR="007F4BDB" w:rsidRDefault="00B93E5F">
      <w:pPr>
        <w:pBdr>
          <w:left w:val="single" w:sz="24" w:space="4" w:color="C0504D"/>
        </w:pBdr>
        <w:shd w:val="clear" w:color="auto" w:fill="FDF2F2"/>
        <w:spacing w:before="60" w:after="180"/>
      </w:pPr>
      <w:r>
        <w:rPr>
          <w:b/>
          <w:bCs/>
        </w:rPr>
        <w:t>Rule 4: Internal build cost stays blank until the accounting pull exists.</w:t>
      </w:r>
      <w:r>
        <w:t xml:space="preserve"> The memo convention (Issue # + lot on every Home Depot / Lowe’s transaction) is mandatory now so the data is pullable later. No hand-keyed internal spend in UDFs.</w:t>
      </w:r>
    </w:p>
    <w:p w14:paraId="7AE3D7D5" w14:textId="77777777" w:rsidR="007F4BDB" w:rsidRDefault="00B93E5F">
      <w:pPr>
        <w:pBdr>
          <w:left w:val="single" w:sz="24" w:space="4" w:color="D9A420"/>
        </w:pBdr>
        <w:shd w:val="clear" w:color="auto" w:fill="FEF9EC"/>
        <w:spacing w:before="60" w:after="180"/>
      </w:pPr>
      <w:r>
        <w:rPr>
          <w:b/>
          <w:bCs/>
        </w:rPr>
        <w:t xml:space="preserve">Rule 5: One identifier. </w:t>
      </w:r>
      <w:r>
        <w:t>Every project artifact — tracker row, QuickBase project, accounting memo, RM issue — carries the rehab Issue #. Vendor names are real names. RM Asset is the join key and must match RM exactly.</w:t>
      </w:r>
    </w:p>
    <w:p w14:paraId="7AE3D7D6" w14:textId="77777777" w:rsidR="007F4BDB" w:rsidRDefault="00B93E5F">
      <w:pPr>
        <w:pBdr>
          <w:left w:val="single" w:sz="24" w:space="4" w:color="D9A420"/>
        </w:pBdr>
        <w:shd w:val="clear" w:color="auto" w:fill="FEF9EC"/>
        <w:spacing w:before="60" w:after="180"/>
        <w:rPr>
          <w:ins w:id="21" w:author="Zach Schwartz" w:date="2026-07-06T13:50:00Z" w16du:dateUtc="2026-07-06T17:50:00Z"/>
        </w:rPr>
      </w:pPr>
      <w:r>
        <w:rPr>
          <w:b/>
          <w:bCs/>
        </w:rPr>
        <w:t xml:space="preserve">Rule 6: Rehab detail never becomes permanent asset UDFs. </w:t>
      </w:r>
      <w:r>
        <w:t>When a rehab completes, the project record goes historical. The asset walks away carrying only its next status.</w:t>
      </w:r>
    </w:p>
    <w:p w14:paraId="5FCB1A7B" w14:textId="5F416FA5" w:rsidR="00B774FB" w:rsidRDefault="00B774FB">
      <w:pPr>
        <w:pBdr>
          <w:left w:val="single" w:sz="24" w:space="4" w:color="D9A420"/>
        </w:pBdr>
        <w:shd w:val="clear" w:color="auto" w:fill="FEF9EC"/>
        <w:spacing w:before="60" w:after="180"/>
      </w:pPr>
      <w:ins w:id="22" w:author="Zach Schwartz" w:date="2026-07-06T13:50:00Z" w16du:dateUtc="2026-07-06T17:50:00Z">
        <w:r>
          <w:t>Rule 7: Internal jobs get 30 days. Every rehab is allotted 30 days on the TBD call. The weekly TBD timing review is the only thing that shortens it.</w:t>
        </w:r>
      </w:ins>
    </w:p>
    <w:p w14:paraId="7AE3D7D7" w14:textId="77777777" w:rsidR="007F4BDB" w:rsidRDefault="00B93E5F">
      <w:pPr>
        <w:pStyle w:val="Heading2"/>
      </w:pPr>
      <w:r>
        <w:t>QuickBase transition — what changes, what doesn’t</w:t>
      </w:r>
    </w:p>
    <w:p w14:paraId="7AE3D7D8" w14:textId="77777777" w:rsidR="007F4BDB" w:rsidRDefault="00B93E5F">
      <w:pPr>
        <w:pBdr>
          <w:left w:val="single" w:sz="24" w:space="4" w:color="7E57A0"/>
        </w:pBdr>
        <w:shd w:val="clear" w:color="auto" w:fill="F6F2FA"/>
        <w:spacing w:before="60" w:after="180"/>
      </w:pPr>
      <w:r>
        <w:rPr>
          <w:b/>
          <w:bCs/>
        </w:rPr>
        <w:t xml:space="preserve">The plan agreed on 7/1. </w:t>
      </w:r>
      <w:r>
        <w:t>Stand the flow up in the existing system (RM + tracker workbook) now; pivot the project-detail layer to QuickBase when Austin has it configured (100 free build hours ≈ 2 months). What moves: stages, checklists, forms, dispatched tasks, notifications, vendor submissions. What stays in RM: asset status + Issue # (synced nightly from QuickBase), title, GL. What stays true regardless: every field in the data dictionary above, its owner, and its stage. Regionals get dashboard visibility; managers use the Fast Forms front-end/app. Eventually day-to-day maintenance issues migrate too, so the system doesn’t re-fragment (Natalie’s concern, Austin’s roadmap).</w:t>
      </w:r>
    </w:p>
    <w:p w14:paraId="7AE3D7D9" w14:textId="77777777" w:rsidR="007F4BDB" w:rsidRDefault="00B93E5F">
      <w:pPr>
        <w:pStyle w:val="Heading2"/>
      </w:pPr>
      <w:r>
        <w:lastRenderedPageBreak/>
        <w:t>Open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0"/>
        <w:gridCol w:w="2300"/>
      </w:tblGrid>
      <w:tr w:rsidR="007F4BDB" w14:paraId="7AE3D7DC" w14:textId="77777777"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DA" w14:textId="77777777" w:rsidR="007F4BDB" w:rsidRDefault="00B93E5F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DB" w14:textId="77777777" w:rsidR="007F4BDB" w:rsidRDefault="00B93E5F">
            <w:r>
              <w:rPr>
                <w:b/>
                <w:bCs/>
                <w:sz w:val="19"/>
                <w:szCs w:val="19"/>
              </w:rPr>
              <w:t>Status / owner</w:t>
            </w:r>
          </w:p>
        </w:tc>
      </w:tr>
      <w:tr w:rsidR="007F4BDB" w14:paraId="7AE3D7DF" w14:textId="77777777"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DD" w14:textId="77777777" w:rsidR="007F4BDB" w:rsidRDefault="00B93E5F">
            <w:r>
              <w:rPr>
                <w:b/>
                <w:bCs/>
              </w:rPr>
              <w:t xml:space="preserve">#1 — Internal rehab cost auto-capture. </w:t>
            </w:r>
            <w:r>
              <w:t>Tie a GL code to the issue (or pull by Issue #/memo over the rehab window ±7 days) so internal Build stops being blank.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DE" w14:textId="77777777" w:rsidR="007F4BDB" w:rsidRDefault="00B93E5F">
            <w:r>
              <w:t>Open — Jon + accounting. Short-term: blank.</w:t>
            </w:r>
          </w:p>
        </w:tc>
      </w:tr>
      <w:tr w:rsidR="007F4BDB" w14:paraId="7AE3D7E2" w14:textId="77777777"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E0" w14:textId="77777777" w:rsidR="007F4BDB" w:rsidRDefault="00B93E5F">
            <w:r>
              <w:rPr>
                <w:b/>
                <w:bCs/>
              </w:rPr>
              <w:t xml:space="preserve">#2 — Sell-clock staggering. </w:t>
            </w:r>
            <w:r>
              <w:t>Rehab + sell issues are created together with 90 days each, but internal rehabs finish faster — Leslie’s sell clock should start at sign-off, not lose 60+ days.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E1" w14:textId="77777777" w:rsidR="007F4BDB" w:rsidRDefault="00B93E5F">
            <w:r>
              <w:t>Open — Zach.</w:t>
            </w:r>
          </w:p>
        </w:tc>
      </w:tr>
      <w:tr w:rsidR="007F4BDB" w14:paraId="7AE3D7E5" w14:textId="77777777"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E3" w14:textId="77777777" w:rsidR="007F4BDB" w:rsidRDefault="00B93E5F">
            <w:r>
              <w:rPr>
                <w:b/>
                <w:bCs/>
              </w:rPr>
              <w:t xml:space="preserve">#3 — Make-ready board rehab→demo switch. </w:t>
            </w:r>
            <w:r>
              <w:t>Delete/re-add the issue vs. reclassify, keeping board and asset status in sync on reverts.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E4" w14:textId="77777777" w:rsidR="007F4BDB" w:rsidRDefault="00B93E5F">
            <w:r>
              <w:t>Open — Zach.</w:t>
            </w:r>
          </w:p>
        </w:tc>
      </w:tr>
      <w:tr w:rsidR="007F4BDB" w14:paraId="7AE3D7E8" w14:textId="77777777"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E6" w14:textId="77777777" w:rsidR="007F4BDB" w:rsidRDefault="00B93E5F">
            <w:r>
              <w:rPr>
                <w:b/>
                <w:bCs/>
              </w:rPr>
              <w:t xml:space="preserve">#4 — Rehab deposit amount. </w:t>
            </w:r>
            <w:r>
              <w:t>7/1 call says $2,500; the 6/17 process notes say ≈ $3,500 (rehab/cleanout). Confirm the number and whether it varies by job type.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E7" w14:textId="77777777" w:rsidR="007F4BDB" w:rsidRDefault="00B93E5F">
            <w:r>
              <w:t>Open — confirm with Mark/Natalie.</w:t>
            </w:r>
          </w:p>
        </w:tc>
      </w:tr>
      <w:tr w:rsidR="007F4BDB" w14:paraId="7AE3D7EB" w14:textId="77777777"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E9" w14:textId="77777777" w:rsidR="007F4BDB" w:rsidRDefault="00B93E5F">
            <w:r>
              <w:rPr>
                <w:b/>
                <w:bCs/>
              </w:rPr>
              <w:t xml:space="preserve">#5 — Budget Cost inputs. </w:t>
            </w:r>
            <w:r>
              <w:t>HVAC + Water Heater set costs and tier-base $ still owed by Mark; Budget auto-calc is pending them.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EA" w14:textId="77777777" w:rsidR="007F4BDB" w:rsidRDefault="00B93E5F">
            <w:r>
              <w:t>Waiting on Mark.</w:t>
            </w:r>
          </w:p>
        </w:tc>
      </w:tr>
      <w:tr w:rsidR="007F4BDB" w14:paraId="7AE3D7EE" w14:textId="77777777"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EC" w14:textId="77777777" w:rsidR="007F4BDB" w:rsidRDefault="00B93E5F">
            <w:r>
              <w:rPr>
                <w:b/>
                <w:bCs/>
              </w:rPr>
              <w:t xml:space="preserve">#6 — QuickBase visibility &amp; notes write-back. </w:t>
            </w:r>
            <w:r>
              <w:t>Regional/manager dashboard access scope; whether QuickBase notes write back to RM notes.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ED" w14:textId="77777777" w:rsidR="007F4BDB" w:rsidRDefault="00B93E5F">
            <w:r>
              <w:t>Open — Austin.</w:t>
            </w:r>
          </w:p>
        </w:tc>
      </w:tr>
      <w:tr w:rsidR="007F4BDB" w14:paraId="7AE3D7F1" w14:textId="77777777"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EF" w14:textId="77777777" w:rsidR="007F4BDB" w:rsidRDefault="00B93E5F">
            <w:r>
              <w:rPr>
                <w:b/>
                <w:bCs/>
              </w:rPr>
              <w:t xml:space="preserve">#7 — Parakeet sign-off checklist content. </w:t>
            </w:r>
            <w:r>
              <w:t>The internal checklist / vendor punch list items need to be written down (currently informal).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D7F0" w14:textId="77777777" w:rsidR="007F4BDB" w:rsidRDefault="00B93E5F">
            <w:r>
              <w:t>Open — Natalie + Zach.</w:t>
            </w:r>
          </w:p>
        </w:tc>
      </w:tr>
      <w:tr w:rsidR="00D32E29" w14:paraId="2A7CCB64" w14:textId="77777777">
        <w:trPr>
          <w:ins w:id="23" w:author="Zach Schwartz" w:date="2026-07-06T13:50:00Z"/>
        </w:trPr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E960" w14:textId="01FFA550" w:rsidR="00D32E29" w:rsidRDefault="00D32E29">
            <w:pPr>
              <w:rPr>
                <w:ins w:id="24" w:author="Zach Schwartz" w:date="2026-07-06T13:50:00Z" w16du:dateUtc="2026-07-06T17:50:00Z"/>
                <w:b/>
                <w:bCs/>
              </w:rPr>
            </w:pPr>
            <w:ins w:id="25" w:author="Zach Schwartz" w:date="2026-07-06T13:50:00Z" w16du:dateUtc="2026-07-06T17:50:00Z">
              <w:r>
                <w:rPr>
                  <w:b/>
                  <w:bCs/>
                </w:rPr>
                <w:t>#8</w:t>
              </w:r>
            </w:ins>
            <w:ins w:id="26" w:author="Zach Schwartz" w:date="2026-07-06T13:51:00Z" w16du:dateUtc="2026-07-06T17:51:00Z">
              <w:r>
                <w:rPr>
                  <w:b/>
                  <w:bCs/>
                </w:rPr>
                <w:t xml:space="preserve"> – Internal Rehab Final Cost</w:t>
              </w:r>
            </w:ins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C5C4" w14:textId="77777777" w:rsidR="00D32E29" w:rsidRDefault="00D32E29">
            <w:pPr>
              <w:rPr>
                <w:ins w:id="27" w:author="Zach Schwartz" w:date="2026-07-06T13:50:00Z" w16du:dateUtc="2026-07-06T17:50:00Z"/>
              </w:rPr>
            </w:pPr>
          </w:p>
        </w:tc>
      </w:tr>
    </w:tbl>
    <w:p w14:paraId="7AE3D7F2" w14:textId="77777777" w:rsidR="007F4BDB" w:rsidRDefault="007F4BDB">
      <w:pPr>
        <w:spacing w:after="140"/>
      </w:pPr>
    </w:p>
    <w:p w14:paraId="7AE3D7F3" w14:textId="77777777" w:rsidR="007F4BDB" w:rsidRDefault="00B93E5F">
      <w:pPr>
        <w:pStyle w:val="Heading2"/>
      </w:pPr>
      <w:r>
        <w:t>If you get stuck</w:t>
      </w:r>
    </w:p>
    <w:p w14:paraId="7AE3D7F4" w14:textId="77777777" w:rsidR="007F4BDB" w:rsidRDefault="00B93E5F">
      <w:pPr>
        <w:spacing w:after="140"/>
        <w:ind w:left="360"/>
      </w:pPr>
      <w:r>
        <w:rPr>
          <w:b/>
          <w:bCs/>
        </w:rPr>
        <w:t>1. Field-level questions</w:t>
      </w:r>
      <w:r>
        <w:t xml:space="preserve"> (“who sets tier on an internal job?”) — the data dictionary above is the answer of record.</w:t>
      </w:r>
    </w:p>
    <w:p w14:paraId="7AE3D7F5" w14:textId="77777777" w:rsidR="007F4BDB" w:rsidRDefault="00B93E5F">
      <w:pPr>
        <w:spacing w:after="140"/>
        <w:ind w:left="360"/>
      </w:pPr>
      <w:r>
        <w:rPr>
          <w:b/>
          <w:bCs/>
        </w:rPr>
        <w:t>2. Tracker mechanics</w:t>
      </w:r>
      <w:r>
        <w:t xml:space="preserve"> (columns, tabs, export path) — see Rehab Tracker - LOCKED FORMAT SPEC (7-1).md.</w:t>
      </w:r>
    </w:p>
    <w:p w14:paraId="7AE3D7F6" w14:textId="77777777" w:rsidR="007F4BDB" w:rsidRDefault="00B93E5F">
      <w:pPr>
        <w:spacing w:after="140"/>
        <w:ind w:left="360"/>
      </w:pPr>
      <w:r>
        <w:rPr>
          <w:b/>
          <w:bCs/>
        </w:rPr>
        <w:t>3. Weekly rhythm detail</w:t>
      </w:r>
      <w:r>
        <w:t xml:space="preserve"> — see Rehab Tracking - Process &amp; Operating Rhythm.md (6/17; superseded where this SOP differs).</w:t>
      </w:r>
    </w:p>
    <w:p w14:paraId="7AE3D7F7" w14:textId="77777777" w:rsidR="007F4BDB" w:rsidRDefault="00B93E5F">
      <w:pPr>
        <w:spacing w:after="140"/>
        <w:ind w:left="360"/>
      </w:pPr>
      <w:r>
        <w:rPr>
          <w:b/>
          <w:bCs/>
        </w:rPr>
        <w:t>4. Ping Wyss</w:t>
      </w:r>
      <w:r>
        <w:t xml:space="preserve"> for anything touching the SOP itself, asset naming, or open-item resolution.</w:t>
      </w:r>
    </w:p>
    <w:p w14:paraId="7AE3D7F8" w14:textId="77777777" w:rsidR="007F4BDB" w:rsidRDefault="00B93E5F">
      <w:pPr>
        <w:spacing w:before="300"/>
        <w:jc w:val="center"/>
      </w:pPr>
      <w:r>
        <w:rPr>
          <w:color w:val="888888"/>
          <w:sz w:val="17"/>
          <w:szCs w:val="17"/>
        </w:rPr>
        <w:t>Parakeet Communities · Construction / Asset Management · Used-Home Rehab Data Entry SOP · 2026-07-02 · v1.1 DRAFT — from the 7/1/2026 working session</w:t>
      </w:r>
    </w:p>
    <w:sectPr w:rsidR="007F4BDB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Zach Schwartz" w:date="2026-07-06T13:47:00Z" w:initials="ZS">
    <w:p w14:paraId="26CA6F9C" w14:textId="77777777" w:rsidR="00090B27" w:rsidRDefault="00090B27" w:rsidP="00090B27">
      <w:pPr>
        <w:pStyle w:val="CommentText"/>
      </w:pPr>
      <w:r>
        <w:rPr>
          <w:rStyle w:val="CommentReference"/>
        </w:rPr>
        <w:annotationRef/>
      </w:r>
      <w:r>
        <w:t>To discuss accounting impacts here.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CA6F9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126F0B" w16cex:dateUtc="2026-07-06T17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CA6F9C" w16cid:durableId="08126F0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334B"/>
    <w:multiLevelType w:val="hybridMultilevel"/>
    <w:tmpl w:val="FB2681A0"/>
    <w:lvl w:ilvl="0" w:tplc="3EE43F24">
      <w:start w:val="1"/>
      <w:numFmt w:val="bullet"/>
      <w:lvlText w:val="●"/>
      <w:lvlJc w:val="left"/>
      <w:pPr>
        <w:ind w:left="720" w:hanging="360"/>
      </w:pPr>
    </w:lvl>
    <w:lvl w:ilvl="1" w:tplc="B5E4704A">
      <w:start w:val="1"/>
      <w:numFmt w:val="bullet"/>
      <w:lvlText w:val="○"/>
      <w:lvlJc w:val="left"/>
      <w:pPr>
        <w:ind w:left="1440" w:hanging="360"/>
      </w:pPr>
    </w:lvl>
    <w:lvl w:ilvl="2" w:tplc="38A0E174">
      <w:start w:val="1"/>
      <w:numFmt w:val="bullet"/>
      <w:lvlText w:val="■"/>
      <w:lvlJc w:val="left"/>
      <w:pPr>
        <w:ind w:left="2160" w:hanging="360"/>
      </w:pPr>
    </w:lvl>
    <w:lvl w:ilvl="3" w:tplc="AA309B6A">
      <w:start w:val="1"/>
      <w:numFmt w:val="bullet"/>
      <w:lvlText w:val="●"/>
      <w:lvlJc w:val="left"/>
      <w:pPr>
        <w:ind w:left="2880" w:hanging="360"/>
      </w:pPr>
    </w:lvl>
    <w:lvl w:ilvl="4" w:tplc="A55079DA">
      <w:start w:val="1"/>
      <w:numFmt w:val="bullet"/>
      <w:lvlText w:val="○"/>
      <w:lvlJc w:val="left"/>
      <w:pPr>
        <w:ind w:left="3600" w:hanging="360"/>
      </w:pPr>
    </w:lvl>
    <w:lvl w:ilvl="5" w:tplc="41A2786E">
      <w:start w:val="1"/>
      <w:numFmt w:val="bullet"/>
      <w:lvlText w:val="■"/>
      <w:lvlJc w:val="left"/>
      <w:pPr>
        <w:ind w:left="4320" w:hanging="360"/>
      </w:pPr>
    </w:lvl>
    <w:lvl w:ilvl="6" w:tplc="B672C698">
      <w:start w:val="1"/>
      <w:numFmt w:val="bullet"/>
      <w:lvlText w:val="●"/>
      <w:lvlJc w:val="left"/>
      <w:pPr>
        <w:ind w:left="5040" w:hanging="360"/>
      </w:pPr>
    </w:lvl>
    <w:lvl w:ilvl="7" w:tplc="31340A08">
      <w:start w:val="1"/>
      <w:numFmt w:val="bullet"/>
      <w:lvlText w:val="●"/>
      <w:lvlJc w:val="left"/>
      <w:pPr>
        <w:ind w:left="5760" w:hanging="360"/>
      </w:pPr>
    </w:lvl>
    <w:lvl w:ilvl="8" w:tplc="1362D83C">
      <w:start w:val="1"/>
      <w:numFmt w:val="bullet"/>
      <w:lvlText w:val="●"/>
      <w:lvlJc w:val="left"/>
      <w:pPr>
        <w:ind w:left="6480" w:hanging="360"/>
      </w:pPr>
    </w:lvl>
  </w:abstractNum>
  <w:num w:numId="1" w16cid:durableId="1074740269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ach Schwartz">
    <w15:presenceInfo w15:providerId="AD" w15:userId="S::zach@parakeetcommunities.com::7a09016f-739a-4fca-81b0-31938c3606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BDB"/>
    <w:rsid w:val="00011CFA"/>
    <w:rsid w:val="00063A9B"/>
    <w:rsid w:val="00090B27"/>
    <w:rsid w:val="00176FD5"/>
    <w:rsid w:val="00235DB8"/>
    <w:rsid w:val="002948DF"/>
    <w:rsid w:val="004D4C8F"/>
    <w:rsid w:val="00517897"/>
    <w:rsid w:val="00720CA2"/>
    <w:rsid w:val="007F4BDB"/>
    <w:rsid w:val="00802C77"/>
    <w:rsid w:val="00926C6B"/>
    <w:rsid w:val="00AD49ED"/>
    <w:rsid w:val="00B774FB"/>
    <w:rsid w:val="00B93E5F"/>
    <w:rsid w:val="00B95D0A"/>
    <w:rsid w:val="00CB4488"/>
    <w:rsid w:val="00CD617F"/>
    <w:rsid w:val="00D32E29"/>
    <w:rsid w:val="00D8026B"/>
    <w:rsid w:val="00E763A9"/>
    <w:rsid w:val="00E9637B"/>
    <w:rsid w:val="00EB28F9"/>
    <w:rsid w:val="00F1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D6DE"/>
  <w15:docId w15:val="{9ABE1964-9D2F-46C6-ACE7-A97AC482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B57"/>
      <w:sz w:val="32"/>
      <w:szCs w:val="32"/>
    </w:rPr>
  </w:style>
  <w:style w:type="paragraph" w:styleId="Heading2">
    <w:name w:val="heading 2"/>
    <w:uiPriority w:val="9"/>
    <w:unhideWhenUsed/>
    <w:qFormat/>
    <w:pPr>
      <w:pBdr>
        <w:bottom w:val="single" w:sz="4" w:space="2" w:color="C9D6E0"/>
      </w:pBdr>
      <w:spacing w:before="300" w:after="160"/>
      <w:outlineLvl w:val="1"/>
    </w:pPr>
    <w:rPr>
      <w:b/>
      <w:bCs/>
      <w:color w:val="1F3B5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B95D0A"/>
  </w:style>
  <w:style w:type="character" w:styleId="CommentReference">
    <w:name w:val="annotation reference"/>
    <w:basedOn w:val="DefaultParagraphFont"/>
    <w:uiPriority w:val="99"/>
    <w:semiHidden/>
    <w:unhideWhenUsed/>
    <w:rsid w:val="00090B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0B27"/>
  </w:style>
  <w:style w:type="character" w:customStyle="1" w:styleId="CommentTextChar">
    <w:name w:val="Comment Text Char"/>
    <w:basedOn w:val="DefaultParagraphFont"/>
    <w:link w:val="CommentText"/>
    <w:uiPriority w:val="99"/>
    <w:rsid w:val="00090B2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0B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0B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57E863EB-E112-4F2C-AC13-3CC1A4BC3804}"/>
</file>

<file path=customXml/itemProps2.xml><?xml version="1.0" encoding="utf-8"?>
<ds:datastoreItem xmlns:ds="http://schemas.openxmlformats.org/officeDocument/2006/customXml" ds:itemID="{F4FAFEC3-9B6E-4EB0-9E6C-10D553E45775}"/>
</file>

<file path=customXml/itemProps3.xml><?xml version="1.0" encoding="utf-8"?>
<ds:datastoreItem xmlns:ds="http://schemas.openxmlformats.org/officeDocument/2006/customXml" ds:itemID="{EBA5F0A8-A2B7-494D-9C5B-08B8BD1316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2887</Words>
  <Characters>16774</Characters>
  <Application>Microsoft Office Word</Application>
  <DocSecurity>4</DocSecurity>
  <Lines>508</Lines>
  <Paragraphs>364</Paragraphs>
  <ScaleCrop>false</ScaleCrop>
  <Company/>
  <LinksUpToDate>false</LinksUpToDate>
  <CharactersWithSpaces>19297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Magurne</cp:lastModifiedBy>
  <cp:revision>2</cp:revision>
  <dcterms:created xsi:type="dcterms:W3CDTF">2026-07-17T16:25:00Z</dcterms:created>
  <dcterms:modified xsi:type="dcterms:W3CDTF">2026-07-17T16:25:00Z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