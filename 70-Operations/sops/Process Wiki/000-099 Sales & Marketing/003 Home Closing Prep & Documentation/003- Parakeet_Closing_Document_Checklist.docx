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B0693" w:rsidRDefault="005103A3" w14:paraId="009C4A95" w14:textId="77777777">
      <w:pPr>
        <w:spacing w:after="40"/>
      </w:pPr>
      <w:r>
        <w:rPr>
          <w:b/>
          <w:bCs/>
          <w:sz w:val="40"/>
          <w:szCs w:val="40"/>
        </w:rPr>
        <w:t>Home Sale Closing Document Checklist</w:t>
      </w:r>
    </w:p>
    <w:p w:rsidR="00DB0693" w:rsidRDefault="005103A3" w14:paraId="06E5DA9F" w14:textId="60B80913">
      <w:pPr>
        <w:spacing w:after="240"/>
      </w:pPr>
      <w:r>
        <w:rPr>
          <w:color w:val="4CAF50"/>
          <w:sz w:val="22"/>
          <w:szCs w:val="22"/>
        </w:rPr>
        <w:t xml:space="preserve">Parakeet </w:t>
      </w:r>
      <w:r w:rsidR="005C11B6">
        <w:rPr>
          <w:color w:val="4CAF50"/>
          <w:sz w:val="22"/>
          <w:szCs w:val="22"/>
        </w:rPr>
        <w:t xml:space="preserve">Communities </w:t>
      </w:r>
      <w:proofErr w:type="gramStart"/>
      <w:r w:rsidR="005C11B6">
        <w:rPr>
          <w:color w:val="4CAF50"/>
          <w:sz w:val="22"/>
          <w:szCs w:val="22"/>
        </w:rPr>
        <w:t>·</w:t>
      </w:r>
      <w:r>
        <w:rPr>
          <w:color w:val="4CAF50"/>
          <w:sz w:val="22"/>
          <w:szCs w:val="22"/>
        </w:rPr>
        <w:t xml:space="preserve">  Complete</w:t>
      </w:r>
      <w:proofErr w:type="gramEnd"/>
      <w:r>
        <w:rPr>
          <w:color w:val="4CAF50"/>
          <w:sz w:val="22"/>
          <w:szCs w:val="22"/>
        </w:rPr>
        <w:t xml:space="preserve"> one checklist per closing</w:t>
      </w: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DB0693" w14:paraId="1B9E1449" w14:textId="77777777">
        <w:tc>
          <w:tcPr>
            <w:tcW w:w="5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BF0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B0693" w:rsidRDefault="005103A3" w14:paraId="3B00CAD9" w14:textId="77777777">
            <w:r>
              <w:rPr>
                <w:b/>
                <w:bCs/>
              </w:rPr>
              <w:t>Property Address:</w:t>
            </w:r>
          </w:p>
          <w:p w:rsidR="00DB0693" w:rsidRDefault="005103A3" w14:paraId="2872B7F2" w14:textId="77777777">
            <w:pPr>
              <w:pBdr>
                <w:bottom w:val="single" w:color="CCCCCC" w:sz="1" w:space="0"/>
              </w:pBdr>
              <w:spacing w:before="80"/>
            </w:pPr>
            <w:r>
              <w:t xml:space="preserve">  </w:t>
            </w:r>
          </w:p>
        </w:tc>
        <w:tc>
          <w:tcPr>
            <w:tcW w:w="5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BF0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B0693" w:rsidRDefault="005103A3" w14:paraId="54077742" w14:textId="77777777">
            <w:r>
              <w:rPr>
                <w:b/>
                <w:bCs/>
              </w:rPr>
              <w:t>Buyer Name:</w:t>
            </w:r>
          </w:p>
          <w:p w:rsidR="00DB0693" w:rsidRDefault="005103A3" w14:paraId="3D770F98" w14:textId="77777777">
            <w:pPr>
              <w:pBdr>
                <w:bottom w:val="single" w:color="CCCCCC" w:sz="1" w:space="0"/>
              </w:pBdr>
              <w:spacing w:before="80"/>
            </w:pPr>
            <w:r>
              <w:t xml:space="preserve">  </w:t>
            </w:r>
          </w:p>
        </w:tc>
      </w:tr>
      <w:tr w:rsidR="00DB0693" w14:paraId="4FD4539C" w14:textId="77777777">
        <w:tc>
          <w:tcPr>
            <w:tcW w:w="5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BF0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B0693" w:rsidRDefault="005103A3" w14:paraId="1A7CF4BC" w14:textId="77777777">
            <w:r>
              <w:rPr>
                <w:b/>
                <w:bCs/>
              </w:rPr>
              <w:t>Closing Date:</w:t>
            </w:r>
          </w:p>
          <w:p w:rsidR="00DB0693" w:rsidRDefault="005103A3" w14:paraId="46C59D53" w14:textId="77777777">
            <w:pPr>
              <w:pBdr>
                <w:bottom w:val="single" w:color="CCCCCC" w:sz="1" w:space="0"/>
              </w:pBdr>
              <w:spacing w:before="80"/>
            </w:pPr>
            <w:r>
              <w:t xml:space="preserve">  </w:t>
            </w:r>
          </w:p>
        </w:tc>
        <w:tc>
          <w:tcPr>
            <w:tcW w:w="5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BF0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B0693" w:rsidRDefault="005103A3" w14:paraId="26314881" w14:textId="77777777">
            <w:r>
              <w:rPr>
                <w:b/>
                <w:bCs/>
              </w:rPr>
              <w:t>Deal Type:   □ Cash     □ Financed     □ Lease Option Purchase</w:t>
            </w:r>
          </w:p>
          <w:p w:rsidR="00DB0693" w:rsidRDefault="005103A3" w14:paraId="4BB73E0D" w14:textId="77777777">
            <w:pPr>
              <w:pBdr>
                <w:bottom w:val="single" w:color="CCCCCC" w:sz="1" w:space="0"/>
              </w:pBdr>
              <w:spacing w:before="80"/>
            </w:pPr>
            <w:r>
              <w:t xml:space="preserve">  </w:t>
            </w:r>
          </w:p>
        </w:tc>
      </w:tr>
      <w:tr w:rsidR="00DB0693" w14:paraId="5505CD02" w14:textId="77777777">
        <w:tc>
          <w:tcPr>
            <w:tcW w:w="5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BF0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B0693" w:rsidRDefault="005103A3" w14:paraId="1F986E2D" w14:textId="77777777">
            <w:r>
              <w:rPr>
                <w:b/>
                <w:bCs/>
              </w:rPr>
              <w:t>Community Manager / Sales Rep:</w:t>
            </w:r>
          </w:p>
          <w:p w:rsidR="00DB0693" w:rsidRDefault="005103A3" w14:paraId="35C77A68" w14:textId="77777777">
            <w:pPr>
              <w:pBdr>
                <w:bottom w:val="single" w:color="CCCCCC" w:sz="1" w:space="0"/>
              </w:pBdr>
              <w:spacing w:before="80"/>
            </w:pPr>
            <w:r>
              <w:t xml:space="preserve">  </w:t>
            </w:r>
          </w:p>
        </w:tc>
        <w:tc>
          <w:tcPr>
            <w:tcW w:w="5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BF0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B0693" w:rsidRDefault="005103A3" w14:paraId="40AFBB40" w14:textId="77777777">
            <w:r>
              <w:rPr>
                <w:b/>
                <w:bCs/>
              </w:rPr>
              <w:t>Closing Coordinator: Melanie S.</w:t>
            </w:r>
          </w:p>
          <w:p w:rsidR="00DB0693" w:rsidRDefault="005103A3" w14:paraId="30AF6D6D" w14:textId="77777777">
            <w:pPr>
              <w:pBdr>
                <w:bottom w:val="single" w:color="CCCCCC" w:sz="1" w:space="0"/>
              </w:pBdr>
              <w:spacing w:before="80"/>
            </w:pPr>
            <w:r>
              <w:t xml:space="preserve">  </w:t>
            </w:r>
          </w:p>
        </w:tc>
      </w:tr>
    </w:tbl>
    <w:p w:rsidR="00DB0693" w:rsidRDefault="005103A3" w14:paraId="5A969A78" w14:textId="77777777">
      <w:pPr>
        <w:spacing w:before="240" w:after="120"/>
      </w:pPr>
      <w:r>
        <w:t xml:space="preserve">State:   □ South Carolina (Form 500 </w:t>
      </w:r>
      <w:proofErr w:type="gramStart"/>
      <w:r>
        <w:t xml:space="preserve">required)   </w:t>
      </w:r>
      <w:proofErr w:type="gramEnd"/>
      <w:r>
        <w:t xml:space="preserve">  □ Other: _______________</w:t>
      </w: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800"/>
        <w:gridCol w:w="1800"/>
        <w:gridCol w:w="1800"/>
        <w:gridCol w:w="3080"/>
      </w:tblGrid>
      <w:tr w:rsidR="00DB0693" w:rsidTr="4DF8C06F" w14:paraId="270062E8" w14:textId="77777777">
        <w:tc>
          <w:tcPr>
            <w:tcW w:w="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2A4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B0693" w:rsidRDefault="005103A3" w14:paraId="5EB0D824" w14:textId="77777777">
            <w:pPr>
              <w:jc w:val="center"/>
            </w:pPr>
            <w:r>
              <w:rPr>
                <w:b/>
                <w:bCs/>
                <w:color w:val="FFFFFF"/>
              </w:rPr>
              <w:t>✓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DB0693" w:rsidRDefault="005103A3" w14:paraId="4160C228" w14:textId="77777777">
            <w:r>
              <w:rPr>
                <w:b/>
                <w:bCs/>
                <w:color w:val="FFFFFF"/>
              </w:rPr>
              <w:t>Document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DB0693" w:rsidRDefault="005103A3" w14:paraId="380553A5" w14:textId="77777777">
            <w:r>
              <w:rPr>
                <w:b/>
                <w:bCs/>
                <w:color w:val="FFFFFF"/>
              </w:rPr>
              <w:t>Completed By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DB0693" w:rsidRDefault="005103A3" w14:paraId="3F66B5FC" w14:textId="77777777">
            <w:r>
              <w:rPr>
                <w:b/>
                <w:bCs/>
                <w:color w:val="FFFFFF"/>
              </w:rPr>
              <w:t>Applies To</w:t>
            </w:r>
          </w:p>
        </w:tc>
        <w:tc>
          <w:tcPr>
            <w:tcW w:w="30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DB0693" w:rsidRDefault="005103A3" w14:paraId="6260649A" w14:textId="77777777">
            <w:r>
              <w:rPr>
                <w:b/>
                <w:bCs/>
                <w:color w:val="FFFFFF"/>
              </w:rPr>
              <w:t>Notes / Status</w:t>
            </w:r>
          </w:p>
        </w:tc>
      </w:tr>
      <w:tr w:rsidR="00DB0693" w:rsidTr="4DF8C06F" w14:paraId="0D236C5E" w14:textId="77777777">
        <w:tc>
          <w:tcPr>
            <w:tcW w:w="10080" w:type="dxa"/>
            <w:gridSpan w:val="5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4CAF5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54DF1487" w14:textId="77777777">
            <w:r>
              <w:rPr>
                <w:b/>
                <w:bCs/>
                <w:color w:val="FFFFFF"/>
                <w:sz w:val="22"/>
                <w:szCs w:val="22"/>
              </w:rPr>
              <w:t>PHASE 1 — Offer Submission &amp; Approval</w:t>
            </w:r>
          </w:p>
        </w:tc>
      </w:tr>
      <w:tr w:rsidR="00DB0693" w:rsidTr="4DF8C06F" w14:paraId="72FB7E79" w14:textId="77777777">
        <w:tc>
          <w:tcPr>
            <w:tcW w:w="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DB0693" w:rsidRDefault="005103A3" w14:paraId="23010627" w14:textId="77777777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P="4DF8C06F" w:rsidRDefault="005103A3" w14:paraId="7955BBE3" w14:textId="49BFBAFE">
            <w:pPr>
              <w:rPr>
                <w:b w:val="1"/>
                <w:bCs w:val="1"/>
              </w:rPr>
            </w:pPr>
            <w:r w:rsidRPr="4DF8C06F" w:rsidR="005103A3">
              <w:rPr>
                <w:b w:val="1"/>
                <w:bCs w:val="1"/>
              </w:rPr>
              <w:t>S</w:t>
            </w:r>
            <w:r w:rsidRPr="4DF8C06F" w:rsidR="537AC726">
              <w:rPr>
                <w:b w:val="1"/>
                <w:bCs w:val="1"/>
              </w:rPr>
              <w:t xml:space="preserve">ubmit offer form to create the </w:t>
            </w:r>
            <w:r w:rsidRPr="4DF8C06F" w:rsidR="005103A3">
              <w:rPr>
                <w:b w:val="1"/>
                <w:bCs w:val="1"/>
              </w:rPr>
              <w:t>Purchase &amp; Sales Agreement (PSA)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6915FCBB" w14:textId="77777777">
            <w:r>
              <w:t xml:space="preserve">Community </w:t>
            </w:r>
            <w:proofErr w:type="spellStart"/>
            <w:r>
              <w:t>Mgr</w:t>
            </w:r>
            <w:proofErr w:type="spellEnd"/>
            <w:r>
              <w:t xml:space="preserve"> / Sales Rep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0B8D8926" w14:textId="77777777">
            <w:r>
              <w:t>All Deals</w:t>
            </w:r>
          </w:p>
        </w:tc>
        <w:tc>
          <w:tcPr>
            <w:tcW w:w="30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4FD329E8" w14:textId="1A3F9E28">
            <w:r>
              <w:rPr>
                <w:i/>
                <w:iCs/>
              </w:rPr>
              <w:t xml:space="preserve">Submitted via </w:t>
            </w:r>
            <w:r w:rsidR="002974EF">
              <w:rPr>
                <w:i/>
                <w:iCs/>
              </w:rPr>
              <w:t xml:space="preserve">Form </w:t>
            </w:r>
            <w:r>
              <w:rPr>
                <w:i/>
                <w:iCs/>
              </w:rPr>
              <w:t>to Director of Sales. Copies: Regional Manager, Director of Operations.</w:t>
            </w:r>
          </w:p>
        </w:tc>
      </w:tr>
      <w:tr w:rsidR="00DB0693" w:rsidTr="4DF8C06F" w14:paraId="45007CB2" w14:textId="77777777">
        <w:tc>
          <w:tcPr>
            <w:tcW w:w="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DB0693" w:rsidRDefault="005103A3" w14:paraId="352FD5F4" w14:textId="77777777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072FBDFF" w14:textId="77777777">
            <w:r>
              <w:rPr>
                <w:b/>
                <w:bCs/>
              </w:rPr>
              <w:t>Director of Sales Approval Email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4D9896A2" w14:textId="77777777">
            <w:r>
              <w:t>Director of Sales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71D7AB20" w14:textId="77777777">
            <w:r>
              <w:t>All Deals</w:t>
            </w:r>
          </w:p>
        </w:tc>
        <w:tc>
          <w:tcPr>
            <w:tcW w:w="30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2974EF" w14:paraId="79CCE880" w14:textId="555082CB">
            <w:r>
              <w:rPr>
                <w:i/>
                <w:iCs/>
              </w:rPr>
              <w:t>Same day</w:t>
            </w:r>
            <w:r w:rsidR="005103A3">
              <w:rPr>
                <w:i/>
                <w:iCs/>
              </w:rPr>
              <w:t xml:space="preserve"> turnaround</w:t>
            </w:r>
            <w:r>
              <w:rPr>
                <w:i/>
                <w:iCs/>
              </w:rPr>
              <w:t xml:space="preserve"> – max of 24 hours</w:t>
            </w:r>
            <w:r w:rsidR="005103A3">
              <w:rPr>
                <w:i/>
                <w:iCs/>
              </w:rPr>
              <w:t xml:space="preserve">. If rejected: </w:t>
            </w:r>
            <w:r w:rsidR="000C0F81">
              <w:rPr>
                <w:i/>
                <w:iCs/>
              </w:rPr>
              <w:t>counteroffer</w:t>
            </w:r>
            <w:r w:rsidR="005103A3">
              <w:rPr>
                <w:i/>
                <w:iCs/>
              </w:rPr>
              <w:t xml:space="preserve"> sent, buyer has </w:t>
            </w:r>
            <w:ins w:author="Leslie Croft" w:date="2026-07-06T10:37:00Z" w16du:dateUtc="2026-07-06T14:37:00Z" w:id="0">
              <w:r>
                <w:rPr>
                  <w:i/>
                  <w:iCs/>
                </w:rPr>
                <w:t>3</w:t>
              </w:r>
            </w:ins>
            <w:r w:rsidR="005103A3">
              <w:rPr>
                <w:i/>
                <w:iCs/>
              </w:rPr>
              <w:t>-day window to respond.</w:t>
            </w:r>
          </w:p>
        </w:tc>
      </w:tr>
      <w:tr w:rsidR="00DB0693" w:rsidTr="4DF8C06F" w14:paraId="65249B53" w14:textId="77777777">
        <w:tc>
          <w:tcPr>
            <w:tcW w:w="10080" w:type="dxa"/>
            <w:gridSpan w:val="5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4CAF5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3EBC9ECB" w14:textId="77777777">
            <w:r>
              <w:rPr>
                <w:b/>
                <w:bCs/>
                <w:color w:val="FFFFFF"/>
                <w:sz w:val="22"/>
                <w:szCs w:val="22"/>
              </w:rPr>
              <w:t>PHASE 2 — Deal Type Routing</w:t>
            </w:r>
          </w:p>
        </w:tc>
      </w:tr>
      <w:tr w:rsidR="00DB0693" w:rsidTr="4DF8C06F" w14:paraId="3028C861" w14:textId="77777777">
        <w:tc>
          <w:tcPr>
            <w:tcW w:w="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DB0693" w:rsidRDefault="005103A3" w14:paraId="4867A73A" w14:textId="77777777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4B87415F" w14:textId="77777777">
            <w:r>
              <w:rPr>
                <w:b/>
                <w:bCs/>
              </w:rPr>
              <w:t>Deal Type Identified in PSA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1EE3C988" w14:textId="77777777">
            <w:r>
              <w:t>Melanie S.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23B72F17" w14:textId="77777777">
            <w:r>
              <w:t>All Deals</w:t>
            </w:r>
          </w:p>
        </w:tc>
        <w:tc>
          <w:tcPr>
            <w:tcW w:w="30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4596402D" w14:textId="77777777">
            <w:r>
              <w:rPr>
                <w:i/>
                <w:iCs/>
              </w:rPr>
              <w:t xml:space="preserve">Cash / Financed / Lease Option Purchase. Closing date </w:t>
            </w:r>
            <w:proofErr w:type="gramStart"/>
            <w:r>
              <w:rPr>
                <w:i/>
                <w:iCs/>
              </w:rPr>
              <w:t>drives</w:t>
            </w:r>
            <w:proofErr w:type="gramEnd"/>
            <w:r>
              <w:rPr>
                <w:i/>
                <w:iCs/>
              </w:rPr>
              <w:t xml:space="preserve"> all deadlines.</w:t>
            </w:r>
          </w:p>
        </w:tc>
      </w:tr>
      <w:tr w:rsidR="00DB0693" w:rsidTr="4DF8C06F" w14:paraId="254873A2" w14:textId="77777777">
        <w:tc>
          <w:tcPr>
            <w:tcW w:w="10080" w:type="dxa"/>
            <w:gridSpan w:val="5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4CAF5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279BF666" w14:textId="77777777">
            <w:r>
              <w:rPr>
                <w:b/>
                <w:bCs/>
                <w:color w:val="FFFFFF"/>
                <w:sz w:val="22"/>
                <w:szCs w:val="22"/>
              </w:rPr>
              <w:t>PHASE 3 — Document Compilation &amp; E-Sign (All Deals)</w:t>
            </w:r>
          </w:p>
        </w:tc>
      </w:tr>
      <w:tr w:rsidR="00DB0693" w:rsidTr="4DF8C06F" w14:paraId="1241D346" w14:textId="77777777">
        <w:tc>
          <w:tcPr>
            <w:tcW w:w="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DB0693" w:rsidRDefault="005103A3" w14:paraId="6788D9C0" w14:textId="77777777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08169B08" w14:textId="77777777">
            <w:r>
              <w:rPr>
                <w:b/>
                <w:bCs/>
              </w:rPr>
              <w:t>Closing Checklist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6646342E" w14:textId="77777777">
            <w:r>
              <w:t>Melanie S.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2E4CC458" w14:textId="77777777">
            <w:r>
              <w:t>All Deals</w:t>
            </w:r>
          </w:p>
        </w:tc>
        <w:tc>
          <w:tcPr>
            <w:tcW w:w="30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52153291" w14:textId="77777777">
            <w:r>
              <w:rPr>
                <w:i/>
                <w:iCs/>
              </w:rPr>
              <w:t xml:space="preserve">Compiled and included in </w:t>
            </w:r>
            <w:proofErr w:type="spellStart"/>
            <w:r>
              <w:rPr>
                <w:i/>
                <w:iCs/>
              </w:rPr>
              <w:t>SignEasy</w:t>
            </w:r>
            <w:proofErr w:type="spellEnd"/>
            <w:r>
              <w:rPr>
                <w:i/>
                <w:iCs/>
              </w:rPr>
              <w:t xml:space="preserve"> package.</w:t>
            </w:r>
          </w:p>
        </w:tc>
      </w:tr>
      <w:tr w:rsidR="00DB0693" w:rsidTr="4DF8C06F" w14:paraId="7582CA5A" w14:textId="77777777">
        <w:tc>
          <w:tcPr>
            <w:tcW w:w="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DB0693" w:rsidRDefault="005103A3" w14:paraId="0252DBCE" w14:textId="77777777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3FC72A3A" w14:textId="77777777">
            <w:r>
              <w:rPr>
                <w:b/>
                <w:bCs/>
              </w:rPr>
              <w:t>Purchase &amp; Sales Agreement (PSA)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56ABDC59" w14:textId="77777777">
            <w:r>
              <w:t>Melanie S.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1A3114AE" w14:textId="77777777">
            <w:r>
              <w:t>All Deals</w:t>
            </w:r>
          </w:p>
        </w:tc>
        <w:tc>
          <w:tcPr>
            <w:tcW w:w="30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67F32296" w14:textId="77777777">
            <w:r>
              <w:rPr>
                <w:i/>
                <w:iCs/>
              </w:rPr>
              <w:t>Fully executed PSA included in closing package.</w:t>
            </w:r>
          </w:p>
        </w:tc>
      </w:tr>
      <w:tr w:rsidR="00DB0693" w:rsidTr="4DF8C06F" w14:paraId="71B4D850" w14:textId="77777777">
        <w:tc>
          <w:tcPr>
            <w:tcW w:w="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DB0693" w:rsidRDefault="005103A3" w14:paraId="3599D42F" w14:textId="77777777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696DE1B8" w14:textId="77777777">
            <w:r>
              <w:rPr>
                <w:b/>
                <w:bCs/>
              </w:rPr>
              <w:t>Flood Addendum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37793719" w14:textId="77777777">
            <w:r>
              <w:t>Melanie S.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40437919" w14:textId="77777777">
            <w:r>
              <w:t>All Deals</w:t>
            </w:r>
          </w:p>
        </w:tc>
        <w:tc>
          <w:tcPr>
            <w:tcW w:w="30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778984B4" w14:textId="77777777">
            <w:r>
              <w:rPr>
                <w:i/>
                <w:iCs/>
              </w:rPr>
              <w:t>Included in all closing packages.</w:t>
            </w:r>
          </w:p>
        </w:tc>
      </w:tr>
      <w:tr w:rsidR="00DB0693" w:rsidTr="4DF8C06F" w14:paraId="1B83AA80" w14:textId="77777777">
        <w:tc>
          <w:tcPr>
            <w:tcW w:w="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DB0693" w:rsidRDefault="005103A3" w14:paraId="41DB56B2" w14:textId="77777777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1699B838" w14:textId="77777777">
            <w:r>
              <w:rPr>
                <w:b/>
                <w:bCs/>
              </w:rPr>
              <w:t>Closing Worksheet (incl. sales tax)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223CEFBF" w14:textId="77777777">
            <w:r>
              <w:t>Melanie S.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16C63D18" w14:textId="77777777">
            <w:r>
              <w:t>All Deals</w:t>
            </w:r>
          </w:p>
        </w:tc>
        <w:tc>
          <w:tcPr>
            <w:tcW w:w="30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4E2278DE" w14:textId="77777777">
            <w:r>
              <w:rPr>
                <w:i/>
                <w:iCs/>
              </w:rPr>
              <w:t xml:space="preserve">Amount confirmed against wire by </w:t>
            </w:r>
            <w:proofErr w:type="gramStart"/>
            <w:r>
              <w:rPr>
                <w:i/>
                <w:iCs/>
              </w:rPr>
              <w:t>Accounting</w:t>
            </w:r>
            <w:proofErr w:type="gramEnd"/>
            <w:r>
              <w:rPr>
                <w:i/>
                <w:iCs/>
              </w:rPr>
              <w:t>.</w:t>
            </w:r>
          </w:p>
        </w:tc>
      </w:tr>
      <w:tr w:rsidR="00DB0693" w:rsidTr="4DF8C06F" w14:paraId="5DF1319C" w14:textId="77777777">
        <w:tc>
          <w:tcPr>
            <w:tcW w:w="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DB0693" w:rsidRDefault="005103A3" w14:paraId="2530BFC7" w14:textId="77777777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5A39EF83" w14:textId="77777777">
            <w:r>
              <w:rPr>
                <w:b/>
                <w:bCs/>
              </w:rPr>
              <w:t>Bill of Sale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7BA65398" w14:textId="77777777">
            <w:r>
              <w:t>Melanie S.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36E1FAB6" w14:textId="77777777">
            <w:r>
              <w:t>All Deals</w:t>
            </w:r>
          </w:p>
        </w:tc>
        <w:tc>
          <w:tcPr>
            <w:tcW w:w="30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165BE1C6" w14:textId="77777777">
            <w:r>
              <w:rPr>
                <w:i/>
                <w:iCs/>
              </w:rPr>
              <w:t>Included in all closing packages.</w:t>
            </w:r>
          </w:p>
        </w:tc>
      </w:tr>
      <w:tr w:rsidR="00DB0693" w:rsidTr="4DF8C06F" w14:paraId="717179DA" w14:textId="77777777">
        <w:tc>
          <w:tcPr>
            <w:tcW w:w="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DB0693" w:rsidRDefault="005103A3" w14:paraId="09090EDC" w14:textId="77777777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3B8BB197" w14:textId="77777777">
            <w:r>
              <w:rPr>
                <w:b/>
                <w:bCs/>
              </w:rPr>
              <w:t>Payment — Wire or Certified Bank Check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7928B303" w14:textId="77777777">
            <w:r>
              <w:t>Buyer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29686D08" w14:textId="77777777">
            <w:r>
              <w:t>All Deals</w:t>
            </w:r>
          </w:p>
        </w:tc>
        <w:tc>
          <w:tcPr>
            <w:tcW w:w="30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262B97F6" w14:textId="77777777">
            <w:r>
              <w:rPr>
                <w:i/>
                <w:iCs/>
              </w:rPr>
              <w:t>Wire instructions per closing paperwork.</w:t>
            </w:r>
          </w:p>
        </w:tc>
      </w:tr>
      <w:tr w:rsidR="00DB0693" w:rsidTr="4DF8C06F" w14:paraId="7D874497" w14:textId="77777777">
        <w:tc>
          <w:tcPr>
            <w:tcW w:w="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DB0693" w:rsidRDefault="005103A3" w14:paraId="295C96F5" w14:textId="77777777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60180B18" w14:textId="77777777">
            <w:r>
              <w:rPr>
                <w:b/>
                <w:bCs/>
              </w:rPr>
              <w:t>Form 500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156E8C9C" w14:textId="77777777">
            <w:r>
              <w:t>Melanie S.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4D14FDEF" w14:textId="77777777">
            <w:r>
              <w:t>SC Only</w:t>
            </w:r>
          </w:p>
        </w:tc>
        <w:tc>
          <w:tcPr>
            <w:tcW w:w="30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395E9BAE" w14:textId="77777777">
            <w:r>
              <w:rPr>
                <w:i/>
                <w:iCs/>
              </w:rPr>
              <w:t>South Carolina deals only.</w:t>
            </w:r>
          </w:p>
        </w:tc>
      </w:tr>
      <w:tr w:rsidR="00DB0693" w:rsidTr="4DF8C06F" w14:paraId="2CD10720" w14:textId="77777777">
        <w:tc>
          <w:tcPr>
            <w:tcW w:w="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DB0693" w:rsidRDefault="005103A3" w14:paraId="495F41A7" w14:textId="77777777">
            <w:pPr>
              <w:jc w:val="center"/>
            </w:pPr>
            <w:r>
              <w:rPr>
                <w:sz w:val="24"/>
                <w:szCs w:val="24"/>
              </w:rPr>
              <w:lastRenderedPageBreak/>
              <w:t>☐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6666739D" w14:textId="77777777">
            <w:r>
              <w:rPr>
                <w:b/>
                <w:bCs/>
              </w:rPr>
              <w:t>Lease Option Purchase Agreement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036E46F9" w14:textId="77777777">
            <w:r>
              <w:t>Melanie S.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38A57861" w14:textId="77777777">
            <w:r>
              <w:t>LOP Only</w:t>
            </w:r>
          </w:p>
        </w:tc>
        <w:tc>
          <w:tcPr>
            <w:tcW w:w="30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3F07E460" w14:textId="77777777">
            <w:r>
              <w:rPr>
                <w:i/>
                <w:iCs/>
              </w:rPr>
              <w:t>Lease Option Purchase deals only.</w:t>
            </w:r>
          </w:p>
        </w:tc>
      </w:tr>
      <w:tr w:rsidR="002974EF" w:rsidTr="4DF8C06F" w14:paraId="14C1695D" w14:textId="77777777">
        <w:tc>
          <w:tcPr>
            <w:tcW w:w="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2974EF" w:rsidRDefault="002974EF" w14:paraId="25540C8C" w14:textId="3363092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974EF" w:rsidRDefault="002974EF" w14:paraId="24720E15" w14:textId="673E3DB3">
            <w:pPr>
              <w:rPr>
                <w:b/>
                <w:bCs/>
              </w:rPr>
            </w:pPr>
            <w:r>
              <w:rPr>
                <w:b/>
                <w:bCs/>
              </w:rPr>
              <w:t>Rehab Addendum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974EF" w:rsidRDefault="002974EF" w14:paraId="46931073" w14:textId="46286B92">
            <w:r>
              <w:t>Parakeet Agent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974EF" w:rsidRDefault="002974EF" w14:paraId="12EAD6EF" w14:textId="40CCA83B">
            <w:r>
              <w:t>Homes In Need of Rehab Only</w:t>
            </w:r>
          </w:p>
        </w:tc>
        <w:tc>
          <w:tcPr>
            <w:tcW w:w="30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974EF" w:rsidRDefault="002974EF" w14:paraId="5644496B" w14:textId="1F9DF4AB">
            <w:pPr>
              <w:rPr>
                <w:i/>
                <w:iCs/>
              </w:rPr>
            </w:pPr>
            <w:r>
              <w:rPr>
                <w:i/>
                <w:iCs/>
              </w:rPr>
              <w:t>Collected at time of offer, or within 3 business days following.</w:t>
            </w:r>
          </w:p>
        </w:tc>
      </w:tr>
      <w:tr w:rsidR="00DB0693" w:rsidTr="4DF8C06F" w14:paraId="62854658" w14:textId="77777777">
        <w:tc>
          <w:tcPr>
            <w:tcW w:w="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DB0693" w:rsidRDefault="005103A3" w14:paraId="6A0B1EB4" w14:textId="77777777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47A5D58D" w14:textId="77777777">
            <w:r>
              <w:rPr>
                <w:b/>
                <w:bCs/>
              </w:rPr>
              <w:t>Additional Lender Documentation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3FFE6D38" w14:textId="77777777">
            <w:r>
              <w:t>Lender / Melanie S.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1EB0E5DF" w14:textId="77777777">
            <w:r>
              <w:t>Financed Only</w:t>
            </w:r>
          </w:p>
        </w:tc>
        <w:tc>
          <w:tcPr>
            <w:tcW w:w="30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036F5E67" w14:textId="77777777">
            <w:r>
              <w:rPr>
                <w:i/>
                <w:iCs/>
              </w:rPr>
              <w:t>Collected after clear to close from lender.</w:t>
            </w:r>
          </w:p>
        </w:tc>
      </w:tr>
      <w:tr w:rsidR="00DB0693" w:rsidTr="4DF8C06F" w14:paraId="1848B15C" w14:textId="77777777">
        <w:tc>
          <w:tcPr>
            <w:tcW w:w="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DB0693" w:rsidRDefault="005103A3" w14:paraId="2DE88F43" w14:textId="77777777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4DCCC964" w14:textId="77777777">
            <w:r>
              <w:rPr>
                <w:b/>
                <w:bCs/>
              </w:rPr>
              <w:t>Parakeet Agent Countersignature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4456E92E" w14:textId="77777777">
            <w:r>
              <w:t>Parakeet Agent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553C5A1C" w14:textId="77777777">
            <w:r>
              <w:t>All Deals</w:t>
            </w:r>
          </w:p>
        </w:tc>
        <w:tc>
          <w:tcPr>
            <w:tcW w:w="30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0759BA31" w14:textId="77777777">
            <w:r>
              <w:rPr>
                <w:i/>
                <w:iCs/>
              </w:rPr>
              <w:t>All docs requiring Parakeet signature countersigned.</w:t>
            </w:r>
          </w:p>
        </w:tc>
      </w:tr>
      <w:tr w:rsidR="00DB0693" w:rsidTr="4DF8C06F" w14:paraId="2E531D72" w14:textId="77777777">
        <w:tc>
          <w:tcPr>
            <w:tcW w:w="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DB0693" w:rsidRDefault="005103A3" w14:paraId="37C8DBCE" w14:textId="77777777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2FA54F52" w14:textId="77777777">
            <w:r>
              <w:rPr>
                <w:b/>
                <w:bCs/>
              </w:rPr>
              <w:t>All Docs Fully Executed — Confirmed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73E0BC53" w14:textId="77777777">
            <w:r>
              <w:t>Melanie S.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0FA5BD8F" w14:textId="77777777">
            <w:r>
              <w:t>All Deals</w:t>
            </w:r>
          </w:p>
        </w:tc>
        <w:tc>
          <w:tcPr>
            <w:tcW w:w="30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6465BEBC" w14:textId="77777777">
            <w:r>
              <w:rPr>
                <w:i/>
                <w:iCs/>
              </w:rPr>
              <w:t>Confirm before proceeding to Closing Day.</w:t>
            </w:r>
          </w:p>
        </w:tc>
      </w:tr>
      <w:tr w:rsidR="00DB0693" w:rsidTr="4DF8C06F" w14:paraId="6DB40B57" w14:textId="77777777">
        <w:tc>
          <w:tcPr>
            <w:tcW w:w="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DB0693" w:rsidRDefault="005103A3" w14:paraId="459D6E83" w14:textId="77777777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43A57819" w14:textId="77777777">
            <w:r>
              <w:rPr>
                <w:b/>
                <w:bCs/>
              </w:rPr>
              <w:t>Closing Package Saved to SharePoint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3DFD2F20" w14:textId="77777777">
            <w:r>
              <w:t>Melanie S.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3505A283" w14:textId="77777777">
            <w:r>
              <w:t>All Deals</w:t>
            </w:r>
          </w:p>
        </w:tc>
        <w:tc>
          <w:tcPr>
            <w:tcW w:w="30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343844CC" w14:textId="77777777">
            <w:r>
              <w:rPr>
                <w:i/>
                <w:iCs/>
              </w:rPr>
              <w:t>Sales Folder &gt; Agreements and Closing Docs.</w:t>
            </w:r>
          </w:p>
        </w:tc>
      </w:tr>
      <w:tr w:rsidR="00DB0693" w:rsidTr="4DF8C06F" w14:paraId="138149D0" w14:textId="77777777">
        <w:tc>
          <w:tcPr>
            <w:tcW w:w="10080" w:type="dxa"/>
            <w:gridSpan w:val="5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67E2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2F240284" w14:textId="77777777">
            <w:r>
              <w:rPr>
                <w:b/>
                <w:bCs/>
                <w:color w:val="FFFFFF"/>
                <w:sz w:val="22"/>
                <w:szCs w:val="22"/>
              </w:rPr>
              <w:t>PHASE 4 — Lender Coordination (Financed &amp; LOP Only)</w:t>
            </w:r>
          </w:p>
        </w:tc>
      </w:tr>
      <w:tr w:rsidR="00DB0693" w:rsidTr="4DF8C06F" w14:paraId="3F0CCA00" w14:textId="77777777">
        <w:tc>
          <w:tcPr>
            <w:tcW w:w="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DB0693" w:rsidRDefault="005103A3" w14:paraId="61F96B74" w14:textId="77777777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389C3881" w14:textId="77777777">
            <w:r>
              <w:rPr>
                <w:b/>
                <w:bCs/>
              </w:rPr>
              <w:t>Buyer Initiated Lender Communication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5C306DE6" w14:textId="77777777">
            <w:r>
              <w:t>Buyer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48F503DE" w14:textId="77777777">
            <w:r>
              <w:t>Financed / LOP</w:t>
            </w:r>
          </w:p>
        </w:tc>
        <w:tc>
          <w:tcPr>
            <w:tcW w:w="30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7AA24A64" w14:textId="77777777">
            <w:r>
              <w:rPr>
                <w:i/>
                <w:iCs/>
              </w:rPr>
              <w:t>Melanie S. and Sales Rep copied on all lender emails.</w:t>
            </w:r>
          </w:p>
        </w:tc>
      </w:tr>
      <w:tr w:rsidR="00DB0693" w:rsidTr="4DF8C06F" w14:paraId="40024601" w14:textId="77777777">
        <w:tc>
          <w:tcPr>
            <w:tcW w:w="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DB0693" w:rsidRDefault="005103A3" w14:paraId="68AE3C96" w14:textId="77777777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7F57377B" w14:textId="77777777">
            <w:r>
              <w:rPr>
                <w:b/>
                <w:bCs/>
              </w:rPr>
              <w:t>48-Hour Follow-Up Sent (if no lender response)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4FF86697" w14:textId="77777777">
            <w:r>
              <w:t>Melanie S.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078480E8" w14:textId="77777777">
            <w:r>
              <w:t>Financed / LOP</w:t>
            </w:r>
          </w:p>
        </w:tc>
        <w:tc>
          <w:tcPr>
            <w:tcW w:w="30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0151F3CA" w14:textId="77777777">
            <w:r>
              <w:rPr>
                <w:i/>
                <w:iCs/>
              </w:rPr>
              <w:t>Follow up every 48 hours until clear to close received.</w:t>
            </w:r>
          </w:p>
        </w:tc>
      </w:tr>
      <w:tr w:rsidR="00DB0693" w:rsidTr="4DF8C06F" w14:paraId="200048DB" w14:textId="77777777">
        <w:tc>
          <w:tcPr>
            <w:tcW w:w="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DB0693" w:rsidRDefault="005103A3" w14:paraId="324461FE" w14:textId="77777777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0470131C" w14:textId="77777777">
            <w:r>
              <w:rPr>
                <w:b/>
                <w:bCs/>
              </w:rPr>
              <w:t>Clear to Close Received from Lender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5A99D7BC" w14:textId="77777777">
            <w:r>
              <w:t>Lender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5AF63AD6" w14:textId="77777777">
            <w:r>
              <w:t>Financed / LOP</w:t>
            </w:r>
          </w:p>
        </w:tc>
        <w:tc>
          <w:tcPr>
            <w:tcW w:w="30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333C0107" w14:textId="77777777">
            <w:r>
              <w:rPr>
                <w:i/>
                <w:iCs/>
              </w:rPr>
              <w:t>Required before compiling and sending final closing docs.</w:t>
            </w:r>
          </w:p>
        </w:tc>
      </w:tr>
      <w:tr w:rsidR="00DB0693" w:rsidTr="4DF8C06F" w14:paraId="356E0818" w14:textId="77777777">
        <w:tc>
          <w:tcPr>
            <w:tcW w:w="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DB0693" w:rsidRDefault="005103A3" w14:paraId="45F7AED5" w14:textId="77777777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49FB00D6" w14:textId="77777777">
            <w:r>
              <w:rPr>
                <w:b/>
                <w:bCs/>
              </w:rPr>
              <w:t>Asset Changed to Inactive in Rent Manager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3D5BFB51" w14:textId="77777777">
            <w:r>
              <w:t>Asset Management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0CC529A5" w14:textId="77777777">
            <w:r>
              <w:t>Financed / LOP</w:t>
            </w:r>
          </w:p>
        </w:tc>
        <w:tc>
          <w:tcPr>
            <w:tcW w:w="30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02DB62E8" w14:textId="77777777">
            <w:r>
              <w:rPr>
                <w:i/>
                <w:iCs/>
              </w:rPr>
              <w:t>After payment wire is confirmed received.</w:t>
            </w:r>
          </w:p>
        </w:tc>
      </w:tr>
      <w:tr w:rsidR="00DB0693" w:rsidTr="4DF8C06F" w14:paraId="049F734E" w14:textId="77777777">
        <w:tc>
          <w:tcPr>
            <w:tcW w:w="10080" w:type="dxa"/>
            <w:gridSpan w:val="5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4CAF5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593941D5" w14:textId="77777777">
            <w:r>
              <w:rPr>
                <w:b/>
                <w:bCs/>
                <w:color w:val="FFFFFF"/>
                <w:sz w:val="22"/>
                <w:szCs w:val="22"/>
              </w:rPr>
              <w:t>PHASE 5 — Closing Day</w:t>
            </w:r>
          </w:p>
        </w:tc>
      </w:tr>
      <w:tr w:rsidR="00DB0693" w:rsidTr="4DF8C06F" w14:paraId="68109322" w14:textId="77777777">
        <w:tc>
          <w:tcPr>
            <w:tcW w:w="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DB0693" w:rsidRDefault="005103A3" w14:paraId="74173287" w14:textId="77777777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38FA51EA" w14:textId="77777777">
            <w:r>
              <w:rPr>
                <w:b/>
                <w:bCs/>
              </w:rPr>
              <w:t>Closing Day Appointment Scheduled with Buyer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762554FF" w14:textId="77777777">
            <w:r>
              <w:t xml:space="preserve">Community </w:t>
            </w:r>
            <w:proofErr w:type="spellStart"/>
            <w:r>
              <w:t>Mgr</w:t>
            </w:r>
            <w:proofErr w:type="spellEnd"/>
            <w:r>
              <w:t xml:space="preserve"> / Sales Rep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113AB66C" w14:textId="77777777">
            <w:r>
              <w:t>All Deals</w:t>
            </w:r>
          </w:p>
        </w:tc>
        <w:tc>
          <w:tcPr>
            <w:tcW w:w="30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DB0693" w14:paraId="14750369" w14:textId="77777777"/>
        </w:tc>
      </w:tr>
      <w:tr w:rsidR="00DB0693" w:rsidTr="4DF8C06F" w14:paraId="31F5B792" w14:textId="77777777">
        <w:tc>
          <w:tcPr>
            <w:tcW w:w="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DB0693" w:rsidRDefault="005103A3" w14:paraId="5EE95DD6" w14:textId="77777777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39C1B675" w14:textId="77777777">
            <w:r>
              <w:rPr>
                <w:b/>
                <w:bCs/>
              </w:rPr>
              <w:t>Final Walkthrough Completed with Buyer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57816691" w14:textId="77777777">
            <w:r>
              <w:t xml:space="preserve">Community </w:t>
            </w:r>
            <w:proofErr w:type="spellStart"/>
            <w:r>
              <w:t>Mgr</w:t>
            </w:r>
            <w:proofErr w:type="spellEnd"/>
            <w:r>
              <w:t xml:space="preserve"> / Sales Rep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1A48AE22" w14:textId="77777777">
            <w:r>
              <w:t>All Deals</w:t>
            </w:r>
          </w:p>
        </w:tc>
        <w:tc>
          <w:tcPr>
            <w:tcW w:w="30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714CFF94" w14:textId="77777777">
            <w:r>
              <w:rPr>
                <w:i/>
                <w:iCs/>
              </w:rPr>
              <w:t>Use closing walkthrough checklist [TBD — in development].</w:t>
            </w:r>
          </w:p>
        </w:tc>
      </w:tr>
      <w:tr w:rsidR="00DB0693" w:rsidTr="4DF8C06F" w14:paraId="7AFB7C1A" w14:textId="77777777">
        <w:tc>
          <w:tcPr>
            <w:tcW w:w="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DB0693" w:rsidRDefault="005103A3" w14:paraId="3A90179C" w14:textId="77777777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44E67EA8" w14:textId="77777777">
            <w:r>
              <w:rPr>
                <w:b/>
                <w:bCs/>
              </w:rPr>
              <w:t>Work Orders Opened for Any Issues Found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5995DBB4" w14:textId="77777777">
            <w:r>
              <w:t xml:space="preserve">Community </w:t>
            </w:r>
            <w:proofErr w:type="spellStart"/>
            <w:r>
              <w:t>Mgr</w:t>
            </w:r>
            <w:proofErr w:type="spellEnd"/>
            <w:r>
              <w:t xml:space="preserve"> / Sales Rep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651A7F13" w14:textId="77777777">
            <w:r>
              <w:t>If applicable</w:t>
            </w:r>
          </w:p>
        </w:tc>
        <w:tc>
          <w:tcPr>
            <w:tcW w:w="30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4489F151" w14:textId="77777777">
            <w:r>
              <w:rPr>
                <w:i/>
                <w:iCs/>
              </w:rPr>
              <w:t>Maintenance resolves onsite before key handover.</w:t>
            </w:r>
          </w:p>
        </w:tc>
      </w:tr>
      <w:tr w:rsidR="00DB0693" w:rsidTr="4DF8C06F" w14:paraId="3C60A2EF" w14:textId="77777777">
        <w:tc>
          <w:tcPr>
            <w:tcW w:w="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DB0693" w:rsidRDefault="005103A3" w14:paraId="1CD4DCD2" w14:textId="77777777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2D282301" w14:textId="77777777">
            <w:r>
              <w:rPr>
                <w:b/>
                <w:bCs/>
              </w:rPr>
              <w:t>Keys Handed to Buyer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77D3B879" w14:textId="77777777">
            <w:r>
              <w:t xml:space="preserve">Community </w:t>
            </w:r>
            <w:proofErr w:type="spellStart"/>
            <w:r>
              <w:t>Mgr</w:t>
            </w:r>
            <w:proofErr w:type="spellEnd"/>
            <w:r>
              <w:t xml:space="preserve"> / Sales Rep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1058F55E" w14:textId="77777777">
            <w:r>
              <w:t>All Deals</w:t>
            </w:r>
          </w:p>
        </w:tc>
        <w:tc>
          <w:tcPr>
            <w:tcW w:w="30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3FC9D0EB" w14:textId="77777777">
            <w:r>
              <w:rPr>
                <w:i/>
                <w:iCs/>
              </w:rPr>
              <w:t>After satisfactory walkthrough completion.</w:t>
            </w:r>
          </w:p>
        </w:tc>
      </w:tr>
      <w:tr w:rsidR="00DB0693" w:rsidTr="4DF8C06F" w14:paraId="6C29EA12" w14:textId="77777777">
        <w:tc>
          <w:tcPr>
            <w:tcW w:w="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DB0693" w:rsidRDefault="005103A3" w14:paraId="62578350" w14:textId="77777777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525581C2" w14:textId="77777777">
            <w:r>
              <w:rPr>
                <w:b/>
                <w:bCs/>
              </w:rPr>
              <w:t>Move-In Request Submitted (same day)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355FC652" w14:textId="77777777">
            <w:r>
              <w:t xml:space="preserve">Community </w:t>
            </w:r>
            <w:proofErr w:type="spellStart"/>
            <w:r>
              <w:t>Mgr</w:t>
            </w:r>
            <w:proofErr w:type="spellEnd"/>
            <w:r>
              <w:t xml:space="preserve"> / Sales Rep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3647FF46" w14:textId="77777777">
            <w:r>
              <w:t>All Deals</w:t>
            </w:r>
          </w:p>
        </w:tc>
        <w:tc>
          <w:tcPr>
            <w:tcW w:w="30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0318DED9" w14:textId="77777777">
            <w:r>
              <w:rPr>
                <w:i/>
                <w:iCs/>
              </w:rPr>
              <w:t>Sent to Justin for Rent Manager updates. Melanie S. copied.</w:t>
            </w:r>
          </w:p>
        </w:tc>
      </w:tr>
      <w:tr w:rsidR="00DB0693" w:rsidTr="4DF8C06F" w14:paraId="34F473BD" w14:textId="77777777">
        <w:tc>
          <w:tcPr>
            <w:tcW w:w="10080" w:type="dxa"/>
            <w:gridSpan w:val="5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4CAF5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1F059A12" w14:textId="77777777">
            <w:r>
              <w:rPr>
                <w:b/>
                <w:bCs/>
                <w:color w:val="FFFFFF"/>
                <w:sz w:val="22"/>
                <w:szCs w:val="22"/>
              </w:rPr>
              <w:t>PHASE 6 — Closing Completion &amp; Team Notification</w:t>
            </w:r>
          </w:p>
        </w:tc>
      </w:tr>
      <w:tr w:rsidR="00DB0693" w:rsidTr="4DF8C06F" w14:paraId="09D16D92" w14:textId="77777777">
        <w:tc>
          <w:tcPr>
            <w:tcW w:w="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DB0693" w:rsidRDefault="005103A3" w14:paraId="2108F347" w14:textId="77777777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6F69A78F" w14:textId="77777777">
            <w:r>
              <w:rPr>
                <w:b/>
                <w:bCs/>
              </w:rPr>
              <w:t>Accounting Notified (David, Moe)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434DFEB4" w14:textId="77777777">
            <w:r>
              <w:t>Melanie S.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22310CA5" w14:textId="77777777">
            <w:r>
              <w:t>All Deals</w:t>
            </w:r>
          </w:p>
        </w:tc>
        <w:tc>
          <w:tcPr>
            <w:tcW w:w="30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4EBED3D5" w14:textId="77777777">
            <w:r>
              <w:rPr>
                <w:i/>
                <w:iCs/>
              </w:rPr>
              <w:t>Confirm wire received, loan paid off on floor plan, insurance updated.</w:t>
            </w:r>
          </w:p>
        </w:tc>
      </w:tr>
      <w:tr w:rsidR="00DB0693" w:rsidTr="4DF8C06F" w14:paraId="49C19C7F" w14:textId="77777777">
        <w:tc>
          <w:tcPr>
            <w:tcW w:w="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DB0693" w:rsidRDefault="005103A3" w14:paraId="42652FB0" w14:textId="77777777">
            <w:pPr>
              <w:jc w:val="center"/>
            </w:pPr>
            <w:r>
              <w:rPr>
                <w:sz w:val="24"/>
                <w:szCs w:val="24"/>
              </w:rPr>
              <w:lastRenderedPageBreak/>
              <w:t>☐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3EE34EE0" w14:textId="77777777">
            <w:r>
              <w:rPr>
                <w:b/>
                <w:bCs/>
              </w:rPr>
              <w:t>Sales Team Notified (Leslie, Daniel, Anthony, Auzzi, Tonya)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3155BC58" w14:textId="77777777">
            <w:r>
              <w:t>Melanie S.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4127550F" w14:textId="77777777">
            <w:r>
              <w:t>All Deals</w:t>
            </w:r>
          </w:p>
        </w:tc>
        <w:tc>
          <w:tcPr>
            <w:tcW w:w="30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1CF6F92B" w14:textId="77777777">
            <w:r>
              <w:rPr>
                <w:i/>
                <w:iCs/>
              </w:rPr>
              <w:t>Closing completion confirmation.</w:t>
            </w:r>
          </w:p>
        </w:tc>
      </w:tr>
      <w:tr w:rsidR="00DB0693" w:rsidTr="4DF8C06F" w14:paraId="0A8469A2" w14:textId="77777777">
        <w:tc>
          <w:tcPr>
            <w:tcW w:w="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DB0693" w:rsidRDefault="005103A3" w14:paraId="239D7E9E" w14:textId="77777777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6C0F3C00" w14:textId="77777777">
            <w:r>
              <w:rPr>
                <w:b/>
                <w:bCs/>
              </w:rPr>
              <w:t xml:space="preserve">Operations Notified (Comm. </w:t>
            </w:r>
            <w:proofErr w:type="spellStart"/>
            <w:r>
              <w:rPr>
                <w:b/>
                <w:bCs/>
              </w:rPr>
              <w:t>Mgr</w:t>
            </w:r>
            <w:proofErr w:type="spellEnd"/>
            <w:r>
              <w:rPr>
                <w:b/>
                <w:bCs/>
              </w:rPr>
              <w:t xml:space="preserve">, Regional </w:t>
            </w:r>
            <w:proofErr w:type="spellStart"/>
            <w:r>
              <w:rPr>
                <w:b/>
                <w:bCs/>
              </w:rPr>
              <w:t>Mgr</w:t>
            </w:r>
            <w:proofErr w:type="spellEnd"/>
            <w:r>
              <w:rPr>
                <w:b/>
                <w:bCs/>
              </w:rPr>
              <w:t>, Dir. of Ops)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1F7DCC94" w14:textId="77777777">
            <w:r>
              <w:t>Melanie S.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381E17EB" w14:textId="77777777">
            <w:r>
              <w:t>All Deals</w:t>
            </w:r>
          </w:p>
        </w:tc>
        <w:tc>
          <w:tcPr>
            <w:tcW w:w="30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75885727" w14:textId="77777777">
            <w:r>
              <w:rPr>
                <w:i/>
                <w:iCs/>
              </w:rPr>
              <w:t>Closing completion confirmation.</w:t>
            </w:r>
          </w:p>
        </w:tc>
      </w:tr>
      <w:tr w:rsidR="00DB0693" w:rsidTr="4DF8C06F" w14:paraId="3CB72B5A" w14:textId="77777777">
        <w:tc>
          <w:tcPr>
            <w:tcW w:w="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DB0693" w:rsidRDefault="005103A3" w14:paraId="14D52613" w14:textId="77777777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50225F8C" w14:textId="77777777">
            <w:r>
              <w:rPr>
                <w:b/>
                <w:bCs/>
              </w:rPr>
              <w:t>Wire Payment Confirmed Received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51B863FC" w14:textId="77777777">
            <w:r>
              <w:t>Accounting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29E0AA7E" w14:textId="77777777">
            <w:r>
              <w:t>All Deals</w:t>
            </w:r>
          </w:p>
        </w:tc>
        <w:tc>
          <w:tcPr>
            <w:tcW w:w="30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2AF9657D" w14:textId="77777777">
            <w:r>
              <w:rPr>
                <w:i/>
                <w:iCs/>
              </w:rPr>
              <w:t>Confirmed against Closing Worksheet amount.</w:t>
            </w:r>
          </w:p>
        </w:tc>
      </w:tr>
      <w:tr w:rsidR="00DB0693" w:rsidTr="4DF8C06F" w14:paraId="67F36D0B" w14:textId="77777777">
        <w:tc>
          <w:tcPr>
            <w:tcW w:w="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DB0693" w:rsidRDefault="005103A3" w14:paraId="5A06E559" w14:textId="77777777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55997660" w14:textId="77777777">
            <w:r>
              <w:rPr>
                <w:b/>
                <w:bCs/>
              </w:rPr>
              <w:t>Home Loan Paid Off on Floor Plan Confirmed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7B5F220E" w14:textId="77777777">
            <w:r>
              <w:t>Accounting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0BAA637B" w14:textId="77777777">
            <w:r>
              <w:t>All Deals</w:t>
            </w:r>
          </w:p>
        </w:tc>
        <w:tc>
          <w:tcPr>
            <w:tcW w:w="30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DB0693" w14:paraId="22B72AD8" w14:textId="77777777"/>
        </w:tc>
      </w:tr>
      <w:tr w:rsidR="00DB0693" w:rsidTr="4DF8C06F" w14:paraId="73C197E4" w14:textId="77777777">
        <w:tc>
          <w:tcPr>
            <w:tcW w:w="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DB0693" w:rsidRDefault="005103A3" w14:paraId="00AB3144" w14:textId="77777777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428DB141" w14:textId="77777777">
            <w:r>
              <w:rPr>
                <w:b/>
                <w:bCs/>
              </w:rPr>
              <w:t>Insurance Updated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50D5E341" w14:textId="77777777">
            <w:r>
              <w:t>Accounting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387C1559" w14:textId="77777777">
            <w:r>
              <w:t>All Deals</w:t>
            </w:r>
          </w:p>
        </w:tc>
        <w:tc>
          <w:tcPr>
            <w:tcW w:w="30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DB0693" w14:paraId="0B4BBDEB" w14:textId="77777777"/>
        </w:tc>
      </w:tr>
      <w:tr w:rsidR="00DB0693" w:rsidTr="4DF8C06F" w14:paraId="5085248F" w14:textId="77777777">
        <w:tc>
          <w:tcPr>
            <w:tcW w:w="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DB0693" w:rsidRDefault="005103A3" w14:paraId="64ECF685" w14:textId="77777777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71BA2D59" w14:textId="77777777">
            <w:r>
              <w:rPr>
                <w:b/>
                <w:bCs/>
              </w:rPr>
              <w:t>Asset Marked Inactive in Rent Manager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0E6A91CB" w14:textId="77777777">
            <w:r>
              <w:t>Asset Management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2967BFEF" w14:textId="77777777">
            <w:r>
              <w:t>All Deals</w:t>
            </w:r>
          </w:p>
        </w:tc>
        <w:tc>
          <w:tcPr>
            <w:tcW w:w="30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0C3B0D98" w14:textId="77777777">
            <w:r>
              <w:rPr>
                <w:i/>
                <w:iCs/>
              </w:rPr>
              <w:t>Only after payment confirmed AND loan paid off.</w:t>
            </w:r>
          </w:p>
        </w:tc>
      </w:tr>
    </w:tbl>
    <w:p w:rsidR="00DB0693" w:rsidRDefault="005103A3" w14:paraId="1ED85F76" w14:textId="77777777">
      <w:pPr>
        <w:spacing w:before="240" w:after="80"/>
      </w:pPr>
      <w:r>
        <w:rPr>
          <w:b/>
          <w:bCs/>
          <w:color w:val="4CAF50"/>
          <w:sz w:val="22"/>
          <w:szCs w:val="22"/>
        </w:rPr>
        <w:t>Sign-Off</w:t>
      </w: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DB0693" w14:paraId="347CE936" w14:textId="77777777">
        <w:tc>
          <w:tcPr>
            <w:tcW w:w="25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DB0693" w:rsidRDefault="005103A3" w14:paraId="6DD2FFB7" w14:textId="77777777">
            <w:r>
              <w:rPr>
                <w:b/>
                <w:bCs/>
                <w:color w:val="FFFFFF"/>
              </w:rPr>
              <w:t>Closing Coordinator</w:t>
            </w:r>
          </w:p>
        </w:tc>
        <w:tc>
          <w:tcPr>
            <w:tcW w:w="25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DB0693" w:rsidRDefault="005103A3" w14:paraId="52A9051E" w14:textId="77777777">
            <w:r>
              <w:rPr>
                <w:b/>
                <w:bCs/>
                <w:color w:val="FFFFFF"/>
              </w:rPr>
              <w:t xml:space="preserve">Community </w:t>
            </w:r>
            <w:proofErr w:type="spellStart"/>
            <w:r>
              <w:rPr>
                <w:b/>
                <w:bCs/>
                <w:color w:val="FFFFFF"/>
              </w:rPr>
              <w:t>Mgr</w:t>
            </w:r>
            <w:proofErr w:type="spellEnd"/>
            <w:r>
              <w:rPr>
                <w:b/>
                <w:bCs/>
                <w:color w:val="FFFFFF"/>
              </w:rPr>
              <w:t xml:space="preserve"> / Sales Rep</w:t>
            </w:r>
          </w:p>
        </w:tc>
        <w:tc>
          <w:tcPr>
            <w:tcW w:w="25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DB0693" w:rsidRDefault="005103A3" w14:paraId="393630A2" w14:textId="77777777">
            <w:r>
              <w:rPr>
                <w:b/>
                <w:bCs/>
                <w:color w:val="FFFFFF"/>
              </w:rPr>
              <w:t>Regional Manager</w:t>
            </w:r>
          </w:p>
        </w:tc>
        <w:tc>
          <w:tcPr>
            <w:tcW w:w="25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DB0693" w:rsidRDefault="005103A3" w14:paraId="6EF47D6E" w14:textId="77777777">
            <w:r>
              <w:rPr>
                <w:b/>
                <w:bCs/>
                <w:color w:val="FFFFFF"/>
              </w:rPr>
              <w:t>Date Closed</w:t>
            </w:r>
          </w:p>
        </w:tc>
      </w:tr>
      <w:tr w:rsidR="00DB0693" w14:paraId="6605E934" w14:textId="77777777">
        <w:tc>
          <w:tcPr>
            <w:tcW w:w="25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B0693" w:rsidRDefault="005103A3" w14:paraId="370B8706" w14:textId="77777777"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25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B0693" w:rsidRDefault="005103A3" w14:paraId="5047B2D1" w14:textId="77777777"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25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B0693" w:rsidRDefault="005103A3" w14:paraId="69A3DA42" w14:textId="77777777"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25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B0693" w:rsidRDefault="005103A3" w14:paraId="4DF90A1D" w14:textId="77777777">
            <w:r>
              <w:rPr>
                <w:sz w:val="24"/>
                <w:szCs w:val="24"/>
              </w:rPr>
              <w:t xml:space="preserve"> </w:t>
            </w:r>
          </w:p>
        </w:tc>
      </w:tr>
    </w:tbl>
    <w:p w:rsidR="005103A3" w:rsidRDefault="005103A3" w14:paraId="0BD05499" w14:textId="77777777"/>
    <w:sectPr w:rsidR="005103A3">
      <w:headerReference w:type="default" r:id="rId10"/>
      <w:pgSz w:w="12240" w:h="15840" w:orient="portrait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12960" w:rsidRDefault="00312960" w14:paraId="5D977D1A" w14:textId="77777777">
      <w:r>
        <w:separator/>
      </w:r>
    </w:p>
  </w:endnote>
  <w:endnote w:type="continuationSeparator" w:id="0">
    <w:p w:rsidR="00312960" w:rsidRDefault="00312960" w14:paraId="0300875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12960" w:rsidRDefault="00312960" w14:paraId="76D3EC83" w14:textId="77777777">
      <w:r>
        <w:separator/>
      </w:r>
    </w:p>
  </w:footnote>
  <w:footnote w:type="continuationSeparator" w:id="0">
    <w:p w:rsidR="00312960" w:rsidRDefault="00312960" w14:paraId="20EE44B4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B0693" w:rsidRDefault="005103A3" w14:paraId="730F5E70" w14:textId="77777777">
    <w:pPr>
      <w:pBdr>
        <w:bottom w:val="single" w:color="4CAF50" w:sz="6" w:space="4"/>
      </w:pBdr>
      <w:tabs>
        <w:tab w:val="right" w:pos="9026"/>
      </w:tabs>
      <w:spacing w:after="80"/>
    </w:pPr>
    <w:r>
      <w:rPr>
        <w:b/>
        <w:bCs/>
        <w:sz w:val="22"/>
        <w:szCs w:val="22"/>
      </w:rPr>
      <w:t xml:space="preserve">PARAKEET </w:t>
    </w:r>
    <w:proofErr w:type="gramStart"/>
    <w:r>
      <w:rPr>
        <w:b/>
        <w:bCs/>
        <w:sz w:val="22"/>
        <w:szCs w:val="22"/>
      </w:rPr>
      <w:t>COMMUNITIES</w:t>
    </w:r>
    <w:r>
      <w:rPr>
        <w:color w:val="4CAF50"/>
        <w:sz w:val="18"/>
        <w:szCs w:val="18"/>
      </w:rPr>
      <w:t xml:space="preserve">  |</w:t>
    </w:r>
    <w:proofErr w:type="gramEnd"/>
    <w:r>
      <w:rPr>
        <w:color w:val="4CAF50"/>
        <w:sz w:val="18"/>
        <w:szCs w:val="18"/>
      </w:rPr>
      <w:t xml:space="preserve">  Home Sale Closing Document Checklist</w:t>
    </w:r>
    <w:r>
      <w:rPr>
        <w:color w:val="CCCCCC"/>
        <w:sz w:val="16"/>
        <w:szCs w:val="16"/>
      </w:rPr>
      <w:tab/>
    </w:r>
    <w:proofErr w:type="gramStart"/>
    <w:r>
      <w:rPr>
        <w:color w:val="CCCCCC"/>
        <w:sz w:val="16"/>
        <w:szCs w:val="16"/>
      </w:rPr>
      <w:t>Sales  |</w:t>
    </w:r>
    <w:proofErr w:type="gramEnd"/>
    <w:r>
      <w:rPr>
        <w:color w:val="CCCCCC"/>
        <w:sz w:val="16"/>
        <w:szCs w:val="16"/>
      </w:rPr>
      <w:t xml:space="preserve">  June 27,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C5AFD"/>
    <w:multiLevelType w:val="hybridMultilevel"/>
    <w:tmpl w:val="EA0A3166"/>
    <w:lvl w:ilvl="0" w:tplc="8E62D79E">
      <w:start w:val="1"/>
      <w:numFmt w:val="bullet"/>
      <w:lvlText w:val="●"/>
      <w:lvlJc w:val="left"/>
      <w:pPr>
        <w:ind w:left="720" w:hanging="360"/>
      </w:pPr>
    </w:lvl>
    <w:lvl w:ilvl="1" w:tplc="8744D78C">
      <w:start w:val="1"/>
      <w:numFmt w:val="bullet"/>
      <w:lvlText w:val="○"/>
      <w:lvlJc w:val="left"/>
      <w:pPr>
        <w:ind w:left="1440" w:hanging="360"/>
      </w:pPr>
    </w:lvl>
    <w:lvl w:ilvl="2" w:tplc="AFB680E6">
      <w:start w:val="1"/>
      <w:numFmt w:val="bullet"/>
      <w:lvlText w:val="■"/>
      <w:lvlJc w:val="left"/>
      <w:pPr>
        <w:ind w:left="2160" w:hanging="360"/>
      </w:pPr>
    </w:lvl>
    <w:lvl w:ilvl="3" w:tplc="746A67D2">
      <w:start w:val="1"/>
      <w:numFmt w:val="bullet"/>
      <w:lvlText w:val="●"/>
      <w:lvlJc w:val="left"/>
      <w:pPr>
        <w:ind w:left="2880" w:hanging="360"/>
      </w:pPr>
    </w:lvl>
    <w:lvl w:ilvl="4" w:tplc="3A16C5BE">
      <w:start w:val="1"/>
      <w:numFmt w:val="bullet"/>
      <w:lvlText w:val="○"/>
      <w:lvlJc w:val="left"/>
      <w:pPr>
        <w:ind w:left="3600" w:hanging="360"/>
      </w:pPr>
    </w:lvl>
    <w:lvl w:ilvl="5" w:tplc="930486F2">
      <w:start w:val="1"/>
      <w:numFmt w:val="bullet"/>
      <w:lvlText w:val="■"/>
      <w:lvlJc w:val="left"/>
      <w:pPr>
        <w:ind w:left="4320" w:hanging="360"/>
      </w:pPr>
    </w:lvl>
    <w:lvl w:ilvl="6" w:tplc="578289E6">
      <w:start w:val="1"/>
      <w:numFmt w:val="bullet"/>
      <w:lvlText w:val="●"/>
      <w:lvlJc w:val="left"/>
      <w:pPr>
        <w:ind w:left="5040" w:hanging="360"/>
      </w:pPr>
    </w:lvl>
    <w:lvl w:ilvl="7" w:tplc="D4A2E7B8">
      <w:start w:val="1"/>
      <w:numFmt w:val="bullet"/>
      <w:lvlText w:val="●"/>
      <w:lvlJc w:val="left"/>
      <w:pPr>
        <w:ind w:left="5760" w:hanging="360"/>
      </w:pPr>
    </w:lvl>
    <w:lvl w:ilvl="8" w:tplc="37CC1BC4">
      <w:start w:val="1"/>
      <w:numFmt w:val="bullet"/>
      <w:lvlText w:val="●"/>
      <w:lvlJc w:val="left"/>
      <w:pPr>
        <w:ind w:left="6480" w:hanging="360"/>
      </w:pPr>
    </w:lvl>
  </w:abstractNum>
  <w:num w:numId="1" w16cid:durableId="311369514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eslie Croft">
    <w15:presenceInfo w15:providerId="AD" w15:userId="S::lcroft@parakeetcommunities.com::ebe36037-7f68-4cf3-b312-6a1e0e2d25a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0693"/>
    <w:rsid w:val="000C0F81"/>
    <w:rsid w:val="000E698D"/>
    <w:rsid w:val="001263CD"/>
    <w:rsid w:val="001B104E"/>
    <w:rsid w:val="001C3B54"/>
    <w:rsid w:val="002974EF"/>
    <w:rsid w:val="00312960"/>
    <w:rsid w:val="00364F52"/>
    <w:rsid w:val="005103A3"/>
    <w:rsid w:val="005C11B6"/>
    <w:rsid w:val="00C43328"/>
    <w:rsid w:val="00DB0693"/>
    <w:rsid w:val="37946351"/>
    <w:rsid w:val="4DF8C06F"/>
    <w:rsid w:val="537AC726"/>
    <w:rsid w:val="7D300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0A10B"/>
  <w15:docId w15:val="{7BF1B111-8D2A-4B2A-A663-58BBBDDD2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color w:val="1B2A4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Revision">
    <w:name w:val="Revision"/>
    <w:hidden/>
    <w:uiPriority w:val="99"/>
    <w:semiHidden/>
    <w:rsid w:val="002974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microsoft.com/office/2011/relationships/people" Target="peop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33F35BBD7BE847B1FE9D41E83E62E1" ma:contentTypeVersion="13" ma:contentTypeDescription="Create a new document." ma:contentTypeScope="" ma:versionID="099d58a8c37cdba098fa2852e989e5b8">
  <xsd:schema xmlns:xsd="http://www.w3.org/2001/XMLSchema" xmlns:xs="http://www.w3.org/2001/XMLSchema" xmlns:p="http://schemas.microsoft.com/office/2006/metadata/properties" xmlns:ns2="8b946ec2-561f-4a03-a63a-0eab221a5776" xmlns:ns3="764674dd-e175-44e8-a710-52b02657ed00" targetNamespace="http://schemas.microsoft.com/office/2006/metadata/properties" ma:root="true" ma:fieldsID="ef3808dd6a5f5a95543715c162420a87" ns2:_="" ns3:_="">
    <xsd:import namespace="8b946ec2-561f-4a03-a63a-0eab221a5776"/>
    <xsd:import namespace="764674dd-e175-44e8-a710-52b02657ed00"/>
    <xsd:element name="properties">
      <xsd:complexType>
        <xsd:sequence>
          <xsd:element name="documentManagement">
            <xsd:complexType>
              <xsd:all>
                <xsd:element ref="ns2:PropertyShortName" minOccurs="0"/>
                <xsd:element ref="ns2:DocumentType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946ec2-561f-4a03-a63a-0eab221a5776" elementFormDefault="qualified">
    <xsd:import namespace="http://schemas.microsoft.com/office/2006/documentManagement/types"/>
    <xsd:import namespace="http://schemas.microsoft.com/office/infopath/2007/PartnerControls"/>
    <xsd:element name="PropertyShortName" ma:index="8" nillable="true" ma:displayName="Property Short Name" ma:format="Dropdown" ma:internalName="PropertyShortName">
      <xsd:simpleType>
        <xsd:restriction base="dms:Choice">
          <xsd:enumeration value="JBJ"/>
          <xsd:enumeration value="GO"/>
          <xsd:enumeration value="A2Z"/>
          <xsd:enumeration value="PC"/>
          <xsd:enumeration value="KEET"/>
          <xsd:enumeration value="BOVI"/>
          <xsd:enumeration value="BOVII"/>
          <xsd:enumeration value="POBOVI"/>
          <xsd:enumeration value="POBOVII"/>
          <xsd:enumeration value="ARD"/>
          <xsd:enumeration value="AMER"/>
          <xsd:enumeration value="APPLE"/>
          <xsd:enumeration value="AW"/>
          <xsd:enumeration value="Choice 14"/>
        </xsd:restriction>
      </xsd:simpleType>
    </xsd:element>
    <xsd:element name="DocumentType" ma:index="9" nillable="true" ma:displayName="Document Type" ma:format="Dropdown" ma:internalName="DocumentType">
      <xsd:simpleType>
        <xsd:restriction base="dms:Choice">
          <xsd:enumeration value="Cert of Formation"/>
          <xsd:enumeration value="EIN Letter"/>
          <xsd:enumeration value="LLC Agreeement"/>
          <xsd:enumeration value="Cert of Registration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4122a211-7e95-43c4-85fe-cfb3afdd58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4674dd-e175-44e8-a710-52b02657ed00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b658d5b-c62a-4dd6-8c80-51c9b9a50843}" ma:internalName="TaxCatchAll" ma:showField="CatchAllData" ma:web="764674dd-e175-44e8-a710-52b02657ed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b946ec2-561f-4a03-a63a-0eab221a5776">
      <Terms xmlns="http://schemas.microsoft.com/office/infopath/2007/PartnerControls"/>
    </lcf76f155ced4ddcb4097134ff3c332f>
    <TaxCatchAll xmlns="764674dd-e175-44e8-a710-52b02657ed00" xsi:nil="true"/>
    <DocumentType xmlns="8b946ec2-561f-4a03-a63a-0eab221a5776" xsi:nil="true"/>
    <PropertyShortName xmlns="8b946ec2-561f-4a03-a63a-0eab221a5776" xsi:nil="true"/>
  </documentManagement>
</p:properties>
</file>

<file path=customXml/itemProps1.xml><?xml version="1.0" encoding="utf-8"?>
<ds:datastoreItem xmlns:ds="http://schemas.openxmlformats.org/officeDocument/2006/customXml" ds:itemID="{737AF2D5-F10B-422C-B2EB-81F2C2B3695D}"/>
</file>

<file path=customXml/itemProps2.xml><?xml version="1.0" encoding="utf-8"?>
<ds:datastoreItem xmlns:ds="http://schemas.openxmlformats.org/officeDocument/2006/customXml" ds:itemID="{4ECAC471-EDCF-4388-9D6F-E2868DD8B71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F1E9303-E05F-45DD-B0A2-D97E89953362}">
  <ds:schemaRefs>
    <ds:schemaRef ds:uri="http://schemas.microsoft.com/office/2006/metadata/properties"/>
    <ds:schemaRef ds:uri="http://schemas.microsoft.com/office/infopath/2007/PartnerControls"/>
    <ds:schemaRef ds:uri="8b946ec2-561f-4a03-a63a-0eab221a5776"/>
    <ds:schemaRef ds:uri="764674dd-e175-44e8-a710-52b02657ed00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Natalie Magurne</cp:lastModifiedBy>
  <cp:revision>4</cp:revision>
  <dcterms:created xsi:type="dcterms:W3CDTF">2026-07-06T20:16:00Z</dcterms:created>
  <dcterms:modified xsi:type="dcterms:W3CDTF">2026-07-17T19:11:10Z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0x010100E233F35BBD7BE847B1FE9D41E83E62E1</vt:lpwstr>
  </property>
  <property fmtid="{D5CDD505-2E9C-101B-9397-08002B2CF9AE}" pid="3" name="MediaServiceImageTags">
    <vt:lpwstr/>
  </property>
</Properties>
</file>