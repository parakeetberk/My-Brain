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279E9" w14:textId="77777777" w:rsidR="00EB537D" w:rsidRDefault="00215003">
      <w:pPr>
        <w:spacing w:after="60"/>
      </w:pPr>
      <w:r>
        <w:rPr>
          <w:b/>
          <w:bCs/>
          <w:sz w:val="44"/>
          <w:szCs w:val="44"/>
        </w:rPr>
        <w:t>Operational Procedure:</w:t>
      </w:r>
    </w:p>
    <w:p w14:paraId="2E5BB0DE" w14:textId="77777777" w:rsidR="00EB537D" w:rsidRDefault="00215003">
      <w:r>
        <w:rPr>
          <w:b/>
          <w:bCs/>
          <w:sz w:val="40"/>
          <w:szCs w:val="40"/>
        </w:rPr>
        <w:t>Lender Repossession &amp;</w:t>
      </w:r>
    </w:p>
    <w:p w14:paraId="0E9D0A98" w14:textId="77777777" w:rsidR="00EB537D" w:rsidRDefault="00215003">
      <w:pPr>
        <w:spacing w:after="100"/>
      </w:pPr>
      <w:r>
        <w:rPr>
          <w:b/>
          <w:bCs/>
          <w:sz w:val="40"/>
          <w:szCs w:val="40"/>
        </w:rPr>
        <w:t>Backstop Purchase Decision</w:t>
      </w:r>
    </w:p>
    <w:p w14:paraId="39AC29CF" w14:textId="3882BF51" w:rsidR="00EB537D" w:rsidRDefault="00215003">
      <w:pPr>
        <w:pBdr>
          <w:bottom w:val="single" w:sz="12" w:space="1" w:color="375623"/>
        </w:pBdr>
      </w:pPr>
      <w:r>
        <w:rPr>
          <w:b/>
          <w:bCs/>
          <w:color w:val="375623"/>
          <w:sz w:val="24"/>
          <w:szCs w:val="24"/>
        </w:rPr>
        <w:t xml:space="preserve">Parakeet </w:t>
      </w:r>
      <w:del w:id="0" w:author="Natalie Magurne" w:date="2026-07-11T18:24:00Z" w16du:dateUtc="2026-07-11T22:24:00Z">
        <w:r w:rsidDel="0043047A">
          <w:rPr>
            <w:b/>
            <w:bCs/>
            <w:color w:val="375623"/>
            <w:sz w:val="24"/>
            <w:szCs w:val="24"/>
          </w:rPr>
          <w:delText>Communities  ·</w:delText>
        </w:r>
      </w:del>
      <w:r w:rsidR="0043047A">
        <w:rPr>
          <w:b/>
          <w:bCs/>
          <w:color w:val="375623"/>
          <w:sz w:val="24"/>
          <w:szCs w:val="24"/>
        </w:rPr>
        <w:t>Communities ·</w:t>
      </w:r>
      <w:r>
        <w:rPr>
          <w:b/>
          <w:bCs/>
          <w:color w:val="375623"/>
          <w:sz w:val="24"/>
          <w:szCs w:val="24"/>
        </w:rPr>
        <w:t xml:space="preserve">  Asset Management SOP</w:t>
      </w:r>
    </w:p>
    <w:p w14:paraId="1CCCB3B5" w14:textId="77777777" w:rsidR="00EB537D" w:rsidRDefault="00EB53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537D" w14:paraId="57ABDA4A" w14:textId="77777777">
        <w:tc>
          <w:tcPr>
            <w:tcW w:w="9360" w:type="dxa"/>
            <w:tcBorders>
              <w:top w:val="single" w:sz="4" w:space="0" w:color="C00000"/>
              <w:left w:val="single" w:sz="4" w:space="0" w:color="C00000"/>
              <w:bottom w:val="single" w:sz="4" w:space="0" w:color="C00000"/>
              <w:right w:val="single" w:sz="4" w:space="0" w:color="C00000"/>
            </w:tcBorders>
            <w:shd w:val="clear" w:color="auto" w:fill="FFF2CC"/>
            <w:tcMar>
              <w:top w:w="100" w:type="dxa"/>
              <w:left w:w="200" w:type="dxa"/>
              <w:bottom w:w="100" w:type="dxa"/>
              <w:right w:w="200" w:type="dxa"/>
            </w:tcMar>
          </w:tcPr>
          <w:p w14:paraId="7416E17F" w14:textId="77777777" w:rsidR="00EB537D" w:rsidRDefault="00215003">
            <w:r>
              <w:rPr>
                <w:b/>
                <w:bCs/>
                <w:color w:val="C00000"/>
              </w:rPr>
              <w:t>STATUS: NEEDS APPROVAL — 2 OPEN [TBD] ITEMS</w:t>
            </w:r>
          </w:p>
          <w:p w14:paraId="2CD5AE90" w14:textId="77777777" w:rsidR="00EB537D" w:rsidRDefault="00215003">
            <w:pPr>
              <w:spacing w:before="60" w:after="40"/>
            </w:pPr>
            <w:r>
              <w:rPr>
                <w:i/>
                <w:iCs/>
                <w:color w:val="C00000"/>
                <w:sz w:val="20"/>
                <w:szCs w:val="20"/>
              </w:rPr>
              <w:t>[TBD 1]: Consequences of missing the lender deadline — David and Austin to confirm per lender agreement.</w:t>
            </w:r>
          </w:p>
          <w:p w14:paraId="1C9693AB" w14:textId="77777777" w:rsidR="00EB537D" w:rsidRDefault="00215003">
            <w:r>
              <w:rPr>
                <w:i/>
                <w:iCs/>
                <w:color w:val="C00000"/>
                <w:sz w:val="20"/>
                <w:szCs w:val="20"/>
              </w:rPr>
              <w:t>[TBD 2]: Repo Tracker — to be built. Interim: log via email to full group distribution list.</w:t>
            </w:r>
          </w:p>
        </w:tc>
      </w:tr>
    </w:tbl>
    <w:p w14:paraId="76E23A8C" w14:textId="77777777" w:rsidR="00EB537D" w:rsidRDefault="00EB537D">
      <w:pPr>
        <w:spacing w:after="120"/>
      </w:pPr>
    </w:p>
    <w:p w14:paraId="5FECFBC0" w14:textId="77777777" w:rsidR="00EB537D" w:rsidRDefault="00215003">
      <w:r>
        <w:rPr>
          <w:b/>
          <w:bCs/>
        </w:rPr>
        <w:t xml:space="preserve">Process Owner:  </w:t>
      </w:r>
      <w:r>
        <w:t>David (Accounting)</w:t>
      </w:r>
    </w:p>
    <w:p w14:paraId="2182EE5C" w14:textId="77777777" w:rsidR="00EB537D" w:rsidRDefault="00215003">
      <w:pPr>
        <w:spacing w:before="60"/>
      </w:pPr>
      <w:r>
        <w:rPr>
          <w:b/>
          <w:bCs/>
        </w:rPr>
        <w:t xml:space="preserve">Triggers downstream:  </w:t>
      </w:r>
      <w:r>
        <w:t>Payment Processing, Post-Mortem Analysis</w:t>
      </w:r>
    </w:p>
    <w:p w14:paraId="36FF11B2" w14:textId="77777777" w:rsidR="00EB537D" w:rsidRDefault="00EB537D">
      <w:pPr>
        <w:spacing w:after="120"/>
      </w:pPr>
    </w:p>
    <w:p w14:paraId="72569E12" w14:textId="77777777" w:rsidR="00EB537D" w:rsidRDefault="00215003">
      <w:pPr>
        <w:pBdr>
          <w:bottom w:val="single" w:sz="8" w:space="1" w:color="375623"/>
        </w:pBdr>
        <w:spacing w:before="360" w:after="80"/>
      </w:pPr>
      <w:r>
        <w:rPr>
          <w:b/>
          <w:bCs/>
          <w:color w:val="375623"/>
          <w:sz w:val="26"/>
          <w:szCs w:val="26"/>
        </w:rPr>
        <w:t>PURPOSE</w:t>
      </w:r>
    </w:p>
    <w:p w14:paraId="7FFB1285" w14:textId="77777777" w:rsidR="00EB537D" w:rsidRDefault="00215003">
      <w:pPr>
        <w:spacing w:before="100" w:after="120"/>
      </w:pPr>
      <w:r>
        <w:t>To ensure Parakeet Communities receives, evaluates, and responds to lender repossession notices before the expiration deadline — protecting credit line relationships and enabling informed, timely purchase decisions. Parakeet’s response time on repossession notices is tracked by lenders and directly impacts the company’s ability to secure future line increases and strategic business opportunities.</w:t>
      </w:r>
    </w:p>
    <w:p w14:paraId="5E026D6E" w14:textId="77777777" w:rsidR="00EB537D" w:rsidRDefault="00EB537D">
      <w:pPr>
        <w:spacing w:after="80"/>
      </w:pPr>
    </w:p>
    <w:p w14:paraId="1E2CEB35" w14:textId="77777777" w:rsidR="00EB537D" w:rsidRDefault="00215003">
      <w:pPr>
        <w:pBdr>
          <w:bottom w:val="single" w:sz="8" w:space="1" w:color="375623"/>
        </w:pBdr>
        <w:spacing w:before="360" w:after="80"/>
      </w:pPr>
      <w:r>
        <w:rPr>
          <w:b/>
          <w:bCs/>
          <w:color w:val="375623"/>
          <w:sz w:val="26"/>
          <w:szCs w:val="26"/>
        </w:rPr>
        <w:t>SCOPE</w:t>
      </w:r>
    </w:p>
    <w:p w14:paraId="3C48065A" w14:textId="77777777" w:rsidR="00EB537D" w:rsidRDefault="00EB53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6C324A" w14:paraId="70BC1282" w14:textId="77777777">
        <w:tc>
          <w:tcPr>
            <w:tcW w:w="2160" w:type="dxa"/>
            <w:shd w:val="clear" w:color="auto" w:fill="E2EFDA"/>
            <w:tcMar>
              <w:top w:w="80" w:type="dxa"/>
              <w:left w:w="120" w:type="dxa"/>
              <w:bottom w:w="80" w:type="dxa"/>
              <w:right w:w="120" w:type="dxa"/>
            </w:tcMar>
          </w:tcPr>
          <w:p w14:paraId="32288A15" w14:textId="77777777" w:rsidR="00EB537D" w:rsidRDefault="00215003">
            <w:r>
              <w:rPr>
                <w:b/>
                <w:bCs/>
              </w:rPr>
              <w:t>Applies to</w:t>
            </w:r>
          </w:p>
        </w:tc>
        <w:tc>
          <w:tcPr>
            <w:tcW w:w="7200" w:type="dxa"/>
            <w:tcMar>
              <w:top w:w="80" w:type="dxa"/>
              <w:left w:w="120" w:type="dxa"/>
              <w:bottom w:w="80" w:type="dxa"/>
              <w:right w:w="120" w:type="dxa"/>
            </w:tcMar>
          </w:tcPr>
          <w:p w14:paraId="584603DF" w14:textId="77777777" w:rsidR="00EB537D" w:rsidRDefault="00215003">
            <w:r>
              <w:t>All Parakeet Communities properties where a backstop or repurchase obligation exists with a lender.</w:t>
            </w:r>
          </w:p>
        </w:tc>
      </w:tr>
      <w:tr w:rsidR="006C324A" w14:paraId="12E6A14C" w14:textId="77777777">
        <w:tc>
          <w:tcPr>
            <w:tcW w:w="2160" w:type="dxa"/>
            <w:shd w:val="clear" w:color="auto" w:fill="E2EFDA"/>
            <w:tcMar>
              <w:top w:w="80" w:type="dxa"/>
              <w:left w:w="120" w:type="dxa"/>
              <w:bottom w:w="80" w:type="dxa"/>
              <w:right w:w="120" w:type="dxa"/>
            </w:tcMar>
          </w:tcPr>
          <w:p w14:paraId="157D0949" w14:textId="77777777" w:rsidR="00EB537D" w:rsidRDefault="00215003">
            <w:r>
              <w:rPr>
                <w:b/>
                <w:bCs/>
              </w:rPr>
              <w:t>Trigger</w:t>
            </w:r>
          </w:p>
        </w:tc>
        <w:tc>
          <w:tcPr>
            <w:tcW w:w="7200" w:type="dxa"/>
            <w:tcMar>
              <w:top w:w="80" w:type="dxa"/>
              <w:left w:w="120" w:type="dxa"/>
              <w:bottom w:w="80" w:type="dxa"/>
              <w:right w:w="120" w:type="dxa"/>
            </w:tcMar>
          </w:tcPr>
          <w:p w14:paraId="78D9E2D9" w14:textId="77777777" w:rsidR="00EB537D" w:rsidRDefault="00215003">
            <w:r>
              <w:t>Receipt of a repossession notice from a lender (e.g., 21st Mortgage).</w:t>
            </w:r>
          </w:p>
        </w:tc>
      </w:tr>
      <w:tr w:rsidR="006C324A" w14:paraId="43034C74" w14:textId="77777777">
        <w:tc>
          <w:tcPr>
            <w:tcW w:w="2160" w:type="dxa"/>
            <w:shd w:val="clear" w:color="auto" w:fill="E2EFDA"/>
            <w:tcMar>
              <w:top w:w="80" w:type="dxa"/>
              <w:left w:w="120" w:type="dxa"/>
              <w:bottom w:w="80" w:type="dxa"/>
              <w:right w:w="120" w:type="dxa"/>
            </w:tcMar>
          </w:tcPr>
          <w:p w14:paraId="18A3D50F" w14:textId="77777777" w:rsidR="00EB537D" w:rsidRDefault="00215003">
            <w:r>
              <w:rPr>
                <w:b/>
                <w:bCs/>
              </w:rPr>
              <w:t>Finish line</w:t>
            </w:r>
          </w:p>
        </w:tc>
        <w:tc>
          <w:tcPr>
            <w:tcW w:w="7200" w:type="dxa"/>
            <w:tcMar>
              <w:top w:w="80" w:type="dxa"/>
              <w:left w:w="120" w:type="dxa"/>
              <w:bottom w:w="80" w:type="dxa"/>
              <w:right w:w="120" w:type="dxa"/>
            </w:tcMar>
          </w:tcPr>
          <w:p w14:paraId="60314FF4" w14:textId="77777777" w:rsidR="00EB537D" w:rsidRDefault="00215003">
            <w:r>
              <w:t>Parakeet communicates the chosen purchase option (1, 2, or 3) to the lender before the expiration deadline, and David (Accounting) initiates payment.</w:t>
            </w:r>
          </w:p>
        </w:tc>
      </w:tr>
    </w:tbl>
    <w:p w14:paraId="31C47EC0" w14:textId="77777777" w:rsidR="00EB537D" w:rsidRDefault="00EB53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324A" w14:paraId="34C4B149" w14:textId="77777777">
        <w:tc>
          <w:tcPr>
            <w:tcW w:w="9360" w:type="dxa"/>
            <w:shd w:val="clear" w:color="auto" w:fill="1F3864"/>
            <w:tcMar>
              <w:top w:w="100" w:type="dxa"/>
              <w:left w:w="200" w:type="dxa"/>
              <w:bottom w:w="100" w:type="dxa"/>
              <w:right w:w="200" w:type="dxa"/>
            </w:tcMar>
          </w:tcPr>
          <w:p w14:paraId="5A3F6C7B" w14:textId="77777777" w:rsidR="00EB537D" w:rsidRDefault="00215003">
            <w:r>
              <w:rPr>
                <w:b/>
                <w:bCs/>
                <w:color w:val="FFFFFF"/>
                <w:sz w:val="24"/>
                <w:szCs w:val="24"/>
              </w:rPr>
              <w:t>TIMELINE 1  —  NOTICE RECEIPT &amp; DISTRIBUTION</w:t>
            </w:r>
          </w:p>
        </w:tc>
      </w:tr>
    </w:tbl>
    <w:p w14:paraId="5F92D95F" w14:textId="77777777" w:rsidR="00EB537D" w:rsidRDefault="00EB537D">
      <w:pPr>
        <w:spacing w:after="80"/>
      </w:pPr>
    </w:p>
    <w:p w14:paraId="1FAA0235" w14:textId="77777777" w:rsidR="00EB537D" w:rsidRDefault="00215003">
      <w:pPr>
        <w:spacing w:before="200" w:after="80"/>
      </w:pPr>
      <w:r>
        <w:rPr>
          <w:b/>
          <w:bCs/>
        </w:rPr>
        <w:t>Roles and Responsibilities</w:t>
      </w:r>
    </w:p>
    <w:p w14:paraId="582365EC" w14:textId="35D27843" w:rsidR="00EB537D" w:rsidRDefault="009E25E8">
      <w:pPr>
        <w:pStyle w:val="ListParagraph"/>
        <w:numPr>
          <w:ilvl w:val="0"/>
          <w:numId w:val="2"/>
        </w:numPr>
        <w:spacing w:before="60" w:after="60"/>
      </w:pPr>
      <w:r>
        <w:rPr>
          <w:b/>
          <w:bCs/>
        </w:rPr>
        <w:t>Lender Distribution Email</w:t>
      </w:r>
      <w:r w:rsidR="0043047A">
        <w:rPr>
          <w:b/>
          <w:bCs/>
        </w:rPr>
        <w:t>: Receives</w:t>
      </w:r>
      <w:r w:rsidR="00215003">
        <w:t xml:space="preserve"> repo notice</w:t>
      </w:r>
      <w:r>
        <w:t xml:space="preserve"> from lender</w:t>
      </w:r>
      <w:r w:rsidR="00215003">
        <w:t>.</w:t>
      </w:r>
    </w:p>
    <w:p w14:paraId="6109F130" w14:textId="77777777" w:rsidR="00EB537D" w:rsidRDefault="00EB537D">
      <w:pPr>
        <w:spacing w:after="80"/>
      </w:pPr>
    </w:p>
    <w:p w14:paraId="5576B233" w14:textId="77777777" w:rsidR="00EB537D" w:rsidRDefault="00215003">
      <w:pPr>
        <w:spacing w:before="200" w:after="80"/>
      </w:pPr>
      <w:r>
        <w:rPr>
          <w:b/>
          <w:bCs/>
        </w:rPr>
        <w:t>Tasks</w:t>
      </w:r>
    </w:p>
    <w:p w14:paraId="459F40B8" w14:textId="030D7E9F" w:rsidR="00EB537D" w:rsidRDefault="009E25E8">
      <w:pPr>
        <w:pStyle w:val="ListParagraph"/>
        <w:numPr>
          <w:ilvl w:val="0"/>
          <w:numId w:val="3"/>
        </w:numPr>
        <w:spacing w:before="100" w:after="30"/>
      </w:pPr>
      <w:r>
        <w:lastRenderedPageBreak/>
        <w:t xml:space="preserve">The Lender Distribution internal email list </w:t>
      </w:r>
      <w:r w:rsidR="00215003">
        <w:t>receives the repossession notice from the lender.</w:t>
      </w:r>
    </w:p>
    <w:p w14:paraId="0982A5CB" w14:textId="77777777" w:rsidR="00EB537D" w:rsidRDefault="00215003">
      <w:pPr>
        <w:spacing w:before="20" w:after="80"/>
        <w:ind w:left="900"/>
      </w:pPr>
      <w:r>
        <w:rPr>
          <w:i/>
          <w:iCs/>
          <w:color w:val="595959"/>
          <w:sz w:val="18"/>
          <w:szCs w:val="18"/>
        </w:rPr>
        <w:t>The notice includes: customer name, loan number, serial number, purchase price, the three purchase options, and the lender expiration date.</w:t>
      </w:r>
    </w:p>
    <w:p w14:paraId="75738070" w14:textId="3B5F0381" w:rsidR="00EB537D" w:rsidRDefault="009E25E8">
      <w:pPr>
        <w:pStyle w:val="ListParagraph"/>
        <w:numPr>
          <w:ilvl w:val="0"/>
          <w:numId w:val="3"/>
        </w:numPr>
        <w:spacing w:before="100" w:after="30"/>
      </w:pPr>
      <w:r>
        <w:t xml:space="preserve">Accounting </w:t>
      </w:r>
      <w:r w:rsidR="00215003">
        <w:t>logs the home details: customer name, loan number, serial number, purchase price, and lender expiration date.</w:t>
      </w:r>
    </w:p>
    <w:p w14:paraId="6B132C7D" w14:textId="77777777" w:rsidR="00EB537D" w:rsidRDefault="00215003">
      <w:pPr>
        <w:spacing w:before="20" w:after="80"/>
        <w:ind w:left="900"/>
      </w:pPr>
      <w:r>
        <w:rPr>
          <w:i/>
          <w:iCs/>
          <w:color w:val="595959"/>
          <w:sz w:val="18"/>
          <w:szCs w:val="18"/>
        </w:rPr>
        <w:t>[TBD — Repo Tracker to be built. Interim: reply-all to the distribution email with a confirmed summary of home details.]</w:t>
      </w:r>
    </w:p>
    <w:p w14:paraId="599EB583" w14:textId="413BCB0D" w:rsidR="00EB537D" w:rsidRDefault="009E25E8">
      <w:pPr>
        <w:pStyle w:val="ListParagraph"/>
        <w:numPr>
          <w:ilvl w:val="0"/>
          <w:numId w:val="3"/>
        </w:numPr>
        <w:spacing w:before="100" w:after="30"/>
      </w:pPr>
      <w:r>
        <w:t xml:space="preserve">Accounting </w:t>
      </w:r>
      <w:r w:rsidR="00215003">
        <w:t>calculates the internal decision deadline (2 weeks before the lender expiration date) and communicates it to the full group distribution list.</w:t>
      </w:r>
    </w:p>
    <w:p w14:paraId="38A65767" w14:textId="77777777" w:rsidR="00EB537D" w:rsidRDefault="00215003">
      <w:pPr>
        <w:spacing w:before="20" w:after="80"/>
        <w:ind w:left="900"/>
      </w:pPr>
      <w:r>
        <w:rPr>
          <w:b/>
          <w:bCs/>
          <w:color w:val="C00000"/>
          <w:sz w:val="18"/>
          <w:szCs w:val="18"/>
        </w:rPr>
        <w:t xml:space="preserve">IMPORTANT:  </w:t>
      </w:r>
      <w:r>
        <w:rPr>
          <w:i/>
          <w:iCs/>
          <w:color w:val="595959"/>
          <w:sz w:val="18"/>
          <w:szCs w:val="18"/>
        </w:rPr>
        <w:t>The internal deadline is 2 weeks before the lender expiration date — not the lender’s deadline itself. Do not wait until the last day. Parakeet’s documented response time directly impacts credit line increases and future business opportunities.</w:t>
      </w:r>
    </w:p>
    <w:p w14:paraId="6073EB13" w14:textId="77777777" w:rsidR="00EB537D" w:rsidRDefault="00EB53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324A" w14:paraId="2C6A1208" w14:textId="77777777">
        <w:tc>
          <w:tcPr>
            <w:tcW w:w="9360" w:type="dxa"/>
            <w:shd w:val="clear" w:color="auto" w:fill="1F3864"/>
            <w:tcMar>
              <w:top w:w="100" w:type="dxa"/>
              <w:left w:w="200" w:type="dxa"/>
              <w:bottom w:w="100" w:type="dxa"/>
              <w:right w:w="200" w:type="dxa"/>
            </w:tcMar>
          </w:tcPr>
          <w:p w14:paraId="5A0E1DE1" w14:textId="77777777" w:rsidR="00EB537D" w:rsidRDefault="00215003">
            <w:r>
              <w:rPr>
                <w:b/>
                <w:bCs/>
                <w:color w:val="FFFFFF"/>
                <w:sz w:val="24"/>
                <w:szCs w:val="24"/>
              </w:rPr>
              <w:t>TIMELINE 2  —  DATA PACK ASSEMBLY</w:t>
            </w:r>
          </w:p>
        </w:tc>
      </w:tr>
    </w:tbl>
    <w:p w14:paraId="294AC358" w14:textId="77777777" w:rsidR="00EB537D" w:rsidRDefault="00EB537D">
      <w:pPr>
        <w:spacing w:after="80"/>
      </w:pPr>
    </w:p>
    <w:p w14:paraId="3434C529" w14:textId="77777777" w:rsidR="00EB537D" w:rsidRDefault="00215003">
      <w:pPr>
        <w:spacing w:before="200" w:after="80"/>
      </w:pPr>
      <w:r>
        <w:rPr>
          <w:b/>
          <w:bCs/>
        </w:rPr>
        <w:t>Roles and Responsibilities</w:t>
      </w:r>
    </w:p>
    <w:p w14:paraId="677C8697" w14:textId="0A73EF4B" w:rsidR="00EB537D" w:rsidRDefault="00215003">
      <w:pPr>
        <w:pStyle w:val="ListParagraph"/>
        <w:numPr>
          <w:ilvl w:val="0"/>
          <w:numId w:val="2"/>
        </w:numPr>
        <w:spacing w:before="60" w:after="60"/>
      </w:pPr>
      <w:r w:rsidRPr="2E02E318">
        <w:rPr>
          <w:b/>
          <w:bCs/>
        </w:rPr>
        <w:t>Leslie (Director of Sales &amp; Marketing)</w:t>
      </w:r>
      <w:r w:rsidR="0043047A" w:rsidRPr="2E02E318">
        <w:rPr>
          <w:b/>
          <w:bCs/>
        </w:rPr>
        <w:t>: Requests</w:t>
      </w:r>
      <w:r>
        <w:t xml:space="preserve"> </w:t>
      </w:r>
      <w:r w:rsidR="009E25E8">
        <w:t xml:space="preserve">Community </w:t>
      </w:r>
      <w:r>
        <w:t>Sales summary</w:t>
      </w:r>
      <w:r w:rsidR="009E25E8">
        <w:t xml:space="preserve"> from Community Manager and marketability of home in current condition and provides context on what updates would be necessary to make the home sellable. Leslie</w:t>
      </w:r>
      <w:r>
        <w:t xml:space="preserve"> compiles and delivers the full data pack to Austin and David.</w:t>
      </w:r>
    </w:p>
    <w:p w14:paraId="02BB0BA4" w14:textId="77777777" w:rsidR="009E25E8" w:rsidRDefault="009E25E8" w:rsidP="009E25E8">
      <w:pPr>
        <w:pStyle w:val="ListParagraph"/>
        <w:numPr>
          <w:ilvl w:val="0"/>
          <w:numId w:val="2"/>
        </w:numPr>
        <w:spacing w:before="60" w:after="60"/>
      </w:pPr>
      <w:r>
        <w:rPr>
          <w:b/>
          <w:bCs/>
        </w:rPr>
        <w:t xml:space="preserve">Ops:  </w:t>
      </w:r>
      <w:r>
        <w:t>Confirms unit condition, estimated turn time, and resident ledger status.</w:t>
      </w:r>
    </w:p>
    <w:p w14:paraId="2F4440BF" w14:textId="77777777" w:rsidR="00EB537D" w:rsidRDefault="00215003">
      <w:pPr>
        <w:pStyle w:val="ListParagraph"/>
        <w:numPr>
          <w:ilvl w:val="0"/>
          <w:numId w:val="2"/>
        </w:numPr>
        <w:spacing w:before="60" w:after="60"/>
      </w:pPr>
      <w:r>
        <w:rPr>
          <w:b/>
          <w:bCs/>
        </w:rPr>
        <w:t xml:space="preserve">David (Accounting):  </w:t>
      </w:r>
      <w:r>
        <w:t>Confirms credit line capacity for each purchase option.</w:t>
      </w:r>
    </w:p>
    <w:p w14:paraId="617CB188" w14:textId="77777777" w:rsidR="00EB537D" w:rsidRDefault="00EB537D">
      <w:pPr>
        <w:spacing w:after="80"/>
      </w:pPr>
    </w:p>
    <w:p w14:paraId="07B3A82B" w14:textId="77777777" w:rsidR="00EB537D" w:rsidRDefault="00215003">
      <w:pPr>
        <w:spacing w:before="200" w:after="80"/>
      </w:pPr>
      <w:r>
        <w:rPr>
          <w:b/>
          <w:bCs/>
        </w:rPr>
        <w:t>Tasks</w:t>
      </w:r>
    </w:p>
    <w:p w14:paraId="12473378" w14:textId="77777777" w:rsidR="00EB537D" w:rsidRDefault="00215003">
      <w:pPr>
        <w:pStyle w:val="ListParagraph"/>
        <w:numPr>
          <w:ilvl w:val="0"/>
          <w:numId w:val="3"/>
        </w:numPr>
        <w:spacing w:before="100" w:after="30"/>
      </w:pPr>
      <w:r>
        <w:t>Leslie prepares the 1-page Sales summary: current demand, sales velocity, pricing, and funnel status.</w:t>
      </w:r>
    </w:p>
    <w:p w14:paraId="508E3EC3" w14:textId="77777777" w:rsidR="00EB537D" w:rsidRDefault="00215003">
      <w:pPr>
        <w:spacing w:before="20" w:after="80"/>
        <w:ind w:left="900"/>
        <w:rPr>
          <w:i/>
          <w:iCs/>
          <w:color w:val="595959"/>
          <w:sz w:val="18"/>
          <w:szCs w:val="18"/>
        </w:rPr>
      </w:pPr>
      <w:r>
        <w:rPr>
          <w:b/>
          <w:bCs/>
          <w:color w:val="C00000"/>
          <w:sz w:val="18"/>
          <w:szCs w:val="18"/>
        </w:rPr>
        <w:t xml:space="preserve">IMPORTANT:  </w:t>
      </w:r>
      <w:r>
        <w:rPr>
          <w:i/>
          <w:iCs/>
          <w:color w:val="595959"/>
          <w:sz w:val="18"/>
          <w:szCs w:val="18"/>
        </w:rPr>
        <w:t>Due within 3 business days of notice receipt. This is the primary Sales deliverable for the decision pack.</w:t>
      </w:r>
    </w:p>
    <w:p w14:paraId="2FDB6177" w14:textId="77777777" w:rsidR="009E25E8" w:rsidRDefault="009E25E8" w:rsidP="009E25E8">
      <w:pPr>
        <w:pStyle w:val="ListParagraph"/>
        <w:numPr>
          <w:ilvl w:val="0"/>
          <w:numId w:val="3"/>
        </w:numPr>
        <w:spacing w:before="100" w:after="30"/>
      </w:pPr>
      <w:r>
        <w:t>Ops confirms unit condition, estimated turn time, and resident ledger status.</w:t>
      </w:r>
    </w:p>
    <w:p w14:paraId="0E36E362" w14:textId="77777777" w:rsidR="009E25E8" w:rsidRDefault="009E25E8" w:rsidP="009E25E8">
      <w:pPr>
        <w:spacing w:before="20" w:after="80"/>
        <w:ind w:left="900"/>
      </w:pPr>
      <w:r>
        <w:rPr>
          <w:b/>
          <w:bCs/>
          <w:color w:val="C00000"/>
          <w:sz w:val="18"/>
          <w:szCs w:val="18"/>
        </w:rPr>
        <w:t xml:space="preserve">IMPORTANT:  </w:t>
      </w:r>
      <w:r>
        <w:rPr>
          <w:i/>
          <w:iCs/>
          <w:color w:val="595959"/>
          <w:sz w:val="18"/>
          <w:szCs w:val="18"/>
        </w:rPr>
        <w:t>Due within 3 business days of notice receipt.</w:t>
      </w:r>
    </w:p>
    <w:p w14:paraId="7C0A9335" w14:textId="77777777" w:rsidR="00EB537D" w:rsidRDefault="00215003">
      <w:pPr>
        <w:pStyle w:val="ListParagraph"/>
        <w:numPr>
          <w:ilvl w:val="0"/>
          <w:numId w:val="3"/>
        </w:numPr>
        <w:spacing w:before="100" w:after="30"/>
      </w:pPr>
      <w:r>
        <w:t>David (Accounting) confirms credit line capacity for each of the three purchase options.</w:t>
      </w:r>
    </w:p>
    <w:p w14:paraId="3CBE4653" w14:textId="77777777" w:rsidR="00EB537D" w:rsidRDefault="00215003">
      <w:pPr>
        <w:spacing w:before="20" w:after="80"/>
        <w:ind w:left="900"/>
      </w:pPr>
      <w:r>
        <w:rPr>
          <w:b/>
          <w:bCs/>
          <w:color w:val="C00000"/>
          <w:sz w:val="18"/>
          <w:szCs w:val="18"/>
        </w:rPr>
        <w:t xml:space="preserve">IMPORTANT:  </w:t>
      </w:r>
      <w:r>
        <w:rPr>
          <w:i/>
          <w:iCs/>
          <w:color w:val="595959"/>
          <w:sz w:val="18"/>
          <w:szCs w:val="18"/>
        </w:rPr>
        <w:t>Due within 3 business days of notice receipt.</w:t>
      </w:r>
    </w:p>
    <w:p w14:paraId="6F91F6B4" w14:textId="77777777" w:rsidR="00EB537D" w:rsidRDefault="00215003">
      <w:pPr>
        <w:pStyle w:val="ListParagraph"/>
        <w:numPr>
          <w:ilvl w:val="0"/>
          <w:numId w:val="3"/>
        </w:numPr>
        <w:spacing w:before="100" w:after="30"/>
      </w:pPr>
      <w:r>
        <w:t>Leslie compiles the full data pack: (1) lot status from Parakeet records, (2) current demand from the Prospect Report, (3) recent sales/rent velocity, (4) estimated turn costs, (5) Sales 1-pager (Step 5), (6) Finance capacity confirmation (Step 6), (7) Ops condition report (Step 7).</w:t>
      </w:r>
    </w:p>
    <w:p w14:paraId="4DB2521F" w14:textId="77777777" w:rsidR="00EB537D" w:rsidRDefault="00215003">
      <w:pPr>
        <w:spacing w:before="20" w:after="80"/>
        <w:ind w:left="900"/>
      </w:pPr>
      <w:r>
        <w:rPr>
          <w:b/>
          <w:bCs/>
          <w:color w:val="375623"/>
          <w:sz w:val="18"/>
          <w:szCs w:val="18"/>
        </w:rPr>
        <w:t xml:space="preserve">HANDOFF:  </w:t>
      </w:r>
      <w:r>
        <w:rPr>
          <w:i/>
          <w:iCs/>
          <w:color w:val="595959"/>
          <w:sz w:val="18"/>
          <w:szCs w:val="18"/>
        </w:rPr>
        <w:t>Leslie delivers the completed data pack to Austin and David to initiate the Decision Review.</w:t>
      </w:r>
    </w:p>
    <w:p w14:paraId="4D055D7B" w14:textId="77777777" w:rsidR="00EB537D" w:rsidRDefault="00EB53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324A" w14:paraId="1CFDA458" w14:textId="77777777">
        <w:tc>
          <w:tcPr>
            <w:tcW w:w="9360" w:type="dxa"/>
            <w:shd w:val="clear" w:color="auto" w:fill="1F3864"/>
            <w:tcMar>
              <w:top w:w="100" w:type="dxa"/>
              <w:left w:w="200" w:type="dxa"/>
              <w:bottom w:w="100" w:type="dxa"/>
              <w:right w:w="200" w:type="dxa"/>
            </w:tcMar>
          </w:tcPr>
          <w:p w14:paraId="61E018F0" w14:textId="77777777" w:rsidR="00EB537D" w:rsidRDefault="00215003">
            <w:r>
              <w:rPr>
                <w:b/>
                <w:bCs/>
                <w:color w:val="FFFFFF"/>
                <w:sz w:val="24"/>
                <w:szCs w:val="24"/>
              </w:rPr>
              <w:t>TIMELINE 3  —  DECISION REVIEW</w:t>
            </w:r>
          </w:p>
        </w:tc>
      </w:tr>
    </w:tbl>
    <w:p w14:paraId="71E73042" w14:textId="77777777" w:rsidR="00EB537D" w:rsidRDefault="00EB537D">
      <w:pPr>
        <w:spacing w:after="80"/>
      </w:pPr>
    </w:p>
    <w:p w14:paraId="4D33474A" w14:textId="77777777" w:rsidR="00EB537D" w:rsidRDefault="00215003">
      <w:pPr>
        <w:spacing w:before="200" w:after="80"/>
      </w:pPr>
      <w:r>
        <w:rPr>
          <w:b/>
          <w:bCs/>
        </w:rPr>
        <w:t>Roles and Responsibilities</w:t>
      </w:r>
    </w:p>
    <w:p w14:paraId="4342D0B4" w14:textId="77777777" w:rsidR="00EB537D" w:rsidRDefault="00215003">
      <w:pPr>
        <w:pStyle w:val="ListParagraph"/>
        <w:numPr>
          <w:ilvl w:val="0"/>
          <w:numId w:val="2"/>
        </w:numPr>
        <w:spacing w:before="60" w:after="60"/>
      </w:pPr>
      <w:r>
        <w:rPr>
          <w:b/>
          <w:bCs/>
        </w:rPr>
        <w:lastRenderedPageBreak/>
        <w:t xml:space="preserve">Austin (Owner):  </w:t>
      </w:r>
      <w:r>
        <w:t>Reviews the full data pack and makes the final purchase decision jointly with David.</w:t>
      </w:r>
    </w:p>
    <w:p w14:paraId="754D55AA" w14:textId="77777777" w:rsidR="00EB537D" w:rsidRDefault="00215003">
      <w:pPr>
        <w:pStyle w:val="ListParagraph"/>
        <w:numPr>
          <w:ilvl w:val="0"/>
          <w:numId w:val="2"/>
        </w:numPr>
        <w:spacing w:before="60" w:after="60"/>
      </w:pPr>
      <w:r>
        <w:rPr>
          <w:b/>
          <w:bCs/>
        </w:rPr>
        <w:t xml:space="preserve">David (Accounting):  </w:t>
      </w:r>
      <w:r>
        <w:t>Reviews the full data pack and makes the final purchase decision jointly with Austin.</w:t>
      </w:r>
    </w:p>
    <w:p w14:paraId="32DC5784" w14:textId="77777777" w:rsidR="00EB537D" w:rsidRDefault="00EB537D">
      <w:pPr>
        <w:spacing w:after="80"/>
      </w:pPr>
    </w:p>
    <w:p w14:paraId="4A162710" w14:textId="77777777" w:rsidR="00EB537D" w:rsidRDefault="00215003">
      <w:pPr>
        <w:spacing w:before="200" w:after="80"/>
      </w:pPr>
      <w:r>
        <w:rPr>
          <w:b/>
          <w:bCs/>
        </w:rPr>
        <w:t>Tasks</w:t>
      </w:r>
    </w:p>
    <w:p w14:paraId="4EE56EEC" w14:textId="77777777" w:rsidR="00EB537D" w:rsidRDefault="00215003">
      <w:pPr>
        <w:pStyle w:val="ListParagraph"/>
        <w:numPr>
          <w:ilvl w:val="0"/>
          <w:numId w:val="3"/>
        </w:numPr>
        <w:spacing w:before="100" w:after="30"/>
      </w:pPr>
      <w:r>
        <w:t>Austin and David review the full data pack together.</w:t>
      </w:r>
    </w:p>
    <w:p w14:paraId="52DD32F8" w14:textId="77777777" w:rsidR="00EB537D" w:rsidRDefault="00215003">
      <w:pPr>
        <w:spacing w:before="20" w:after="80"/>
        <w:ind w:left="900"/>
      </w:pPr>
      <w:r>
        <w:rPr>
          <w:b/>
          <w:bCs/>
          <w:color w:val="C00000"/>
          <w:sz w:val="18"/>
          <w:szCs w:val="18"/>
        </w:rPr>
        <w:t xml:space="preserve">IMPORTANT:  </w:t>
      </w:r>
      <w:r>
        <w:rPr>
          <w:i/>
          <w:iCs/>
          <w:color w:val="595959"/>
          <w:sz w:val="18"/>
          <w:szCs w:val="18"/>
        </w:rPr>
        <w:t>This review must be completed by the internal deadline (2 weeks before the lender expiration date). If the data pack is incomplete, Leslie escalates immediately to David — do not delay.</w:t>
      </w:r>
    </w:p>
    <w:p w14:paraId="0AF928C4" w14:textId="77777777" w:rsidR="00EB537D" w:rsidRDefault="00215003">
      <w:pPr>
        <w:pStyle w:val="ListParagraph"/>
        <w:numPr>
          <w:ilvl w:val="0"/>
          <w:numId w:val="3"/>
        </w:numPr>
        <w:spacing w:before="100" w:after="30"/>
      </w:pPr>
      <w:r>
        <w:t>Austin and David jointly select a purchase option and communicate the decision to Leslie.</w:t>
      </w:r>
    </w:p>
    <w:p w14:paraId="139DA46C" w14:textId="77777777" w:rsidR="00EB537D" w:rsidRDefault="00215003">
      <w:pPr>
        <w:spacing w:before="20" w:after="80"/>
        <w:ind w:left="900"/>
      </w:pPr>
      <w:r>
        <w:rPr>
          <w:i/>
          <w:iCs/>
          <w:color w:val="595959"/>
          <w:sz w:val="18"/>
          <w:szCs w:val="18"/>
        </w:rPr>
        <w:t>Option 1 — Spec Home Inventory: Pay 10% of purchase price. Home must be secured, de-trashed, cleaned, and leak-repaired within 30 days; fully repaired and marketable within 60 days. Maximum inventory term: 6 months.</w:t>
      </w:r>
    </w:p>
    <w:p w14:paraId="21B98613" w14:textId="77777777" w:rsidR="00EB537D" w:rsidRDefault="00215003">
      <w:pPr>
        <w:spacing w:before="20" w:after="80"/>
        <w:ind w:left="900"/>
      </w:pPr>
      <w:r>
        <w:rPr>
          <w:i/>
          <w:iCs/>
          <w:color w:val="595959"/>
          <w:sz w:val="18"/>
          <w:szCs w:val="18"/>
        </w:rPr>
        <w:t>Option 2 — Rental Asset: Pay 10% of purchase price. Home converts to rental financing per the Agreement. No origination points charged.</w:t>
      </w:r>
    </w:p>
    <w:p w14:paraId="65593B46" w14:textId="77777777" w:rsidR="00EB537D" w:rsidRDefault="00215003">
      <w:pPr>
        <w:spacing w:before="20" w:after="80"/>
        <w:ind w:left="900"/>
      </w:pPr>
      <w:r>
        <w:rPr>
          <w:i/>
          <w:iCs/>
          <w:color w:val="595959"/>
          <w:sz w:val="18"/>
          <w:szCs w:val="18"/>
        </w:rPr>
        <w:t>Option 3 — Full Payoff: Pay the full purchase price via wire or certified funds immediately.</w:t>
      </w:r>
    </w:p>
    <w:p w14:paraId="2B43EB5C" w14:textId="77777777" w:rsidR="00EB537D" w:rsidRDefault="00215003">
      <w:pPr>
        <w:spacing w:before="20" w:after="80"/>
        <w:ind w:left="900"/>
      </w:pPr>
      <w:r>
        <w:rPr>
          <w:b/>
          <w:bCs/>
          <w:color w:val="C00000"/>
          <w:sz w:val="18"/>
          <w:szCs w:val="18"/>
        </w:rPr>
        <w:t xml:space="preserve">IMPORTANT:  </w:t>
      </w:r>
      <w:r>
        <w:rPr>
          <w:i/>
          <w:iCs/>
          <w:color w:val="595959"/>
          <w:sz w:val="18"/>
          <w:szCs w:val="18"/>
        </w:rPr>
        <w:t>If no decision can be reached by the internal deadline, Leslie escalates to David immediately.</w:t>
      </w:r>
    </w:p>
    <w:p w14:paraId="67A8F6B8" w14:textId="77777777" w:rsidR="00EB537D" w:rsidRDefault="00EB53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324A" w14:paraId="2DE11189" w14:textId="77777777">
        <w:tc>
          <w:tcPr>
            <w:tcW w:w="9360" w:type="dxa"/>
            <w:shd w:val="clear" w:color="auto" w:fill="1F3864"/>
            <w:tcMar>
              <w:top w:w="100" w:type="dxa"/>
              <w:left w:w="200" w:type="dxa"/>
              <w:bottom w:w="100" w:type="dxa"/>
              <w:right w:w="200" w:type="dxa"/>
            </w:tcMar>
          </w:tcPr>
          <w:p w14:paraId="580DE9ED" w14:textId="77777777" w:rsidR="00EB537D" w:rsidRDefault="00215003">
            <w:r>
              <w:rPr>
                <w:b/>
                <w:bCs/>
                <w:color w:val="FFFFFF"/>
                <w:sz w:val="24"/>
                <w:szCs w:val="24"/>
              </w:rPr>
              <w:t>TIMELINE 4  —  LENDER RESPONSE</w:t>
            </w:r>
          </w:p>
        </w:tc>
      </w:tr>
    </w:tbl>
    <w:p w14:paraId="6B8F5FAE" w14:textId="77777777" w:rsidR="00EB537D" w:rsidRDefault="00EB537D">
      <w:pPr>
        <w:spacing w:after="80"/>
      </w:pPr>
    </w:p>
    <w:p w14:paraId="76568D92" w14:textId="77777777" w:rsidR="00EB537D" w:rsidRDefault="00215003">
      <w:pPr>
        <w:spacing w:before="200" w:after="80"/>
      </w:pPr>
      <w:r>
        <w:rPr>
          <w:b/>
          <w:bCs/>
        </w:rPr>
        <w:t>Roles and Responsibilities</w:t>
      </w:r>
    </w:p>
    <w:p w14:paraId="2380F8F3" w14:textId="7CB73549" w:rsidR="00EB537D" w:rsidRDefault="009E25E8" w:rsidP="0043047A">
      <w:pPr>
        <w:pStyle w:val="ListParagraph"/>
        <w:numPr>
          <w:ilvl w:val="0"/>
          <w:numId w:val="2"/>
        </w:numPr>
        <w:spacing w:before="60" w:after="60"/>
      </w:pPr>
      <w:r w:rsidRPr="009E25E8">
        <w:rPr>
          <w:b/>
          <w:bCs/>
        </w:rPr>
        <w:t>David (</w:t>
      </w:r>
      <w:r w:rsidR="0043047A" w:rsidRPr="009E25E8">
        <w:rPr>
          <w:b/>
          <w:bCs/>
        </w:rPr>
        <w:t>Accounting) Communicates</w:t>
      </w:r>
      <w:r w:rsidR="00215003">
        <w:t xml:space="preserve"> Parakeet’s chosen option to the lender before the expiration </w:t>
      </w:r>
      <w:r w:rsidR="0043047A">
        <w:t>deadline AND Initiates</w:t>
      </w:r>
      <w:r w:rsidR="00215003">
        <w:t xml:space="preserve"> payment (10% down or full payoff) after the decision is confirmed.</w:t>
      </w:r>
    </w:p>
    <w:p w14:paraId="25DB4D95" w14:textId="77777777" w:rsidR="00EB537D" w:rsidRDefault="00EB537D">
      <w:pPr>
        <w:spacing w:after="80"/>
      </w:pPr>
    </w:p>
    <w:p w14:paraId="693C15A8" w14:textId="77777777" w:rsidR="00EB537D" w:rsidRDefault="00215003">
      <w:pPr>
        <w:spacing w:before="200" w:after="80"/>
      </w:pPr>
      <w:r>
        <w:rPr>
          <w:b/>
          <w:bCs/>
        </w:rPr>
        <w:t>Tasks</w:t>
      </w:r>
    </w:p>
    <w:p w14:paraId="4117C7A4" w14:textId="62085BEF" w:rsidR="00EB537D" w:rsidRDefault="0043047A">
      <w:pPr>
        <w:pStyle w:val="ListParagraph"/>
        <w:numPr>
          <w:ilvl w:val="0"/>
          <w:numId w:val="3"/>
        </w:numPr>
        <w:spacing w:before="100" w:after="30"/>
      </w:pPr>
      <w:r>
        <w:t xml:space="preserve">Accounting </w:t>
      </w:r>
      <w:r w:rsidR="00215003">
        <w:t>emails the lender with the chosen purchase option — before the lender expiration date.</w:t>
      </w:r>
    </w:p>
    <w:p w14:paraId="16F3C937" w14:textId="77777777" w:rsidR="00EB537D" w:rsidRDefault="00215003">
      <w:pPr>
        <w:pStyle w:val="ListParagraph"/>
        <w:numPr>
          <w:ilvl w:val="0"/>
          <w:numId w:val="3"/>
        </w:numPr>
        <w:spacing w:before="100" w:after="30"/>
      </w:pPr>
      <w:r>
        <w:t>If Option 1 or 2: David initiates the 10% down payment to the lender via wire or certified funds.</w:t>
      </w:r>
    </w:p>
    <w:p w14:paraId="217AF2C9" w14:textId="77777777" w:rsidR="00EB537D" w:rsidRDefault="00215003">
      <w:pPr>
        <w:spacing w:before="20" w:after="80"/>
        <w:ind w:left="900"/>
      </w:pPr>
      <w:r>
        <w:rPr>
          <w:i/>
          <w:iCs/>
          <w:color w:val="595959"/>
          <w:sz w:val="18"/>
          <w:szCs w:val="18"/>
        </w:rPr>
        <w:t>[TBD — payment timing and consequences of delayed payment to be confirmed by David and Austin per lender agreement.]</w:t>
      </w:r>
    </w:p>
    <w:p w14:paraId="04C0DE84" w14:textId="77777777" w:rsidR="00EB537D" w:rsidRDefault="00215003">
      <w:pPr>
        <w:pStyle w:val="ListParagraph"/>
        <w:numPr>
          <w:ilvl w:val="0"/>
          <w:numId w:val="3"/>
        </w:numPr>
        <w:spacing w:before="100" w:after="30"/>
      </w:pPr>
      <w:r>
        <w:t>If Option 3: David initiates the full payoff to the lender via wire or certified funds.</w:t>
      </w:r>
    </w:p>
    <w:p w14:paraId="76252B17" w14:textId="77777777" w:rsidR="00EB537D" w:rsidRDefault="00215003">
      <w:pPr>
        <w:spacing w:before="20" w:after="80"/>
        <w:ind w:left="900"/>
      </w:pPr>
      <w:r>
        <w:rPr>
          <w:i/>
          <w:iCs/>
          <w:color w:val="595959"/>
          <w:sz w:val="18"/>
          <w:szCs w:val="18"/>
        </w:rPr>
        <w:t>Reference the customer last name and loan number on all payments. Wire instructions are provided in the lender notice.</w:t>
      </w:r>
    </w:p>
    <w:p w14:paraId="0AF319F4" w14:textId="77777777" w:rsidR="00EB537D" w:rsidRDefault="00EB53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324A" w14:paraId="448CBAC8" w14:textId="77777777">
        <w:tc>
          <w:tcPr>
            <w:tcW w:w="9360" w:type="dxa"/>
            <w:shd w:val="clear" w:color="auto" w:fill="1F3864"/>
            <w:tcMar>
              <w:top w:w="100" w:type="dxa"/>
              <w:left w:w="200" w:type="dxa"/>
              <w:bottom w:w="100" w:type="dxa"/>
              <w:right w:w="200" w:type="dxa"/>
            </w:tcMar>
          </w:tcPr>
          <w:p w14:paraId="2B375E37" w14:textId="77777777" w:rsidR="00EB537D" w:rsidRDefault="00215003">
            <w:r>
              <w:rPr>
                <w:b/>
                <w:bCs/>
                <w:color w:val="FFFFFF"/>
                <w:sz w:val="24"/>
                <w:szCs w:val="24"/>
              </w:rPr>
              <w:t>TIMELINE 5  —  POST-MORTEM ANALYSIS</w:t>
            </w:r>
          </w:p>
        </w:tc>
      </w:tr>
    </w:tbl>
    <w:p w14:paraId="7F2ACBFD" w14:textId="77777777" w:rsidR="00EB537D" w:rsidRDefault="00EB537D">
      <w:pPr>
        <w:spacing w:after="80"/>
      </w:pPr>
    </w:p>
    <w:p w14:paraId="27E0B6FA" w14:textId="77777777" w:rsidR="00EB537D" w:rsidRDefault="00215003">
      <w:pPr>
        <w:spacing w:before="200" w:after="80"/>
      </w:pPr>
      <w:r>
        <w:rPr>
          <w:b/>
          <w:bCs/>
        </w:rPr>
        <w:t>Roles and Responsibilities</w:t>
      </w:r>
    </w:p>
    <w:p w14:paraId="72D85747" w14:textId="50F41A0D" w:rsidR="00EB537D" w:rsidRDefault="009E25E8">
      <w:pPr>
        <w:pStyle w:val="ListParagraph"/>
        <w:numPr>
          <w:ilvl w:val="0"/>
          <w:numId w:val="2"/>
        </w:numPr>
        <w:spacing w:before="60" w:after="60"/>
      </w:pPr>
      <w:r>
        <w:rPr>
          <w:b/>
          <w:bCs/>
        </w:rPr>
        <w:t>David (Accounting)</w:t>
      </w:r>
      <w:r w:rsidR="00215003">
        <w:rPr>
          <w:b/>
          <w:bCs/>
        </w:rPr>
        <w:t xml:space="preserve">  </w:t>
      </w:r>
      <w:r>
        <w:t>L</w:t>
      </w:r>
      <w:r w:rsidR="00215003">
        <w:t>eads recap analysis; emails findings to the full group distribution list.</w:t>
      </w:r>
    </w:p>
    <w:p w14:paraId="7099436A" w14:textId="79CE097D" w:rsidR="00EB537D" w:rsidRDefault="00EB537D">
      <w:pPr>
        <w:pStyle w:val="ListParagraph"/>
        <w:numPr>
          <w:ilvl w:val="0"/>
          <w:numId w:val="2"/>
        </w:numPr>
        <w:spacing w:before="60" w:after="60"/>
      </w:pPr>
    </w:p>
    <w:p w14:paraId="42BC26D4" w14:textId="77777777" w:rsidR="00EB537D" w:rsidRDefault="00EB537D">
      <w:pPr>
        <w:spacing w:after="80"/>
      </w:pPr>
    </w:p>
    <w:p w14:paraId="472A6D74" w14:textId="77777777" w:rsidR="00EB537D" w:rsidRDefault="00215003">
      <w:pPr>
        <w:spacing w:before="200" w:after="80"/>
      </w:pPr>
      <w:r>
        <w:rPr>
          <w:b/>
          <w:bCs/>
        </w:rPr>
        <w:lastRenderedPageBreak/>
        <w:t>Tasks</w:t>
      </w:r>
    </w:p>
    <w:p w14:paraId="41B5DE32" w14:textId="77777777" w:rsidR="00EB537D" w:rsidRDefault="00215003">
      <w:pPr>
        <w:pStyle w:val="ListParagraph"/>
        <w:numPr>
          <w:ilvl w:val="0"/>
          <w:numId w:val="3"/>
        </w:numPr>
        <w:spacing w:before="100" w:after="30"/>
      </w:pPr>
      <w:r>
        <w:t>Leslie and David co-lead the post-mortem recap: what went well, what did not, and any early warning signs visible in the data.</w:t>
      </w:r>
    </w:p>
    <w:p w14:paraId="791A02F2" w14:textId="77777777" w:rsidR="00EB537D" w:rsidRDefault="00215003">
      <w:pPr>
        <w:spacing w:before="20" w:after="80"/>
        <w:ind w:left="900"/>
      </w:pPr>
      <w:r>
        <w:rPr>
          <w:b/>
          <w:bCs/>
          <w:color w:val="C00000"/>
          <w:sz w:val="18"/>
          <w:szCs w:val="18"/>
        </w:rPr>
        <w:t xml:space="preserve">IMPORTANT:  </w:t>
      </w:r>
      <w:r>
        <w:rPr>
          <w:i/>
          <w:iCs/>
          <w:color w:val="595959"/>
          <w:sz w:val="18"/>
          <w:szCs w:val="18"/>
        </w:rPr>
        <w:t>Every repossession notice requires a post-mortem — no exceptions. The goal is to identify patterns, prevent compound errors, and improve response time and Parakeet’s lender reputation.</w:t>
      </w:r>
    </w:p>
    <w:p w14:paraId="75EFF57F" w14:textId="77777777" w:rsidR="00EB537D" w:rsidRDefault="00215003">
      <w:pPr>
        <w:pStyle w:val="ListParagraph"/>
        <w:numPr>
          <w:ilvl w:val="0"/>
          <w:numId w:val="3"/>
        </w:numPr>
        <w:spacing w:before="100" w:after="30"/>
      </w:pPr>
      <w:r>
        <w:t>Leslie emails the recap findings to the full group distribution list (Sales, Ops, Finance, Asset Management).</w:t>
      </w:r>
    </w:p>
    <w:p w14:paraId="11AA0572" w14:textId="77777777" w:rsidR="00EB537D" w:rsidRDefault="00215003">
      <w:pPr>
        <w:spacing w:before="20" w:after="80"/>
        <w:ind w:left="900"/>
      </w:pPr>
      <w:r>
        <w:rPr>
          <w:b/>
          <w:bCs/>
          <w:color w:val="375623"/>
          <w:sz w:val="18"/>
          <w:szCs w:val="18"/>
        </w:rPr>
        <w:t xml:space="preserve">HANDOFF:  </w:t>
      </w:r>
      <w:r>
        <w:rPr>
          <w:i/>
          <w:iCs/>
          <w:color w:val="595959"/>
          <w:sz w:val="18"/>
          <w:szCs w:val="18"/>
        </w:rPr>
        <w:t>Findings distributed to full group distribution list.</w:t>
      </w:r>
    </w:p>
    <w:p w14:paraId="429FA714" w14:textId="77777777" w:rsidR="00EB537D" w:rsidRDefault="00EB537D">
      <w:pPr>
        <w:spacing w:after="120"/>
      </w:pPr>
    </w:p>
    <w:p w14:paraId="01D97ABE" w14:textId="77777777" w:rsidR="00EB537D" w:rsidRDefault="00215003">
      <w:pPr>
        <w:pBdr>
          <w:bottom w:val="single" w:sz="8" w:space="1" w:color="375623"/>
        </w:pBdr>
        <w:spacing w:before="360" w:after="80"/>
      </w:pPr>
      <w:r>
        <w:rPr>
          <w:b/>
          <w:bCs/>
          <w:color w:val="375623"/>
          <w:sz w:val="26"/>
          <w:szCs w:val="26"/>
        </w:rPr>
        <w:t>FORMS &amp; CHECKLISTS</w:t>
      </w:r>
    </w:p>
    <w:p w14:paraId="0F4681A6" w14:textId="77777777" w:rsidR="00EB537D" w:rsidRDefault="00215003">
      <w:pPr>
        <w:spacing w:before="100" w:after="80"/>
      </w:pPr>
      <w:r>
        <w:t>No standard forms or checklists currently exist for this process. The following are pending:</w:t>
      </w:r>
    </w:p>
    <w:p w14:paraId="1EE880BF" w14:textId="77777777" w:rsidR="00EB537D" w:rsidRDefault="00215003">
      <w:pPr>
        <w:pStyle w:val="ListParagraph"/>
        <w:numPr>
          <w:ilvl w:val="0"/>
          <w:numId w:val="2"/>
        </w:numPr>
        <w:spacing w:before="60" w:after="60"/>
      </w:pPr>
      <w:r>
        <w:rPr>
          <w:b/>
          <w:bCs/>
          <w:color w:val="C00000"/>
        </w:rPr>
        <w:t xml:space="preserve">Data Pack Template  </w:t>
      </w:r>
      <w:r>
        <w:rPr>
          <w:i/>
          <w:iCs/>
          <w:color w:val="595959"/>
        </w:rPr>
        <w:t>[TBD — to be built. Will include: lot status, current demand, sales velocity, estimated turn costs, Finance capacity confirmation, and Ops condition report.]</w:t>
      </w:r>
    </w:p>
    <w:p w14:paraId="589FD5C9" w14:textId="77777777" w:rsidR="00EB537D" w:rsidRDefault="00215003">
      <w:pPr>
        <w:pStyle w:val="ListParagraph"/>
        <w:numPr>
          <w:ilvl w:val="0"/>
          <w:numId w:val="4"/>
        </w:numPr>
        <w:spacing w:before="60" w:after="60"/>
      </w:pPr>
      <w:r>
        <w:rPr>
          <w:b/>
          <w:bCs/>
          <w:color w:val="C00000"/>
        </w:rPr>
        <w:t xml:space="preserve">Repo Tracker  </w:t>
      </w:r>
      <w:r>
        <w:rPr>
          <w:i/>
          <w:iCs/>
          <w:color w:val="595959"/>
        </w:rPr>
        <w:t>[TBD — to be built. Will log all notices, internal deadlines, decisions, and post-mortem status. Interim: log via email to full group distribution list.]</w:t>
      </w:r>
    </w:p>
    <w:p w14:paraId="06D954EB" w14:textId="77777777" w:rsidR="00EB537D" w:rsidRDefault="00EB537D">
      <w:pPr>
        <w:spacing w:after="120"/>
      </w:pPr>
    </w:p>
    <w:p w14:paraId="5A9B6721" w14:textId="77777777" w:rsidR="00EB537D" w:rsidRDefault="00215003">
      <w:pPr>
        <w:pBdr>
          <w:bottom w:val="single" w:sz="8" w:space="1" w:color="375623"/>
        </w:pBdr>
        <w:spacing w:before="360" w:after="80"/>
      </w:pPr>
      <w:r>
        <w:rPr>
          <w:b/>
          <w:bCs/>
          <w:color w:val="375623"/>
          <w:sz w:val="26"/>
          <w:szCs w:val="26"/>
        </w:rPr>
        <w:t>RELATED RESOURCES</w:t>
      </w:r>
    </w:p>
    <w:p w14:paraId="16D039D4" w14:textId="77777777" w:rsidR="00EB537D" w:rsidRDefault="00215003">
      <w:pPr>
        <w:pStyle w:val="ListParagraph"/>
        <w:numPr>
          <w:ilvl w:val="0"/>
          <w:numId w:val="2"/>
        </w:numPr>
        <w:spacing w:before="60" w:after="60"/>
      </w:pPr>
      <w:r>
        <w:rPr>
          <w:b/>
          <w:bCs/>
        </w:rPr>
        <w:t xml:space="preserve">Group Distribution List:  </w:t>
      </w:r>
      <w:r>
        <w:t>Sales, Ops, Finance, Asset Management — maintained by Leslie.</w:t>
      </w:r>
    </w:p>
    <w:p w14:paraId="4D472F84" w14:textId="77777777" w:rsidR="00EB537D" w:rsidRDefault="00215003">
      <w:pPr>
        <w:pStyle w:val="ListParagraph"/>
        <w:numPr>
          <w:ilvl w:val="0"/>
          <w:numId w:val="2"/>
        </w:numPr>
        <w:spacing w:before="60" w:after="60"/>
      </w:pPr>
      <w:r>
        <w:rPr>
          <w:b/>
          <w:bCs/>
        </w:rPr>
        <w:t xml:space="preserve">Prospect Report:  </w:t>
      </w:r>
      <w:r>
        <w:t>Source for current demand data. [Link TBD]</w:t>
      </w:r>
    </w:p>
    <w:p w14:paraId="3EF6A8F4" w14:textId="77777777" w:rsidR="00EB537D" w:rsidRDefault="00215003">
      <w:pPr>
        <w:pStyle w:val="ListParagraph"/>
        <w:numPr>
          <w:ilvl w:val="0"/>
          <w:numId w:val="2"/>
        </w:numPr>
        <w:spacing w:before="60" w:after="60"/>
      </w:pPr>
      <w:r>
        <w:rPr>
          <w:b/>
          <w:bCs/>
        </w:rPr>
        <w:t xml:space="preserve">Rent Manager:  </w:t>
      </w:r>
      <w:r>
        <w:t>Source for lot status and resident ledger.</w:t>
      </w:r>
    </w:p>
    <w:p w14:paraId="4C74DB87" w14:textId="77777777" w:rsidR="00EB537D" w:rsidRDefault="00215003">
      <w:pPr>
        <w:pStyle w:val="ListParagraph"/>
        <w:numPr>
          <w:ilvl w:val="0"/>
          <w:numId w:val="4"/>
        </w:numPr>
        <w:spacing w:before="60" w:after="60"/>
      </w:pPr>
      <w:r>
        <w:rPr>
          <w:b/>
          <w:bCs/>
        </w:rPr>
        <w:t xml:space="preserve">Note:  </w:t>
      </w:r>
      <w:r>
        <w:t>Payment instructions vary by lender. Always reference the customer last name and loan number on all payments.</w:t>
      </w:r>
    </w:p>
    <w:p w14:paraId="3A16A921" w14:textId="77777777" w:rsidR="00EB537D" w:rsidRDefault="00EB537D">
      <w:pPr>
        <w:spacing w:after="120"/>
      </w:pPr>
    </w:p>
    <w:p w14:paraId="12631DB9" w14:textId="77777777" w:rsidR="00EB537D" w:rsidRDefault="00215003">
      <w:pPr>
        <w:pBdr>
          <w:bottom w:val="single" w:sz="8" w:space="1" w:color="375623"/>
        </w:pBdr>
        <w:spacing w:before="360" w:after="80"/>
      </w:pPr>
      <w:r>
        <w:rPr>
          <w:b/>
          <w:bCs/>
          <w:color w:val="375623"/>
          <w:sz w:val="26"/>
          <w:szCs w:val="26"/>
        </w:rPr>
        <w:t>FAQS</w:t>
      </w:r>
    </w:p>
    <w:p w14:paraId="7F7807A9" w14:textId="77777777" w:rsidR="00EB537D" w:rsidRDefault="00215003">
      <w:pPr>
        <w:spacing w:before="120" w:after="40"/>
      </w:pPr>
      <w:r>
        <w:rPr>
          <w:b/>
          <w:bCs/>
        </w:rPr>
        <w:t>Q: What if we receive the notice with less than 2 weeks before the lender expiration?</w:t>
      </w:r>
    </w:p>
    <w:p w14:paraId="3ACAED35" w14:textId="77777777" w:rsidR="00EB537D" w:rsidRDefault="00215003">
      <w:pPr>
        <w:spacing w:after="120"/>
        <w:ind w:left="360"/>
      </w:pPr>
      <w:r>
        <w:t>A: Compress all timelines immediately and escalate to David the same day the notice is received. The full data pack must still be assembled — accelerate each team’s contribution to meet the compressed deadline.</w:t>
      </w:r>
    </w:p>
    <w:p w14:paraId="15FAEC30" w14:textId="77777777" w:rsidR="00EB537D" w:rsidRDefault="00215003">
      <w:pPr>
        <w:spacing w:before="120" w:after="40"/>
      </w:pPr>
      <w:r>
        <w:rPr>
          <w:b/>
          <w:bCs/>
        </w:rPr>
        <w:t>Q: What happens if we miss the lender’s deadline?</w:t>
      </w:r>
    </w:p>
    <w:p w14:paraId="5643B06C" w14:textId="77777777" w:rsidR="00EB537D" w:rsidRDefault="00215003">
      <w:pPr>
        <w:spacing w:after="120"/>
        <w:ind w:left="360"/>
      </w:pPr>
      <w:r>
        <w:rPr>
          <w:i/>
          <w:iCs/>
          <w:color w:val="C00000"/>
        </w:rPr>
        <w:t>A: [TBD — consequences vary by lender agreement. David and Austin to confirm specific consequences and any cure period for each lender.]</w:t>
      </w:r>
    </w:p>
    <w:p w14:paraId="7DD407E8" w14:textId="77777777" w:rsidR="00EB537D" w:rsidRDefault="00215003">
      <w:pPr>
        <w:spacing w:before="120" w:after="40"/>
      </w:pPr>
      <w:r>
        <w:rPr>
          <w:b/>
          <w:bCs/>
        </w:rPr>
        <w:t>Q: What are the key differences between the three purchase options?</w:t>
      </w:r>
    </w:p>
    <w:p w14:paraId="4A4045F8" w14:textId="77777777" w:rsidR="00EB537D" w:rsidRDefault="00215003">
      <w:pPr>
        <w:spacing w:after="120"/>
        <w:ind w:left="360"/>
      </w:pPr>
      <w:r>
        <w:t>A: Option 1 (Spec Inventory) is for homes intended to be sold — 10% down, 6-month term, must be fully repaired and marketable within 60 days. Option 2 (Rental Asset) converts the home to rental financing — 10% down, no origination points, per Agreement terms. Option 3 (Full Payoff) immediately extinguishes the obligation with a full lump-sum payment.</w:t>
      </w:r>
    </w:p>
    <w:p w14:paraId="1EC90A25" w14:textId="77777777" w:rsidR="00EB537D" w:rsidRDefault="00EB537D">
      <w:pPr>
        <w:spacing w:after="120"/>
      </w:pPr>
    </w:p>
    <w:p w14:paraId="2196F91F" w14:textId="77777777" w:rsidR="00EB537D" w:rsidRDefault="00215003">
      <w:pPr>
        <w:pBdr>
          <w:bottom w:val="single" w:sz="8" w:space="1" w:color="375623"/>
        </w:pBdr>
        <w:spacing w:before="360" w:after="80"/>
      </w:pPr>
      <w:r>
        <w:rPr>
          <w:b/>
          <w:bCs/>
          <w:color w:val="375623"/>
          <w:sz w:val="26"/>
          <w:szCs w:val="26"/>
        </w:rPr>
        <w:lastRenderedPageBreak/>
        <w:t>REVIEW &amp; REVISION</w:t>
      </w:r>
    </w:p>
    <w:p w14:paraId="37DFDF46" w14:textId="77777777" w:rsidR="00EB537D" w:rsidRDefault="00EB53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60"/>
        <w:gridCol w:w="5400"/>
      </w:tblGrid>
      <w:tr w:rsidR="006C324A" w14:paraId="51FDB591" w14:textId="77777777">
        <w:tc>
          <w:tcPr>
            <w:tcW w:w="1800" w:type="dxa"/>
            <w:shd w:val="clear" w:color="auto" w:fill="E2EFDA"/>
            <w:tcMar>
              <w:top w:w="80" w:type="dxa"/>
              <w:left w:w="120" w:type="dxa"/>
              <w:bottom w:w="80" w:type="dxa"/>
              <w:right w:w="120" w:type="dxa"/>
            </w:tcMar>
          </w:tcPr>
          <w:p w14:paraId="22853F12" w14:textId="77777777" w:rsidR="00EB537D" w:rsidRDefault="00215003">
            <w:r>
              <w:rPr>
                <w:b/>
                <w:bCs/>
              </w:rPr>
              <w:t>Date</w:t>
            </w:r>
          </w:p>
        </w:tc>
        <w:tc>
          <w:tcPr>
            <w:tcW w:w="2160" w:type="dxa"/>
            <w:shd w:val="clear" w:color="auto" w:fill="E2EFDA"/>
            <w:tcMar>
              <w:top w:w="80" w:type="dxa"/>
              <w:left w:w="120" w:type="dxa"/>
              <w:bottom w:w="80" w:type="dxa"/>
              <w:right w:w="120" w:type="dxa"/>
            </w:tcMar>
          </w:tcPr>
          <w:p w14:paraId="6CD169AE" w14:textId="77777777" w:rsidR="00EB537D" w:rsidRDefault="00215003">
            <w:r>
              <w:rPr>
                <w:b/>
                <w:bCs/>
              </w:rPr>
              <w:t>By</w:t>
            </w:r>
          </w:p>
        </w:tc>
        <w:tc>
          <w:tcPr>
            <w:tcW w:w="5400" w:type="dxa"/>
            <w:shd w:val="clear" w:color="auto" w:fill="E2EFDA"/>
            <w:tcMar>
              <w:top w:w="80" w:type="dxa"/>
              <w:left w:w="120" w:type="dxa"/>
              <w:bottom w:w="80" w:type="dxa"/>
              <w:right w:w="120" w:type="dxa"/>
            </w:tcMar>
          </w:tcPr>
          <w:p w14:paraId="38D037BD" w14:textId="77777777" w:rsidR="00EB537D" w:rsidRDefault="00215003">
            <w:r>
              <w:rPr>
                <w:b/>
                <w:bCs/>
              </w:rPr>
              <w:t>Changes</w:t>
            </w:r>
          </w:p>
        </w:tc>
      </w:tr>
      <w:tr w:rsidR="006C324A" w14:paraId="54FA9DEA" w14:textId="77777777">
        <w:tc>
          <w:tcPr>
            <w:tcW w:w="1800" w:type="dxa"/>
            <w:tcMar>
              <w:top w:w="80" w:type="dxa"/>
              <w:left w:w="120" w:type="dxa"/>
              <w:bottom w:w="80" w:type="dxa"/>
              <w:right w:w="120" w:type="dxa"/>
            </w:tcMar>
          </w:tcPr>
          <w:p w14:paraId="739920D3" w14:textId="77777777" w:rsidR="00EB537D" w:rsidRDefault="00215003">
            <w:r>
              <w:t>July 1, 2026</w:t>
            </w:r>
          </w:p>
        </w:tc>
        <w:tc>
          <w:tcPr>
            <w:tcW w:w="2160" w:type="dxa"/>
            <w:tcMar>
              <w:top w:w="80" w:type="dxa"/>
              <w:left w:w="120" w:type="dxa"/>
              <w:bottom w:w="80" w:type="dxa"/>
              <w:right w:w="120" w:type="dxa"/>
            </w:tcMar>
          </w:tcPr>
          <w:p w14:paraId="548D27A0" w14:textId="77777777" w:rsidR="00EB537D" w:rsidRDefault="00215003">
            <w:r>
              <w:t>Natalie</w:t>
            </w:r>
          </w:p>
        </w:tc>
        <w:tc>
          <w:tcPr>
            <w:tcW w:w="5400" w:type="dxa"/>
            <w:tcMar>
              <w:top w:w="80" w:type="dxa"/>
              <w:left w:w="120" w:type="dxa"/>
              <w:bottom w:w="80" w:type="dxa"/>
              <w:right w:w="120" w:type="dxa"/>
            </w:tcMar>
          </w:tcPr>
          <w:p w14:paraId="46361165" w14:textId="77777777" w:rsidR="00EB537D" w:rsidRDefault="00215003">
            <w:r>
              <w:t>Initial draft</w:t>
            </w:r>
          </w:p>
        </w:tc>
      </w:tr>
    </w:tbl>
    <w:p w14:paraId="5868D8E9" w14:textId="77777777" w:rsidR="00EB537D" w:rsidRDefault="00EB537D">
      <w:pPr>
        <w:spacing w:after="120"/>
      </w:pPr>
    </w:p>
    <w:sectPr w:rsidR="00EB537D">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4F30C" w14:textId="77777777" w:rsidR="00683B11" w:rsidRDefault="00683B11">
      <w:r>
        <w:separator/>
      </w:r>
    </w:p>
  </w:endnote>
  <w:endnote w:type="continuationSeparator" w:id="0">
    <w:p w14:paraId="5B1F628A" w14:textId="77777777" w:rsidR="00683B11" w:rsidRDefault="00683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BBBE" w14:textId="77777777" w:rsidR="00EB537D" w:rsidRDefault="00215003">
    <w:pPr>
      <w:pBdr>
        <w:top w:val="single" w:sz="6" w:space="1" w:color="375623"/>
      </w:pBdr>
      <w:jc w:val="center"/>
    </w:pPr>
    <w:r>
      <w:rPr>
        <w:color w:val="595959"/>
        <w:sz w:val="18"/>
        <w:szCs w:val="18"/>
      </w:rPr>
      <w:t xml:space="preserve">Parakeet Communities  ·  Asset Management SOP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C056E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056E7">
      <w:rPr>
        <w:noProof/>
        <w:color w:val="595959"/>
        <w:sz w:val="18"/>
        <w:szCs w:val="18"/>
      </w:rPr>
      <w:t>2</w:t>
    </w:r>
    <w:r>
      <w:rPr>
        <w:color w:val="595959"/>
        <w:sz w:val="18"/>
        <w:szCs w:val="18"/>
      </w:rPr>
      <w:fldChar w:fldCharType="end"/>
    </w:r>
    <w:r>
      <w:rPr>
        <w:b/>
        <w:bCs/>
        <w:color w:val="C00000"/>
        <w:sz w:val="18"/>
        <w:szCs w:val="18"/>
      </w:rPr>
      <w:t xml:space="preserve">    │    STATUS: NEEDS APPROVAL — 2 OPEN [TBD] ITEMS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2FCA6" w14:textId="77777777" w:rsidR="00683B11" w:rsidRDefault="00683B11">
      <w:r>
        <w:separator/>
      </w:r>
    </w:p>
  </w:footnote>
  <w:footnote w:type="continuationSeparator" w:id="0">
    <w:p w14:paraId="76593F28" w14:textId="77777777" w:rsidR="00683B11" w:rsidRDefault="00683B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3868" w14:textId="77777777" w:rsidR="00EB537D" w:rsidRDefault="00215003">
    <w:pPr>
      <w:pBdr>
        <w:bottom w:val="single" w:sz="6" w:space="1" w:color="375623"/>
      </w:pBdr>
    </w:pPr>
    <w:r>
      <w:rPr>
        <w:b/>
        <w:bCs/>
        <w:sz w:val="18"/>
        <w:szCs w:val="18"/>
      </w:rPr>
      <w:t>Parakeet Communities</w:t>
    </w:r>
    <w:r>
      <w:rPr>
        <w:color w:val="595959"/>
        <w:sz w:val="18"/>
        <w:szCs w:val="18"/>
      </w:rPr>
      <w:t xml:space="preserve">   │   Operational Procedure: Lender Repossession &amp; Backstop Purchase Decision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65817"/>
    <w:multiLevelType w:val="hybridMultilevel"/>
    <w:tmpl w:val="411C4FF2"/>
    <w:lvl w:ilvl="0" w:tplc="4AFAE544">
      <w:start w:val="1"/>
      <w:numFmt w:val="decimal"/>
      <w:lvlText w:val="%1."/>
      <w:lvlJc w:val="left"/>
      <w:pPr>
        <w:ind w:left="720" w:hanging="360"/>
      </w:pPr>
    </w:lvl>
    <w:lvl w:ilvl="1" w:tplc="FFA04C36">
      <w:numFmt w:val="decimal"/>
      <w:lvlText w:val=""/>
      <w:lvlJc w:val="left"/>
    </w:lvl>
    <w:lvl w:ilvl="2" w:tplc="24682EDA">
      <w:numFmt w:val="decimal"/>
      <w:lvlText w:val=""/>
      <w:lvlJc w:val="left"/>
    </w:lvl>
    <w:lvl w:ilvl="3" w:tplc="F03E4090">
      <w:numFmt w:val="decimal"/>
      <w:lvlText w:val=""/>
      <w:lvlJc w:val="left"/>
    </w:lvl>
    <w:lvl w:ilvl="4" w:tplc="3DAC79BE">
      <w:numFmt w:val="decimal"/>
      <w:lvlText w:val=""/>
      <w:lvlJc w:val="left"/>
    </w:lvl>
    <w:lvl w:ilvl="5" w:tplc="EE1A104A">
      <w:numFmt w:val="decimal"/>
      <w:lvlText w:val=""/>
      <w:lvlJc w:val="left"/>
    </w:lvl>
    <w:lvl w:ilvl="6" w:tplc="481A78EE">
      <w:numFmt w:val="decimal"/>
      <w:lvlText w:val=""/>
      <w:lvlJc w:val="left"/>
    </w:lvl>
    <w:lvl w:ilvl="7" w:tplc="A9F24A7C">
      <w:numFmt w:val="decimal"/>
      <w:lvlText w:val=""/>
      <w:lvlJc w:val="left"/>
    </w:lvl>
    <w:lvl w:ilvl="8" w:tplc="F4669D64">
      <w:numFmt w:val="decimal"/>
      <w:lvlText w:val=""/>
      <w:lvlJc w:val="left"/>
    </w:lvl>
  </w:abstractNum>
  <w:abstractNum w:abstractNumId="1" w15:restartNumberingAfterBreak="0">
    <w:nsid w:val="327B4BC1"/>
    <w:multiLevelType w:val="hybridMultilevel"/>
    <w:tmpl w:val="D8560504"/>
    <w:lvl w:ilvl="0" w:tplc="AE28A1E6">
      <w:start w:val="1"/>
      <w:numFmt w:val="bullet"/>
      <w:lvlText w:val="•"/>
      <w:lvlJc w:val="left"/>
      <w:pPr>
        <w:ind w:left="720" w:hanging="360"/>
      </w:pPr>
    </w:lvl>
    <w:lvl w:ilvl="1" w:tplc="96F4A0D8">
      <w:numFmt w:val="decimal"/>
      <w:lvlText w:val=""/>
      <w:lvlJc w:val="left"/>
    </w:lvl>
    <w:lvl w:ilvl="2" w:tplc="0E3EB076">
      <w:numFmt w:val="decimal"/>
      <w:lvlText w:val=""/>
      <w:lvlJc w:val="left"/>
    </w:lvl>
    <w:lvl w:ilvl="3" w:tplc="2FAC58EA">
      <w:numFmt w:val="decimal"/>
      <w:lvlText w:val=""/>
      <w:lvlJc w:val="left"/>
    </w:lvl>
    <w:lvl w:ilvl="4" w:tplc="8E54939C">
      <w:numFmt w:val="decimal"/>
      <w:lvlText w:val=""/>
      <w:lvlJc w:val="left"/>
    </w:lvl>
    <w:lvl w:ilvl="5" w:tplc="7428A40C">
      <w:numFmt w:val="decimal"/>
      <w:lvlText w:val=""/>
      <w:lvlJc w:val="left"/>
    </w:lvl>
    <w:lvl w:ilvl="6" w:tplc="F8FA53E8">
      <w:numFmt w:val="decimal"/>
      <w:lvlText w:val=""/>
      <w:lvlJc w:val="left"/>
    </w:lvl>
    <w:lvl w:ilvl="7" w:tplc="58A63134">
      <w:numFmt w:val="decimal"/>
      <w:lvlText w:val=""/>
      <w:lvlJc w:val="left"/>
    </w:lvl>
    <w:lvl w:ilvl="8" w:tplc="1234CDC0">
      <w:numFmt w:val="decimal"/>
      <w:lvlText w:val=""/>
      <w:lvlJc w:val="left"/>
    </w:lvl>
  </w:abstractNum>
  <w:abstractNum w:abstractNumId="2" w15:restartNumberingAfterBreak="0">
    <w:nsid w:val="3F0A156A"/>
    <w:multiLevelType w:val="hybridMultilevel"/>
    <w:tmpl w:val="4C3647D4"/>
    <w:lvl w:ilvl="0" w:tplc="E2B61CDA">
      <w:start w:val="1"/>
      <w:numFmt w:val="bullet"/>
      <w:lvlText w:val="•"/>
      <w:lvlJc w:val="left"/>
      <w:pPr>
        <w:ind w:left="720" w:hanging="360"/>
      </w:pPr>
    </w:lvl>
    <w:lvl w:ilvl="1" w:tplc="42542406">
      <w:numFmt w:val="decimal"/>
      <w:lvlText w:val=""/>
      <w:lvlJc w:val="left"/>
    </w:lvl>
    <w:lvl w:ilvl="2" w:tplc="5338E41C">
      <w:numFmt w:val="decimal"/>
      <w:lvlText w:val=""/>
      <w:lvlJc w:val="left"/>
    </w:lvl>
    <w:lvl w:ilvl="3" w:tplc="83C483A2">
      <w:numFmt w:val="decimal"/>
      <w:lvlText w:val=""/>
      <w:lvlJc w:val="left"/>
    </w:lvl>
    <w:lvl w:ilvl="4" w:tplc="3F561FBA">
      <w:numFmt w:val="decimal"/>
      <w:lvlText w:val=""/>
      <w:lvlJc w:val="left"/>
    </w:lvl>
    <w:lvl w:ilvl="5" w:tplc="A49A5A78">
      <w:numFmt w:val="decimal"/>
      <w:lvlText w:val=""/>
      <w:lvlJc w:val="left"/>
    </w:lvl>
    <w:lvl w:ilvl="6" w:tplc="42DA166E">
      <w:numFmt w:val="decimal"/>
      <w:lvlText w:val=""/>
      <w:lvlJc w:val="left"/>
    </w:lvl>
    <w:lvl w:ilvl="7" w:tplc="EC40F89A">
      <w:numFmt w:val="decimal"/>
      <w:lvlText w:val=""/>
      <w:lvlJc w:val="left"/>
    </w:lvl>
    <w:lvl w:ilvl="8" w:tplc="F5205982">
      <w:numFmt w:val="decimal"/>
      <w:lvlText w:val=""/>
      <w:lvlJc w:val="left"/>
    </w:lvl>
  </w:abstractNum>
  <w:abstractNum w:abstractNumId="3" w15:restartNumberingAfterBreak="0">
    <w:nsid w:val="51654ECC"/>
    <w:multiLevelType w:val="hybridMultilevel"/>
    <w:tmpl w:val="52C27356"/>
    <w:lvl w:ilvl="0" w:tplc="2E7A535A">
      <w:start w:val="1"/>
      <w:numFmt w:val="bullet"/>
      <w:lvlText w:val="●"/>
      <w:lvlJc w:val="left"/>
      <w:pPr>
        <w:ind w:left="720" w:hanging="360"/>
      </w:pPr>
    </w:lvl>
    <w:lvl w:ilvl="1" w:tplc="1BFE47E0">
      <w:start w:val="1"/>
      <w:numFmt w:val="bullet"/>
      <w:lvlText w:val="○"/>
      <w:lvlJc w:val="left"/>
      <w:pPr>
        <w:ind w:left="1440" w:hanging="360"/>
      </w:pPr>
    </w:lvl>
    <w:lvl w:ilvl="2" w:tplc="B8541222">
      <w:start w:val="1"/>
      <w:numFmt w:val="bullet"/>
      <w:lvlText w:val="■"/>
      <w:lvlJc w:val="left"/>
      <w:pPr>
        <w:ind w:left="2160" w:hanging="360"/>
      </w:pPr>
    </w:lvl>
    <w:lvl w:ilvl="3" w:tplc="17E4DD2C">
      <w:start w:val="1"/>
      <w:numFmt w:val="bullet"/>
      <w:lvlText w:val="●"/>
      <w:lvlJc w:val="left"/>
      <w:pPr>
        <w:ind w:left="2880" w:hanging="360"/>
      </w:pPr>
    </w:lvl>
    <w:lvl w:ilvl="4" w:tplc="9648AF76">
      <w:start w:val="1"/>
      <w:numFmt w:val="bullet"/>
      <w:lvlText w:val="○"/>
      <w:lvlJc w:val="left"/>
      <w:pPr>
        <w:ind w:left="3600" w:hanging="360"/>
      </w:pPr>
    </w:lvl>
    <w:lvl w:ilvl="5" w:tplc="D428BC9E">
      <w:start w:val="1"/>
      <w:numFmt w:val="bullet"/>
      <w:lvlText w:val="■"/>
      <w:lvlJc w:val="left"/>
      <w:pPr>
        <w:ind w:left="4320" w:hanging="360"/>
      </w:pPr>
    </w:lvl>
    <w:lvl w:ilvl="6" w:tplc="7E0E6BF0">
      <w:start w:val="1"/>
      <w:numFmt w:val="bullet"/>
      <w:lvlText w:val="●"/>
      <w:lvlJc w:val="left"/>
      <w:pPr>
        <w:ind w:left="5040" w:hanging="360"/>
      </w:pPr>
    </w:lvl>
    <w:lvl w:ilvl="7" w:tplc="3E6AEDDE">
      <w:start w:val="1"/>
      <w:numFmt w:val="bullet"/>
      <w:lvlText w:val="●"/>
      <w:lvlJc w:val="left"/>
      <w:pPr>
        <w:ind w:left="5760" w:hanging="360"/>
      </w:pPr>
    </w:lvl>
    <w:lvl w:ilvl="8" w:tplc="0470A13A">
      <w:start w:val="1"/>
      <w:numFmt w:val="bullet"/>
      <w:lvlText w:val="●"/>
      <w:lvlJc w:val="left"/>
      <w:pPr>
        <w:ind w:left="6480" w:hanging="360"/>
      </w:pPr>
    </w:lvl>
  </w:abstractNum>
  <w:num w:numId="1" w16cid:durableId="702947518">
    <w:abstractNumId w:val="3"/>
    <w:lvlOverride w:ilvl="0">
      <w:startOverride w:val="1"/>
    </w:lvlOverride>
  </w:num>
  <w:num w:numId="2" w16cid:durableId="1012072964">
    <w:abstractNumId w:val="2"/>
    <w:lvlOverride w:ilvl="0">
      <w:startOverride w:val="1"/>
    </w:lvlOverride>
  </w:num>
  <w:num w:numId="3" w16cid:durableId="2029090853">
    <w:abstractNumId w:val="0"/>
    <w:lvlOverride w:ilvl="0">
      <w:startOverride w:val="1"/>
    </w:lvlOverride>
  </w:num>
  <w:num w:numId="4" w16cid:durableId="324936288">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lie Magurne">
    <w15:presenceInfo w15:providerId="AD" w15:userId="S::natalie@parakeetcommunities.com::9ff7a29f-d1ee-430b-bd8f-b26ada2022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37D"/>
    <w:rsid w:val="00215003"/>
    <w:rsid w:val="00235DB8"/>
    <w:rsid w:val="0026262E"/>
    <w:rsid w:val="002C1BFB"/>
    <w:rsid w:val="00316915"/>
    <w:rsid w:val="00364F52"/>
    <w:rsid w:val="0043047A"/>
    <w:rsid w:val="00683B11"/>
    <w:rsid w:val="006C324A"/>
    <w:rsid w:val="00906F8D"/>
    <w:rsid w:val="009E25E8"/>
    <w:rsid w:val="00AD0B7F"/>
    <w:rsid w:val="00C056E7"/>
    <w:rsid w:val="00CE003B"/>
    <w:rsid w:val="00EB537D"/>
    <w:rsid w:val="00EC74FD"/>
    <w:rsid w:val="00EE474D"/>
    <w:rsid w:val="00F91FF2"/>
    <w:rsid w:val="2E02E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0067"/>
  <w15:docId w15:val="{FF5E9B7F-D365-4160-8D9D-71AC5AF3A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386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9E25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5E7937AC-975D-4BF1-BA68-0A166492A910}">
  <ds:schemaRefs>
    <ds:schemaRef ds:uri="http://schemas.microsoft.com/sharepoint/v3/contenttype/forms"/>
  </ds:schemaRefs>
</ds:datastoreItem>
</file>

<file path=customXml/itemProps2.xml><?xml version="1.0" encoding="utf-8"?>
<ds:datastoreItem xmlns:ds="http://schemas.openxmlformats.org/officeDocument/2006/customXml" ds:itemID="{A4C2CFA4-1CBB-41BF-913C-F72646D36D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946ec2-561f-4a03-a63a-0eab221a5776"/>
    <ds:schemaRef ds:uri="764674dd-e175-44e8-a710-52b02657ed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B9DFA4-D7EC-45BF-BAE7-87F93405868A}">
  <ds:schemaRefs>
    <ds:schemaRef ds:uri="http://schemas.microsoft.com/office/2006/metadata/properties"/>
    <ds:schemaRef ds:uri="http://schemas.microsoft.com/office/infopath/2007/PartnerControls"/>
    <ds:schemaRef ds:uri="8b946ec2-561f-4a03-a63a-0eab221a5776"/>
    <ds:schemaRef ds:uri="764674dd-e175-44e8-a710-52b02657ed0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1206</Words>
  <Characters>6878</Characters>
  <Application>Microsoft Office Word</Application>
  <DocSecurity>0</DocSecurity>
  <Lines>57</Lines>
  <Paragraphs>16</Paragraphs>
  <ScaleCrop>false</ScaleCrop>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Austin Berk</cp:lastModifiedBy>
  <cp:revision>4</cp:revision>
  <dcterms:created xsi:type="dcterms:W3CDTF">2026-07-11T22:30:00Z</dcterms:created>
  <dcterms:modified xsi:type="dcterms:W3CDTF">2026-08-31T00:16:00Z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